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22F" w:rsidRDefault="0091122F" w:rsidP="006A409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3pt">
            <v:imagedata r:id="rId12" o:title="Comverse_Header"/>
          </v:shape>
        </w:pict>
      </w:r>
    </w:p>
    <w:p w:rsidR="0091122F" w:rsidRDefault="0091122F" w:rsidP="0091122F"/>
    <w:p w:rsidR="00285758" w:rsidRDefault="00C658FF" w:rsidP="0091122F">
      <w:pPr>
        <w:spacing w:before="60" w:after="60"/>
        <w:rPr>
          <w:b/>
          <w:color w:val="0000FF"/>
          <w:sz w:val="48"/>
          <w:szCs w:val="48"/>
        </w:rPr>
      </w:pPr>
      <w:r>
        <w:rPr>
          <w:b/>
          <w:color w:val="0000FF"/>
          <w:sz w:val="48"/>
          <w:szCs w:val="48"/>
        </w:rPr>
        <w:t>Functional</w:t>
      </w:r>
      <w:r w:rsidR="00A53E70">
        <w:rPr>
          <w:b/>
          <w:color w:val="0000FF"/>
          <w:sz w:val="48"/>
          <w:szCs w:val="48"/>
        </w:rPr>
        <w:t xml:space="preserve"> </w:t>
      </w:r>
      <w:r w:rsidR="0091122F" w:rsidRPr="00BF6134">
        <w:rPr>
          <w:b/>
          <w:color w:val="0000FF"/>
          <w:sz w:val="48"/>
          <w:szCs w:val="48"/>
        </w:rPr>
        <w:t>Requirements Specification for</w:t>
      </w:r>
      <w:r w:rsidR="00285758">
        <w:rPr>
          <w:b/>
          <w:color w:val="0000FF"/>
          <w:sz w:val="48"/>
          <w:szCs w:val="48"/>
        </w:rPr>
        <w:t xml:space="preserve"> </w:t>
      </w:r>
    </w:p>
    <w:p w:rsidR="0091122F" w:rsidRPr="00BF6134" w:rsidRDefault="00CA7E73" w:rsidP="0091122F">
      <w:pPr>
        <w:spacing w:before="60" w:after="60"/>
        <w:rPr>
          <w:b/>
          <w:color w:val="0000FF"/>
          <w:sz w:val="48"/>
          <w:szCs w:val="48"/>
        </w:rPr>
      </w:pPr>
      <w:fldSimple w:instr=" DOCPROPERTY  Title  \* MERGEFORMAT ">
        <w:r w:rsidR="00012E33">
          <w:rPr>
            <w:b/>
            <w:color w:val="0000FF"/>
            <w:sz w:val="48"/>
            <w:szCs w:val="48"/>
          </w:rPr>
          <w:t>FRS Channel/CSR Portal</w:t>
        </w:r>
      </w:fldSimple>
      <w:r>
        <w:rPr>
          <w:b/>
          <w:color w:val="0000FF"/>
          <w:sz w:val="48"/>
          <w:szCs w:val="48"/>
        </w:rPr>
        <w:t>-</w:t>
      </w:r>
      <w:fldSimple w:instr=" DOCPROPERTY  &quot;Tracking Number&quot;  \* MERGEFORMAT ">
        <w:r w:rsidR="00012E33">
          <w:rPr>
            <w:b/>
            <w:color w:val="0000FF"/>
            <w:sz w:val="48"/>
            <w:szCs w:val="48"/>
          </w:rPr>
          <w:t>DR-4-008-525</w:t>
        </w:r>
      </w:fldSimple>
    </w:p>
    <w:p w:rsidR="00AB3FED" w:rsidRDefault="00AB3FED"/>
    <w:p w:rsidR="00FA051E" w:rsidRDefault="00FA051E"/>
    <w:p w:rsidR="00FA051E" w:rsidRDefault="00FA051E"/>
    <w:p w:rsidR="0091122F" w:rsidRDefault="0091122F"/>
    <w:p w:rsidR="0091122F" w:rsidRDefault="0091122F"/>
    <w:p w:rsidR="00C16B54" w:rsidRPr="00C16B54" w:rsidRDefault="00C16B54" w:rsidP="00C16B54"/>
    <w:p w:rsidR="0091122F" w:rsidRDefault="0091122F" w:rsidP="0091122F"/>
    <w:p w:rsidR="00C455E0" w:rsidRDefault="00C455E0" w:rsidP="0091122F"/>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F"/>
      </w:tblPr>
      <w:tblGrid>
        <w:gridCol w:w="1008"/>
        <w:gridCol w:w="1080"/>
        <w:gridCol w:w="1530"/>
        <w:gridCol w:w="5940"/>
      </w:tblGrid>
      <w:tr w:rsidR="00054682">
        <w:tblPrEx>
          <w:tblCellMar>
            <w:top w:w="0" w:type="dxa"/>
            <w:bottom w:w="0" w:type="dxa"/>
          </w:tblCellMar>
        </w:tblPrEx>
        <w:trPr>
          <w:cantSplit/>
          <w:tblHeader/>
          <w:hidden/>
        </w:trPr>
        <w:tc>
          <w:tcPr>
            <w:tcW w:w="1008" w:type="dxa"/>
            <w:shd w:val="solid" w:color="000000" w:fill="FFFFFF"/>
          </w:tcPr>
          <w:p w:rsidR="00054682" w:rsidRDefault="00054682" w:rsidP="005244B7">
            <w:pPr>
              <w:pStyle w:val="BodyText"/>
              <w:jc w:val="center"/>
              <w:rPr>
                <w:b/>
                <w:i/>
                <w:vanish/>
                <w:color w:val="33CCCC"/>
              </w:rPr>
            </w:pPr>
            <w:r>
              <w:rPr>
                <w:b/>
                <w:i/>
                <w:vanish/>
                <w:color w:val="33CCCC"/>
              </w:rPr>
              <w:t>Version</w:t>
            </w:r>
          </w:p>
        </w:tc>
        <w:tc>
          <w:tcPr>
            <w:tcW w:w="1080" w:type="dxa"/>
            <w:shd w:val="solid" w:color="000000" w:fill="FFFFFF"/>
          </w:tcPr>
          <w:p w:rsidR="00054682" w:rsidRDefault="00054682" w:rsidP="005244B7">
            <w:pPr>
              <w:pStyle w:val="BodyText"/>
              <w:jc w:val="center"/>
              <w:rPr>
                <w:b/>
                <w:i/>
                <w:vanish/>
                <w:color w:val="33CCCC"/>
              </w:rPr>
            </w:pPr>
            <w:r>
              <w:rPr>
                <w:b/>
                <w:i/>
                <w:vanish/>
                <w:color w:val="33CCCC"/>
              </w:rPr>
              <w:t>Date</w:t>
            </w:r>
          </w:p>
        </w:tc>
        <w:tc>
          <w:tcPr>
            <w:tcW w:w="1530" w:type="dxa"/>
            <w:shd w:val="solid" w:color="000000" w:fill="FFFFFF"/>
          </w:tcPr>
          <w:p w:rsidR="00054682" w:rsidRDefault="00054682" w:rsidP="005244B7">
            <w:pPr>
              <w:pStyle w:val="BodyText"/>
              <w:jc w:val="center"/>
              <w:rPr>
                <w:b/>
                <w:i/>
                <w:vanish/>
                <w:color w:val="33CCCC"/>
              </w:rPr>
            </w:pPr>
            <w:r>
              <w:rPr>
                <w:b/>
                <w:i/>
                <w:vanish/>
                <w:color w:val="33CCCC"/>
              </w:rPr>
              <w:t>Whom</w:t>
            </w:r>
          </w:p>
        </w:tc>
        <w:tc>
          <w:tcPr>
            <w:tcW w:w="5940" w:type="dxa"/>
            <w:shd w:val="solid" w:color="000000" w:fill="FFFFFF"/>
          </w:tcPr>
          <w:p w:rsidR="00054682" w:rsidRDefault="00054682" w:rsidP="005244B7">
            <w:pPr>
              <w:pStyle w:val="BodyText"/>
              <w:jc w:val="center"/>
              <w:rPr>
                <w:b/>
                <w:i/>
                <w:vanish/>
                <w:color w:val="33CCCC"/>
              </w:rPr>
            </w:pPr>
            <w:r>
              <w:rPr>
                <w:b/>
                <w:i/>
                <w:vanish/>
                <w:color w:val="33CCCC"/>
              </w:rPr>
              <w:t>Changes</w:t>
            </w:r>
          </w:p>
        </w:tc>
      </w:tr>
      <w:tr w:rsidR="00054682">
        <w:tblPrEx>
          <w:tblCellMar>
            <w:top w:w="0" w:type="dxa"/>
            <w:bottom w:w="0" w:type="dxa"/>
          </w:tblCellMar>
        </w:tblPrEx>
        <w:trPr>
          <w:cantSplit/>
          <w:hidden/>
        </w:trPr>
        <w:tc>
          <w:tcPr>
            <w:tcW w:w="1008" w:type="dxa"/>
          </w:tcPr>
          <w:p w:rsidR="00054682" w:rsidRDefault="00054682" w:rsidP="005244B7">
            <w:pPr>
              <w:pStyle w:val="BodyText"/>
              <w:jc w:val="center"/>
              <w:rPr>
                <w:i/>
                <w:vanish/>
                <w:color w:val="003366"/>
              </w:rPr>
            </w:pPr>
          </w:p>
        </w:tc>
        <w:tc>
          <w:tcPr>
            <w:tcW w:w="1080" w:type="dxa"/>
          </w:tcPr>
          <w:p w:rsidR="00054682" w:rsidRDefault="00054682" w:rsidP="005244B7">
            <w:pPr>
              <w:pStyle w:val="BodyText"/>
              <w:jc w:val="center"/>
              <w:rPr>
                <w:i/>
                <w:vanish/>
                <w:color w:val="003366"/>
              </w:rPr>
            </w:pPr>
          </w:p>
        </w:tc>
        <w:tc>
          <w:tcPr>
            <w:tcW w:w="1530" w:type="dxa"/>
          </w:tcPr>
          <w:p w:rsidR="00054682" w:rsidRDefault="00054682" w:rsidP="005244B7">
            <w:pPr>
              <w:pStyle w:val="BodyText"/>
              <w:rPr>
                <w:i/>
                <w:vanish/>
                <w:color w:val="003366"/>
              </w:rPr>
            </w:pPr>
          </w:p>
        </w:tc>
        <w:tc>
          <w:tcPr>
            <w:tcW w:w="5940" w:type="dxa"/>
          </w:tcPr>
          <w:p w:rsidR="005244B7" w:rsidRDefault="005244B7" w:rsidP="005244B7">
            <w:pPr>
              <w:pStyle w:val="BodyText"/>
              <w:rPr>
                <w:i/>
                <w:vanish/>
                <w:color w:val="003366"/>
              </w:rPr>
            </w:pPr>
          </w:p>
        </w:tc>
      </w:tr>
      <w:tr w:rsidR="00054682">
        <w:tblPrEx>
          <w:tblCellMar>
            <w:top w:w="0" w:type="dxa"/>
            <w:bottom w:w="0" w:type="dxa"/>
          </w:tblCellMar>
        </w:tblPrEx>
        <w:trPr>
          <w:cantSplit/>
          <w:hidden/>
        </w:trPr>
        <w:tc>
          <w:tcPr>
            <w:tcW w:w="1008" w:type="dxa"/>
          </w:tcPr>
          <w:p w:rsidR="00054682" w:rsidRDefault="00054682" w:rsidP="005244B7">
            <w:pPr>
              <w:pStyle w:val="BodyText"/>
              <w:jc w:val="center"/>
              <w:rPr>
                <w:i/>
                <w:vanish/>
                <w:color w:val="003366"/>
              </w:rPr>
            </w:pPr>
          </w:p>
        </w:tc>
        <w:tc>
          <w:tcPr>
            <w:tcW w:w="1080" w:type="dxa"/>
          </w:tcPr>
          <w:p w:rsidR="00054682" w:rsidRDefault="00054682" w:rsidP="005244B7">
            <w:pPr>
              <w:pStyle w:val="BodyText"/>
              <w:jc w:val="center"/>
              <w:rPr>
                <w:i/>
                <w:vanish/>
                <w:color w:val="003366"/>
              </w:rPr>
            </w:pPr>
          </w:p>
        </w:tc>
        <w:tc>
          <w:tcPr>
            <w:tcW w:w="1530" w:type="dxa"/>
          </w:tcPr>
          <w:p w:rsidR="00054682" w:rsidRDefault="00054682" w:rsidP="005244B7">
            <w:pPr>
              <w:pStyle w:val="BodyText"/>
              <w:rPr>
                <w:i/>
                <w:vanish/>
                <w:color w:val="003366"/>
              </w:rPr>
            </w:pPr>
          </w:p>
        </w:tc>
        <w:tc>
          <w:tcPr>
            <w:tcW w:w="5940" w:type="dxa"/>
          </w:tcPr>
          <w:p w:rsidR="00B767BC" w:rsidRDefault="00B767BC" w:rsidP="005244B7">
            <w:pPr>
              <w:pStyle w:val="BodyText"/>
              <w:rPr>
                <w:i/>
                <w:vanish/>
                <w:color w:val="003366"/>
              </w:rPr>
            </w:pPr>
          </w:p>
        </w:tc>
      </w:tr>
      <w:tr w:rsidR="00054682">
        <w:tblPrEx>
          <w:tblCellMar>
            <w:top w:w="0" w:type="dxa"/>
            <w:bottom w:w="0" w:type="dxa"/>
          </w:tblCellMar>
        </w:tblPrEx>
        <w:trPr>
          <w:cantSplit/>
          <w:hidden/>
        </w:trPr>
        <w:tc>
          <w:tcPr>
            <w:tcW w:w="1008" w:type="dxa"/>
          </w:tcPr>
          <w:p w:rsidR="00054682" w:rsidRDefault="00054682" w:rsidP="005244B7">
            <w:pPr>
              <w:pStyle w:val="BodyText"/>
              <w:jc w:val="center"/>
              <w:rPr>
                <w:i/>
                <w:vanish/>
                <w:color w:val="003366"/>
              </w:rPr>
            </w:pPr>
          </w:p>
        </w:tc>
        <w:tc>
          <w:tcPr>
            <w:tcW w:w="1080" w:type="dxa"/>
          </w:tcPr>
          <w:p w:rsidR="00054682" w:rsidRDefault="00054682" w:rsidP="005244B7">
            <w:pPr>
              <w:pStyle w:val="BodyText"/>
              <w:jc w:val="center"/>
              <w:rPr>
                <w:i/>
                <w:vanish/>
                <w:color w:val="003366"/>
              </w:rPr>
            </w:pPr>
          </w:p>
        </w:tc>
        <w:tc>
          <w:tcPr>
            <w:tcW w:w="1530" w:type="dxa"/>
          </w:tcPr>
          <w:p w:rsidR="00054682" w:rsidRDefault="00054682" w:rsidP="005244B7">
            <w:pPr>
              <w:pStyle w:val="BodyText"/>
              <w:rPr>
                <w:i/>
                <w:vanish/>
                <w:color w:val="003366"/>
              </w:rPr>
            </w:pPr>
          </w:p>
        </w:tc>
        <w:tc>
          <w:tcPr>
            <w:tcW w:w="5940" w:type="dxa"/>
          </w:tcPr>
          <w:p w:rsidR="00054682" w:rsidRDefault="00054682" w:rsidP="005244B7">
            <w:pPr>
              <w:pStyle w:val="BodyText"/>
              <w:rPr>
                <w:i/>
                <w:vanish/>
                <w:color w:val="003366"/>
              </w:rPr>
            </w:pPr>
          </w:p>
        </w:tc>
      </w:tr>
      <w:tr w:rsidR="003345A9">
        <w:tblPrEx>
          <w:tblCellMar>
            <w:top w:w="0" w:type="dxa"/>
            <w:bottom w:w="0" w:type="dxa"/>
          </w:tblCellMar>
        </w:tblPrEx>
        <w:trPr>
          <w:cantSplit/>
          <w:hidden/>
        </w:trPr>
        <w:tc>
          <w:tcPr>
            <w:tcW w:w="1008" w:type="dxa"/>
          </w:tcPr>
          <w:p w:rsidR="003345A9" w:rsidRDefault="003345A9" w:rsidP="005244B7">
            <w:pPr>
              <w:pStyle w:val="BodyText"/>
              <w:jc w:val="center"/>
              <w:rPr>
                <w:i/>
                <w:vanish/>
                <w:color w:val="003366"/>
              </w:rPr>
            </w:pPr>
          </w:p>
        </w:tc>
        <w:tc>
          <w:tcPr>
            <w:tcW w:w="1080" w:type="dxa"/>
          </w:tcPr>
          <w:p w:rsidR="003345A9" w:rsidRDefault="003345A9" w:rsidP="005244B7">
            <w:pPr>
              <w:pStyle w:val="BodyText"/>
              <w:jc w:val="center"/>
              <w:rPr>
                <w:i/>
                <w:vanish/>
                <w:color w:val="003366"/>
              </w:rPr>
            </w:pPr>
          </w:p>
        </w:tc>
        <w:tc>
          <w:tcPr>
            <w:tcW w:w="1530" w:type="dxa"/>
          </w:tcPr>
          <w:p w:rsidR="003345A9" w:rsidRDefault="003345A9" w:rsidP="005244B7">
            <w:pPr>
              <w:pStyle w:val="BodyText"/>
              <w:rPr>
                <w:i/>
                <w:vanish/>
                <w:color w:val="003366"/>
              </w:rPr>
            </w:pPr>
          </w:p>
        </w:tc>
        <w:tc>
          <w:tcPr>
            <w:tcW w:w="5940" w:type="dxa"/>
          </w:tcPr>
          <w:p w:rsidR="003345A9" w:rsidRDefault="003345A9" w:rsidP="005244B7">
            <w:pPr>
              <w:pStyle w:val="BodyText"/>
              <w:rPr>
                <w:i/>
                <w:vanish/>
                <w:color w:val="003366"/>
              </w:rPr>
            </w:pPr>
          </w:p>
        </w:tc>
      </w:tr>
      <w:tr w:rsidR="002F4254">
        <w:tblPrEx>
          <w:tblCellMar>
            <w:top w:w="0" w:type="dxa"/>
            <w:bottom w:w="0" w:type="dxa"/>
          </w:tblCellMar>
        </w:tblPrEx>
        <w:trPr>
          <w:cantSplit/>
          <w:hidden/>
        </w:trPr>
        <w:tc>
          <w:tcPr>
            <w:tcW w:w="1008" w:type="dxa"/>
          </w:tcPr>
          <w:p w:rsidR="002F4254" w:rsidRDefault="002F4254" w:rsidP="005244B7">
            <w:pPr>
              <w:pStyle w:val="BodyText"/>
              <w:jc w:val="center"/>
              <w:rPr>
                <w:i/>
                <w:vanish/>
                <w:color w:val="003366"/>
              </w:rPr>
            </w:pPr>
          </w:p>
        </w:tc>
        <w:tc>
          <w:tcPr>
            <w:tcW w:w="1080" w:type="dxa"/>
          </w:tcPr>
          <w:p w:rsidR="002F4254" w:rsidRDefault="002F4254" w:rsidP="005244B7">
            <w:pPr>
              <w:pStyle w:val="BodyText"/>
              <w:jc w:val="center"/>
              <w:rPr>
                <w:i/>
                <w:vanish/>
                <w:color w:val="003366"/>
              </w:rPr>
            </w:pPr>
          </w:p>
        </w:tc>
        <w:tc>
          <w:tcPr>
            <w:tcW w:w="1530" w:type="dxa"/>
          </w:tcPr>
          <w:p w:rsidR="002F4254" w:rsidRDefault="002F4254" w:rsidP="005244B7">
            <w:pPr>
              <w:pStyle w:val="BodyText"/>
              <w:rPr>
                <w:i/>
                <w:vanish/>
                <w:color w:val="003366"/>
              </w:rPr>
            </w:pPr>
          </w:p>
        </w:tc>
        <w:tc>
          <w:tcPr>
            <w:tcW w:w="5940" w:type="dxa"/>
          </w:tcPr>
          <w:p w:rsidR="002F4254" w:rsidRDefault="002F4254" w:rsidP="005244B7">
            <w:pPr>
              <w:pStyle w:val="BodyText"/>
              <w:rPr>
                <w:i/>
                <w:vanish/>
                <w:color w:val="003366"/>
              </w:rPr>
            </w:pPr>
          </w:p>
        </w:tc>
      </w:tr>
    </w:tbl>
    <w:p w:rsidR="0091122F" w:rsidRDefault="0091122F" w:rsidP="0091122F"/>
    <w:p w:rsidR="00C658FF" w:rsidRDefault="00C658FF" w:rsidP="0091122F"/>
    <w:p w:rsidR="00C658FF" w:rsidRDefault="00C658FF" w:rsidP="0091122F"/>
    <w:p w:rsidR="00093934" w:rsidRDefault="00093934" w:rsidP="00093934">
      <w:pPr>
        <w:pStyle w:val="Subtitle"/>
        <w:outlineLvl w:val="0"/>
        <w:rPr>
          <w:sz w:val="36"/>
        </w:rPr>
      </w:pPr>
      <w:r>
        <w:rPr>
          <w:sz w:val="36"/>
        </w:rPr>
        <w:t>Comverse Converged Billing Solution</w:t>
      </w:r>
    </w:p>
    <w:p w:rsidR="0091122F" w:rsidRPr="00EC4B10" w:rsidRDefault="0091122F" w:rsidP="0091122F">
      <w:pPr>
        <w:rPr>
          <w:b/>
          <w:sz w:val="28"/>
          <w:szCs w:val="28"/>
        </w:rPr>
      </w:pPr>
      <w:r w:rsidRPr="00EC4B10">
        <w:rPr>
          <w:b/>
          <w:sz w:val="28"/>
          <w:szCs w:val="28"/>
        </w:rPr>
        <w:t>Confidential - Internal Use Only</w:t>
      </w:r>
    </w:p>
    <w:p w:rsidR="00AB3FED" w:rsidRDefault="00AB3FED"/>
    <w:p w:rsidR="00AB3FED" w:rsidRDefault="00AB3FED"/>
    <w:p w:rsidR="00402C98" w:rsidRDefault="00402C98"/>
    <w:p w:rsidR="00402C98" w:rsidRDefault="00402C98"/>
    <w:p w:rsidR="00402C98" w:rsidRDefault="00402C98"/>
    <w:p w:rsidR="00402C98" w:rsidRDefault="00402C98"/>
    <w:p w:rsidR="00AB3FED" w:rsidRDefault="00AB3FED"/>
    <w:p w:rsidR="005244B7" w:rsidRDefault="005244B7"/>
    <w:p w:rsidR="005244B7" w:rsidRDefault="005244B7"/>
    <w:p w:rsidR="005244B7" w:rsidRDefault="005244B7"/>
    <w:p w:rsidR="005244B7" w:rsidRDefault="005244B7"/>
    <w:p w:rsidR="005244B7" w:rsidRDefault="005244B7"/>
    <w:p w:rsidR="005244B7" w:rsidRDefault="005244B7"/>
    <w:p w:rsidR="005244B7" w:rsidRDefault="005244B7"/>
    <w:p w:rsidR="005244B7" w:rsidRDefault="005244B7"/>
    <w:p w:rsidR="005244B7" w:rsidRDefault="005244B7"/>
    <w:p w:rsidR="005244B7" w:rsidRDefault="005244B7"/>
    <w:p w:rsidR="005244B7" w:rsidRDefault="005244B7"/>
    <w:p w:rsidR="00AB3FED" w:rsidRDefault="00142321">
      <w:pPr>
        <w:pStyle w:val="Subtitle"/>
        <w:spacing w:before="0" w:after="0" w:line="240" w:lineRule="auto"/>
      </w:pPr>
      <w:r>
        <w:t>Revi</w:t>
      </w:r>
      <w:r w:rsidR="00AB3FED">
        <w:t>sion</w:t>
      </w:r>
      <w:r>
        <w:t xml:space="preserve"> #</w:t>
      </w:r>
      <w:r w:rsidR="00AB3FED">
        <w:t xml:space="preserve">: </w:t>
      </w:r>
      <w:r w:rsidR="00AB3FED">
        <w:tab/>
      </w:r>
      <w:r w:rsidR="00AB3FED">
        <w:tab/>
      </w:r>
      <w:r w:rsidR="00AB3FED">
        <w:tab/>
      </w:r>
      <w:fldSimple w:instr=" DOCPROPERTY &quot;Revision #&quot;  \* MERGEFORMAT ">
        <w:r w:rsidR="00683B78">
          <w:rPr>
            <w:b w:val="0"/>
          </w:rPr>
          <w:t>3.0</w:t>
        </w:r>
      </w:fldSimple>
      <w:r w:rsidR="00AB3FED">
        <w:br/>
        <w:t xml:space="preserve">Last Saved: </w:t>
      </w:r>
      <w:r w:rsidR="00AB3FED">
        <w:tab/>
      </w:r>
      <w:r w:rsidR="00AB3FED">
        <w:tab/>
      </w:r>
      <w:r w:rsidR="00AB3FED" w:rsidRPr="00BC10CC">
        <w:rPr>
          <w:b w:val="0"/>
        </w:rPr>
        <w:fldChar w:fldCharType="begin"/>
      </w:r>
      <w:r w:rsidR="00AB3FED" w:rsidRPr="00BC10CC">
        <w:rPr>
          <w:b w:val="0"/>
        </w:rPr>
        <w:instrText xml:space="preserve"> SAVEDATE \@ "MMMM d, yyyy" \* MERGEFORMAT </w:instrText>
      </w:r>
      <w:r w:rsidR="00AB3FED" w:rsidRPr="00BC10CC">
        <w:rPr>
          <w:b w:val="0"/>
        </w:rPr>
        <w:fldChar w:fldCharType="separate"/>
      </w:r>
      <w:ins w:id="0" w:author="jtourne" w:date="2013-09-06T14:57:00Z">
        <w:r w:rsidR="00EF029C">
          <w:rPr>
            <w:b w:val="0"/>
            <w:noProof/>
          </w:rPr>
          <w:t>April 6, 2010</w:t>
        </w:r>
        <w:r w:rsidR="00EF029C">
          <w:rPr>
            <w:b w:val="0"/>
            <w:noProof/>
          </w:rPr>
          <w:t>4/6/2010 2:15:00 PM</w:t>
        </w:r>
      </w:ins>
      <w:del w:id="1" w:author="jtourne" w:date="2013-09-06T14:57:00Z">
        <w:r w:rsidR="00F33764" w:rsidDel="00EF029C">
          <w:rPr>
            <w:b w:val="0"/>
            <w:noProof/>
          </w:rPr>
          <w:delText>March 10, 2010</w:delText>
        </w:r>
      </w:del>
      <w:r w:rsidR="00AB3FED" w:rsidRPr="00BC10CC">
        <w:rPr>
          <w:b w:val="0"/>
        </w:rPr>
        <w:fldChar w:fldCharType="end"/>
      </w:r>
    </w:p>
    <w:p w:rsidR="00AB3FED" w:rsidRDefault="00AB3FED" w:rsidP="00C658FF">
      <w:pPr>
        <w:pageBreakBefore/>
        <w:jc w:val="center"/>
        <w:rPr>
          <w:b/>
          <w:sz w:val="28"/>
        </w:rPr>
      </w:pPr>
      <w:r>
        <w:rPr>
          <w:b/>
          <w:sz w:val="28"/>
        </w:rPr>
        <w:lastRenderedPageBreak/>
        <w:t>Table of Contents</w:t>
      </w:r>
    </w:p>
    <w:bookmarkStart w:id="2" w:name="_Ref442174202"/>
    <w:p w:rsidR="003867B2" w:rsidRDefault="00CA2A06">
      <w:pPr>
        <w:pStyle w:val="TOC1"/>
        <w:tabs>
          <w:tab w:val="left" w:pos="400"/>
          <w:tab w:val="right" w:leader="dot" w:pos="9350"/>
        </w:tabs>
        <w:rPr>
          <w:rFonts w:ascii="Calibri" w:hAnsi="Calibri"/>
          <w:b w:val="0"/>
          <w:bCs w:val="0"/>
          <w:caps w:val="0"/>
          <w:noProof/>
          <w:sz w:val="22"/>
          <w:szCs w:val="22"/>
        </w:rPr>
      </w:pPr>
      <w:r>
        <w:fldChar w:fldCharType="begin"/>
      </w:r>
      <w:r>
        <w:instrText xml:space="preserve"> TOC \o "1-4" \h \z </w:instrText>
      </w:r>
      <w:r>
        <w:fldChar w:fldCharType="separate"/>
      </w:r>
      <w:hyperlink w:anchor="_Toc253577909" w:history="1">
        <w:r w:rsidR="003867B2" w:rsidRPr="003566EE">
          <w:rPr>
            <w:rStyle w:val="Hyperlink"/>
            <w:noProof/>
          </w:rPr>
          <w:t>1</w:t>
        </w:r>
        <w:r w:rsidR="003867B2">
          <w:rPr>
            <w:rFonts w:ascii="Calibri" w:hAnsi="Calibri"/>
            <w:b w:val="0"/>
            <w:bCs w:val="0"/>
            <w:caps w:val="0"/>
            <w:noProof/>
            <w:sz w:val="22"/>
            <w:szCs w:val="22"/>
          </w:rPr>
          <w:tab/>
        </w:r>
        <w:r w:rsidR="003867B2" w:rsidRPr="003566EE">
          <w:rPr>
            <w:rStyle w:val="Hyperlink"/>
            <w:noProof/>
          </w:rPr>
          <w:t>FRS Information</w:t>
        </w:r>
        <w:r w:rsidR="003867B2">
          <w:rPr>
            <w:noProof/>
            <w:webHidden/>
          </w:rPr>
          <w:tab/>
        </w:r>
        <w:r w:rsidR="003867B2">
          <w:rPr>
            <w:noProof/>
            <w:webHidden/>
          </w:rPr>
          <w:fldChar w:fldCharType="begin"/>
        </w:r>
        <w:r w:rsidR="003867B2">
          <w:rPr>
            <w:noProof/>
            <w:webHidden/>
          </w:rPr>
          <w:instrText xml:space="preserve"> PAGEREF _Toc253577909 \h </w:instrText>
        </w:r>
        <w:r w:rsidR="003867B2">
          <w:rPr>
            <w:noProof/>
            <w:webHidden/>
          </w:rPr>
        </w:r>
        <w:r w:rsidR="003867B2">
          <w:rPr>
            <w:noProof/>
            <w:webHidden/>
          </w:rPr>
          <w:fldChar w:fldCharType="separate"/>
        </w:r>
        <w:r w:rsidR="003867B2">
          <w:rPr>
            <w:noProof/>
            <w:webHidden/>
          </w:rPr>
          <w:t>11</w:t>
        </w:r>
        <w:r w:rsidR="003867B2">
          <w:rPr>
            <w:noProof/>
            <w:webHidden/>
          </w:rPr>
          <w:fldChar w:fldCharType="end"/>
        </w:r>
      </w:hyperlink>
    </w:p>
    <w:p w:rsidR="003867B2" w:rsidRDefault="003867B2">
      <w:pPr>
        <w:pStyle w:val="TOC2"/>
        <w:rPr>
          <w:rFonts w:ascii="Calibri" w:hAnsi="Calibri"/>
          <w:smallCaps w:val="0"/>
          <w:noProof/>
          <w:sz w:val="22"/>
          <w:szCs w:val="22"/>
        </w:rPr>
      </w:pPr>
      <w:hyperlink w:anchor="_Toc253577910" w:history="1">
        <w:r w:rsidRPr="003566EE">
          <w:rPr>
            <w:rStyle w:val="Hyperlink"/>
            <w:noProof/>
          </w:rPr>
          <w:t>1.1</w:t>
        </w:r>
        <w:r>
          <w:rPr>
            <w:rFonts w:ascii="Calibri" w:hAnsi="Calibri"/>
            <w:smallCaps w:val="0"/>
            <w:noProof/>
            <w:sz w:val="22"/>
            <w:szCs w:val="22"/>
          </w:rPr>
          <w:tab/>
        </w:r>
        <w:r w:rsidRPr="003566EE">
          <w:rPr>
            <w:rStyle w:val="Hyperlink"/>
            <w:noProof/>
          </w:rPr>
          <w:t>Document Ownership and Contact Information</w:t>
        </w:r>
        <w:r>
          <w:rPr>
            <w:noProof/>
            <w:webHidden/>
          </w:rPr>
          <w:tab/>
        </w:r>
        <w:r>
          <w:rPr>
            <w:noProof/>
            <w:webHidden/>
          </w:rPr>
          <w:fldChar w:fldCharType="begin"/>
        </w:r>
        <w:r>
          <w:rPr>
            <w:noProof/>
            <w:webHidden/>
          </w:rPr>
          <w:instrText xml:space="preserve"> PAGEREF _Toc253577910 \h </w:instrText>
        </w:r>
        <w:r>
          <w:rPr>
            <w:noProof/>
            <w:webHidden/>
          </w:rPr>
        </w:r>
        <w:r>
          <w:rPr>
            <w:noProof/>
            <w:webHidden/>
          </w:rPr>
          <w:fldChar w:fldCharType="separate"/>
        </w:r>
        <w:r>
          <w:rPr>
            <w:noProof/>
            <w:webHidden/>
          </w:rPr>
          <w:t>11</w:t>
        </w:r>
        <w:r>
          <w:rPr>
            <w:noProof/>
            <w:webHidden/>
          </w:rPr>
          <w:fldChar w:fldCharType="end"/>
        </w:r>
      </w:hyperlink>
    </w:p>
    <w:p w:rsidR="003867B2" w:rsidRDefault="003867B2">
      <w:pPr>
        <w:pStyle w:val="TOC2"/>
        <w:rPr>
          <w:rFonts w:ascii="Calibri" w:hAnsi="Calibri"/>
          <w:smallCaps w:val="0"/>
          <w:noProof/>
          <w:sz w:val="22"/>
          <w:szCs w:val="22"/>
        </w:rPr>
      </w:pPr>
      <w:hyperlink w:anchor="_Toc253577911" w:history="1">
        <w:r w:rsidRPr="003566EE">
          <w:rPr>
            <w:rStyle w:val="Hyperlink"/>
            <w:noProof/>
          </w:rPr>
          <w:t>1.2</w:t>
        </w:r>
        <w:r>
          <w:rPr>
            <w:rFonts w:ascii="Calibri" w:hAnsi="Calibri"/>
            <w:smallCaps w:val="0"/>
            <w:noProof/>
            <w:sz w:val="22"/>
            <w:szCs w:val="22"/>
          </w:rPr>
          <w:tab/>
        </w:r>
        <w:r w:rsidRPr="003566EE">
          <w:rPr>
            <w:rStyle w:val="Hyperlink"/>
            <w:noProof/>
          </w:rPr>
          <w:t>References / DDTS / DiME</w:t>
        </w:r>
        <w:r>
          <w:rPr>
            <w:noProof/>
            <w:webHidden/>
          </w:rPr>
          <w:tab/>
        </w:r>
        <w:r>
          <w:rPr>
            <w:noProof/>
            <w:webHidden/>
          </w:rPr>
          <w:fldChar w:fldCharType="begin"/>
        </w:r>
        <w:r>
          <w:rPr>
            <w:noProof/>
            <w:webHidden/>
          </w:rPr>
          <w:instrText xml:space="preserve"> PAGEREF _Toc253577911 \h </w:instrText>
        </w:r>
        <w:r>
          <w:rPr>
            <w:noProof/>
            <w:webHidden/>
          </w:rPr>
        </w:r>
        <w:r>
          <w:rPr>
            <w:noProof/>
            <w:webHidden/>
          </w:rPr>
          <w:fldChar w:fldCharType="separate"/>
        </w:r>
        <w:r>
          <w:rPr>
            <w:noProof/>
            <w:webHidden/>
          </w:rPr>
          <w:t>11</w:t>
        </w:r>
        <w:r>
          <w:rPr>
            <w:noProof/>
            <w:webHidden/>
          </w:rPr>
          <w:fldChar w:fldCharType="end"/>
        </w:r>
      </w:hyperlink>
    </w:p>
    <w:p w:rsidR="003867B2" w:rsidRDefault="003867B2">
      <w:pPr>
        <w:pStyle w:val="TOC2"/>
        <w:rPr>
          <w:rFonts w:ascii="Calibri" w:hAnsi="Calibri"/>
          <w:smallCaps w:val="0"/>
          <w:noProof/>
          <w:sz w:val="22"/>
          <w:szCs w:val="22"/>
        </w:rPr>
      </w:pPr>
      <w:hyperlink w:anchor="_Toc253577912" w:history="1">
        <w:r w:rsidRPr="003566EE">
          <w:rPr>
            <w:rStyle w:val="Hyperlink"/>
            <w:noProof/>
          </w:rPr>
          <w:t>1.3</w:t>
        </w:r>
        <w:r>
          <w:rPr>
            <w:rFonts w:ascii="Calibri" w:hAnsi="Calibri"/>
            <w:smallCaps w:val="0"/>
            <w:noProof/>
            <w:sz w:val="22"/>
            <w:szCs w:val="22"/>
          </w:rPr>
          <w:tab/>
        </w:r>
        <w:r w:rsidRPr="003566EE">
          <w:rPr>
            <w:rStyle w:val="Hyperlink"/>
            <w:noProof/>
          </w:rPr>
          <w:t>Revision History</w:t>
        </w:r>
        <w:r>
          <w:rPr>
            <w:noProof/>
            <w:webHidden/>
          </w:rPr>
          <w:tab/>
        </w:r>
        <w:r>
          <w:rPr>
            <w:noProof/>
            <w:webHidden/>
          </w:rPr>
          <w:fldChar w:fldCharType="begin"/>
        </w:r>
        <w:r>
          <w:rPr>
            <w:noProof/>
            <w:webHidden/>
          </w:rPr>
          <w:instrText xml:space="preserve"> PAGEREF _Toc253577912 \h </w:instrText>
        </w:r>
        <w:r>
          <w:rPr>
            <w:noProof/>
            <w:webHidden/>
          </w:rPr>
        </w:r>
        <w:r>
          <w:rPr>
            <w:noProof/>
            <w:webHidden/>
          </w:rPr>
          <w:fldChar w:fldCharType="separate"/>
        </w:r>
        <w:r>
          <w:rPr>
            <w:noProof/>
            <w:webHidden/>
          </w:rPr>
          <w:t>11</w:t>
        </w:r>
        <w:r>
          <w:rPr>
            <w:noProof/>
            <w:webHidden/>
          </w:rPr>
          <w:fldChar w:fldCharType="end"/>
        </w:r>
      </w:hyperlink>
    </w:p>
    <w:p w:rsidR="003867B2" w:rsidRDefault="003867B2">
      <w:pPr>
        <w:pStyle w:val="TOC2"/>
        <w:rPr>
          <w:rFonts w:ascii="Calibri" w:hAnsi="Calibri"/>
          <w:smallCaps w:val="0"/>
          <w:noProof/>
          <w:sz w:val="22"/>
          <w:szCs w:val="22"/>
        </w:rPr>
      </w:pPr>
      <w:hyperlink w:anchor="_Toc253577913" w:history="1">
        <w:r w:rsidRPr="003566EE">
          <w:rPr>
            <w:rStyle w:val="Hyperlink"/>
            <w:noProof/>
          </w:rPr>
          <w:t>1.4</w:t>
        </w:r>
        <w:r>
          <w:rPr>
            <w:rFonts w:ascii="Calibri" w:hAnsi="Calibri"/>
            <w:smallCaps w:val="0"/>
            <w:noProof/>
            <w:sz w:val="22"/>
            <w:szCs w:val="22"/>
          </w:rPr>
          <w:tab/>
        </w:r>
        <w:r w:rsidRPr="003566EE">
          <w:rPr>
            <w:rStyle w:val="Hyperlink"/>
            <w:noProof/>
          </w:rPr>
          <w:t>Acronyms and Definitions used in this document</w:t>
        </w:r>
        <w:r>
          <w:rPr>
            <w:noProof/>
            <w:webHidden/>
          </w:rPr>
          <w:tab/>
        </w:r>
        <w:r>
          <w:rPr>
            <w:noProof/>
            <w:webHidden/>
          </w:rPr>
          <w:fldChar w:fldCharType="begin"/>
        </w:r>
        <w:r>
          <w:rPr>
            <w:noProof/>
            <w:webHidden/>
          </w:rPr>
          <w:instrText xml:space="preserve"> PAGEREF _Toc253577913 \h </w:instrText>
        </w:r>
        <w:r>
          <w:rPr>
            <w:noProof/>
            <w:webHidden/>
          </w:rPr>
        </w:r>
        <w:r>
          <w:rPr>
            <w:noProof/>
            <w:webHidden/>
          </w:rPr>
          <w:fldChar w:fldCharType="separate"/>
        </w:r>
        <w:r>
          <w:rPr>
            <w:noProof/>
            <w:webHidden/>
          </w:rPr>
          <w:t>12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14" w:history="1">
        <w:r w:rsidRPr="003566EE">
          <w:rPr>
            <w:rStyle w:val="Hyperlink"/>
            <w:noProof/>
          </w:rPr>
          <w:t>1.4.1</w:t>
        </w:r>
        <w:r>
          <w:rPr>
            <w:rFonts w:ascii="Calibri" w:hAnsi="Calibri"/>
            <w:i w:val="0"/>
            <w:iCs w:val="0"/>
            <w:noProof/>
            <w:sz w:val="22"/>
            <w:szCs w:val="22"/>
          </w:rPr>
          <w:tab/>
        </w:r>
        <w:r w:rsidRPr="003566EE">
          <w:rPr>
            <w:rStyle w:val="Hyperlink"/>
            <w:noProof/>
          </w:rPr>
          <w:t>Acronyms</w:t>
        </w:r>
        <w:r>
          <w:rPr>
            <w:noProof/>
            <w:webHidden/>
          </w:rPr>
          <w:tab/>
        </w:r>
        <w:r>
          <w:rPr>
            <w:noProof/>
            <w:webHidden/>
          </w:rPr>
          <w:fldChar w:fldCharType="begin"/>
        </w:r>
        <w:r>
          <w:rPr>
            <w:noProof/>
            <w:webHidden/>
          </w:rPr>
          <w:instrText xml:space="preserve"> PAGEREF _Toc253577914 \h </w:instrText>
        </w:r>
        <w:r>
          <w:rPr>
            <w:noProof/>
            <w:webHidden/>
          </w:rPr>
        </w:r>
        <w:r>
          <w:rPr>
            <w:noProof/>
            <w:webHidden/>
          </w:rPr>
          <w:fldChar w:fldCharType="separate"/>
        </w:r>
        <w:r>
          <w:rPr>
            <w:noProof/>
            <w:webHidden/>
          </w:rPr>
          <w:t>12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15" w:history="1">
        <w:r w:rsidRPr="003566EE">
          <w:rPr>
            <w:rStyle w:val="Hyperlink"/>
            <w:noProof/>
          </w:rPr>
          <w:t>1.4.2</w:t>
        </w:r>
        <w:r>
          <w:rPr>
            <w:rFonts w:ascii="Calibri" w:hAnsi="Calibri"/>
            <w:i w:val="0"/>
            <w:iCs w:val="0"/>
            <w:noProof/>
            <w:sz w:val="22"/>
            <w:szCs w:val="22"/>
          </w:rPr>
          <w:tab/>
        </w:r>
        <w:r w:rsidRPr="003566EE">
          <w:rPr>
            <w:rStyle w:val="Hyperlink"/>
            <w:noProof/>
          </w:rPr>
          <w:t>Definitions</w:t>
        </w:r>
        <w:r>
          <w:rPr>
            <w:noProof/>
            <w:webHidden/>
          </w:rPr>
          <w:tab/>
        </w:r>
        <w:r>
          <w:rPr>
            <w:noProof/>
            <w:webHidden/>
          </w:rPr>
          <w:fldChar w:fldCharType="begin"/>
        </w:r>
        <w:r>
          <w:rPr>
            <w:noProof/>
            <w:webHidden/>
          </w:rPr>
          <w:instrText xml:space="preserve"> PAGEREF _Toc253577915 \h </w:instrText>
        </w:r>
        <w:r>
          <w:rPr>
            <w:noProof/>
            <w:webHidden/>
          </w:rPr>
        </w:r>
        <w:r>
          <w:rPr>
            <w:noProof/>
            <w:webHidden/>
          </w:rPr>
          <w:fldChar w:fldCharType="separate"/>
        </w:r>
        <w:r>
          <w:rPr>
            <w:noProof/>
            <w:webHidden/>
          </w:rPr>
          <w:t>13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16" w:history="1">
        <w:r w:rsidRPr="003566EE">
          <w:rPr>
            <w:rStyle w:val="Hyperlink"/>
            <w:noProof/>
          </w:rPr>
          <w:t>1.4.3</w:t>
        </w:r>
        <w:r>
          <w:rPr>
            <w:rFonts w:ascii="Calibri" w:hAnsi="Calibri"/>
            <w:i w:val="0"/>
            <w:iCs w:val="0"/>
            <w:noProof/>
            <w:sz w:val="22"/>
            <w:szCs w:val="22"/>
          </w:rPr>
          <w:tab/>
        </w:r>
        <w:r w:rsidRPr="003566EE">
          <w:rPr>
            <w:rStyle w:val="Hyperlink"/>
            <w:noProof/>
          </w:rPr>
          <w:t>Mapping channel Self service-Comverse one terminology</w:t>
        </w:r>
        <w:r>
          <w:rPr>
            <w:noProof/>
            <w:webHidden/>
          </w:rPr>
          <w:tab/>
        </w:r>
        <w:r>
          <w:rPr>
            <w:noProof/>
            <w:webHidden/>
          </w:rPr>
          <w:fldChar w:fldCharType="begin"/>
        </w:r>
        <w:r>
          <w:rPr>
            <w:noProof/>
            <w:webHidden/>
          </w:rPr>
          <w:instrText xml:space="preserve"> PAGEREF _Toc253577916 \h </w:instrText>
        </w:r>
        <w:r>
          <w:rPr>
            <w:noProof/>
            <w:webHidden/>
          </w:rPr>
        </w:r>
        <w:r>
          <w:rPr>
            <w:noProof/>
            <w:webHidden/>
          </w:rPr>
          <w:fldChar w:fldCharType="separate"/>
        </w:r>
        <w:r>
          <w:rPr>
            <w:noProof/>
            <w:webHidden/>
          </w:rPr>
          <w:t>13</w:t>
        </w:r>
        <w:r>
          <w:rPr>
            <w:noProof/>
            <w:webHidden/>
          </w:rPr>
          <w:fldChar w:fldCharType="end"/>
        </w:r>
      </w:hyperlink>
    </w:p>
    <w:p w:rsidR="003867B2" w:rsidRDefault="003867B2">
      <w:pPr>
        <w:pStyle w:val="TOC2"/>
        <w:rPr>
          <w:rFonts w:ascii="Calibri" w:hAnsi="Calibri"/>
          <w:smallCaps w:val="0"/>
          <w:noProof/>
          <w:sz w:val="22"/>
          <w:szCs w:val="22"/>
        </w:rPr>
      </w:pPr>
      <w:hyperlink w:anchor="_Toc253577917" w:history="1">
        <w:r w:rsidRPr="003566EE">
          <w:rPr>
            <w:rStyle w:val="Hyperlink"/>
            <w:noProof/>
          </w:rPr>
          <w:t>1.5</w:t>
        </w:r>
        <w:r>
          <w:rPr>
            <w:rFonts w:ascii="Calibri" w:hAnsi="Calibri"/>
            <w:smallCaps w:val="0"/>
            <w:noProof/>
            <w:sz w:val="22"/>
            <w:szCs w:val="22"/>
          </w:rPr>
          <w:tab/>
        </w:r>
        <w:r w:rsidRPr="003566EE">
          <w:rPr>
            <w:rStyle w:val="Hyperlink"/>
            <w:noProof/>
          </w:rPr>
          <w:t>Issues</w:t>
        </w:r>
        <w:r>
          <w:rPr>
            <w:noProof/>
            <w:webHidden/>
          </w:rPr>
          <w:tab/>
        </w:r>
        <w:r>
          <w:rPr>
            <w:noProof/>
            <w:webHidden/>
          </w:rPr>
          <w:fldChar w:fldCharType="begin"/>
        </w:r>
        <w:r>
          <w:rPr>
            <w:noProof/>
            <w:webHidden/>
          </w:rPr>
          <w:instrText xml:space="preserve"> PAGEREF _Toc253577917 \h </w:instrText>
        </w:r>
        <w:r>
          <w:rPr>
            <w:noProof/>
            <w:webHidden/>
          </w:rPr>
        </w:r>
        <w:r>
          <w:rPr>
            <w:noProof/>
            <w:webHidden/>
          </w:rPr>
          <w:fldChar w:fldCharType="separate"/>
        </w:r>
        <w:r>
          <w:rPr>
            <w:noProof/>
            <w:webHidden/>
          </w:rPr>
          <w:t>14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18" w:history="1">
        <w:r w:rsidRPr="003566EE">
          <w:rPr>
            <w:rStyle w:val="Hyperlink"/>
            <w:noProof/>
          </w:rPr>
          <w:t>1.5.1</w:t>
        </w:r>
        <w:r>
          <w:rPr>
            <w:rFonts w:ascii="Calibri" w:hAnsi="Calibri"/>
            <w:i w:val="0"/>
            <w:iCs w:val="0"/>
            <w:noProof/>
            <w:sz w:val="22"/>
            <w:szCs w:val="22"/>
          </w:rPr>
          <w:tab/>
        </w:r>
        <w:r w:rsidRPr="003566EE">
          <w:rPr>
            <w:rStyle w:val="Hyperlink"/>
            <w:noProof/>
          </w:rPr>
          <w:t>Open Issues</w:t>
        </w:r>
        <w:r>
          <w:rPr>
            <w:noProof/>
            <w:webHidden/>
          </w:rPr>
          <w:tab/>
        </w:r>
        <w:r>
          <w:rPr>
            <w:noProof/>
            <w:webHidden/>
          </w:rPr>
          <w:fldChar w:fldCharType="begin"/>
        </w:r>
        <w:r>
          <w:rPr>
            <w:noProof/>
            <w:webHidden/>
          </w:rPr>
          <w:instrText xml:space="preserve"> PAGEREF _Toc253577918 \h </w:instrText>
        </w:r>
        <w:r>
          <w:rPr>
            <w:noProof/>
            <w:webHidden/>
          </w:rPr>
        </w:r>
        <w:r>
          <w:rPr>
            <w:noProof/>
            <w:webHidden/>
          </w:rPr>
          <w:fldChar w:fldCharType="separate"/>
        </w:r>
        <w:r>
          <w:rPr>
            <w:noProof/>
            <w:webHidden/>
          </w:rPr>
          <w:t>14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19" w:history="1">
        <w:r w:rsidRPr="003566EE">
          <w:rPr>
            <w:rStyle w:val="Hyperlink"/>
            <w:noProof/>
          </w:rPr>
          <w:t>1.5.2</w:t>
        </w:r>
        <w:r>
          <w:rPr>
            <w:rFonts w:ascii="Calibri" w:hAnsi="Calibri"/>
            <w:i w:val="0"/>
            <w:iCs w:val="0"/>
            <w:noProof/>
            <w:sz w:val="22"/>
            <w:szCs w:val="22"/>
          </w:rPr>
          <w:tab/>
        </w:r>
        <w:r w:rsidRPr="003566EE">
          <w:rPr>
            <w:rStyle w:val="Hyperlink"/>
            <w:noProof/>
          </w:rPr>
          <w:t>Resolved Issues</w:t>
        </w:r>
        <w:r>
          <w:rPr>
            <w:noProof/>
            <w:webHidden/>
          </w:rPr>
          <w:tab/>
        </w:r>
        <w:r>
          <w:rPr>
            <w:noProof/>
            <w:webHidden/>
          </w:rPr>
          <w:fldChar w:fldCharType="begin"/>
        </w:r>
        <w:r>
          <w:rPr>
            <w:noProof/>
            <w:webHidden/>
          </w:rPr>
          <w:instrText xml:space="preserve"> PAGEREF _Toc253577919 \h </w:instrText>
        </w:r>
        <w:r>
          <w:rPr>
            <w:noProof/>
            <w:webHidden/>
          </w:rPr>
        </w:r>
        <w:r>
          <w:rPr>
            <w:noProof/>
            <w:webHidden/>
          </w:rPr>
          <w:fldChar w:fldCharType="separate"/>
        </w:r>
        <w:r>
          <w:rPr>
            <w:noProof/>
            <w:webHidden/>
          </w:rPr>
          <w:t>14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20" w:history="1">
        <w:r w:rsidRPr="003566EE">
          <w:rPr>
            <w:rStyle w:val="Hyperlink"/>
            <w:noProof/>
          </w:rPr>
          <w:t>1.5.3</w:t>
        </w:r>
        <w:r>
          <w:rPr>
            <w:rFonts w:ascii="Calibri" w:hAnsi="Calibri"/>
            <w:i w:val="0"/>
            <w:iCs w:val="0"/>
            <w:noProof/>
            <w:sz w:val="22"/>
            <w:szCs w:val="22"/>
          </w:rPr>
          <w:tab/>
        </w:r>
        <w:r w:rsidRPr="003566EE">
          <w:rPr>
            <w:rStyle w:val="Hyperlink"/>
            <w:noProof/>
          </w:rPr>
          <w:t>Deferred Issues</w:t>
        </w:r>
        <w:r>
          <w:rPr>
            <w:noProof/>
            <w:webHidden/>
          </w:rPr>
          <w:tab/>
        </w:r>
        <w:r>
          <w:rPr>
            <w:noProof/>
            <w:webHidden/>
          </w:rPr>
          <w:fldChar w:fldCharType="begin"/>
        </w:r>
        <w:r>
          <w:rPr>
            <w:noProof/>
            <w:webHidden/>
          </w:rPr>
          <w:instrText xml:space="preserve"> PAGEREF _Toc253577920 \h </w:instrText>
        </w:r>
        <w:r>
          <w:rPr>
            <w:noProof/>
            <w:webHidden/>
          </w:rPr>
        </w:r>
        <w:r>
          <w:rPr>
            <w:noProof/>
            <w:webHidden/>
          </w:rPr>
          <w:fldChar w:fldCharType="separate"/>
        </w:r>
        <w:r>
          <w:rPr>
            <w:noProof/>
            <w:webHidden/>
          </w:rPr>
          <w:t>14</w:t>
        </w:r>
        <w:r>
          <w:rPr>
            <w:noProof/>
            <w:webHidden/>
          </w:rPr>
          <w:fldChar w:fldCharType="end"/>
        </w:r>
      </w:hyperlink>
    </w:p>
    <w:p w:rsidR="003867B2" w:rsidRDefault="003867B2">
      <w:pPr>
        <w:pStyle w:val="TOC1"/>
        <w:tabs>
          <w:tab w:val="left" w:pos="400"/>
          <w:tab w:val="right" w:leader="dot" w:pos="9350"/>
        </w:tabs>
        <w:rPr>
          <w:rFonts w:ascii="Calibri" w:hAnsi="Calibri"/>
          <w:b w:val="0"/>
          <w:bCs w:val="0"/>
          <w:caps w:val="0"/>
          <w:noProof/>
          <w:sz w:val="22"/>
          <w:szCs w:val="22"/>
        </w:rPr>
      </w:pPr>
      <w:hyperlink w:anchor="_Toc253577921" w:history="1">
        <w:r w:rsidRPr="003566EE">
          <w:rPr>
            <w:rStyle w:val="Hyperlink"/>
            <w:noProof/>
          </w:rPr>
          <w:t>2</w:t>
        </w:r>
        <w:r>
          <w:rPr>
            <w:rFonts w:ascii="Calibri" w:hAnsi="Calibri"/>
            <w:b w:val="0"/>
            <w:bCs w:val="0"/>
            <w:caps w:val="0"/>
            <w:noProof/>
            <w:sz w:val="22"/>
            <w:szCs w:val="22"/>
          </w:rPr>
          <w:tab/>
        </w:r>
        <w:r w:rsidRPr="003566EE">
          <w:rPr>
            <w:rStyle w:val="Hyperlink"/>
            <w:noProof/>
          </w:rPr>
          <w:t>Feature Description</w:t>
        </w:r>
        <w:r>
          <w:rPr>
            <w:noProof/>
            <w:webHidden/>
          </w:rPr>
          <w:tab/>
        </w:r>
        <w:r>
          <w:rPr>
            <w:noProof/>
            <w:webHidden/>
          </w:rPr>
          <w:fldChar w:fldCharType="begin"/>
        </w:r>
        <w:r>
          <w:rPr>
            <w:noProof/>
            <w:webHidden/>
          </w:rPr>
          <w:instrText xml:space="preserve"> PAGEREF _Toc253577921 \h </w:instrText>
        </w:r>
        <w:r>
          <w:rPr>
            <w:noProof/>
            <w:webHidden/>
          </w:rPr>
        </w:r>
        <w:r>
          <w:rPr>
            <w:noProof/>
            <w:webHidden/>
          </w:rPr>
          <w:fldChar w:fldCharType="separate"/>
        </w:r>
        <w:r>
          <w:rPr>
            <w:noProof/>
            <w:webHidden/>
          </w:rPr>
          <w:t>15</w:t>
        </w:r>
        <w:r>
          <w:rPr>
            <w:noProof/>
            <w:webHidden/>
          </w:rPr>
          <w:fldChar w:fldCharType="end"/>
        </w:r>
      </w:hyperlink>
    </w:p>
    <w:p w:rsidR="003867B2" w:rsidRDefault="003867B2">
      <w:pPr>
        <w:pStyle w:val="TOC2"/>
        <w:rPr>
          <w:rFonts w:ascii="Calibri" w:hAnsi="Calibri"/>
          <w:smallCaps w:val="0"/>
          <w:noProof/>
          <w:sz w:val="22"/>
          <w:szCs w:val="22"/>
        </w:rPr>
      </w:pPr>
      <w:hyperlink w:anchor="_Toc253577922" w:history="1">
        <w:r w:rsidRPr="003566EE">
          <w:rPr>
            <w:rStyle w:val="Hyperlink"/>
            <w:noProof/>
          </w:rPr>
          <w:t>2.1</w:t>
        </w:r>
        <w:r>
          <w:rPr>
            <w:rFonts w:ascii="Calibri" w:hAnsi="Calibri"/>
            <w:smallCaps w:val="0"/>
            <w:noProof/>
            <w:sz w:val="22"/>
            <w:szCs w:val="22"/>
          </w:rPr>
          <w:tab/>
        </w:r>
        <w:r w:rsidRPr="003566EE">
          <w:rPr>
            <w:rStyle w:val="Hyperlink"/>
            <w:noProof/>
          </w:rPr>
          <w:t>Feature Overview</w:t>
        </w:r>
        <w:r>
          <w:rPr>
            <w:noProof/>
            <w:webHidden/>
          </w:rPr>
          <w:tab/>
        </w:r>
        <w:r>
          <w:rPr>
            <w:noProof/>
            <w:webHidden/>
          </w:rPr>
          <w:fldChar w:fldCharType="begin"/>
        </w:r>
        <w:r>
          <w:rPr>
            <w:noProof/>
            <w:webHidden/>
          </w:rPr>
          <w:instrText xml:space="preserve"> PAGEREF _Toc253577922 \h </w:instrText>
        </w:r>
        <w:r>
          <w:rPr>
            <w:noProof/>
            <w:webHidden/>
          </w:rPr>
        </w:r>
        <w:r>
          <w:rPr>
            <w:noProof/>
            <w:webHidden/>
          </w:rPr>
          <w:fldChar w:fldCharType="separate"/>
        </w:r>
        <w:r>
          <w:rPr>
            <w:noProof/>
            <w:webHidden/>
          </w:rPr>
          <w:t>15</w:t>
        </w:r>
        <w:r>
          <w:rPr>
            <w:noProof/>
            <w:webHidden/>
          </w:rPr>
          <w:fldChar w:fldCharType="end"/>
        </w:r>
      </w:hyperlink>
    </w:p>
    <w:p w:rsidR="003867B2" w:rsidRDefault="003867B2">
      <w:pPr>
        <w:pStyle w:val="TOC2"/>
        <w:rPr>
          <w:rFonts w:ascii="Calibri" w:hAnsi="Calibri"/>
          <w:smallCaps w:val="0"/>
          <w:noProof/>
          <w:sz w:val="22"/>
          <w:szCs w:val="22"/>
        </w:rPr>
      </w:pPr>
      <w:hyperlink w:anchor="_Toc253577923" w:history="1">
        <w:r w:rsidRPr="003566EE">
          <w:rPr>
            <w:rStyle w:val="Hyperlink"/>
            <w:noProof/>
          </w:rPr>
          <w:t>2.2</w:t>
        </w:r>
        <w:r>
          <w:rPr>
            <w:rFonts w:ascii="Calibri" w:hAnsi="Calibri"/>
            <w:smallCaps w:val="0"/>
            <w:noProof/>
            <w:sz w:val="22"/>
            <w:szCs w:val="22"/>
          </w:rPr>
          <w:tab/>
        </w:r>
        <w:r w:rsidRPr="003566EE">
          <w:rPr>
            <w:rStyle w:val="Hyperlink"/>
            <w:noProof/>
          </w:rPr>
          <w:t>Actors</w:t>
        </w:r>
        <w:r>
          <w:rPr>
            <w:noProof/>
            <w:webHidden/>
          </w:rPr>
          <w:tab/>
        </w:r>
        <w:r>
          <w:rPr>
            <w:noProof/>
            <w:webHidden/>
          </w:rPr>
          <w:fldChar w:fldCharType="begin"/>
        </w:r>
        <w:r>
          <w:rPr>
            <w:noProof/>
            <w:webHidden/>
          </w:rPr>
          <w:instrText xml:space="preserve"> PAGEREF _Toc253577923 \h </w:instrText>
        </w:r>
        <w:r>
          <w:rPr>
            <w:noProof/>
            <w:webHidden/>
          </w:rPr>
        </w:r>
        <w:r>
          <w:rPr>
            <w:noProof/>
            <w:webHidden/>
          </w:rPr>
          <w:fldChar w:fldCharType="separate"/>
        </w:r>
        <w:r>
          <w:rPr>
            <w:noProof/>
            <w:webHidden/>
          </w:rPr>
          <w:t>16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24" w:history="1">
        <w:r w:rsidRPr="003566EE">
          <w:rPr>
            <w:rStyle w:val="Hyperlink"/>
            <w:noProof/>
          </w:rPr>
          <w:t>2.2.1</w:t>
        </w:r>
        <w:r>
          <w:rPr>
            <w:rFonts w:ascii="Calibri" w:hAnsi="Calibri"/>
            <w:i w:val="0"/>
            <w:iCs w:val="0"/>
            <w:noProof/>
            <w:sz w:val="22"/>
            <w:szCs w:val="22"/>
          </w:rPr>
          <w:tab/>
        </w:r>
        <w:r w:rsidRPr="003566EE">
          <w:rPr>
            <w:rStyle w:val="Hyperlink"/>
            <w:noProof/>
          </w:rPr>
          <w:t>Telco Actors</w:t>
        </w:r>
        <w:r>
          <w:rPr>
            <w:noProof/>
            <w:webHidden/>
          </w:rPr>
          <w:tab/>
        </w:r>
        <w:r>
          <w:rPr>
            <w:noProof/>
            <w:webHidden/>
          </w:rPr>
          <w:fldChar w:fldCharType="begin"/>
        </w:r>
        <w:r>
          <w:rPr>
            <w:noProof/>
            <w:webHidden/>
          </w:rPr>
          <w:instrText xml:space="preserve"> PAGEREF _Toc253577924 \h </w:instrText>
        </w:r>
        <w:r>
          <w:rPr>
            <w:noProof/>
            <w:webHidden/>
          </w:rPr>
        </w:r>
        <w:r>
          <w:rPr>
            <w:noProof/>
            <w:webHidden/>
          </w:rPr>
          <w:fldChar w:fldCharType="separate"/>
        </w:r>
        <w:r>
          <w:rPr>
            <w:noProof/>
            <w:webHidden/>
          </w:rPr>
          <w:t>17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25" w:history="1">
        <w:r w:rsidRPr="003566EE">
          <w:rPr>
            <w:rStyle w:val="Hyperlink"/>
            <w:rFonts w:ascii="Arial Bold" w:hAnsi="Arial Bold"/>
            <w:noProof/>
            <w:lang w:val="en-GB"/>
          </w:rPr>
          <w:t>2.2.1.1</w:t>
        </w:r>
        <w:r>
          <w:rPr>
            <w:rFonts w:ascii="Calibri" w:hAnsi="Calibri"/>
            <w:noProof/>
            <w:sz w:val="22"/>
            <w:szCs w:val="22"/>
          </w:rPr>
          <w:tab/>
        </w:r>
        <w:r w:rsidRPr="003566EE">
          <w:rPr>
            <w:rStyle w:val="Hyperlink"/>
            <w:noProof/>
          </w:rPr>
          <w:t>Telco</w:t>
        </w:r>
        <w:r w:rsidRPr="003566EE">
          <w:rPr>
            <w:rStyle w:val="Hyperlink"/>
            <w:noProof/>
            <w:lang w:val="en-GB"/>
          </w:rPr>
          <w:t xml:space="preserve"> User</w:t>
        </w:r>
        <w:r>
          <w:rPr>
            <w:noProof/>
            <w:webHidden/>
          </w:rPr>
          <w:tab/>
        </w:r>
        <w:r>
          <w:rPr>
            <w:noProof/>
            <w:webHidden/>
          </w:rPr>
          <w:fldChar w:fldCharType="begin"/>
        </w:r>
        <w:r>
          <w:rPr>
            <w:noProof/>
            <w:webHidden/>
          </w:rPr>
          <w:instrText xml:space="preserve"> PAGEREF _Toc253577925 \h </w:instrText>
        </w:r>
        <w:r>
          <w:rPr>
            <w:noProof/>
            <w:webHidden/>
          </w:rPr>
        </w:r>
        <w:r>
          <w:rPr>
            <w:noProof/>
            <w:webHidden/>
          </w:rPr>
          <w:fldChar w:fldCharType="separate"/>
        </w:r>
        <w:r>
          <w:rPr>
            <w:noProof/>
            <w:webHidden/>
          </w:rPr>
          <w:t>17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26" w:history="1">
        <w:r w:rsidRPr="003566EE">
          <w:rPr>
            <w:rStyle w:val="Hyperlink"/>
            <w:rFonts w:ascii="Arial Bold" w:hAnsi="Arial Bold"/>
            <w:noProof/>
            <w:lang w:val="en-GB"/>
          </w:rPr>
          <w:t>2.2.1.2</w:t>
        </w:r>
        <w:r>
          <w:rPr>
            <w:rFonts w:ascii="Calibri" w:hAnsi="Calibri"/>
            <w:noProof/>
            <w:sz w:val="22"/>
            <w:szCs w:val="22"/>
          </w:rPr>
          <w:tab/>
        </w:r>
        <w:r w:rsidRPr="003566EE">
          <w:rPr>
            <w:rStyle w:val="Hyperlink"/>
            <w:noProof/>
            <w:lang w:val="en-GB"/>
          </w:rPr>
          <w:t xml:space="preserve">Telco </w:t>
        </w:r>
        <w:r w:rsidRPr="003566EE">
          <w:rPr>
            <w:rStyle w:val="Hyperlink"/>
            <w:noProof/>
          </w:rPr>
          <w:t>Administrator</w:t>
        </w:r>
        <w:r>
          <w:rPr>
            <w:noProof/>
            <w:webHidden/>
          </w:rPr>
          <w:tab/>
        </w:r>
        <w:r>
          <w:rPr>
            <w:noProof/>
            <w:webHidden/>
          </w:rPr>
          <w:fldChar w:fldCharType="begin"/>
        </w:r>
        <w:r>
          <w:rPr>
            <w:noProof/>
            <w:webHidden/>
          </w:rPr>
          <w:instrText xml:space="preserve"> PAGEREF _Toc253577926 \h </w:instrText>
        </w:r>
        <w:r>
          <w:rPr>
            <w:noProof/>
            <w:webHidden/>
          </w:rPr>
        </w:r>
        <w:r>
          <w:rPr>
            <w:noProof/>
            <w:webHidden/>
          </w:rPr>
          <w:fldChar w:fldCharType="separate"/>
        </w:r>
        <w:r>
          <w:rPr>
            <w:noProof/>
            <w:webHidden/>
          </w:rPr>
          <w:t>17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27" w:history="1">
        <w:r w:rsidRPr="003566EE">
          <w:rPr>
            <w:rStyle w:val="Hyperlink"/>
            <w:rFonts w:ascii="Arial Bold" w:hAnsi="Arial Bold"/>
            <w:noProof/>
          </w:rPr>
          <w:t>2.2.1.3</w:t>
        </w:r>
        <w:r>
          <w:rPr>
            <w:rFonts w:ascii="Calibri" w:hAnsi="Calibri"/>
            <w:noProof/>
            <w:sz w:val="22"/>
            <w:szCs w:val="22"/>
          </w:rPr>
          <w:tab/>
        </w:r>
        <w:r w:rsidRPr="003566EE">
          <w:rPr>
            <w:rStyle w:val="Hyperlink"/>
            <w:noProof/>
          </w:rPr>
          <w:t>Telco Referral User</w:t>
        </w:r>
        <w:r>
          <w:rPr>
            <w:noProof/>
            <w:webHidden/>
          </w:rPr>
          <w:tab/>
        </w:r>
        <w:r>
          <w:rPr>
            <w:noProof/>
            <w:webHidden/>
          </w:rPr>
          <w:fldChar w:fldCharType="begin"/>
        </w:r>
        <w:r>
          <w:rPr>
            <w:noProof/>
            <w:webHidden/>
          </w:rPr>
          <w:instrText xml:space="preserve"> PAGEREF _Toc253577927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28" w:history="1">
        <w:r w:rsidRPr="003566EE">
          <w:rPr>
            <w:rStyle w:val="Hyperlink"/>
            <w:rFonts w:ascii="Arial Bold" w:hAnsi="Arial Bold"/>
            <w:noProof/>
          </w:rPr>
          <w:t>2.2.1.4</w:t>
        </w:r>
        <w:r>
          <w:rPr>
            <w:rFonts w:ascii="Calibri" w:hAnsi="Calibri"/>
            <w:noProof/>
            <w:sz w:val="22"/>
            <w:szCs w:val="22"/>
          </w:rPr>
          <w:tab/>
        </w:r>
        <w:r w:rsidRPr="003566EE">
          <w:rPr>
            <w:rStyle w:val="Hyperlink"/>
            <w:noProof/>
          </w:rPr>
          <w:t>Telco Referral Admin</w:t>
        </w:r>
        <w:r>
          <w:rPr>
            <w:noProof/>
            <w:webHidden/>
          </w:rPr>
          <w:tab/>
        </w:r>
        <w:r>
          <w:rPr>
            <w:noProof/>
            <w:webHidden/>
          </w:rPr>
          <w:fldChar w:fldCharType="begin"/>
        </w:r>
        <w:r>
          <w:rPr>
            <w:noProof/>
            <w:webHidden/>
          </w:rPr>
          <w:instrText xml:space="preserve"> PAGEREF _Toc253577928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29" w:history="1">
        <w:r w:rsidRPr="003566EE">
          <w:rPr>
            <w:rStyle w:val="Hyperlink"/>
            <w:rFonts w:ascii="Arial Bold" w:hAnsi="Arial Bold"/>
            <w:noProof/>
          </w:rPr>
          <w:t>2.2.1.5</w:t>
        </w:r>
        <w:r>
          <w:rPr>
            <w:rFonts w:ascii="Calibri" w:hAnsi="Calibri"/>
            <w:noProof/>
            <w:sz w:val="22"/>
            <w:szCs w:val="22"/>
          </w:rPr>
          <w:tab/>
        </w:r>
        <w:r w:rsidRPr="003566EE">
          <w:rPr>
            <w:rStyle w:val="Hyperlink"/>
            <w:noProof/>
          </w:rPr>
          <w:t>CSR user</w:t>
        </w:r>
        <w:r>
          <w:rPr>
            <w:noProof/>
            <w:webHidden/>
          </w:rPr>
          <w:tab/>
        </w:r>
        <w:r>
          <w:rPr>
            <w:noProof/>
            <w:webHidden/>
          </w:rPr>
          <w:fldChar w:fldCharType="begin"/>
        </w:r>
        <w:r>
          <w:rPr>
            <w:noProof/>
            <w:webHidden/>
          </w:rPr>
          <w:instrText xml:space="preserve"> PAGEREF _Toc253577929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30" w:history="1">
        <w:r w:rsidRPr="003566EE">
          <w:rPr>
            <w:rStyle w:val="Hyperlink"/>
            <w:rFonts w:ascii="Arial Bold" w:hAnsi="Arial Bold"/>
            <w:noProof/>
          </w:rPr>
          <w:t>2.2.1.6</w:t>
        </w:r>
        <w:r>
          <w:rPr>
            <w:rFonts w:ascii="Calibri" w:hAnsi="Calibri"/>
            <w:noProof/>
            <w:sz w:val="22"/>
            <w:szCs w:val="22"/>
          </w:rPr>
          <w:tab/>
        </w:r>
        <w:r w:rsidRPr="003566EE">
          <w:rPr>
            <w:rStyle w:val="Hyperlink"/>
            <w:noProof/>
          </w:rPr>
          <w:t>CSR administrator</w:t>
        </w:r>
        <w:r>
          <w:rPr>
            <w:noProof/>
            <w:webHidden/>
          </w:rPr>
          <w:tab/>
        </w:r>
        <w:r>
          <w:rPr>
            <w:noProof/>
            <w:webHidden/>
          </w:rPr>
          <w:fldChar w:fldCharType="begin"/>
        </w:r>
        <w:r>
          <w:rPr>
            <w:noProof/>
            <w:webHidden/>
          </w:rPr>
          <w:instrText xml:space="preserve"> PAGEREF _Toc253577930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31" w:history="1">
        <w:r w:rsidRPr="003566EE">
          <w:rPr>
            <w:rStyle w:val="Hyperlink"/>
            <w:rFonts w:ascii="Arial Bold" w:hAnsi="Arial Bold"/>
            <w:noProof/>
          </w:rPr>
          <w:t>2.2.1.7</w:t>
        </w:r>
        <w:r>
          <w:rPr>
            <w:rFonts w:ascii="Calibri" w:hAnsi="Calibri"/>
            <w:noProof/>
            <w:sz w:val="22"/>
            <w:szCs w:val="22"/>
          </w:rPr>
          <w:tab/>
        </w:r>
        <w:r w:rsidRPr="003566EE">
          <w:rPr>
            <w:rStyle w:val="Hyperlink"/>
            <w:noProof/>
          </w:rPr>
          <w:t>Telco OCM Publisher</w:t>
        </w:r>
        <w:r>
          <w:rPr>
            <w:noProof/>
            <w:webHidden/>
          </w:rPr>
          <w:tab/>
        </w:r>
        <w:r>
          <w:rPr>
            <w:noProof/>
            <w:webHidden/>
          </w:rPr>
          <w:fldChar w:fldCharType="begin"/>
        </w:r>
        <w:r>
          <w:rPr>
            <w:noProof/>
            <w:webHidden/>
          </w:rPr>
          <w:instrText xml:space="preserve"> PAGEREF _Toc253577931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32" w:history="1">
        <w:r w:rsidRPr="003566EE">
          <w:rPr>
            <w:rStyle w:val="Hyperlink"/>
            <w:rFonts w:ascii="Arial Bold" w:hAnsi="Arial Bold"/>
            <w:noProof/>
          </w:rPr>
          <w:t>2.2.1.8</w:t>
        </w:r>
        <w:r>
          <w:rPr>
            <w:rFonts w:ascii="Calibri" w:hAnsi="Calibri"/>
            <w:noProof/>
            <w:sz w:val="22"/>
            <w:szCs w:val="22"/>
          </w:rPr>
          <w:tab/>
        </w:r>
        <w:r w:rsidRPr="003566EE">
          <w:rPr>
            <w:rStyle w:val="Hyperlink"/>
            <w:noProof/>
          </w:rPr>
          <w:t>Telco OCM User</w:t>
        </w:r>
        <w:r>
          <w:rPr>
            <w:noProof/>
            <w:webHidden/>
          </w:rPr>
          <w:tab/>
        </w:r>
        <w:r>
          <w:rPr>
            <w:noProof/>
            <w:webHidden/>
          </w:rPr>
          <w:fldChar w:fldCharType="begin"/>
        </w:r>
        <w:r>
          <w:rPr>
            <w:noProof/>
            <w:webHidden/>
          </w:rPr>
          <w:instrText xml:space="preserve"> PAGEREF _Toc253577932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33" w:history="1">
        <w:r w:rsidRPr="003566EE">
          <w:rPr>
            <w:rStyle w:val="Hyperlink"/>
            <w:noProof/>
          </w:rPr>
          <w:t>2.2.2</w:t>
        </w:r>
        <w:r>
          <w:rPr>
            <w:rFonts w:ascii="Calibri" w:hAnsi="Calibri"/>
            <w:i w:val="0"/>
            <w:iCs w:val="0"/>
            <w:noProof/>
            <w:sz w:val="22"/>
            <w:szCs w:val="22"/>
          </w:rPr>
          <w:tab/>
        </w:r>
        <w:r w:rsidRPr="003566EE">
          <w:rPr>
            <w:rStyle w:val="Hyperlink"/>
            <w:noProof/>
          </w:rPr>
          <w:t>Dealer Actors</w:t>
        </w:r>
        <w:r>
          <w:rPr>
            <w:noProof/>
            <w:webHidden/>
          </w:rPr>
          <w:tab/>
        </w:r>
        <w:r>
          <w:rPr>
            <w:noProof/>
            <w:webHidden/>
          </w:rPr>
          <w:fldChar w:fldCharType="begin"/>
        </w:r>
        <w:r>
          <w:rPr>
            <w:noProof/>
            <w:webHidden/>
          </w:rPr>
          <w:instrText xml:space="preserve"> PAGEREF _Toc253577933 \h </w:instrText>
        </w:r>
        <w:r>
          <w:rPr>
            <w:noProof/>
            <w:webHidden/>
          </w:rPr>
        </w:r>
        <w:r>
          <w:rPr>
            <w:noProof/>
            <w:webHidden/>
          </w:rPr>
          <w:fldChar w:fldCharType="separate"/>
        </w:r>
        <w:r>
          <w:rPr>
            <w:noProof/>
            <w:webHidden/>
          </w:rPr>
          <w:t>18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34" w:history="1">
        <w:r w:rsidRPr="003566EE">
          <w:rPr>
            <w:rStyle w:val="Hyperlink"/>
            <w:rFonts w:ascii="Arial Bold" w:hAnsi="Arial Bold"/>
            <w:noProof/>
            <w:lang w:val="en-GB"/>
          </w:rPr>
          <w:t>2.2.2.1</w:t>
        </w:r>
        <w:r>
          <w:rPr>
            <w:rFonts w:ascii="Calibri" w:hAnsi="Calibri"/>
            <w:noProof/>
            <w:sz w:val="22"/>
            <w:szCs w:val="22"/>
          </w:rPr>
          <w:tab/>
        </w:r>
        <w:r w:rsidRPr="003566EE">
          <w:rPr>
            <w:rStyle w:val="Hyperlink"/>
            <w:noProof/>
          </w:rPr>
          <w:t>Dealer User</w:t>
        </w:r>
        <w:r>
          <w:rPr>
            <w:noProof/>
            <w:webHidden/>
          </w:rPr>
          <w:tab/>
        </w:r>
        <w:r>
          <w:rPr>
            <w:noProof/>
            <w:webHidden/>
          </w:rPr>
          <w:fldChar w:fldCharType="begin"/>
        </w:r>
        <w:r>
          <w:rPr>
            <w:noProof/>
            <w:webHidden/>
          </w:rPr>
          <w:instrText xml:space="preserve"> PAGEREF _Toc253577934 \h </w:instrText>
        </w:r>
        <w:r>
          <w:rPr>
            <w:noProof/>
            <w:webHidden/>
          </w:rPr>
        </w:r>
        <w:r>
          <w:rPr>
            <w:noProof/>
            <w:webHidden/>
          </w:rPr>
          <w:fldChar w:fldCharType="separate"/>
        </w:r>
        <w:r>
          <w:rPr>
            <w:noProof/>
            <w:webHidden/>
          </w:rPr>
          <w:t>19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35" w:history="1">
        <w:r w:rsidRPr="003566EE">
          <w:rPr>
            <w:rStyle w:val="Hyperlink"/>
            <w:rFonts w:ascii="Arial Bold" w:hAnsi="Arial Bold"/>
            <w:noProof/>
            <w:lang w:val="en-GB"/>
          </w:rPr>
          <w:t>2.2.2.2</w:t>
        </w:r>
        <w:r>
          <w:rPr>
            <w:rFonts w:ascii="Calibri" w:hAnsi="Calibri"/>
            <w:noProof/>
            <w:sz w:val="22"/>
            <w:szCs w:val="22"/>
          </w:rPr>
          <w:tab/>
        </w:r>
        <w:r w:rsidRPr="003566EE">
          <w:rPr>
            <w:rStyle w:val="Hyperlink"/>
            <w:noProof/>
          </w:rPr>
          <w:t>Dealer Employee</w:t>
        </w:r>
        <w:r>
          <w:rPr>
            <w:noProof/>
            <w:webHidden/>
          </w:rPr>
          <w:tab/>
        </w:r>
        <w:r>
          <w:rPr>
            <w:noProof/>
            <w:webHidden/>
          </w:rPr>
          <w:fldChar w:fldCharType="begin"/>
        </w:r>
        <w:r>
          <w:rPr>
            <w:noProof/>
            <w:webHidden/>
          </w:rPr>
          <w:instrText xml:space="preserve"> PAGEREF _Toc253577935 \h </w:instrText>
        </w:r>
        <w:r>
          <w:rPr>
            <w:noProof/>
            <w:webHidden/>
          </w:rPr>
        </w:r>
        <w:r>
          <w:rPr>
            <w:noProof/>
            <w:webHidden/>
          </w:rPr>
          <w:fldChar w:fldCharType="separate"/>
        </w:r>
        <w:r>
          <w:rPr>
            <w:noProof/>
            <w:webHidden/>
          </w:rPr>
          <w:t>19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36" w:history="1">
        <w:r w:rsidRPr="003566EE">
          <w:rPr>
            <w:rStyle w:val="Hyperlink"/>
            <w:rFonts w:ascii="Arial Bold" w:hAnsi="Arial Bold"/>
            <w:noProof/>
            <w:lang w:val="en-GB"/>
          </w:rPr>
          <w:t>2.2.2.3</w:t>
        </w:r>
        <w:r>
          <w:rPr>
            <w:rFonts w:ascii="Calibri" w:hAnsi="Calibri"/>
            <w:noProof/>
            <w:sz w:val="22"/>
            <w:szCs w:val="22"/>
          </w:rPr>
          <w:tab/>
        </w:r>
        <w:r w:rsidRPr="003566EE">
          <w:rPr>
            <w:rStyle w:val="Hyperlink"/>
            <w:noProof/>
          </w:rPr>
          <w:t>Dealer Administrator</w:t>
        </w:r>
        <w:r>
          <w:rPr>
            <w:noProof/>
            <w:webHidden/>
          </w:rPr>
          <w:tab/>
        </w:r>
        <w:r>
          <w:rPr>
            <w:noProof/>
            <w:webHidden/>
          </w:rPr>
          <w:fldChar w:fldCharType="begin"/>
        </w:r>
        <w:r>
          <w:rPr>
            <w:noProof/>
            <w:webHidden/>
          </w:rPr>
          <w:instrText xml:space="preserve"> PAGEREF _Toc253577936 \h </w:instrText>
        </w:r>
        <w:r>
          <w:rPr>
            <w:noProof/>
            <w:webHidden/>
          </w:rPr>
        </w:r>
        <w:r>
          <w:rPr>
            <w:noProof/>
            <w:webHidden/>
          </w:rPr>
          <w:fldChar w:fldCharType="separate"/>
        </w:r>
        <w:r>
          <w:rPr>
            <w:noProof/>
            <w:webHidden/>
          </w:rPr>
          <w:t>20</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37" w:history="1">
        <w:r w:rsidRPr="003566EE">
          <w:rPr>
            <w:rStyle w:val="Hyperlink"/>
            <w:noProof/>
          </w:rPr>
          <w:t>2.2.3</w:t>
        </w:r>
        <w:r>
          <w:rPr>
            <w:rFonts w:ascii="Calibri" w:hAnsi="Calibri"/>
            <w:i w:val="0"/>
            <w:iCs w:val="0"/>
            <w:noProof/>
            <w:sz w:val="22"/>
            <w:szCs w:val="22"/>
          </w:rPr>
          <w:tab/>
        </w:r>
        <w:r w:rsidRPr="003566EE">
          <w:rPr>
            <w:rStyle w:val="Hyperlink"/>
            <w:noProof/>
          </w:rPr>
          <w:t>Actor security</w:t>
        </w:r>
        <w:r>
          <w:rPr>
            <w:noProof/>
            <w:webHidden/>
          </w:rPr>
          <w:tab/>
        </w:r>
        <w:r>
          <w:rPr>
            <w:noProof/>
            <w:webHidden/>
          </w:rPr>
          <w:fldChar w:fldCharType="begin"/>
        </w:r>
        <w:r>
          <w:rPr>
            <w:noProof/>
            <w:webHidden/>
          </w:rPr>
          <w:instrText xml:space="preserve"> PAGEREF _Toc253577937 \h </w:instrText>
        </w:r>
        <w:r>
          <w:rPr>
            <w:noProof/>
            <w:webHidden/>
          </w:rPr>
        </w:r>
        <w:r>
          <w:rPr>
            <w:noProof/>
            <w:webHidden/>
          </w:rPr>
          <w:fldChar w:fldCharType="separate"/>
        </w:r>
        <w:r>
          <w:rPr>
            <w:noProof/>
            <w:webHidden/>
          </w:rPr>
          <w:t>20</w:t>
        </w:r>
        <w:r>
          <w:rPr>
            <w:noProof/>
            <w:webHidden/>
          </w:rPr>
          <w:fldChar w:fldCharType="end"/>
        </w:r>
      </w:hyperlink>
    </w:p>
    <w:p w:rsidR="003867B2" w:rsidRDefault="003867B2">
      <w:pPr>
        <w:pStyle w:val="TOC2"/>
        <w:rPr>
          <w:rFonts w:ascii="Calibri" w:hAnsi="Calibri"/>
          <w:smallCaps w:val="0"/>
          <w:noProof/>
          <w:sz w:val="22"/>
          <w:szCs w:val="22"/>
        </w:rPr>
      </w:pPr>
      <w:hyperlink w:anchor="_Toc253577938" w:history="1">
        <w:r w:rsidRPr="003566EE">
          <w:rPr>
            <w:rStyle w:val="Hyperlink"/>
            <w:noProof/>
          </w:rPr>
          <w:t>2.3</w:t>
        </w:r>
        <w:r>
          <w:rPr>
            <w:rFonts w:ascii="Calibri" w:hAnsi="Calibri"/>
            <w:smallCaps w:val="0"/>
            <w:noProof/>
            <w:sz w:val="22"/>
            <w:szCs w:val="22"/>
          </w:rPr>
          <w:tab/>
        </w:r>
        <w:r w:rsidRPr="003566EE">
          <w:rPr>
            <w:rStyle w:val="Hyperlink"/>
            <w:noProof/>
          </w:rPr>
          <w:t>Main Entities Overview</w:t>
        </w:r>
        <w:r>
          <w:rPr>
            <w:noProof/>
            <w:webHidden/>
          </w:rPr>
          <w:tab/>
        </w:r>
        <w:r>
          <w:rPr>
            <w:noProof/>
            <w:webHidden/>
          </w:rPr>
          <w:fldChar w:fldCharType="begin"/>
        </w:r>
        <w:r>
          <w:rPr>
            <w:noProof/>
            <w:webHidden/>
          </w:rPr>
          <w:instrText xml:space="preserve"> PAGEREF _Toc253577938 \h </w:instrText>
        </w:r>
        <w:r>
          <w:rPr>
            <w:noProof/>
            <w:webHidden/>
          </w:rPr>
        </w:r>
        <w:r>
          <w:rPr>
            <w:noProof/>
            <w:webHidden/>
          </w:rPr>
          <w:fldChar w:fldCharType="separate"/>
        </w:r>
        <w:r>
          <w:rPr>
            <w:noProof/>
            <w:webHidden/>
          </w:rPr>
          <w:t>21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39" w:history="1">
        <w:r w:rsidRPr="003566EE">
          <w:rPr>
            <w:rStyle w:val="Hyperlink"/>
            <w:noProof/>
          </w:rPr>
          <w:t>2.3.1</w:t>
        </w:r>
        <w:r>
          <w:rPr>
            <w:rFonts w:ascii="Calibri" w:hAnsi="Calibri"/>
            <w:i w:val="0"/>
            <w:iCs w:val="0"/>
            <w:noProof/>
            <w:sz w:val="22"/>
            <w:szCs w:val="22"/>
          </w:rPr>
          <w:tab/>
        </w:r>
        <w:r w:rsidRPr="003566EE">
          <w:rPr>
            <w:rStyle w:val="Hyperlink"/>
            <w:noProof/>
          </w:rPr>
          <w:t>Dealer organization</w:t>
        </w:r>
        <w:r>
          <w:rPr>
            <w:noProof/>
            <w:webHidden/>
          </w:rPr>
          <w:tab/>
        </w:r>
        <w:r>
          <w:rPr>
            <w:noProof/>
            <w:webHidden/>
          </w:rPr>
          <w:fldChar w:fldCharType="begin"/>
        </w:r>
        <w:r>
          <w:rPr>
            <w:noProof/>
            <w:webHidden/>
          </w:rPr>
          <w:instrText xml:space="preserve"> PAGEREF _Toc253577939 \h </w:instrText>
        </w:r>
        <w:r>
          <w:rPr>
            <w:noProof/>
            <w:webHidden/>
          </w:rPr>
        </w:r>
        <w:r>
          <w:rPr>
            <w:noProof/>
            <w:webHidden/>
          </w:rPr>
          <w:fldChar w:fldCharType="separate"/>
        </w:r>
        <w:r>
          <w:rPr>
            <w:noProof/>
            <w:webHidden/>
          </w:rPr>
          <w:t>21</w:t>
        </w:r>
        <w:r>
          <w:rPr>
            <w:noProof/>
            <w:webHidden/>
          </w:rPr>
          <w:fldChar w:fldCharType="end"/>
        </w:r>
      </w:hyperlink>
    </w:p>
    <w:p w:rsidR="003867B2" w:rsidRDefault="003867B2">
      <w:pPr>
        <w:pStyle w:val="TOC2"/>
        <w:rPr>
          <w:rFonts w:ascii="Calibri" w:hAnsi="Calibri"/>
          <w:smallCaps w:val="0"/>
          <w:noProof/>
          <w:sz w:val="22"/>
          <w:szCs w:val="22"/>
        </w:rPr>
      </w:pPr>
      <w:hyperlink w:anchor="_Toc253577940" w:history="1">
        <w:r w:rsidRPr="003566EE">
          <w:rPr>
            <w:rStyle w:val="Hyperlink"/>
            <w:noProof/>
          </w:rPr>
          <w:t>2.4</w:t>
        </w:r>
        <w:r>
          <w:rPr>
            <w:rFonts w:ascii="Calibri" w:hAnsi="Calibri"/>
            <w:smallCaps w:val="0"/>
            <w:noProof/>
            <w:sz w:val="22"/>
            <w:szCs w:val="22"/>
          </w:rPr>
          <w:tab/>
        </w:r>
        <w:r w:rsidRPr="003566EE">
          <w:rPr>
            <w:rStyle w:val="Hyperlink"/>
            <w:noProof/>
          </w:rPr>
          <w:t>FRS Capabilities Overview</w:t>
        </w:r>
        <w:r>
          <w:rPr>
            <w:noProof/>
            <w:webHidden/>
          </w:rPr>
          <w:tab/>
        </w:r>
        <w:r>
          <w:rPr>
            <w:noProof/>
            <w:webHidden/>
          </w:rPr>
          <w:fldChar w:fldCharType="begin"/>
        </w:r>
        <w:r>
          <w:rPr>
            <w:noProof/>
            <w:webHidden/>
          </w:rPr>
          <w:instrText xml:space="preserve"> PAGEREF _Toc253577940 \h </w:instrText>
        </w:r>
        <w:r>
          <w:rPr>
            <w:noProof/>
            <w:webHidden/>
          </w:rPr>
        </w:r>
        <w:r>
          <w:rPr>
            <w:noProof/>
            <w:webHidden/>
          </w:rPr>
          <w:fldChar w:fldCharType="separate"/>
        </w:r>
        <w:r>
          <w:rPr>
            <w:noProof/>
            <w:webHidden/>
          </w:rPr>
          <w:t>22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41" w:history="1">
        <w:r w:rsidRPr="003566EE">
          <w:rPr>
            <w:rStyle w:val="Hyperlink"/>
            <w:noProof/>
          </w:rPr>
          <w:t>2.4.1</w:t>
        </w:r>
        <w:r>
          <w:rPr>
            <w:rFonts w:ascii="Calibri" w:hAnsi="Calibri"/>
            <w:i w:val="0"/>
            <w:iCs w:val="0"/>
            <w:noProof/>
            <w:sz w:val="22"/>
            <w:szCs w:val="22"/>
          </w:rPr>
          <w:tab/>
        </w:r>
        <w:r w:rsidRPr="003566EE">
          <w:rPr>
            <w:rStyle w:val="Hyperlink"/>
            <w:noProof/>
          </w:rPr>
          <w:t>Domain Customer/Subscriber Acquisition</w:t>
        </w:r>
        <w:r>
          <w:rPr>
            <w:noProof/>
            <w:webHidden/>
          </w:rPr>
          <w:tab/>
        </w:r>
        <w:r>
          <w:rPr>
            <w:noProof/>
            <w:webHidden/>
          </w:rPr>
          <w:fldChar w:fldCharType="begin"/>
        </w:r>
        <w:r>
          <w:rPr>
            <w:noProof/>
            <w:webHidden/>
          </w:rPr>
          <w:instrText xml:space="preserve"> PAGEREF _Toc253577941 \h </w:instrText>
        </w:r>
        <w:r>
          <w:rPr>
            <w:noProof/>
            <w:webHidden/>
          </w:rPr>
        </w:r>
        <w:r>
          <w:rPr>
            <w:noProof/>
            <w:webHidden/>
          </w:rPr>
          <w:fldChar w:fldCharType="separate"/>
        </w:r>
        <w:r>
          <w:rPr>
            <w:noProof/>
            <w:webHidden/>
          </w:rPr>
          <w:t>22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2" w:history="1">
        <w:r w:rsidRPr="003566EE">
          <w:rPr>
            <w:rStyle w:val="Hyperlink"/>
            <w:rFonts w:ascii="Arial Bold" w:hAnsi="Arial Bold"/>
            <w:noProof/>
          </w:rPr>
          <w:t>2.4.1.1</w:t>
        </w:r>
        <w:r>
          <w:rPr>
            <w:rFonts w:ascii="Calibri" w:hAnsi="Calibri"/>
            <w:noProof/>
            <w:sz w:val="22"/>
            <w:szCs w:val="22"/>
          </w:rPr>
          <w:tab/>
        </w:r>
        <w:r w:rsidRPr="003566EE">
          <w:rPr>
            <w:rStyle w:val="Hyperlink"/>
            <w:noProof/>
          </w:rPr>
          <w:t>Capability 1 – Customer Acquisition</w:t>
        </w:r>
        <w:r>
          <w:rPr>
            <w:noProof/>
            <w:webHidden/>
          </w:rPr>
          <w:tab/>
        </w:r>
        <w:r>
          <w:rPr>
            <w:noProof/>
            <w:webHidden/>
          </w:rPr>
          <w:fldChar w:fldCharType="begin"/>
        </w:r>
        <w:r>
          <w:rPr>
            <w:noProof/>
            <w:webHidden/>
          </w:rPr>
          <w:instrText xml:space="preserve"> PAGEREF _Toc253577942 \h </w:instrText>
        </w:r>
        <w:r>
          <w:rPr>
            <w:noProof/>
            <w:webHidden/>
          </w:rPr>
        </w:r>
        <w:r>
          <w:rPr>
            <w:noProof/>
            <w:webHidden/>
          </w:rPr>
          <w:fldChar w:fldCharType="separate"/>
        </w:r>
        <w:r>
          <w:rPr>
            <w:noProof/>
            <w:webHidden/>
          </w:rPr>
          <w:t>22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3" w:history="1">
        <w:r w:rsidRPr="003566EE">
          <w:rPr>
            <w:rStyle w:val="Hyperlink"/>
            <w:rFonts w:ascii="Arial Bold" w:hAnsi="Arial Bold"/>
            <w:noProof/>
          </w:rPr>
          <w:t>2.4.1.2</w:t>
        </w:r>
        <w:r>
          <w:rPr>
            <w:rFonts w:ascii="Calibri" w:hAnsi="Calibri"/>
            <w:noProof/>
            <w:sz w:val="22"/>
            <w:szCs w:val="22"/>
          </w:rPr>
          <w:tab/>
        </w:r>
        <w:r w:rsidRPr="003566EE">
          <w:rPr>
            <w:rStyle w:val="Hyperlink"/>
            <w:noProof/>
          </w:rPr>
          <w:t>Capability 2 – Subscriber Creation</w:t>
        </w:r>
        <w:r>
          <w:rPr>
            <w:noProof/>
            <w:webHidden/>
          </w:rPr>
          <w:tab/>
        </w:r>
        <w:r>
          <w:rPr>
            <w:noProof/>
            <w:webHidden/>
          </w:rPr>
          <w:fldChar w:fldCharType="begin"/>
        </w:r>
        <w:r>
          <w:rPr>
            <w:noProof/>
            <w:webHidden/>
          </w:rPr>
          <w:instrText xml:space="preserve"> PAGEREF _Toc253577943 \h </w:instrText>
        </w:r>
        <w:r>
          <w:rPr>
            <w:noProof/>
            <w:webHidden/>
          </w:rPr>
        </w:r>
        <w:r>
          <w:rPr>
            <w:noProof/>
            <w:webHidden/>
          </w:rPr>
          <w:fldChar w:fldCharType="separate"/>
        </w:r>
        <w:r>
          <w:rPr>
            <w:noProof/>
            <w:webHidden/>
          </w:rPr>
          <w:t>23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44" w:history="1">
        <w:r w:rsidRPr="003566EE">
          <w:rPr>
            <w:rStyle w:val="Hyperlink"/>
            <w:noProof/>
          </w:rPr>
          <w:t>2.4.2</w:t>
        </w:r>
        <w:r>
          <w:rPr>
            <w:rFonts w:ascii="Calibri" w:hAnsi="Calibri"/>
            <w:i w:val="0"/>
            <w:iCs w:val="0"/>
            <w:noProof/>
            <w:sz w:val="22"/>
            <w:szCs w:val="22"/>
          </w:rPr>
          <w:tab/>
        </w:r>
        <w:r w:rsidRPr="003566EE">
          <w:rPr>
            <w:rStyle w:val="Hyperlink"/>
            <w:noProof/>
          </w:rPr>
          <w:t>Domain Existing Customer/Subscriber Management</w:t>
        </w:r>
        <w:r>
          <w:rPr>
            <w:noProof/>
            <w:webHidden/>
          </w:rPr>
          <w:tab/>
        </w:r>
        <w:r>
          <w:rPr>
            <w:noProof/>
            <w:webHidden/>
          </w:rPr>
          <w:fldChar w:fldCharType="begin"/>
        </w:r>
        <w:r>
          <w:rPr>
            <w:noProof/>
            <w:webHidden/>
          </w:rPr>
          <w:instrText xml:space="preserve"> PAGEREF _Toc253577944 \h </w:instrText>
        </w:r>
        <w:r>
          <w:rPr>
            <w:noProof/>
            <w:webHidden/>
          </w:rPr>
        </w:r>
        <w:r>
          <w:rPr>
            <w:noProof/>
            <w:webHidden/>
          </w:rPr>
          <w:fldChar w:fldCharType="separate"/>
        </w:r>
        <w:r>
          <w:rPr>
            <w:noProof/>
            <w:webHidden/>
          </w:rPr>
          <w:t>25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5" w:history="1">
        <w:r w:rsidRPr="003566EE">
          <w:rPr>
            <w:rStyle w:val="Hyperlink"/>
            <w:rFonts w:ascii="Arial Bold" w:hAnsi="Arial Bold"/>
            <w:noProof/>
          </w:rPr>
          <w:t>2.4.2.1</w:t>
        </w:r>
        <w:r>
          <w:rPr>
            <w:rFonts w:ascii="Calibri" w:hAnsi="Calibri"/>
            <w:noProof/>
            <w:sz w:val="22"/>
            <w:szCs w:val="22"/>
          </w:rPr>
          <w:tab/>
        </w:r>
        <w:r w:rsidRPr="003566EE">
          <w:rPr>
            <w:rStyle w:val="Hyperlink"/>
            <w:noProof/>
          </w:rPr>
          <w:t>Capability 3 – Customer Identification</w:t>
        </w:r>
        <w:r>
          <w:rPr>
            <w:noProof/>
            <w:webHidden/>
          </w:rPr>
          <w:tab/>
        </w:r>
        <w:r>
          <w:rPr>
            <w:noProof/>
            <w:webHidden/>
          </w:rPr>
          <w:fldChar w:fldCharType="begin"/>
        </w:r>
        <w:r>
          <w:rPr>
            <w:noProof/>
            <w:webHidden/>
          </w:rPr>
          <w:instrText xml:space="preserve"> PAGEREF _Toc253577945 \h </w:instrText>
        </w:r>
        <w:r>
          <w:rPr>
            <w:noProof/>
            <w:webHidden/>
          </w:rPr>
        </w:r>
        <w:r>
          <w:rPr>
            <w:noProof/>
            <w:webHidden/>
          </w:rPr>
          <w:fldChar w:fldCharType="separate"/>
        </w:r>
        <w:r>
          <w:rPr>
            <w:noProof/>
            <w:webHidden/>
          </w:rPr>
          <w:t>25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6" w:history="1">
        <w:r w:rsidRPr="003566EE">
          <w:rPr>
            <w:rStyle w:val="Hyperlink"/>
            <w:rFonts w:ascii="Arial Bold" w:hAnsi="Arial Bold"/>
            <w:noProof/>
          </w:rPr>
          <w:t>2.4.2.2</w:t>
        </w:r>
        <w:r>
          <w:rPr>
            <w:rFonts w:ascii="Calibri" w:hAnsi="Calibri"/>
            <w:noProof/>
            <w:sz w:val="22"/>
            <w:szCs w:val="22"/>
          </w:rPr>
          <w:tab/>
        </w:r>
        <w:r w:rsidRPr="003566EE">
          <w:rPr>
            <w:rStyle w:val="Hyperlink"/>
            <w:noProof/>
          </w:rPr>
          <w:t>Capability 4 – Customer Information Management</w:t>
        </w:r>
        <w:r>
          <w:rPr>
            <w:noProof/>
            <w:webHidden/>
          </w:rPr>
          <w:tab/>
        </w:r>
        <w:r>
          <w:rPr>
            <w:noProof/>
            <w:webHidden/>
          </w:rPr>
          <w:fldChar w:fldCharType="begin"/>
        </w:r>
        <w:r>
          <w:rPr>
            <w:noProof/>
            <w:webHidden/>
          </w:rPr>
          <w:instrText xml:space="preserve"> PAGEREF _Toc253577946 \h </w:instrText>
        </w:r>
        <w:r>
          <w:rPr>
            <w:noProof/>
            <w:webHidden/>
          </w:rPr>
        </w:r>
        <w:r>
          <w:rPr>
            <w:noProof/>
            <w:webHidden/>
          </w:rPr>
          <w:fldChar w:fldCharType="separate"/>
        </w:r>
        <w:r>
          <w:rPr>
            <w:noProof/>
            <w:webHidden/>
          </w:rPr>
          <w:t>25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7" w:history="1">
        <w:r w:rsidRPr="003566EE">
          <w:rPr>
            <w:rStyle w:val="Hyperlink"/>
            <w:rFonts w:ascii="Arial Bold" w:hAnsi="Arial Bold"/>
            <w:noProof/>
          </w:rPr>
          <w:t>2.4.2.3</w:t>
        </w:r>
        <w:r>
          <w:rPr>
            <w:rFonts w:ascii="Calibri" w:hAnsi="Calibri"/>
            <w:noProof/>
            <w:sz w:val="22"/>
            <w:szCs w:val="22"/>
          </w:rPr>
          <w:tab/>
        </w:r>
        <w:r w:rsidRPr="003566EE">
          <w:rPr>
            <w:rStyle w:val="Hyperlink"/>
            <w:noProof/>
          </w:rPr>
          <w:t>Capability 5 – Billing Account Management</w:t>
        </w:r>
        <w:r>
          <w:rPr>
            <w:noProof/>
            <w:webHidden/>
          </w:rPr>
          <w:tab/>
        </w:r>
        <w:r>
          <w:rPr>
            <w:noProof/>
            <w:webHidden/>
          </w:rPr>
          <w:fldChar w:fldCharType="begin"/>
        </w:r>
        <w:r>
          <w:rPr>
            <w:noProof/>
            <w:webHidden/>
          </w:rPr>
          <w:instrText xml:space="preserve"> PAGEREF _Toc253577947 \h </w:instrText>
        </w:r>
        <w:r>
          <w:rPr>
            <w:noProof/>
            <w:webHidden/>
          </w:rPr>
        </w:r>
        <w:r>
          <w:rPr>
            <w:noProof/>
            <w:webHidden/>
          </w:rPr>
          <w:fldChar w:fldCharType="separate"/>
        </w:r>
        <w:r>
          <w:rPr>
            <w:noProof/>
            <w:webHidden/>
          </w:rPr>
          <w:t>26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8" w:history="1">
        <w:r w:rsidRPr="003566EE">
          <w:rPr>
            <w:rStyle w:val="Hyperlink"/>
            <w:rFonts w:ascii="Arial Bold" w:hAnsi="Arial Bold"/>
            <w:noProof/>
          </w:rPr>
          <w:t>2.4.2.4</w:t>
        </w:r>
        <w:r>
          <w:rPr>
            <w:rFonts w:ascii="Calibri" w:hAnsi="Calibri"/>
            <w:noProof/>
            <w:sz w:val="22"/>
            <w:szCs w:val="22"/>
          </w:rPr>
          <w:tab/>
        </w:r>
        <w:r w:rsidRPr="003566EE">
          <w:rPr>
            <w:rStyle w:val="Hyperlink"/>
            <w:noProof/>
          </w:rPr>
          <w:t>Capability 6 – Subscriber Management</w:t>
        </w:r>
        <w:r>
          <w:rPr>
            <w:noProof/>
            <w:webHidden/>
          </w:rPr>
          <w:tab/>
        </w:r>
        <w:r>
          <w:rPr>
            <w:noProof/>
            <w:webHidden/>
          </w:rPr>
          <w:fldChar w:fldCharType="begin"/>
        </w:r>
        <w:r>
          <w:rPr>
            <w:noProof/>
            <w:webHidden/>
          </w:rPr>
          <w:instrText xml:space="preserve"> PAGEREF _Toc253577948 \h </w:instrText>
        </w:r>
        <w:r>
          <w:rPr>
            <w:noProof/>
            <w:webHidden/>
          </w:rPr>
        </w:r>
        <w:r>
          <w:rPr>
            <w:noProof/>
            <w:webHidden/>
          </w:rPr>
          <w:fldChar w:fldCharType="separate"/>
        </w:r>
        <w:r>
          <w:rPr>
            <w:noProof/>
            <w:webHidden/>
          </w:rPr>
          <w:t>27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49" w:history="1">
        <w:r w:rsidRPr="003566EE">
          <w:rPr>
            <w:rStyle w:val="Hyperlink"/>
            <w:rFonts w:ascii="Arial Bold" w:hAnsi="Arial Bold"/>
            <w:noProof/>
          </w:rPr>
          <w:t>2.4.2.5</w:t>
        </w:r>
        <w:r>
          <w:rPr>
            <w:rFonts w:ascii="Calibri" w:hAnsi="Calibri"/>
            <w:noProof/>
            <w:sz w:val="22"/>
            <w:szCs w:val="22"/>
          </w:rPr>
          <w:tab/>
        </w:r>
        <w:r w:rsidRPr="003566EE">
          <w:rPr>
            <w:rStyle w:val="Hyperlink"/>
            <w:noProof/>
          </w:rPr>
          <w:t>Capability 25 – Subscriber life cycle management</w:t>
        </w:r>
        <w:r>
          <w:rPr>
            <w:noProof/>
            <w:webHidden/>
          </w:rPr>
          <w:tab/>
        </w:r>
        <w:r>
          <w:rPr>
            <w:noProof/>
            <w:webHidden/>
          </w:rPr>
          <w:fldChar w:fldCharType="begin"/>
        </w:r>
        <w:r>
          <w:rPr>
            <w:noProof/>
            <w:webHidden/>
          </w:rPr>
          <w:instrText xml:space="preserve"> PAGEREF _Toc253577949 \h </w:instrText>
        </w:r>
        <w:r>
          <w:rPr>
            <w:noProof/>
            <w:webHidden/>
          </w:rPr>
        </w:r>
        <w:r>
          <w:rPr>
            <w:noProof/>
            <w:webHidden/>
          </w:rPr>
          <w:fldChar w:fldCharType="separate"/>
        </w:r>
        <w:r>
          <w:rPr>
            <w:noProof/>
            <w:webHidden/>
          </w:rPr>
          <w:t>28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0" w:history="1">
        <w:r w:rsidRPr="003566EE">
          <w:rPr>
            <w:rStyle w:val="Hyperlink"/>
            <w:rFonts w:ascii="Arial Bold" w:hAnsi="Arial Bold"/>
            <w:noProof/>
          </w:rPr>
          <w:t>2.4.2.6</w:t>
        </w:r>
        <w:r>
          <w:rPr>
            <w:rFonts w:ascii="Calibri" w:hAnsi="Calibri"/>
            <w:noProof/>
            <w:sz w:val="22"/>
            <w:szCs w:val="22"/>
          </w:rPr>
          <w:tab/>
        </w:r>
        <w:r w:rsidRPr="003566EE">
          <w:rPr>
            <w:rStyle w:val="Hyperlink"/>
            <w:noProof/>
          </w:rPr>
          <w:t>Capability 26 – Account life cycle management</w:t>
        </w:r>
        <w:r>
          <w:rPr>
            <w:noProof/>
            <w:webHidden/>
          </w:rPr>
          <w:tab/>
        </w:r>
        <w:r>
          <w:rPr>
            <w:noProof/>
            <w:webHidden/>
          </w:rPr>
          <w:fldChar w:fldCharType="begin"/>
        </w:r>
        <w:r>
          <w:rPr>
            <w:noProof/>
            <w:webHidden/>
          </w:rPr>
          <w:instrText xml:space="preserve"> PAGEREF _Toc253577950 \h </w:instrText>
        </w:r>
        <w:r>
          <w:rPr>
            <w:noProof/>
            <w:webHidden/>
          </w:rPr>
        </w:r>
        <w:r>
          <w:rPr>
            <w:noProof/>
            <w:webHidden/>
          </w:rPr>
          <w:fldChar w:fldCharType="separate"/>
        </w:r>
        <w:r>
          <w:rPr>
            <w:noProof/>
            <w:webHidden/>
          </w:rPr>
          <w:t>28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1" w:history="1">
        <w:r w:rsidRPr="003566EE">
          <w:rPr>
            <w:rStyle w:val="Hyperlink"/>
            <w:rFonts w:ascii="Arial Bold" w:hAnsi="Arial Bold"/>
            <w:noProof/>
          </w:rPr>
          <w:t>2.4.2.7</w:t>
        </w:r>
        <w:r>
          <w:rPr>
            <w:rFonts w:ascii="Calibri" w:hAnsi="Calibri"/>
            <w:noProof/>
            <w:sz w:val="22"/>
            <w:szCs w:val="22"/>
          </w:rPr>
          <w:tab/>
        </w:r>
        <w:r w:rsidRPr="003566EE">
          <w:rPr>
            <w:rStyle w:val="Hyperlink"/>
            <w:noProof/>
          </w:rPr>
          <w:t>Capability 27 – Account/Subscriber view activity history</w:t>
        </w:r>
        <w:r>
          <w:rPr>
            <w:noProof/>
            <w:webHidden/>
          </w:rPr>
          <w:tab/>
        </w:r>
        <w:r>
          <w:rPr>
            <w:noProof/>
            <w:webHidden/>
          </w:rPr>
          <w:fldChar w:fldCharType="begin"/>
        </w:r>
        <w:r>
          <w:rPr>
            <w:noProof/>
            <w:webHidden/>
          </w:rPr>
          <w:instrText xml:space="preserve"> PAGEREF _Toc253577951 \h </w:instrText>
        </w:r>
        <w:r>
          <w:rPr>
            <w:noProof/>
            <w:webHidden/>
          </w:rPr>
        </w:r>
        <w:r>
          <w:rPr>
            <w:noProof/>
            <w:webHidden/>
          </w:rPr>
          <w:fldChar w:fldCharType="separate"/>
        </w:r>
        <w:r>
          <w:rPr>
            <w:noProof/>
            <w:webHidden/>
          </w:rPr>
          <w:t>29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52" w:history="1">
        <w:r w:rsidRPr="003566EE">
          <w:rPr>
            <w:rStyle w:val="Hyperlink"/>
            <w:noProof/>
          </w:rPr>
          <w:t>2.4.3</w:t>
        </w:r>
        <w:r>
          <w:rPr>
            <w:rFonts w:ascii="Calibri" w:hAnsi="Calibri"/>
            <w:i w:val="0"/>
            <w:iCs w:val="0"/>
            <w:noProof/>
            <w:sz w:val="22"/>
            <w:szCs w:val="22"/>
          </w:rPr>
          <w:tab/>
        </w:r>
        <w:r w:rsidRPr="003566EE">
          <w:rPr>
            <w:rStyle w:val="Hyperlink"/>
            <w:noProof/>
          </w:rPr>
          <w:t>Domain Shopping</w:t>
        </w:r>
        <w:r>
          <w:rPr>
            <w:noProof/>
            <w:webHidden/>
          </w:rPr>
          <w:tab/>
        </w:r>
        <w:r>
          <w:rPr>
            <w:noProof/>
            <w:webHidden/>
          </w:rPr>
          <w:fldChar w:fldCharType="begin"/>
        </w:r>
        <w:r>
          <w:rPr>
            <w:noProof/>
            <w:webHidden/>
          </w:rPr>
          <w:instrText xml:space="preserve"> PAGEREF _Toc253577952 \h </w:instrText>
        </w:r>
        <w:r>
          <w:rPr>
            <w:noProof/>
            <w:webHidden/>
          </w:rPr>
        </w:r>
        <w:r>
          <w:rPr>
            <w:noProof/>
            <w:webHidden/>
          </w:rPr>
          <w:fldChar w:fldCharType="separate"/>
        </w:r>
        <w:r>
          <w:rPr>
            <w:noProof/>
            <w:webHidden/>
          </w:rPr>
          <w:t>31</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3" w:history="1">
        <w:r w:rsidRPr="003566EE">
          <w:rPr>
            <w:rStyle w:val="Hyperlink"/>
            <w:rFonts w:ascii="Arial Bold" w:hAnsi="Arial Bold"/>
            <w:noProof/>
          </w:rPr>
          <w:t>2.4.3.1</w:t>
        </w:r>
        <w:r>
          <w:rPr>
            <w:rFonts w:ascii="Calibri" w:hAnsi="Calibri"/>
            <w:noProof/>
            <w:sz w:val="22"/>
            <w:szCs w:val="22"/>
          </w:rPr>
          <w:tab/>
        </w:r>
        <w:r w:rsidRPr="003566EE">
          <w:rPr>
            <w:rStyle w:val="Hyperlink"/>
            <w:noProof/>
          </w:rPr>
          <w:t>Capability 7 – Product Selection</w:t>
        </w:r>
        <w:r>
          <w:rPr>
            <w:noProof/>
            <w:webHidden/>
          </w:rPr>
          <w:tab/>
        </w:r>
        <w:r>
          <w:rPr>
            <w:noProof/>
            <w:webHidden/>
          </w:rPr>
          <w:fldChar w:fldCharType="begin"/>
        </w:r>
        <w:r>
          <w:rPr>
            <w:noProof/>
            <w:webHidden/>
          </w:rPr>
          <w:instrText xml:space="preserve"> PAGEREF _Toc253577953 \h </w:instrText>
        </w:r>
        <w:r>
          <w:rPr>
            <w:noProof/>
            <w:webHidden/>
          </w:rPr>
        </w:r>
        <w:r>
          <w:rPr>
            <w:noProof/>
            <w:webHidden/>
          </w:rPr>
          <w:fldChar w:fldCharType="separate"/>
        </w:r>
        <w:r>
          <w:rPr>
            <w:noProof/>
            <w:webHidden/>
          </w:rPr>
          <w:t>31</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4" w:history="1">
        <w:r w:rsidRPr="003566EE">
          <w:rPr>
            <w:rStyle w:val="Hyperlink"/>
            <w:rFonts w:ascii="Arial Bold" w:hAnsi="Arial Bold"/>
            <w:noProof/>
          </w:rPr>
          <w:t>2.4.3.2</w:t>
        </w:r>
        <w:r>
          <w:rPr>
            <w:rFonts w:ascii="Calibri" w:hAnsi="Calibri"/>
            <w:noProof/>
            <w:sz w:val="22"/>
            <w:szCs w:val="22"/>
          </w:rPr>
          <w:tab/>
        </w:r>
        <w:r w:rsidRPr="003566EE">
          <w:rPr>
            <w:rStyle w:val="Hyperlink"/>
            <w:noProof/>
          </w:rPr>
          <w:t>Capability 8 – Basket Management</w:t>
        </w:r>
        <w:r>
          <w:rPr>
            <w:noProof/>
            <w:webHidden/>
          </w:rPr>
          <w:tab/>
        </w:r>
        <w:r>
          <w:rPr>
            <w:noProof/>
            <w:webHidden/>
          </w:rPr>
          <w:fldChar w:fldCharType="begin"/>
        </w:r>
        <w:r>
          <w:rPr>
            <w:noProof/>
            <w:webHidden/>
          </w:rPr>
          <w:instrText xml:space="preserve"> PAGEREF _Toc253577954 \h </w:instrText>
        </w:r>
        <w:r>
          <w:rPr>
            <w:noProof/>
            <w:webHidden/>
          </w:rPr>
        </w:r>
        <w:r>
          <w:rPr>
            <w:noProof/>
            <w:webHidden/>
          </w:rPr>
          <w:fldChar w:fldCharType="separate"/>
        </w:r>
        <w:r>
          <w:rPr>
            <w:noProof/>
            <w:webHidden/>
          </w:rPr>
          <w:t>32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5" w:history="1">
        <w:r w:rsidRPr="003566EE">
          <w:rPr>
            <w:rStyle w:val="Hyperlink"/>
            <w:rFonts w:ascii="Arial Bold" w:hAnsi="Arial Bold"/>
            <w:noProof/>
          </w:rPr>
          <w:t>2.4.3.3</w:t>
        </w:r>
        <w:r>
          <w:rPr>
            <w:rFonts w:ascii="Calibri" w:hAnsi="Calibri"/>
            <w:noProof/>
            <w:sz w:val="22"/>
            <w:szCs w:val="22"/>
          </w:rPr>
          <w:tab/>
        </w:r>
        <w:r w:rsidRPr="003566EE">
          <w:rPr>
            <w:rStyle w:val="Hyperlink"/>
            <w:noProof/>
          </w:rPr>
          <w:t>Capability 9 – Checkout</w:t>
        </w:r>
        <w:r>
          <w:rPr>
            <w:noProof/>
            <w:webHidden/>
          </w:rPr>
          <w:tab/>
        </w:r>
        <w:r>
          <w:rPr>
            <w:noProof/>
            <w:webHidden/>
          </w:rPr>
          <w:fldChar w:fldCharType="begin"/>
        </w:r>
        <w:r>
          <w:rPr>
            <w:noProof/>
            <w:webHidden/>
          </w:rPr>
          <w:instrText xml:space="preserve"> PAGEREF _Toc253577955 \h </w:instrText>
        </w:r>
        <w:r>
          <w:rPr>
            <w:noProof/>
            <w:webHidden/>
          </w:rPr>
        </w:r>
        <w:r>
          <w:rPr>
            <w:noProof/>
            <w:webHidden/>
          </w:rPr>
          <w:fldChar w:fldCharType="separate"/>
        </w:r>
        <w:r>
          <w:rPr>
            <w:noProof/>
            <w:webHidden/>
          </w:rPr>
          <w:t>32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56" w:history="1">
        <w:r w:rsidRPr="003566EE">
          <w:rPr>
            <w:rStyle w:val="Hyperlink"/>
            <w:noProof/>
          </w:rPr>
          <w:t>2.4.4</w:t>
        </w:r>
        <w:r>
          <w:rPr>
            <w:rFonts w:ascii="Calibri" w:hAnsi="Calibri"/>
            <w:i w:val="0"/>
            <w:iCs w:val="0"/>
            <w:noProof/>
            <w:sz w:val="22"/>
            <w:szCs w:val="22"/>
          </w:rPr>
          <w:tab/>
        </w:r>
        <w:r w:rsidRPr="003566EE">
          <w:rPr>
            <w:rStyle w:val="Hyperlink"/>
            <w:noProof/>
          </w:rPr>
          <w:t>Domain Referral Management</w:t>
        </w:r>
        <w:r>
          <w:rPr>
            <w:noProof/>
            <w:webHidden/>
          </w:rPr>
          <w:tab/>
        </w:r>
        <w:r>
          <w:rPr>
            <w:noProof/>
            <w:webHidden/>
          </w:rPr>
          <w:fldChar w:fldCharType="begin"/>
        </w:r>
        <w:r>
          <w:rPr>
            <w:noProof/>
            <w:webHidden/>
          </w:rPr>
          <w:instrText xml:space="preserve"> PAGEREF _Toc253577956 \h </w:instrText>
        </w:r>
        <w:r>
          <w:rPr>
            <w:noProof/>
            <w:webHidden/>
          </w:rPr>
        </w:r>
        <w:r>
          <w:rPr>
            <w:noProof/>
            <w:webHidden/>
          </w:rPr>
          <w:fldChar w:fldCharType="separate"/>
        </w:r>
        <w:r>
          <w:rPr>
            <w:noProof/>
            <w:webHidden/>
          </w:rPr>
          <w:t>33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7" w:history="1">
        <w:r w:rsidRPr="003566EE">
          <w:rPr>
            <w:rStyle w:val="Hyperlink"/>
            <w:rFonts w:ascii="Arial Bold" w:hAnsi="Arial Bold"/>
            <w:noProof/>
          </w:rPr>
          <w:t>2.4.4.1</w:t>
        </w:r>
        <w:r>
          <w:rPr>
            <w:rFonts w:ascii="Calibri" w:hAnsi="Calibri"/>
            <w:noProof/>
            <w:sz w:val="22"/>
            <w:szCs w:val="22"/>
          </w:rPr>
          <w:tab/>
        </w:r>
        <w:r w:rsidRPr="003566EE">
          <w:rPr>
            <w:rStyle w:val="Hyperlink"/>
            <w:noProof/>
          </w:rPr>
          <w:t>Capability 10 – Requests in referral Management</w:t>
        </w:r>
        <w:r>
          <w:rPr>
            <w:noProof/>
            <w:webHidden/>
          </w:rPr>
          <w:tab/>
        </w:r>
        <w:r>
          <w:rPr>
            <w:noProof/>
            <w:webHidden/>
          </w:rPr>
          <w:fldChar w:fldCharType="begin"/>
        </w:r>
        <w:r>
          <w:rPr>
            <w:noProof/>
            <w:webHidden/>
          </w:rPr>
          <w:instrText xml:space="preserve"> PAGEREF _Toc253577957 \h </w:instrText>
        </w:r>
        <w:r>
          <w:rPr>
            <w:noProof/>
            <w:webHidden/>
          </w:rPr>
        </w:r>
        <w:r>
          <w:rPr>
            <w:noProof/>
            <w:webHidden/>
          </w:rPr>
          <w:fldChar w:fldCharType="separate"/>
        </w:r>
        <w:r>
          <w:rPr>
            <w:noProof/>
            <w:webHidden/>
          </w:rPr>
          <w:t>33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58" w:history="1">
        <w:r w:rsidRPr="003566EE">
          <w:rPr>
            <w:rStyle w:val="Hyperlink"/>
            <w:noProof/>
          </w:rPr>
          <w:t>2.4.5</w:t>
        </w:r>
        <w:r>
          <w:rPr>
            <w:rFonts w:ascii="Calibri" w:hAnsi="Calibri"/>
            <w:i w:val="0"/>
            <w:iCs w:val="0"/>
            <w:noProof/>
            <w:sz w:val="22"/>
            <w:szCs w:val="22"/>
          </w:rPr>
          <w:tab/>
        </w:r>
        <w:r w:rsidRPr="003566EE">
          <w:rPr>
            <w:rStyle w:val="Hyperlink"/>
            <w:noProof/>
          </w:rPr>
          <w:t>Domain Dealer Registration</w:t>
        </w:r>
        <w:r>
          <w:rPr>
            <w:noProof/>
            <w:webHidden/>
          </w:rPr>
          <w:tab/>
        </w:r>
        <w:r>
          <w:rPr>
            <w:noProof/>
            <w:webHidden/>
          </w:rPr>
          <w:fldChar w:fldCharType="begin"/>
        </w:r>
        <w:r>
          <w:rPr>
            <w:noProof/>
            <w:webHidden/>
          </w:rPr>
          <w:instrText xml:space="preserve"> PAGEREF _Toc253577958 \h </w:instrText>
        </w:r>
        <w:r>
          <w:rPr>
            <w:noProof/>
            <w:webHidden/>
          </w:rPr>
        </w:r>
        <w:r>
          <w:rPr>
            <w:noProof/>
            <w:webHidden/>
          </w:rPr>
          <w:fldChar w:fldCharType="separate"/>
        </w:r>
        <w:r>
          <w:rPr>
            <w:noProof/>
            <w:webHidden/>
          </w:rPr>
          <w:t>34</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59" w:history="1">
        <w:r w:rsidRPr="003566EE">
          <w:rPr>
            <w:rStyle w:val="Hyperlink"/>
            <w:rFonts w:ascii="Arial Bold" w:hAnsi="Arial Bold"/>
            <w:noProof/>
          </w:rPr>
          <w:t>2.4.5.1</w:t>
        </w:r>
        <w:r>
          <w:rPr>
            <w:rFonts w:ascii="Calibri" w:hAnsi="Calibri"/>
            <w:noProof/>
            <w:sz w:val="22"/>
            <w:szCs w:val="22"/>
          </w:rPr>
          <w:tab/>
        </w:r>
        <w:r w:rsidRPr="003566EE">
          <w:rPr>
            <w:rStyle w:val="Hyperlink"/>
            <w:noProof/>
          </w:rPr>
          <w:t>Capability 11 – Dealer Registration</w:t>
        </w:r>
        <w:r>
          <w:rPr>
            <w:noProof/>
            <w:webHidden/>
          </w:rPr>
          <w:tab/>
        </w:r>
        <w:r>
          <w:rPr>
            <w:noProof/>
            <w:webHidden/>
          </w:rPr>
          <w:fldChar w:fldCharType="begin"/>
        </w:r>
        <w:r>
          <w:rPr>
            <w:noProof/>
            <w:webHidden/>
          </w:rPr>
          <w:instrText xml:space="preserve"> PAGEREF _Toc253577959 \h </w:instrText>
        </w:r>
        <w:r>
          <w:rPr>
            <w:noProof/>
            <w:webHidden/>
          </w:rPr>
        </w:r>
        <w:r>
          <w:rPr>
            <w:noProof/>
            <w:webHidden/>
          </w:rPr>
          <w:fldChar w:fldCharType="separate"/>
        </w:r>
        <w:r>
          <w:rPr>
            <w:noProof/>
            <w:webHidden/>
          </w:rPr>
          <w:t>34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60" w:history="1">
        <w:r w:rsidRPr="003566EE">
          <w:rPr>
            <w:rStyle w:val="Hyperlink"/>
            <w:noProof/>
          </w:rPr>
          <w:t>2.4.6</w:t>
        </w:r>
        <w:r>
          <w:rPr>
            <w:rFonts w:ascii="Calibri" w:hAnsi="Calibri"/>
            <w:i w:val="0"/>
            <w:iCs w:val="0"/>
            <w:noProof/>
            <w:sz w:val="22"/>
            <w:szCs w:val="22"/>
          </w:rPr>
          <w:tab/>
        </w:r>
        <w:r w:rsidRPr="003566EE">
          <w:rPr>
            <w:rStyle w:val="Hyperlink"/>
            <w:noProof/>
          </w:rPr>
          <w:t>Domain Dealer and Telco Organization Management</w:t>
        </w:r>
        <w:r>
          <w:rPr>
            <w:noProof/>
            <w:webHidden/>
          </w:rPr>
          <w:tab/>
        </w:r>
        <w:r>
          <w:rPr>
            <w:noProof/>
            <w:webHidden/>
          </w:rPr>
          <w:fldChar w:fldCharType="begin"/>
        </w:r>
        <w:r>
          <w:rPr>
            <w:noProof/>
            <w:webHidden/>
          </w:rPr>
          <w:instrText xml:space="preserve"> PAGEREF _Toc253577960 \h </w:instrText>
        </w:r>
        <w:r>
          <w:rPr>
            <w:noProof/>
            <w:webHidden/>
          </w:rPr>
        </w:r>
        <w:r>
          <w:rPr>
            <w:noProof/>
            <w:webHidden/>
          </w:rPr>
          <w:fldChar w:fldCharType="separate"/>
        </w:r>
        <w:r>
          <w:rPr>
            <w:noProof/>
            <w:webHidden/>
          </w:rPr>
          <w:t>35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1" w:history="1">
        <w:r w:rsidRPr="003566EE">
          <w:rPr>
            <w:rStyle w:val="Hyperlink"/>
            <w:rFonts w:ascii="Arial Bold" w:hAnsi="Arial Bold"/>
            <w:noProof/>
          </w:rPr>
          <w:t>2.4.6.1</w:t>
        </w:r>
        <w:r>
          <w:rPr>
            <w:rFonts w:ascii="Calibri" w:hAnsi="Calibri"/>
            <w:noProof/>
            <w:sz w:val="22"/>
            <w:szCs w:val="22"/>
          </w:rPr>
          <w:tab/>
        </w:r>
        <w:r w:rsidRPr="003566EE">
          <w:rPr>
            <w:rStyle w:val="Hyperlink"/>
            <w:noProof/>
          </w:rPr>
          <w:t>Capability 12 – Dealer Search</w:t>
        </w:r>
        <w:r>
          <w:rPr>
            <w:noProof/>
            <w:webHidden/>
          </w:rPr>
          <w:tab/>
        </w:r>
        <w:r>
          <w:rPr>
            <w:noProof/>
            <w:webHidden/>
          </w:rPr>
          <w:fldChar w:fldCharType="begin"/>
        </w:r>
        <w:r>
          <w:rPr>
            <w:noProof/>
            <w:webHidden/>
          </w:rPr>
          <w:instrText xml:space="preserve"> PAGEREF _Toc253577961 \h </w:instrText>
        </w:r>
        <w:r>
          <w:rPr>
            <w:noProof/>
            <w:webHidden/>
          </w:rPr>
        </w:r>
        <w:r>
          <w:rPr>
            <w:noProof/>
            <w:webHidden/>
          </w:rPr>
          <w:fldChar w:fldCharType="separate"/>
        </w:r>
        <w:r>
          <w:rPr>
            <w:noProof/>
            <w:webHidden/>
          </w:rPr>
          <w:t>35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2" w:history="1">
        <w:r w:rsidRPr="003566EE">
          <w:rPr>
            <w:rStyle w:val="Hyperlink"/>
            <w:rFonts w:ascii="Arial Bold" w:hAnsi="Arial Bold"/>
            <w:noProof/>
          </w:rPr>
          <w:t>2.4.6.2</w:t>
        </w:r>
        <w:r>
          <w:rPr>
            <w:rFonts w:ascii="Calibri" w:hAnsi="Calibri"/>
            <w:noProof/>
            <w:sz w:val="22"/>
            <w:szCs w:val="22"/>
          </w:rPr>
          <w:tab/>
        </w:r>
        <w:r w:rsidRPr="003566EE">
          <w:rPr>
            <w:rStyle w:val="Hyperlink"/>
            <w:noProof/>
          </w:rPr>
          <w:t>Capability 13 – Hierarchy Management</w:t>
        </w:r>
        <w:r>
          <w:rPr>
            <w:noProof/>
            <w:webHidden/>
          </w:rPr>
          <w:tab/>
        </w:r>
        <w:r>
          <w:rPr>
            <w:noProof/>
            <w:webHidden/>
          </w:rPr>
          <w:fldChar w:fldCharType="begin"/>
        </w:r>
        <w:r>
          <w:rPr>
            <w:noProof/>
            <w:webHidden/>
          </w:rPr>
          <w:instrText xml:space="preserve"> PAGEREF _Toc253577962 \h </w:instrText>
        </w:r>
        <w:r>
          <w:rPr>
            <w:noProof/>
            <w:webHidden/>
          </w:rPr>
        </w:r>
        <w:r>
          <w:rPr>
            <w:noProof/>
            <w:webHidden/>
          </w:rPr>
          <w:fldChar w:fldCharType="separate"/>
        </w:r>
        <w:r>
          <w:rPr>
            <w:noProof/>
            <w:webHidden/>
          </w:rPr>
          <w:t>36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3" w:history="1">
        <w:r w:rsidRPr="003566EE">
          <w:rPr>
            <w:rStyle w:val="Hyperlink"/>
            <w:rFonts w:ascii="Arial Bold" w:hAnsi="Arial Bold"/>
            <w:noProof/>
          </w:rPr>
          <w:t>2.4.6.3</w:t>
        </w:r>
        <w:r>
          <w:rPr>
            <w:rFonts w:ascii="Calibri" w:hAnsi="Calibri"/>
            <w:noProof/>
            <w:sz w:val="22"/>
            <w:szCs w:val="22"/>
          </w:rPr>
          <w:tab/>
        </w:r>
        <w:r w:rsidRPr="003566EE">
          <w:rPr>
            <w:rStyle w:val="Hyperlink"/>
            <w:noProof/>
          </w:rPr>
          <w:t>Capability 14 – Employee Identification</w:t>
        </w:r>
        <w:r>
          <w:rPr>
            <w:noProof/>
            <w:webHidden/>
          </w:rPr>
          <w:tab/>
        </w:r>
        <w:r>
          <w:rPr>
            <w:noProof/>
            <w:webHidden/>
          </w:rPr>
          <w:fldChar w:fldCharType="begin"/>
        </w:r>
        <w:r>
          <w:rPr>
            <w:noProof/>
            <w:webHidden/>
          </w:rPr>
          <w:instrText xml:space="preserve"> PAGEREF _Toc253577963 \h </w:instrText>
        </w:r>
        <w:r>
          <w:rPr>
            <w:noProof/>
            <w:webHidden/>
          </w:rPr>
        </w:r>
        <w:r>
          <w:rPr>
            <w:noProof/>
            <w:webHidden/>
          </w:rPr>
          <w:fldChar w:fldCharType="separate"/>
        </w:r>
        <w:r>
          <w:rPr>
            <w:noProof/>
            <w:webHidden/>
          </w:rPr>
          <w:t>36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4" w:history="1">
        <w:r w:rsidRPr="003566EE">
          <w:rPr>
            <w:rStyle w:val="Hyperlink"/>
            <w:rFonts w:ascii="Arial Bold" w:hAnsi="Arial Bold"/>
            <w:noProof/>
          </w:rPr>
          <w:t>2.4.6.4</w:t>
        </w:r>
        <w:r>
          <w:rPr>
            <w:rFonts w:ascii="Calibri" w:hAnsi="Calibri"/>
            <w:noProof/>
            <w:sz w:val="22"/>
            <w:szCs w:val="22"/>
          </w:rPr>
          <w:tab/>
        </w:r>
        <w:r w:rsidRPr="003566EE">
          <w:rPr>
            <w:rStyle w:val="Hyperlink"/>
            <w:noProof/>
          </w:rPr>
          <w:t>Capability 15 – Employee Management</w:t>
        </w:r>
        <w:r>
          <w:rPr>
            <w:noProof/>
            <w:webHidden/>
          </w:rPr>
          <w:tab/>
        </w:r>
        <w:r>
          <w:rPr>
            <w:noProof/>
            <w:webHidden/>
          </w:rPr>
          <w:fldChar w:fldCharType="begin"/>
        </w:r>
        <w:r>
          <w:rPr>
            <w:noProof/>
            <w:webHidden/>
          </w:rPr>
          <w:instrText xml:space="preserve"> PAGEREF _Toc253577964 \h </w:instrText>
        </w:r>
        <w:r>
          <w:rPr>
            <w:noProof/>
            <w:webHidden/>
          </w:rPr>
        </w:r>
        <w:r>
          <w:rPr>
            <w:noProof/>
            <w:webHidden/>
          </w:rPr>
          <w:fldChar w:fldCharType="separate"/>
        </w:r>
        <w:r>
          <w:rPr>
            <w:noProof/>
            <w:webHidden/>
          </w:rPr>
          <w:t>37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65" w:history="1">
        <w:r w:rsidRPr="003566EE">
          <w:rPr>
            <w:rStyle w:val="Hyperlink"/>
            <w:noProof/>
          </w:rPr>
          <w:t>2.4.7</w:t>
        </w:r>
        <w:r>
          <w:rPr>
            <w:rFonts w:ascii="Calibri" w:hAnsi="Calibri"/>
            <w:i w:val="0"/>
            <w:iCs w:val="0"/>
            <w:noProof/>
            <w:sz w:val="22"/>
            <w:szCs w:val="22"/>
          </w:rPr>
          <w:tab/>
        </w:r>
        <w:r w:rsidRPr="003566EE">
          <w:rPr>
            <w:rStyle w:val="Hyperlink"/>
            <w:noProof/>
          </w:rPr>
          <w:t>Domain User and Access Management</w:t>
        </w:r>
        <w:r>
          <w:rPr>
            <w:noProof/>
            <w:webHidden/>
          </w:rPr>
          <w:tab/>
        </w:r>
        <w:r>
          <w:rPr>
            <w:noProof/>
            <w:webHidden/>
          </w:rPr>
          <w:fldChar w:fldCharType="begin"/>
        </w:r>
        <w:r>
          <w:rPr>
            <w:noProof/>
            <w:webHidden/>
          </w:rPr>
          <w:instrText xml:space="preserve"> PAGEREF _Toc253577965 \h </w:instrText>
        </w:r>
        <w:r>
          <w:rPr>
            <w:noProof/>
            <w:webHidden/>
          </w:rPr>
        </w:r>
        <w:r>
          <w:rPr>
            <w:noProof/>
            <w:webHidden/>
          </w:rPr>
          <w:fldChar w:fldCharType="separate"/>
        </w:r>
        <w:r>
          <w:rPr>
            <w:noProof/>
            <w:webHidden/>
          </w:rPr>
          <w:t>38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6" w:history="1">
        <w:r w:rsidRPr="003566EE">
          <w:rPr>
            <w:rStyle w:val="Hyperlink"/>
            <w:rFonts w:ascii="Arial Bold" w:hAnsi="Arial Bold"/>
            <w:noProof/>
          </w:rPr>
          <w:t>2.4.7.1</w:t>
        </w:r>
        <w:r>
          <w:rPr>
            <w:rFonts w:ascii="Calibri" w:hAnsi="Calibri"/>
            <w:noProof/>
            <w:sz w:val="22"/>
            <w:szCs w:val="22"/>
          </w:rPr>
          <w:tab/>
        </w:r>
        <w:r w:rsidRPr="003566EE">
          <w:rPr>
            <w:rStyle w:val="Hyperlink"/>
            <w:noProof/>
          </w:rPr>
          <w:t>Capability 16 – User Session Management</w:t>
        </w:r>
        <w:r>
          <w:rPr>
            <w:noProof/>
            <w:webHidden/>
          </w:rPr>
          <w:tab/>
        </w:r>
        <w:r>
          <w:rPr>
            <w:noProof/>
            <w:webHidden/>
          </w:rPr>
          <w:fldChar w:fldCharType="begin"/>
        </w:r>
        <w:r>
          <w:rPr>
            <w:noProof/>
            <w:webHidden/>
          </w:rPr>
          <w:instrText xml:space="preserve"> PAGEREF _Toc253577966 \h </w:instrText>
        </w:r>
        <w:r>
          <w:rPr>
            <w:noProof/>
            <w:webHidden/>
          </w:rPr>
        </w:r>
        <w:r>
          <w:rPr>
            <w:noProof/>
            <w:webHidden/>
          </w:rPr>
          <w:fldChar w:fldCharType="separate"/>
        </w:r>
        <w:r>
          <w:rPr>
            <w:noProof/>
            <w:webHidden/>
          </w:rPr>
          <w:t>38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7" w:history="1">
        <w:r w:rsidRPr="003566EE">
          <w:rPr>
            <w:rStyle w:val="Hyperlink"/>
            <w:rFonts w:ascii="Arial Bold" w:hAnsi="Arial Bold"/>
            <w:noProof/>
          </w:rPr>
          <w:t>2.4.7.2</w:t>
        </w:r>
        <w:r>
          <w:rPr>
            <w:rFonts w:ascii="Calibri" w:hAnsi="Calibri"/>
            <w:noProof/>
            <w:sz w:val="22"/>
            <w:szCs w:val="22"/>
          </w:rPr>
          <w:tab/>
        </w:r>
        <w:r w:rsidRPr="003566EE">
          <w:rPr>
            <w:rStyle w:val="Hyperlink"/>
            <w:noProof/>
          </w:rPr>
          <w:t>Capability 17 – User Management</w:t>
        </w:r>
        <w:r>
          <w:rPr>
            <w:noProof/>
            <w:webHidden/>
          </w:rPr>
          <w:tab/>
        </w:r>
        <w:r>
          <w:rPr>
            <w:noProof/>
            <w:webHidden/>
          </w:rPr>
          <w:fldChar w:fldCharType="begin"/>
        </w:r>
        <w:r>
          <w:rPr>
            <w:noProof/>
            <w:webHidden/>
          </w:rPr>
          <w:instrText xml:space="preserve"> PAGEREF _Toc253577967 \h </w:instrText>
        </w:r>
        <w:r>
          <w:rPr>
            <w:noProof/>
            <w:webHidden/>
          </w:rPr>
        </w:r>
        <w:r>
          <w:rPr>
            <w:noProof/>
            <w:webHidden/>
          </w:rPr>
          <w:fldChar w:fldCharType="separate"/>
        </w:r>
        <w:r>
          <w:rPr>
            <w:noProof/>
            <w:webHidden/>
          </w:rPr>
          <w:t>38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68" w:history="1">
        <w:r w:rsidRPr="003566EE">
          <w:rPr>
            <w:rStyle w:val="Hyperlink"/>
            <w:noProof/>
          </w:rPr>
          <w:t>2.4.8</w:t>
        </w:r>
        <w:r>
          <w:rPr>
            <w:rFonts w:ascii="Calibri" w:hAnsi="Calibri"/>
            <w:i w:val="0"/>
            <w:iCs w:val="0"/>
            <w:noProof/>
            <w:sz w:val="22"/>
            <w:szCs w:val="22"/>
          </w:rPr>
          <w:tab/>
        </w:r>
        <w:r w:rsidRPr="003566EE">
          <w:rPr>
            <w:rStyle w:val="Hyperlink"/>
            <w:noProof/>
          </w:rPr>
          <w:t>Domain real time balance management, accumulators and recharge</w:t>
        </w:r>
        <w:r>
          <w:rPr>
            <w:noProof/>
            <w:webHidden/>
          </w:rPr>
          <w:tab/>
        </w:r>
        <w:r>
          <w:rPr>
            <w:noProof/>
            <w:webHidden/>
          </w:rPr>
          <w:fldChar w:fldCharType="begin"/>
        </w:r>
        <w:r>
          <w:rPr>
            <w:noProof/>
            <w:webHidden/>
          </w:rPr>
          <w:instrText xml:space="preserve"> PAGEREF _Toc253577968 \h </w:instrText>
        </w:r>
        <w:r>
          <w:rPr>
            <w:noProof/>
            <w:webHidden/>
          </w:rPr>
        </w:r>
        <w:r>
          <w:rPr>
            <w:noProof/>
            <w:webHidden/>
          </w:rPr>
          <w:fldChar w:fldCharType="separate"/>
        </w:r>
        <w:r>
          <w:rPr>
            <w:noProof/>
            <w:webHidden/>
          </w:rPr>
          <w:t>40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69" w:history="1">
        <w:r w:rsidRPr="003566EE">
          <w:rPr>
            <w:rStyle w:val="Hyperlink"/>
            <w:rFonts w:ascii="Arial Bold" w:hAnsi="Arial Bold"/>
            <w:noProof/>
          </w:rPr>
          <w:t>2.4.8.1</w:t>
        </w:r>
        <w:r>
          <w:rPr>
            <w:rFonts w:ascii="Calibri" w:hAnsi="Calibri"/>
            <w:noProof/>
            <w:sz w:val="22"/>
            <w:szCs w:val="22"/>
          </w:rPr>
          <w:tab/>
        </w:r>
        <w:r w:rsidRPr="003566EE">
          <w:rPr>
            <w:rStyle w:val="Hyperlink"/>
            <w:noProof/>
          </w:rPr>
          <w:t>Capability 18 – Manage balances</w:t>
        </w:r>
        <w:r>
          <w:rPr>
            <w:noProof/>
            <w:webHidden/>
          </w:rPr>
          <w:tab/>
        </w:r>
        <w:r>
          <w:rPr>
            <w:noProof/>
            <w:webHidden/>
          </w:rPr>
          <w:fldChar w:fldCharType="begin"/>
        </w:r>
        <w:r>
          <w:rPr>
            <w:noProof/>
            <w:webHidden/>
          </w:rPr>
          <w:instrText xml:space="preserve"> PAGEREF _Toc253577969 \h </w:instrText>
        </w:r>
        <w:r>
          <w:rPr>
            <w:noProof/>
            <w:webHidden/>
          </w:rPr>
        </w:r>
        <w:r>
          <w:rPr>
            <w:noProof/>
            <w:webHidden/>
          </w:rPr>
          <w:fldChar w:fldCharType="separate"/>
        </w:r>
        <w:r>
          <w:rPr>
            <w:noProof/>
            <w:webHidden/>
          </w:rPr>
          <w:t>40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70" w:history="1">
        <w:r w:rsidRPr="003566EE">
          <w:rPr>
            <w:rStyle w:val="Hyperlink"/>
            <w:rFonts w:ascii="Arial Bold" w:hAnsi="Arial Bold"/>
            <w:noProof/>
          </w:rPr>
          <w:t>2.4.8.2</w:t>
        </w:r>
        <w:r>
          <w:rPr>
            <w:rFonts w:ascii="Calibri" w:hAnsi="Calibri"/>
            <w:noProof/>
            <w:sz w:val="22"/>
            <w:szCs w:val="22"/>
          </w:rPr>
          <w:tab/>
        </w:r>
        <w:r w:rsidRPr="003566EE">
          <w:rPr>
            <w:rStyle w:val="Hyperlink"/>
            <w:noProof/>
          </w:rPr>
          <w:t>Capability 19 – Recharge</w:t>
        </w:r>
        <w:r>
          <w:rPr>
            <w:noProof/>
            <w:webHidden/>
          </w:rPr>
          <w:tab/>
        </w:r>
        <w:r>
          <w:rPr>
            <w:noProof/>
            <w:webHidden/>
          </w:rPr>
          <w:fldChar w:fldCharType="begin"/>
        </w:r>
        <w:r>
          <w:rPr>
            <w:noProof/>
            <w:webHidden/>
          </w:rPr>
          <w:instrText xml:space="preserve"> PAGEREF _Toc253577970 \h </w:instrText>
        </w:r>
        <w:r>
          <w:rPr>
            <w:noProof/>
            <w:webHidden/>
          </w:rPr>
        </w:r>
        <w:r>
          <w:rPr>
            <w:noProof/>
            <w:webHidden/>
          </w:rPr>
          <w:fldChar w:fldCharType="separate"/>
        </w:r>
        <w:r>
          <w:rPr>
            <w:noProof/>
            <w:webHidden/>
          </w:rPr>
          <w:t>40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71" w:history="1">
        <w:r w:rsidRPr="003566EE">
          <w:rPr>
            <w:rStyle w:val="Hyperlink"/>
            <w:rFonts w:ascii="Arial Bold" w:hAnsi="Arial Bold"/>
            <w:noProof/>
          </w:rPr>
          <w:t>2.4.8.3</w:t>
        </w:r>
        <w:r>
          <w:rPr>
            <w:rFonts w:ascii="Calibri" w:hAnsi="Calibri"/>
            <w:noProof/>
            <w:sz w:val="22"/>
            <w:szCs w:val="22"/>
          </w:rPr>
          <w:tab/>
        </w:r>
        <w:r w:rsidRPr="003566EE">
          <w:rPr>
            <w:rStyle w:val="Hyperlink"/>
            <w:noProof/>
          </w:rPr>
          <w:t>Capability 20 – View Real time Promotions</w:t>
        </w:r>
        <w:r>
          <w:rPr>
            <w:noProof/>
            <w:webHidden/>
          </w:rPr>
          <w:tab/>
        </w:r>
        <w:r>
          <w:rPr>
            <w:noProof/>
            <w:webHidden/>
          </w:rPr>
          <w:fldChar w:fldCharType="begin"/>
        </w:r>
        <w:r>
          <w:rPr>
            <w:noProof/>
            <w:webHidden/>
          </w:rPr>
          <w:instrText xml:space="preserve"> PAGEREF _Toc253577971 \h </w:instrText>
        </w:r>
        <w:r>
          <w:rPr>
            <w:noProof/>
            <w:webHidden/>
          </w:rPr>
        </w:r>
        <w:r>
          <w:rPr>
            <w:noProof/>
            <w:webHidden/>
          </w:rPr>
          <w:fldChar w:fldCharType="separate"/>
        </w:r>
        <w:r>
          <w:rPr>
            <w:noProof/>
            <w:webHidden/>
          </w:rPr>
          <w:t>42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72" w:history="1">
        <w:r w:rsidRPr="003566EE">
          <w:rPr>
            <w:rStyle w:val="Hyperlink"/>
            <w:noProof/>
          </w:rPr>
          <w:t>2.4.9</w:t>
        </w:r>
        <w:r>
          <w:rPr>
            <w:rFonts w:ascii="Calibri" w:hAnsi="Calibri"/>
            <w:i w:val="0"/>
            <w:iCs w:val="0"/>
            <w:noProof/>
            <w:sz w:val="22"/>
            <w:szCs w:val="22"/>
          </w:rPr>
          <w:tab/>
        </w:r>
        <w:r w:rsidRPr="003566EE">
          <w:rPr>
            <w:rStyle w:val="Hyperlink"/>
            <w:noProof/>
          </w:rPr>
          <w:t>Domain Problem management</w:t>
        </w:r>
        <w:r>
          <w:rPr>
            <w:noProof/>
            <w:webHidden/>
          </w:rPr>
          <w:tab/>
        </w:r>
        <w:r>
          <w:rPr>
            <w:noProof/>
            <w:webHidden/>
          </w:rPr>
          <w:fldChar w:fldCharType="begin"/>
        </w:r>
        <w:r>
          <w:rPr>
            <w:noProof/>
            <w:webHidden/>
          </w:rPr>
          <w:instrText xml:space="preserve"> PAGEREF _Toc253577972 \h </w:instrText>
        </w:r>
        <w:r>
          <w:rPr>
            <w:noProof/>
            <w:webHidden/>
          </w:rPr>
        </w:r>
        <w:r>
          <w:rPr>
            <w:noProof/>
            <w:webHidden/>
          </w:rPr>
          <w:fldChar w:fldCharType="separate"/>
        </w:r>
        <w:r>
          <w:rPr>
            <w:noProof/>
            <w:webHidden/>
          </w:rPr>
          <w:t>42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73" w:history="1">
        <w:r w:rsidRPr="003566EE">
          <w:rPr>
            <w:rStyle w:val="Hyperlink"/>
            <w:rFonts w:ascii="Arial Bold" w:hAnsi="Arial Bold"/>
            <w:noProof/>
          </w:rPr>
          <w:t>2.4.9.1</w:t>
        </w:r>
        <w:r>
          <w:rPr>
            <w:rFonts w:ascii="Calibri" w:hAnsi="Calibri"/>
            <w:noProof/>
            <w:sz w:val="22"/>
            <w:szCs w:val="22"/>
          </w:rPr>
          <w:tab/>
        </w:r>
        <w:r w:rsidRPr="003566EE">
          <w:rPr>
            <w:rStyle w:val="Hyperlink"/>
            <w:noProof/>
          </w:rPr>
          <w:t>Capability 21 – Trouble ticketing</w:t>
        </w:r>
        <w:r>
          <w:rPr>
            <w:noProof/>
            <w:webHidden/>
          </w:rPr>
          <w:tab/>
        </w:r>
        <w:r>
          <w:rPr>
            <w:noProof/>
            <w:webHidden/>
          </w:rPr>
          <w:fldChar w:fldCharType="begin"/>
        </w:r>
        <w:r>
          <w:rPr>
            <w:noProof/>
            <w:webHidden/>
          </w:rPr>
          <w:instrText xml:space="preserve"> PAGEREF _Toc253577973 \h </w:instrText>
        </w:r>
        <w:r>
          <w:rPr>
            <w:noProof/>
            <w:webHidden/>
          </w:rPr>
        </w:r>
        <w:r>
          <w:rPr>
            <w:noProof/>
            <w:webHidden/>
          </w:rPr>
          <w:fldChar w:fldCharType="separate"/>
        </w:r>
        <w:r>
          <w:rPr>
            <w:noProof/>
            <w:webHidden/>
          </w:rPr>
          <w:t>42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74" w:history="1">
        <w:r w:rsidRPr="003566EE">
          <w:rPr>
            <w:rStyle w:val="Hyperlink"/>
            <w:rFonts w:ascii="Arial Bold" w:hAnsi="Arial Bold"/>
            <w:noProof/>
          </w:rPr>
          <w:t>2.4.9.2</w:t>
        </w:r>
        <w:r>
          <w:rPr>
            <w:rFonts w:ascii="Calibri" w:hAnsi="Calibri"/>
            <w:noProof/>
            <w:sz w:val="22"/>
            <w:szCs w:val="22"/>
          </w:rPr>
          <w:tab/>
        </w:r>
        <w:r w:rsidRPr="003566EE">
          <w:rPr>
            <w:rStyle w:val="Hyperlink"/>
            <w:noProof/>
          </w:rPr>
          <w:t>Capability 32 – Get PUK</w:t>
        </w:r>
        <w:r>
          <w:rPr>
            <w:noProof/>
            <w:webHidden/>
          </w:rPr>
          <w:tab/>
        </w:r>
        <w:r>
          <w:rPr>
            <w:noProof/>
            <w:webHidden/>
          </w:rPr>
          <w:fldChar w:fldCharType="begin"/>
        </w:r>
        <w:r>
          <w:rPr>
            <w:noProof/>
            <w:webHidden/>
          </w:rPr>
          <w:instrText xml:space="preserve"> PAGEREF _Toc253577974 \h </w:instrText>
        </w:r>
        <w:r>
          <w:rPr>
            <w:noProof/>
            <w:webHidden/>
          </w:rPr>
        </w:r>
        <w:r>
          <w:rPr>
            <w:noProof/>
            <w:webHidden/>
          </w:rPr>
          <w:fldChar w:fldCharType="separate"/>
        </w:r>
        <w:r>
          <w:rPr>
            <w:noProof/>
            <w:webHidden/>
          </w:rPr>
          <w:t>42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75" w:history="1">
        <w:r w:rsidRPr="003566EE">
          <w:rPr>
            <w:rStyle w:val="Hyperlink"/>
            <w:rFonts w:ascii="Arial Bold" w:hAnsi="Arial Bold"/>
            <w:noProof/>
          </w:rPr>
          <w:t>2.4.9.1</w:t>
        </w:r>
        <w:r>
          <w:rPr>
            <w:rFonts w:ascii="Calibri" w:hAnsi="Calibri"/>
            <w:noProof/>
            <w:sz w:val="22"/>
            <w:szCs w:val="22"/>
          </w:rPr>
          <w:tab/>
        </w:r>
        <w:r w:rsidRPr="003566EE">
          <w:rPr>
            <w:rStyle w:val="Hyperlink"/>
            <w:noProof/>
          </w:rPr>
          <w:t>Capability 33 – Customer Interaction Tracking (CIT)</w:t>
        </w:r>
        <w:r>
          <w:rPr>
            <w:noProof/>
            <w:webHidden/>
          </w:rPr>
          <w:tab/>
        </w:r>
        <w:r>
          <w:rPr>
            <w:noProof/>
            <w:webHidden/>
          </w:rPr>
          <w:fldChar w:fldCharType="begin"/>
        </w:r>
        <w:r>
          <w:rPr>
            <w:noProof/>
            <w:webHidden/>
          </w:rPr>
          <w:instrText xml:space="preserve"> PAGEREF _Toc253577975 \h </w:instrText>
        </w:r>
        <w:r>
          <w:rPr>
            <w:noProof/>
            <w:webHidden/>
          </w:rPr>
        </w:r>
        <w:r>
          <w:rPr>
            <w:noProof/>
            <w:webHidden/>
          </w:rPr>
          <w:fldChar w:fldCharType="separate"/>
        </w:r>
        <w:r>
          <w:rPr>
            <w:noProof/>
            <w:webHidden/>
          </w:rPr>
          <w:t>42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76" w:history="1">
        <w:r w:rsidRPr="003566EE">
          <w:rPr>
            <w:rStyle w:val="Hyperlink"/>
            <w:noProof/>
          </w:rPr>
          <w:t>2.4.10</w:t>
        </w:r>
        <w:r>
          <w:rPr>
            <w:rFonts w:ascii="Calibri" w:hAnsi="Calibri"/>
            <w:i w:val="0"/>
            <w:iCs w:val="0"/>
            <w:noProof/>
            <w:sz w:val="22"/>
            <w:szCs w:val="22"/>
          </w:rPr>
          <w:tab/>
        </w:r>
        <w:r w:rsidRPr="003566EE">
          <w:rPr>
            <w:rStyle w:val="Hyperlink"/>
            <w:noProof/>
          </w:rPr>
          <w:t>Domain Request and Order Management</w:t>
        </w:r>
        <w:r>
          <w:rPr>
            <w:noProof/>
            <w:webHidden/>
          </w:rPr>
          <w:tab/>
        </w:r>
        <w:r>
          <w:rPr>
            <w:noProof/>
            <w:webHidden/>
          </w:rPr>
          <w:fldChar w:fldCharType="begin"/>
        </w:r>
        <w:r>
          <w:rPr>
            <w:noProof/>
            <w:webHidden/>
          </w:rPr>
          <w:instrText xml:space="preserve"> PAGEREF _Toc253577976 \h </w:instrText>
        </w:r>
        <w:r>
          <w:rPr>
            <w:noProof/>
            <w:webHidden/>
          </w:rPr>
        </w:r>
        <w:r>
          <w:rPr>
            <w:noProof/>
            <w:webHidden/>
          </w:rPr>
          <w:fldChar w:fldCharType="separate"/>
        </w:r>
        <w:r>
          <w:rPr>
            <w:noProof/>
            <w:webHidden/>
          </w:rPr>
          <w:t>43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77" w:history="1">
        <w:r w:rsidRPr="003566EE">
          <w:rPr>
            <w:rStyle w:val="Hyperlink"/>
            <w:rFonts w:ascii="Arial Bold" w:hAnsi="Arial Bold"/>
            <w:noProof/>
          </w:rPr>
          <w:t>2.4.10.1</w:t>
        </w:r>
        <w:r>
          <w:rPr>
            <w:rFonts w:ascii="Calibri" w:hAnsi="Calibri"/>
            <w:noProof/>
            <w:sz w:val="22"/>
            <w:szCs w:val="22"/>
          </w:rPr>
          <w:tab/>
        </w:r>
        <w:r w:rsidRPr="003566EE">
          <w:rPr>
            <w:rStyle w:val="Hyperlink"/>
            <w:noProof/>
          </w:rPr>
          <w:t>Capability 22 – Request Management</w:t>
        </w:r>
        <w:r>
          <w:rPr>
            <w:noProof/>
            <w:webHidden/>
          </w:rPr>
          <w:tab/>
        </w:r>
        <w:r>
          <w:rPr>
            <w:noProof/>
            <w:webHidden/>
          </w:rPr>
          <w:fldChar w:fldCharType="begin"/>
        </w:r>
        <w:r>
          <w:rPr>
            <w:noProof/>
            <w:webHidden/>
          </w:rPr>
          <w:instrText xml:space="preserve"> PAGEREF _Toc253577977 \h </w:instrText>
        </w:r>
        <w:r>
          <w:rPr>
            <w:noProof/>
            <w:webHidden/>
          </w:rPr>
        </w:r>
        <w:r>
          <w:rPr>
            <w:noProof/>
            <w:webHidden/>
          </w:rPr>
          <w:fldChar w:fldCharType="separate"/>
        </w:r>
        <w:r>
          <w:rPr>
            <w:noProof/>
            <w:webHidden/>
          </w:rPr>
          <w:t>43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78" w:history="1">
        <w:r w:rsidRPr="003566EE">
          <w:rPr>
            <w:rStyle w:val="Hyperlink"/>
            <w:rFonts w:ascii="Arial Bold" w:hAnsi="Arial Bold"/>
            <w:noProof/>
          </w:rPr>
          <w:t>2.4.10.2</w:t>
        </w:r>
        <w:r>
          <w:rPr>
            <w:rFonts w:ascii="Calibri" w:hAnsi="Calibri"/>
            <w:noProof/>
            <w:sz w:val="22"/>
            <w:szCs w:val="22"/>
          </w:rPr>
          <w:tab/>
        </w:r>
        <w:r w:rsidRPr="003566EE">
          <w:rPr>
            <w:rStyle w:val="Hyperlink"/>
            <w:noProof/>
          </w:rPr>
          <w:t>Capability 24 – Order follow-up</w:t>
        </w:r>
        <w:r>
          <w:rPr>
            <w:noProof/>
            <w:webHidden/>
          </w:rPr>
          <w:tab/>
        </w:r>
        <w:r>
          <w:rPr>
            <w:noProof/>
            <w:webHidden/>
          </w:rPr>
          <w:fldChar w:fldCharType="begin"/>
        </w:r>
        <w:r>
          <w:rPr>
            <w:noProof/>
            <w:webHidden/>
          </w:rPr>
          <w:instrText xml:space="preserve"> PAGEREF _Toc253577978 \h </w:instrText>
        </w:r>
        <w:r>
          <w:rPr>
            <w:noProof/>
            <w:webHidden/>
          </w:rPr>
        </w:r>
        <w:r>
          <w:rPr>
            <w:noProof/>
            <w:webHidden/>
          </w:rPr>
          <w:fldChar w:fldCharType="separate"/>
        </w:r>
        <w:r>
          <w:rPr>
            <w:noProof/>
            <w:webHidden/>
          </w:rPr>
          <w:t>44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79" w:history="1">
        <w:r w:rsidRPr="003566EE">
          <w:rPr>
            <w:rStyle w:val="Hyperlink"/>
            <w:noProof/>
          </w:rPr>
          <w:t>2.4.11</w:t>
        </w:r>
        <w:r>
          <w:rPr>
            <w:rFonts w:ascii="Calibri" w:hAnsi="Calibri"/>
            <w:i w:val="0"/>
            <w:iCs w:val="0"/>
            <w:noProof/>
            <w:sz w:val="22"/>
            <w:szCs w:val="22"/>
          </w:rPr>
          <w:tab/>
        </w:r>
        <w:r w:rsidRPr="003566EE">
          <w:rPr>
            <w:rStyle w:val="Hyperlink"/>
            <w:noProof/>
          </w:rPr>
          <w:t>Domain Electronic Bill Presentment and Payment</w:t>
        </w:r>
        <w:r>
          <w:rPr>
            <w:noProof/>
            <w:webHidden/>
          </w:rPr>
          <w:tab/>
        </w:r>
        <w:r>
          <w:rPr>
            <w:noProof/>
            <w:webHidden/>
          </w:rPr>
          <w:fldChar w:fldCharType="begin"/>
        </w:r>
        <w:r>
          <w:rPr>
            <w:noProof/>
            <w:webHidden/>
          </w:rPr>
          <w:instrText xml:space="preserve"> PAGEREF _Toc253577979 \h </w:instrText>
        </w:r>
        <w:r>
          <w:rPr>
            <w:noProof/>
            <w:webHidden/>
          </w:rPr>
        </w:r>
        <w:r>
          <w:rPr>
            <w:noProof/>
            <w:webHidden/>
          </w:rPr>
          <w:fldChar w:fldCharType="separate"/>
        </w:r>
        <w:r>
          <w:rPr>
            <w:noProof/>
            <w:webHidden/>
          </w:rPr>
          <w:t>44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80" w:history="1">
        <w:r w:rsidRPr="003566EE">
          <w:rPr>
            <w:rStyle w:val="Hyperlink"/>
            <w:rFonts w:ascii="Arial Bold" w:hAnsi="Arial Bold"/>
            <w:noProof/>
          </w:rPr>
          <w:t>2.4.11.1</w:t>
        </w:r>
        <w:r>
          <w:rPr>
            <w:rFonts w:ascii="Calibri" w:hAnsi="Calibri"/>
            <w:noProof/>
            <w:sz w:val="22"/>
            <w:szCs w:val="22"/>
          </w:rPr>
          <w:tab/>
        </w:r>
        <w:r w:rsidRPr="003566EE">
          <w:rPr>
            <w:rStyle w:val="Hyperlink"/>
            <w:noProof/>
          </w:rPr>
          <w:t>Capability 23 – EBPP</w:t>
        </w:r>
        <w:r>
          <w:rPr>
            <w:noProof/>
            <w:webHidden/>
          </w:rPr>
          <w:tab/>
        </w:r>
        <w:r>
          <w:rPr>
            <w:noProof/>
            <w:webHidden/>
          </w:rPr>
          <w:fldChar w:fldCharType="begin"/>
        </w:r>
        <w:r>
          <w:rPr>
            <w:noProof/>
            <w:webHidden/>
          </w:rPr>
          <w:instrText xml:space="preserve"> PAGEREF _Toc253577980 \h </w:instrText>
        </w:r>
        <w:r>
          <w:rPr>
            <w:noProof/>
            <w:webHidden/>
          </w:rPr>
        </w:r>
        <w:r>
          <w:rPr>
            <w:noProof/>
            <w:webHidden/>
          </w:rPr>
          <w:fldChar w:fldCharType="separate"/>
        </w:r>
        <w:r>
          <w:rPr>
            <w:noProof/>
            <w:webHidden/>
          </w:rPr>
          <w:t>44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81" w:history="1">
        <w:r w:rsidRPr="003566EE">
          <w:rPr>
            <w:rStyle w:val="Hyperlink"/>
            <w:noProof/>
          </w:rPr>
          <w:t>2.4.12</w:t>
        </w:r>
        <w:r>
          <w:rPr>
            <w:rFonts w:ascii="Calibri" w:hAnsi="Calibri"/>
            <w:i w:val="0"/>
            <w:iCs w:val="0"/>
            <w:noProof/>
            <w:sz w:val="22"/>
            <w:szCs w:val="22"/>
          </w:rPr>
          <w:tab/>
        </w:r>
        <w:r w:rsidRPr="003566EE">
          <w:rPr>
            <w:rStyle w:val="Hyperlink"/>
            <w:noProof/>
          </w:rPr>
          <w:t>Domain Adjustment</w:t>
        </w:r>
        <w:r>
          <w:rPr>
            <w:noProof/>
            <w:webHidden/>
          </w:rPr>
          <w:tab/>
        </w:r>
        <w:r>
          <w:rPr>
            <w:noProof/>
            <w:webHidden/>
          </w:rPr>
          <w:fldChar w:fldCharType="begin"/>
        </w:r>
        <w:r>
          <w:rPr>
            <w:noProof/>
            <w:webHidden/>
          </w:rPr>
          <w:instrText xml:space="preserve"> PAGEREF _Toc253577981 \h </w:instrText>
        </w:r>
        <w:r>
          <w:rPr>
            <w:noProof/>
            <w:webHidden/>
          </w:rPr>
        </w:r>
        <w:r>
          <w:rPr>
            <w:noProof/>
            <w:webHidden/>
          </w:rPr>
          <w:fldChar w:fldCharType="separate"/>
        </w:r>
        <w:r>
          <w:rPr>
            <w:noProof/>
            <w:webHidden/>
          </w:rPr>
          <w:t>47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82" w:history="1">
        <w:r w:rsidRPr="003566EE">
          <w:rPr>
            <w:rStyle w:val="Hyperlink"/>
            <w:rFonts w:ascii="Arial Bold" w:hAnsi="Arial Bold"/>
            <w:noProof/>
          </w:rPr>
          <w:t>2.4.12.1</w:t>
        </w:r>
        <w:r>
          <w:rPr>
            <w:rFonts w:ascii="Calibri" w:hAnsi="Calibri"/>
            <w:noProof/>
            <w:sz w:val="22"/>
            <w:szCs w:val="22"/>
          </w:rPr>
          <w:tab/>
        </w:r>
        <w:r w:rsidRPr="003566EE">
          <w:rPr>
            <w:rStyle w:val="Hyperlink"/>
            <w:noProof/>
          </w:rPr>
          <w:t>Capability 28 – Usage and charge adjustment</w:t>
        </w:r>
        <w:r>
          <w:rPr>
            <w:noProof/>
            <w:webHidden/>
          </w:rPr>
          <w:tab/>
        </w:r>
        <w:r>
          <w:rPr>
            <w:noProof/>
            <w:webHidden/>
          </w:rPr>
          <w:fldChar w:fldCharType="begin"/>
        </w:r>
        <w:r>
          <w:rPr>
            <w:noProof/>
            <w:webHidden/>
          </w:rPr>
          <w:instrText xml:space="preserve"> PAGEREF _Toc253577982 \h </w:instrText>
        </w:r>
        <w:r>
          <w:rPr>
            <w:noProof/>
            <w:webHidden/>
          </w:rPr>
        </w:r>
        <w:r>
          <w:rPr>
            <w:noProof/>
            <w:webHidden/>
          </w:rPr>
          <w:fldChar w:fldCharType="separate"/>
        </w:r>
        <w:r>
          <w:rPr>
            <w:noProof/>
            <w:webHidden/>
          </w:rPr>
          <w:t>47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83" w:history="1">
        <w:r w:rsidRPr="003566EE">
          <w:rPr>
            <w:rStyle w:val="Hyperlink"/>
            <w:rFonts w:ascii="Arial Bold" w:hAnsi="Arial Bold"/>
            <w:noProof/>
          </w:rPr>
          <w:t>2.4.12.2</w:t>
        </w:r>
        <w:r>
          <w:rPr>
            <w:rFonts w:ascii="Calibri" w:hAnsi="Calibri"/>
            <w:noProof/>
            <w:sz w:val="22"/>
            <w:szCs w:val="22"/>
          </w:rPr>
          <w:tab/>
        </w:r>
        <w:r w:rsidRPr="003566EE">
          <w:rPr>
            <w:rStyle w:val="Hyperlink"/>
            <w:noProof/>
          </w:rPr>
          <w:t>Capability 29 – Balance adjustment</w:t>
        </w:r>
        <w:r>
          <w:rPr>
            <w:noProof/>
            <w:webHidden/>
          </w:rPr>
          <w:tab/>
        </w:r>
        <w:r>
          <w:rPr>
            <w:noProof/>
            <w:webHidden/>
          </w:rPr>
          <w:fldChar w:fldCharType="begin"/>
        </w:r>
        <w:r>
          <w:rPr>
            <w:noProof/>
            <w:webHidden/>
          </w:rPr>
          <w:instrText xml:space="preserve"> PAGEREF _Toc253577983 \h </w:instrText>
        </w:r>
        <w:r>
          <w:rPr>
            <w:noProof/>
            <w:webHidden/>
          </w:rPr>
        </w:r>
        <w:r>
          <w:rPr>
            <w:noProof/>
            <w:webHidden/>
          </w:rPr>
          <w:fldChar w:fldCharType="separate"/>
        </w:r>
        <w:r>
          <w:rPr>
            <w:noProof/>
            <w:webHidden/>
          </w:rPr>
          <w:t>49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84" w:history="1">
        <w:r w:rsidRPr="003566EE">
          <w:rPr>
            <w:rStyle w:val="Hyperlink"/>
            <w:noProof/>
          </w:rPr>
          <w:t>2.4.13</w:t>
        </w:r>
        <w:r>
          <w:rPr>
            <w:rFonts w:ascii="Calibri" w:hAnsi="Calibri"/>
            <w:i w:val="0"/>
            <w:iCs w:val="0"/>
            <w:noProof/>
            <w:sz w:val="22"/>
            <w:szCs w:val="22"/>
          </w:rPr>
          <w:tab/>
        </w:r>
        <w:r w:rsidRPr="003566EE">
          <w:rPr>
            <w:rStyle w:val="Hyperlink"/>
            <w:noProof/>
          </w:rPr>
          <w:t>Domain Deposit and Stand alone charge</w:t>
        </w:r>
        <w:r>
          <w:rPr>
            <w:noProof/>
            <w:webHidden/>
          </w:rPr>
          <w:tab/>
        </w:r>
        <w:r>
          <w:rPr>
            <w:noProof/>
            <w:webHidden/>
          </w:rPr>
          <w:fldChar w:fldCharType="begin"/>
        </w:r>
        <w:r>
          <w:rPr>
            <w:noProof/>
            <w:webHidden/>
          </w:rPr>
          <w:instrText xml:space="preserve"> PAGEREF _Toc253577984 \h </w:instrText>
        </w:r>
        <w:r>
          <w:rPr>
            <w:noProof/>
            <w:webHidden/>
          </w:rPr>
        </w:r>
        <w:r>
          <w:rPr>
            <w:noProof/>
            <w:webHidden/>
          </w:rPr>
          <w:fldChar w:fldCharType="separate"/>
        </w:r>
        <w:r>
          <w:rPr>
            <w:noProof/>
            <w:webHidden/>
          </w:rPr>
          <w:t>49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85" w:history="1">
        <w:r w:rsidRPr="003566EE">
          <w:rPr>
            <w:rStyle w:val="Hyperlink"/>
            <w:rFonts w:ascii="Arial Bold" w:hAnsi="Arial Bold"/>
            <w:noProof/>
          </w:rPr>
          <w:t>2.4.13.1</w:t>
        </w:r>
        <w:r>
          <w:rPr>
            <w:rFonts w:ascii="Calibri" w:hAnsi="Calibri"/>
            <w:noProof/>
            <w:sz w:val="22"/>
            <w:szCs w:val="22"/>
          </w:rPr>
          <w:tab/>
        </w:r>
        <w:r w:rsidRPr="003566EE">
          <w:rPr>
            <w:rStyle w:val="Hyperlink"/>
            <w:noProof/>
          </w:rPr>
          <w:t>Capability 30 – Manage deposit</w:t>
        </w:r>
        <w:r>
          <w:rPr>
            <w:noProof/>
            <w:webHidden/>
          </w:rPr>
          <w:tab/>
        </w:r>
        <w:r>
          <w:rPr>
            <w:noProof/>
            <w:webHidden/>
          </w:rPr>
          <w:fldChar w:fldCharType="begin"/>
        </w:r>
        <w:r>
          <w:rPr>
            <w:noProof/>
            <w:webHidden/>
          </w:rPr>
          <w:instrText xml:space="preserve"> PAGEREF _Toc253577985 \h </w:instrText>
        </w:r>
        <w:r>
          <w:rPr>
            <w:noProof/>
            <w:webHidden/>
          </w:rPr>
        </w:r>
        <w:r>
          <w:rPr>
            <w:noProof/>
            <w:webHidden/>
          </w:rPr>
          <w:fldChar w:fldCharType="separate"/>
        </w:r>
        <w:r>
          <w:rPr>
            <w:noProof/>
            <w:webHidden/>
          </w:rPr>
          <w:t>49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86" w:history="1">
        <w:r w:rsidRPr="003566EE">
          <w:rPr>
            <w:rStyle w:val="Hyperlink"/>
            <w:rFonts w:ascii="Arial Bold" w:hAnsi="Arial Bold"/>
            <w:noProof/>
          </w:rPr>
          <w:t>2.4.13.2</w:t>
        </w:r>
        <w:r>
          <w:rPr>
            <w:rFonts w:ascii="Calibri" w:hAnsi="Calibri"/>
            <w:noProof/>
            <w:sz w:val="22"/>
            <w:szCs w:val="22"/>
          </w:rPr>
          <w:tab/>
        </w:r>
        <w:r w:rsidRPr="003566EE">
          <w:rPr>
            <w:rStyle w:val="Hyperlink"/>
            <w:noProof/>
          </w:rPr>
          <w:t>Capability 31 – Manage Stand alone charges</w:t>
        </w:r>
        <w:r>
          <w:rPr>
            <w:noProof/>
            <w:webHidden/>
          </w:rPr>
          <w:tab/>
        </w:r>
        <w:r>
          <w:rPr>
            <w:noProof/>
            <w:webHidden/>
          </w:rPr>
          <w:fldChar w:fldCharType="begin"/>
        </w:r>
        <w:r>
          <w:rPr>
            <w:noProof/>
            <w:webHidden/>
          </w:rPr>
          <w:instrText xml:space="preserve"> PAGEREF _Toc253577986 \h </w:instrText>
        </w:r>
        <w:r>
          <w:rPr>
            <w:noProof/>
            <w:webHidden/>
          </w:rPr>
        </w:r>
        <w:r>
          <w:rPr>
            <w:noProof/>
            <w:webHidden/>
          </w:rPr>
          <w:fldChar w:fldCharType="separate"/>
        </w:r>
        <w:r>
          <w:rPr>
            <w:noProof/>
            <w:webHidden/>
          </w:rPr>
          <w:t>49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87" w:history="1">
        <w:r w:rsidRPr="003566EE">
          <w:rPr>
            <w:rStyle w:val="Hyperlink"/>
            <w:strike/>
            <w:noProof/>
          </w:rPr>
          <w:t>2.4.14</w:t>
        </w:r>
        <w:r>
          <w:rPr>
            <w:rFonts w:ascii="Calibri" w:hAnsi="Calibri"/>
            <w:i w:val="0"/>
            <w:iCs w:val="0"/>
            <w:noProof/>
            <w:sz w:val="22"/>
            <w:szCs w:val="22"/>
          </w:rPr>
          <w:tab/>
        </w:r>
        <w:r w:rsidRPr="003566EE">
          <w:rPr>
            <w:rStyle w:val="Hyperlink"/>
            <w:strike/>
            <w:noProof/>
          </w:rPr>
          <w:t>Domain Lead management</w:t>
        </w:r>
        <w:r>
          <w:rPr>
            <w:noProof/>
            <w:webHidden/>
          </w:rPr>
          <w:tab/>
        </w:r>
        <w:r>
          <w:rPr>
            <w:noProof/>
            <w:webHidden/>
          </w:rPr>
          <w:fldChar w:fldCharType="begin"/>
        </w:r>
        <w:r>
          <w:rPr>
            <w:noProof/>
            <w:webHidden/>
          </w:rPr>
          <w:instrText xml:space="preserve"> PAGEREF _Toc253577987 \h </w:instrText>
        </w:r>
        <w:r>
          <w:rPr>
            <w:noProof/>
            <w:webHidden/>
          </w:rPr>
        </w:r>
        <w:r>
          <w:rPr>
            <w:noProof/>
            <w:webHidden/>
          </w:rPr>
          <w:fldChar w:fldCharType="separate"/>
        </w:r>
        <w:r>
          <w:rPr>
            <w:noProof/>
            <w:webHidden/>
          </w:rPr>
          <w:t>50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7988" w:history="1">
        <w:r w:rsidRPr="003566EE">
          <w:rPr>
            <w:rStyle w:val="Hyperlink"/>
            <w:rFonts w:ascii="Arial Bold" w:hAnsi="Arial Bold"/>
            <w:noProof/>
          </w:rPr>
          <w:t>2.4.14.1</w:t>
        </w:r>
        <w:r>
          <w:rPr>
            <w:rFonts w:ascii="Calibri" w:hAnsi="Calibri"/>
            <w:noProof/>
            <w:sz w:val="22"/>
            <w:szCs w:val="22"/>
          </w:rPr>
          <w:tab/>
        </w:r>
        <w:r w:rsidRPr="003566EE">
          <w:rPr>
            <w:rStyle w:val="Hyperlink"/>
            <w:strike/>
            <w:noProof/>
          </w:rPr>
          <w:t>Capability 34 – Manage B2C up sell lead</w:t>
        </w:r>
        <w:r>
          <w:rPr>
            <w:noProof/>
            <w:webHidden/>
          </w:rPr>
          <w:tab/>
        </w:r>
        <w:r>
          <w:rPr>
            <w:noProof/>
            <w:webHidden/>
          </w:rPr>
          <w:fldChar w:fldCharType="begin"/>
        </w:r>
        <w:r>
          <w:rPr>
            <w:noProof/>
            <w:webHidden/>
          </w:rPr>
          <w:instrText xml:space="preserve"> PAGEREF _Toc253577988 \h </w:instrText>
        </w:r>
        <w:r>
          <w:rPr>
            <w:noProof/>
            <w:webHidden/>
          </w:rPr>
        </w:r>
        <w:r>
          <w:rPr>
            <w:noProof/>
            <w:webHidden/>
          </w:rPr>
          <w:fldChar w:fldCharType="separate"/>
        </w:r>
        <w:r>
          <w:rPr>
            <w:noProof/>
            <w:webHidden/>
          </w:rPr>
          <w:t>50</w:t>
        </w:r>
        <w:r>
          <w:rPr>
            <w:noProof/>
            <w:webHidden/>
          </w:rPr>
          <w:fldChar w:fldCharType="end"/>
        </w:r>
      </w:hyperlink>
    </w:p>
    <w:p w:rsidR="003867B2" w:rsidRDefault="003867B2">
      <w:pPr>
        <w:pStyle w:val="TOC2"/>
        <w:rPr>
          <w:rFonts w:ascii="Calibri" w:hAnsi="Calibri"/>
          <w:smallCaps w:val="0"/>
          <w:noProof/>
          <w:sz w:val="22"/>
          <w:szCs w:val="22"/>
        </w:rPr>
      </w:pPr>
      <w:hyperlink w:anchor="_Toc253577989" w:history="1">
        <w:r w:rsidRPr="003566EE">
          <w:rPr>
            <w:rStyle w:val="Hyperlink"/>
            <w:noProof/>
          </w:rPr>
          <w:t>2.5</w:t>
        </w:r>
        <w:r>
          <w:rPr>
            <w:rFonts w:ascii="Calibri" w:hAnsi="Calibri"/>
            <w:smallCaps w:val="0"/>
            <w:noProof/>
            <w:sz w:val="22"/>
            <w:szCs w:val="22"/>
          </w:rPr>
          <w:tab/>
        </w:r>
        <w:r w:rsidRPr="003566EE">
          <w:rPr>
            <w:rStyle w:val="Hyperlink"/>
            <w:noProof/>
          </w:rPr>
          <w:t>Source (FCD, SysRS, PWR, Other) Capabilities Traceability Matrix</w:t>
        </w:r>
        <w:r>
          <w:rPr>
            <w:noProof/>
            <w:webHidden/>
          </w:rPr>
          <w:tab/>
        </w:r>
        <w:r>
          <w:rPr>
            <w:noProof/>
            <w:webHidden/>
          </w:rPr>
          <w:fldChar w:fldCharType="begin"/>
        </w:r>
        <w:r>
          <w:rPr>
            <w:noProof/>
            <w:webHidden/>
          </w:rPr>
          <w:instrText xml:space="preserve"> PAGEREF _Toc253577989 \h </w:instrText>
        </w:r>
        <w:r>
          <w:rPr>
            <w:noProof/>
            <w:webHidden/>
          </w:rPr>
        </w:r>
        <w:r>
          <w:rPr>
            <w:noProof/>
            <w:webHidden/>
          </w:rPr>
          <w:fldChar w:fldCharType="separate"/>
        </w:r>
        <w:r>
          <w:rPr>
            <w:noProof/>
            <w:webHidden/>
          </w:rPr>
          <w:t>51</w:t>
        </w:r>
        <w:r>
          <w:rPr>
            <w:noProof/>
            <w:webHidden/>
          </w:rPr>
          <w:fldChar w:fldCharType="end"/>
        </w:r>
      </w:hyperlink>
    </w:p>
    <w:p w:rsidR="003867B2" w:rsidRDefault="003867B2">
      <w:pPr>
        <w:pStyle w:val="TOC2"/>
        <w:rPr>
          <w:rFonts w:ascii="Calibri" w:hAnsi="Calibri"/>
          <w:smallCaps w:val="0"/>
          <w:noProof/>
          <w:sz w:val="22"/>
          <w:szCs w:val="22"/>
        </w:rPr>
      </w:pPr>
      <w:hyperlink w:anchor="_Toc253577990" w:history="1">
        <w:r w:rsidRPr="003566EE">
          <w:rPr>
            <w:rStyle w:val="Hyperlink"/>
            <w:noProof/>
          </w:rPr>
          <w:t>2.6</w:t>
        </w:r>
        <w:r>
          <w:rPr>
            <w:rFonts w:ascii="Calibri" w:hAnsi="Calibri"/>
            <w:smallCaps w:val="0"/>
            <w:noProof/>
            <w:sz w:val="22"/>
            <w:szCs w:val="22"/>
          </w:rPr>
          <w:tab/>
        </w:r>
        <w:r w:rsidRPr="003566EE">
          <w:rPr>
            <w:rStyle w:val="Hyperlink"/>
            <w:noProof/>
          </w:rPr>
          <w:t>Feature Assumptions</w:t>
        </w:r>
        <w:r>
          <w:rPr>
            <w:noProof/>
            <w:webHidden/>
          </w:rPr>
          <w:tab/>
        </w:r>
        <w:r>
          <w:rPr>
            <w:noProof/>
            <w:webHidden/>
          </w:rPr>
          <w:fldChar w:fldCharType="begin"/>
        </w:r>
        <w:r>
          <w:rPr>
            <w:noProof/>
            <w:webHidden/>
          </w:rPr>
          <w:instrText xml:space="preserve"> PAGEREF _Toc253577990 \h </w:instrText>
        </w:r>
        <w:r>
          <w:rPr>
            <w:noProof/>
            <w:webHidden/>
          </w:rPr>
        </w:r>
        <w:r>
          <w:rPr>
            <w:noProof/>
            <w:webHidden/>
          </w:rPr>
          <w:fldChar w:fldCharType="separate"/>
        </w:r>
        <w:r>
          <w:rPr>
            <w:noProof/>
            <w:webHidden/>
          </w:rPr>
          <w:t>55</w:t>
        </w:r>
        <w:r>
          <w:rPr>
            <w:noProof/>
            <w:webHidden/>
          </w:rPr>
          <w:fldChar w:fldCharType="end"/>
        </w:r>
      </w:hyperlink>
    </w:p>
    <w:p w:rsidR="003867B2" w:rsidRDefault="003867B2">
      <w:pPr>
        <w:pStyle w:val="TOC2"/>
        <w:rPr>
          <w:rFonts w:ascii="Calibri" w:hAnsi="Calibri"/>
          <w:smallCaps w:val="0"/>
          <w:noProof/>
          <w:sz w:val="22"/>
          <w:szCs w:val="22"/>
        </w:rPr>
      </w:pPr>
      <w:hyperlink w:anchor="_Toc253577991" w:history="1">
        <w:r w:rsidRPr="003566EE">
          <w:rPr>
            <w:rStyle w:val="Hyperlink"/>
            <w:noProof/>
          </w:rPr>
          <w:t>2.7</w:t>
        </w:r>
        <w:r>
          <w:rPr>
            <w:rFonts w:ascii="Calibri" w:hAnsi="Calibri"/>
            <w:smallCaps w:val="0"/>
            <w:noProof/>
            <w:sz w:val="22"/>
            <w:szCs w:val="22"/>
          </w:rPr>
          <w:tab/>
        </w:r>
        <w:r w:rsidRPr="003566EE">
          <w:rPr>
            <w:rStyle w:val="Hyperlink"/>
            <w:noProof/>
          </w:rPr>
          <w:t>Requirements Terminology</w:t>
        </w:r>
        <w:r>
          <w:rPr>
            <w:noProof/>
            <w:webHidden/>
          </w:rPr>
          <w:tab/>
        </w:r>
        <w:r>
          <w:rPr>
            <w:noProof/>
            <w:webHidden/>
          </w:rPr>
          <w:fldChar w:fldCharType="begin"/>
        </w:r>
        <w:r>
          <w:rPr>
            <w:noProof/>
            <w:webHidden/>
          </w:rPr>
          <w:instrText xml:space="preserve"> PAGEREF _Toc253577991 \h </w:instrText>
        </w:r>
        <w:r>
          <w:rPr>
            <w:noProof/>
            <w:webHidden/>
          </w:rPr>
        </w:r>
        <w:r>
          <w:rPr>
            <w:noProof/>
            <w:webHidden/>
          </w:rPr>
          <w:fldChar w:fldCharType="separate"/>
        </w:r>
        <w:r>
          <w:rPr>
            <w:noProof/>
            <w:webHidden/>
          </w:rPr>
          <w:t>55</w:t>
        </w:r>
        <w:r>
          <w:rPr>
            <w:noProof/>
            <w:webHidden/>
          </w:rPr>
          <w:fldChar w:fldCharType="end"/>
        </w:r>
      </w:hyperlink>
    </w:p>
    <w:p w:rsidR="003867B2" w:rsidRDefault="003867B2">
      <w:pPr>
        <w:pStyle w:val="TOC1"/>
        <w:tabs>
          <w:tab w:val="left" w:pos="400"/>
          <w:tab w:val="right" w:leader="dot" w:pos="9350"/>
        </w:tabs>
        <w:rPr>
          <w:rFonts w:ascii="Calibri" w:hAnsi="Calibri"/>
          <w:b w:val="0"/>
          <w:bCs w:val="0"/>
          <w:caps w:val="0"/>
          <w:noProof/>
          <w:sz w:val="22"/>
          <w:szCs w:val="22"/>
        </w:rPr>
      </w:pPr>
      <w:hyperlink w:anchor="_Toc253577992" w:history="1">
        <w:r w:rsidRPr="003566EE">
          <w:rPr>
            <w:rStyle w:val="Hyperlink"/>
            <w:noProof/>
          </w:rPr>
          <w:t>3</w:t>
        </w:r>
        <w:r>
          <w:rPr>
            <w:rFonts w:ascii="Calibri" w:hAnsi="Calibri"/>
            <w:b w:val="0"/>
            <w:bCs w:val="0"/>
            <w:caps w:val="0"/>
            <w:noProof/>
            <w:sz w:val="22"/>
            <w:szCs w:val="22"/>
          </w:rPr>
          <w:tab/>
        </w:r>
        <w:r w:rsidRPr="003566EE">
          <w:rPr>
            <w:rStyle w:val="Hyperlink"/>
            <w:noProof/>
          </w:rPr>
          <w:t>Requirements – Functional</w:t>
        </w:r>
        <w:r>
          <w:rPr>
            <w:noProof/>
            <w:webHidden/>
          </w:rPr>
          <w:tab/>
        </w:r>
        <w:r>
          <w:rPr>
            <w:noProof/>
            <w:webHidden/>
          </w:rPr>
          <w:fldChar w:fldCharType="begin"/>
        </w:r>
        <w:r>
          <w:rPr>
            <w:noProof/>
            <w:webHidden/>
          </w:rPr>
          <w:instrText xml:space="preserve"> PAGEREF _Toc253577992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2"/>
        <w:rPr>
          <w:rFonts w:ascii="Calibri" w:hAnsi="Calibri"/>
          <w:smallCaps w:val="0"/>
          <w:noProof/>
          <w:sz w:val="22"/>
          <w:szCs w:val="22"/>
        </w:rPr>
      </w:pPr>
      <w:hyperlink w:anchor="_Toc253577993" w:history="1">
        <w:r w:rsidRPr="003566EE">
          <w:rPr>
            <w:rStyle w:val="Hyperlink"/>
            <w:noProof/>
          </w:rPr>
          <w:t>3.1</w:t>
        </w:r>
        <w:r>
          <w:rPr>
            <w:rFonts w:ascii="Calibri" w:hAnsi="Calibri"/>
            <w:smallCaps w:val="0"/>
            <w:noProof/>
            <w:sz w:val="22"/>
            <w:szCs w:val="22"/>
          </w:rPr>
          <w:tab/>
        </w:r>
        <w:r w:rsidRPr="003566EE">
          <w:rPr>
            <w:rStyle w:val="Hyperlink"/>
            <w:noProof/>
          </w:rPr>
          <w:t>General Requirements</w:t>
        </w:r>
        <w:r>
          <w:rPr>
            <w:noProof/>
            <w:webHidden/>
          </w:rPr>
          <w:tab/>
        </w:r>
        <w:r>
          <w:rPr>
            <w:noProof/>
            <w:webHidden/>
          </w:rPr>
          <w:fldChar w:fldCharType="begin"/>
        </w:r>
        <w:r>
          <w:rPr>
            <w:noProof/>
            <w:webHidden/>
          </w:rPr>
          <w:instrText xml:space="preserve"> PAGEREF _Toc253577993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2"/>
        <w:rPr>
          <w:rFonts w:ascii="Calibri" w:hAnsi="Calibri"/>
          <w:smallCaps w:val="0"/>
          <w:noProof/>
          <w:sz w:val="22"/>
          <w:szCs w:val="22"/>
        </w:rPr>
      </w:pPr>
      <w:hyperlink w:anchor="_Toc253577994" w:history="1">
        <w:r w:rsidRPr="003566EE">
          <w:rPr>
            <w:rStyle w:val="Hyperlink"/>
            <w:noProof/>
          </w:rPr>
          <w:t>3.2</w:t>
        </w:r>
        <w:r>
          <w:rPr>
            <w:rFonts w:ascii="Calibri" w:hAnsi="Calibri"/>
            <w:smallCaps w:val="0"/>
            <w:noProof/>
            <w:sz w:val="22"/>
            <w:szCs w:val="22"/>
          </w:rPr>
          <w:tab/>
        </w:r>
        <w:r w:rsidRPr="003566EE">
          <w:rPr>
            <w:rStyle w:val="Hyperlink"/>
            <w:noProof/>
          </w:rPr>
          <w:t>Capability 1. Customer Acquisition - NCA</w:t>
        </w:r>
        <w:r>
          <w:rPr>
            <w:noProof/>
            <w:webHidden/>
          </w:rPr>
          <w:tab/>
        </w:r>
        <w:r>
          <w:rPr>
            <w:noProof/>
            <w:webHidden/>
          </w:rPr>
          <w:fldChar w:fldCharType="begin"/>
        </w:r>
        <w:r>
          <w:rPr>
            <w:noProof/>
            <w:webHidden/>
          </w:rPr>
          <w:instrText xml:space="preserve"> PAGEREF _Toc253577994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95" w:history="1">
        <w:r w:rsidRPr="003566EE">
          <w:rPr>
            <w:rStyle w:val="Hyperlink"/>
            <w:noProof/>
          </w:rPr>
          <w:t>3.2.1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_Toc253577995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96" w:history="1">
        <w:r w:rsidRPr="003566EE">
          <w:rPr>
            <w:rStyle w:val="Hyperlink"/>
            <w:noProof/>
          </w:rPr>
          <w:t>3.2.2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_Toc253577996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7997" w:history="1">
        <w:r w:rsidRPr="003566EE">
          <w:rPr>
            <w:rStyle w:val="Hyperlink"/>
            <w:noProof/>
          </w:rPr>
          <w:t>3.2.3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_Toc253577997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98" w:history="1">
        <w:r w:rsidRPr="003566EE">
          <w:rPr>
            <w:rStyle w:val="Hyperlink"/>
            <w:rFonts w:ascii="Arial Bold" w:hAnsi="Arial Bold"/>
            <w:noProof/>
          </w:rPr>
          <w:t>3.2.3.1</w:t>
        </w:r>
        <w:r>
          <w:rPr>
            <w:rFonts w:ascii="Calibri" w:hAnsi="Calibri"/>
            <w:noProof/>
            <w:sz w:val="22"/>
            <w:szCs w:val="22"/>
          </w:rPr>
          <w:tab/>
        </w:r>
        <w:r w:rsidRPr="003566EE">
          <w:rPr>
            <w:rStyle w:val="Hyperlink"/>
            <w:noProof/>
          </w:rPr>
          <w:t>Use Case:  New Customer</w:t>
        </w:r>
        <w:r>
          <w:rPr>
            <w:noProof/>
            <w:webHidden/>
          </w:rPr>
          <w:tab/>
        </w:r>
        <w:r>
          <w:rPr>
            <w:noProof/>
            <w:webHidden/>
          </w:rPr>
          <w:fldChar w:fldCharType="begin"/>
        </w:r>
        <w:r>
          <w:rPr>
            <w:noProof/>
            <w:webHidden/>
          </w:rPr>
          <w:instrText xml:space="preserve"> PAGEREF _Toc253577998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7999" w:history="1">
        <w:r w:rsidRPr="003566EE">
          <w:rPr>
            <w:rStyle w:val="Hyperlink"/>
            <w:rFonts w:ascii="Arial Bold" w:hAnsi="Arial Bold"/>
            <w:noProof/>
          </w:rPr>
          <w:t>3.2.3.2</w:t>
        </w:r>
        <w:r>
          <w:rPr>
            <w:rFonts w:ascii="Calibri" w:hAnsi="Calibri"/>
            <w:noProof/>
            <w:sz w:val="22"/>
            <w:szCs w:val="22"/>
          </w:rPr>
          <w:tab/>
        </w:r>
        <w:r w:rsidRPr="003566EE">
          <w:rPr>
            <w:rStyle w:val="Hyperlink"/>
            <w:noProof/>
          </w:rPr>
          <w:t>Use Case:  Capture administrative data</w:t>
        </w:r>
        <w:r>
          <w:rPr>
            <w:noProof/>
            <w:webHidden/>
          </w:rPr>
          <w:tab/>
        </w:r>
        <w:r>
          <w:rPr>
            <w:noProof/>
            <w:webHidden/>
          </w:rPr>
          <w:fldChar w:fldCharType="begin"/>
        </w:r>
        <w:r>
          <w:rPr>
            <w:noProof/>
            <w:webHidden/>
          </w:rPr>
          <w:instrText xml:space="preserve"> PAGEREF _Toc253577999 \h </w:instrText>
        </w:r>
        <w:r>
          <w:rPr>
            <w:noProof/>
            <w:webHidden/>
          </w:rPr>
        </w:r>
        <w:r>
          <w:rPr>
            <w:noProof/>
            <w:webHidden/>
          </w:rPr>
          <w:fldChar w:fldCharType="separate"/>
        </w:r>
        <w:r>
          <w:rPr>
            <w:noProof/>
            <w:webHidden/>
          </w:rPr>
          <w:t>60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00" w:history="1">
        <w:r w:rsidRPr="003566EE">
          <w:rPr>
            <w:rStyle w:val="Hyperlink"/>
            <w:rFonts w:ascii="Arial Bold" w:hAnsi="Arial Bold"/>
            <w:noProof/>
          </w:rPr>
          <w:t>3.2.3.3</w:t>
        </w:r>
        <w:r>
          <w:rPr>
            <w:rFonts w:ascii="Calibri" w:hAnsi="Calibri"/>
            <w:noProof/>
            <w:sz w:val="22"/>
            <w:szCs w:val="22"/>
          </w:rPr>
          <w:tab/>
        </w:r>
        <w:r w:rsidRPr="003566EE">
          <w:rPr>
            <w:rStyle w:val="Hyperlink"/>
            <w:noProof/>
          </w:rPr>
          <w:t>Use Case:  Capture billing information</w:t>
        </w:r>
        <w:r>
          <w:rPr>
            <w:noProof/>
            <w:webHidden/>
          </w:rPr>
          <w:tab/>
        </w:r>
        <w:r>
          <w:rPr>
            <w:noProof/>
            <w:webHidden/>
          </w:rPr>
          <w:fldChar w:fldCharType="begin"/>
        </w:r>
        <w:r>
          <w:rPr>
            <w:noProof/>
            <w:webHidden/>
          </w:rPr>
          <w:instrText xml:space="preserve"> PAGEREF _Toc253578000 \h </w:instrText>
        </w:r>
        <w:r>
          <w:rPr>
            <w:noProof/>
            <w:webHidden/>
          </w:rPr>
        </w:r>
        <w:r>
          <w:rPr>
            <w:noProof/>
            <w:webHidden/>
          </w:rPr>
          <w:fldChar w:fldCharType="separate"/>
        </w:r>
        <w:r>
          <w:rPr>
            <w:noProof/>
            <w:webHidden/>
          </w:rPr>
          <w:t>61</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01" w:history="1">
        <w:r w:rsidRPr="003566EE">
          <w:rPr>
            <w:rStyle w:val="Hyperlink"/>
            <w:rFonts w:ascii="Arial Bold" w:hAnsi="Arial Bold"/>
            <w:noProof/>
          </w:rPr>
          <w:t>3.2.3.4</w:t>
        </w:r>
        <w:r>
          <w:rPr>
            <w:rFonts w:ascii="Calibri" w:hAnsi="Calibri"/>
            <w:noProof/>
            <w:sz w:val="22"/>
            <w:szCs w:val="22"/>
          </w:rPr>
          <w:tab/>
        </w:r>
        <w:r w:rsidRPr="003566EE">
          <w:rPr>
            <w:rStyle w:val="Hyperlink"/>
            <w:noProof/>
          </w:rPr>
          <w:t>Use Case:  Search and select address in referential</w:t>
        </w:r>
        <w:r>
          <w:rPr>
            <w:noProof/>
            <w:webHidden/>
          </w:rPr>
          <w:tab/>
        </w:r>
        <w:r>
          <w:rPr>
            <w:noProof/>
            <w:webHidden/>
          </w:rPr>
          <w:fldChar w:fldCharType="begin"/>
        </w:r>
        <w:r>
          <w:rPr>
            <w:noProof/>
            <w:webHidden/>
          </w:rPr>
          <w:instrText xml:space="preserve"> PAGEREF _Toc253578001 \h </w:instrText>
        </w:r>
        <w:r>
          <w:rPr>
            <w:noProof/>
            <w:webHidden/>
          </w:rPr>
        </w:r>
        <w:r>
          <w:rPr>
            <w:noProof/>
            <w:webHidden/>
          </w:rPr>
          <w:fldChar w:fldCharType="separate"/>
        </w:r>
        <w:r>
          <w:rPr>
            <w:noProof/>
            <w:webHidden/>
          </w:rPr>
          <w:t>62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02" w:history="1">
        <w:r w:rsidRPr="003566EE">
          <w:rPr>
            <w:rStyle w:val="Hyperlink"/>
            <w:noProof/>
          </w:rPr>
          <w:t>3.2.4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_Toc253578002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2"/>
        <w:rPr>
          <w:rFonts w:ascii="Calibri" w:hAnsi="Calibri"/>
          <w:smallCaps w:val="0"/>
          <w:noProof/>
          <w:sz w:val="22"/>
          <w:szCs w:val="22"/>
        </w:rPr>
      </w:pPr>
      <w:hyperlink w:anchor="_Toc253578003" w:history="1">
        <w:r w:rsidRPr="003566EE">
          <w:rPr>
            <w:rStyle w:val="Hyperlink"/>
            <w:noProof/>
          </w:rPr>
          <w:t>3.3</w:t>
        </w:r>
        <w:r>
          <w:rPr>
            <w:rFonts w:ascii="Calibri" w:hAnsi="Calibri"/>
            <w:smallCaps w:val="0"/>
            <w:noProof/>
            <w:sz w:val="22"/>
            <w:szCs w:val="22"/>
          </w:rPr>
          <w:tab/>
        </w:r>
        <w:r w:rsidRPr="003566EE">
          <w:rPr>
            <w:rStyle w:val="Hyperlink"/>
            <w:noProof/>
          </w:rPr>
          <w:t>Capability 2. Subscriber Creation - NSA</w:t>
        </w:r>
        <w:r>
          <w:rPr>
            <w:noProof/>
            <w:webHidden/>
          </w:rPr>
          <w:tab/>
        </w:r>
        <w:r>
          <w:rPr>
            <w:noProof/>
            <w:webHidden/>
          </w:rPr>
          <w:fldChar w:fldCharType="begin"/>
        </w:r>
        <w:r>
          <w:rPr>
            <w:noProof/>
            <w:webHidden/>
          </w:rPr>
          <w:instrText xml:space="preserve"> PAGEREF _Toc253578003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04" w:history="1">
        <w:r w:rsidRPr="003566EE">
          <w:rPr>
            <w:rStyle w:val="Hyperlink"/>
            <w:noProof/>
          </w:rPr>
          <w:t>3.3.1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_Toc253578004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05" w:history="1">
        <w:r w:rsidRPr="003566EE">
          <w:rPr>
            <w:rStyle w:val="Hyperlink"/>
            <w:noProof/>
          </w:rPr>
          <w:t>3.3.2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_Toc253578005 \h </w:instrText>
        </w:r>
        <w:r>
          <w:rPr>
            <w:noProof/>
            <w:webHidden/>
          </w:rPr>
        </w:r>
        <w:r>
          <w:rPr>
            <w:noProof/>
            <w:webHidden/>
          </w:rPr>
          <w:fldChar w:fldCharType="separate"/>
        </w:r>
        <w:r>
          <w:rPr>
            <w:noProof/>
            <w:webHidden/>
          </w:rPr>
          <w:t>65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06" w:history="1">
        <w:r w:rsidRPr="003566EE">
          <w:rPr>
            <w:rStyle w:val="Hyperlink"/>
            <w:noProof/>
          </w:rPr>
          <w:t>3.3.3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_Toc253578006 \h </w:instrText>
        </w:r>
        <w:r>
          <w:rPr>
            <w:noProof/>
            <w:webHidden/>
          </w:rPr>
        </w:r>
        <w:r>
          <w:rPr>
            <w:noProof/>
            <w:webHidden/>
          </w:rPr>
          <w:fldChar w:fldCharType="separate"/>
        </w:r>
        <w:r>
          <w:rPr>
            <w:noProof/>
            <w:webHidden/>
          </w:rPr>
          <w:t>65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07" w:history="1">
        <w:r w:rsidRPr="003566EE">
          <w:rPr>
            <w:rStyle w:val="Hyperlink"/>
            <w:rFonts w:ascii="Arial Bold" w:hAnsi="Arial Bold"/>
            <w:noProof/>
          </w:rPr>
          <w:t>3.3.3.1</w:t>
        </w:r>
        <w:r>
          <w:rPr>
            <w:rFonts w:ascii="Calibri" w:hAnsi="Calibri"/>
            <w:noProof/>
            <w:sz w:val="22"/>
            <w:szCs w:val="22"/>
          </w:rPr>
          <w:tab/>
        </w:r>
        <w:r w:rsidRPr="003566EE">
          <w:rPr>
            <w:rStyle w:val="Hyperlink"/>
            <w:noProof/>
          </w:rPr>
          <w:t>Use Case:  New subscriber for an existing customer</w:t>
        </w:r>
        <w:r>
          <w:rPr>
            <w:noProof/>
            <w:webHidden/>
          </w:rPr>
          <w:tab/>
        </w:r>
        <w:r>
          <w:rPr>
            <w:noProof/>
            <w:webHidden/>
          </w:rPr>
          <w:fldChar w:fldCharType="begin"/>
        </w:r>
        <w:r>
          <w:rPr>
            <w:noProof/>
            <w:webHidden/>
          </w:rPr>
          <w:instrText xml:space="preserve"> PAGEREF _Toc253578007 \h </w:instrText>
        </w:r>
        <w:r>
          <w:rPr>
            <w:noProof/>
            <w:webHidden/>
          </w:rPr>
        </w:r>
        <w:r>
          <w:rPr>
            <w:noProof/>
            <w:webHidden/>
          </w:rPr>
          <w:fldChar w:fldCharType="separate"/>
        </w:r>
        <w:r>
          <w:rPr>
            <w:noProof/>
            <w:webHidden/>
          </w:rPr>
          <w:t>65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08" w:history="1">
        <w:r w:rsidRPr="003566EE">
          <w:rPr>
            <w:rStyle w:val="Hyperlink"/>
            <w:rFonts w:ascii="Arial Bold" w:hAnsi="Arial Bold"/>
            <w:noProof/>
          </w:rPr>
          <w:t>3.3.3.2</w:t>
        </w:r>
        <w:r>
          <w:rPr>
            <w:rFonts w:ascii="Calibri" w:hAnsi="Calibri"/>
            <w:noProof/>
            <w:sz w:val="22"/>
            <w:szCs w:val="22"/>
          </w:rPr>
          <w:tab/>
        </w:r>
        <w:r w:rsidRPr="003566EE">
          <w:rPr>
            <w:rStyle w:val="Hyperlink"/>
            <w:noProof/>
          </w:rPr>
          <w:t>Use Case:  Review existing account</w:t>
        </w:r>
        <w:r>
          <w:rPr>
            <w:noProof/>
            <w:webHidden/>
          </w:rPr>
          <w:tab/>
        </w:r>
        <w:r>
          <w:rPr>
            <w:noProof/>
            <w:webHidden/>
          </w:rPr>
          <w:fldChar w:fldCharType="begin"/>
        </w:r>
        <w:r>
          <w:rPr>
            <w:noProof/>
            <w:webHidden/>
          </w:rPr>
          <w:instrText xml:space="preserve"> PAGEREF _Toc253578008 \h </w:instrText>
        </w:r>
        <w:r>
          <w:rPr>
            <w:noProof/>
            <w:webHidden/>
          </w:rPr>
        </w:r>
        <w:r>
          <w:rPr>
            <w:noProof/>
            <w:webHidden/>
          </w:rPr>
          <w:fldChar w:fldCharType="separate"/>
        </w:r>
        <w:r>
          <w:rPr>
            <w:noProof/>
            <w:webHidden/>
          </w:rPr>
          <w:t>68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09" w:history="1">
        <w:r w:rsidRPr="003566EE">
          <w:rPr>
            <w:rStyle w:val="Hyperlink"/>
            <w:rFonts w:ascii="Arial Bold" w:hAnsi="Arial Bold"/>
            <w:noProof/>
          </w:rPr>
          <w:t>3.3.3.3</w:t>
        </w:r>
        <w:r>
          <w:rPr>
            <w:rFonts w:ascii="Calibri" w:hAnsi="Calibri"/>
            <w:noProof/>
            <w:sz w:val="22"/>
            <w:szCs w:val="22"/>
          </w:rPr>
          <w:tab/>
        </w:r>
        <w:r w:rsidRPr="003566EE">
          <w:rPr>
            <w:rStyle w:val="Hyperlink"/>
            <w:noProof/>
          </w:rPr>
          <w:t>Use Case:  Update administrative data</w:t>
        </w:r>
        <w:r>
          <w:rPr>
            <w:noProof/>
            <w:webHidden/>
          </w:rPr>
          <w:tab/>
        </w:r>
        <w:r>
          <w:rPr>
            <w:noProof/>
            <w:webHidden/>
          </w:rPr>
          <w:fldChar w:fldCharType="begin"/>
        </w:r>
        <w:r>
          <w:rPr>
            <w:noProof/>
            <w:webHidden/>
          </w:rPr>
          <w:instrText xml:space="preserve"> PAGEREF _Toc253578009 \h </w:instrText>
        </w:r>
        <w:r>
          <w:rPr>
            <w:noProof/>
            <w:webHidden/>
          </w:rPr>
        </w:r>
        <w:r>
          <w:rPr>
            <w:noProof/>
            <w:webHidden/>
          </w:rPr>
          <w:fldChar w:fldCharType="separate"/>
        </w:r>
        <w:r>
          <w:rPr>
            <w:noProof/>
            <w:webHidden/>
          </w:rPr>
          <w:t>69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10" w:history="1">
        <w:r w:rsidRPr="003566EE">
          <w:rPr>
            <w:rStyle w:val="Hyperlink"/>
            <w:rFonts w:ascii="Arial Bold" w:hAnsi="Arial Bold"/>
            <w:noProof/>
          </w:rPr>
          <w:t>3.3.3.4</w:t>
        </w:r>
        <w:r>
          <w:rPr>
            <w:rFonts w:ascii="Calibri" w:hAnsi="Calibri"/>
            <w:noProof/>
            <w:sz w:val="22"/>
            <w:szCs w:val="22"/>
          </w:rPr>
          <w:tab/>
        </w:r>
        <w:r w:rsidRPr="003566EE">
          <w:rPr>
            <w:rStyle w:val="Hyperlink"/>
            <w:noProof/>
          </w:rPr>
          <w:t>Use Case:  Update billing information</w:t>
        </w:r>
        <w:r>
          <w:rPr>
            <w:noProof/>
            <w:webHidden/>
          </w:rPr>
          <w:tab/>
        </w:r>
        <w:r>
          <w:rPr>
            <w:noProof/>
            <w:webHidden/>
          </w:rPr>
          <w:fldChar w:fldCharType="begin"/>
        </w:r>
        <w:r>
          <w:rPr>
            <w:noProof/>
            <w:webHidden/>
          </w:rPr>
          <w:instrText xml:space="preserve"> PAGEREF _Toc253578010 \h </w:instrText>
        </w:r>
        <w:r>
          <w:rPr>
            <w:noProof/>
            <w:webHidden/>
          </w:rPr>
        </w:r>
        <w:r>
          <w:rPr>
            <w:noProof/>
            <w:webHidden/>
          </w:rPr>
          <w:fldChar w:fldCharType="separate"/>
        </w:r>
        <w:r>
          <w:rPr>
            <w:noProof/>
            <w:webHidden/>
          </w:rPr>
          <w:t>70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11" w:history="1">
        <w:r w:rsidRPr="003566EE">
          <w:rPr>
            <w:rStyle w:val="Hyperlink"/>
            <w:rFonts w:ascii="Arial Bold" w:hAnsi="Arial Bold"/>
            <w:noProof/>
          </w:rPr>
          <w:t>3.3.3.5</w:t>
        </w:r>
        <w:r>
          <w:rPr>
            <w:rFonts w:ascii="Calibri" w:hAnsi="Calibri"/>
            <w:noProof/>
            <w:sz w:val="22"/>
            <w:szCs w:val="22"/>
          </w:rPr>
          <w:tab/>
        </w:r>
        <w:r w:rsidRPr="003566EE">
          <w:rPr>
            <w:rStyle w:val="Hyperlink"/>
            <w:noProof/>
          </w:rPr>
          <w:t>Use Case:  New Subscriber</w:t>
        </w:r>
        <w:r>
          <w:rPr>
            <w:noProof/>
            <w:webHidden/>
          </w:rPr>
          <w:tab/>
        </w:r>
        <w:r>
          <w:rPr>
            <w:noProof/>
            <w:webHidden/>
          </w:rPr>
          <w:fldChar w:fldCharType="begin"/>
        </w:r>
        <w:r>
          <w:rPr>
            <w:noProof/>
            <w:webHidden/>
          </w:rPr>
          <w:instrText xml:space="preserve"> PAGEREF _Toc253578011 \h </w:instrText>
        </w:r>
        <w:r>
          <w:rPr>
            <w:noProof/>
            <w:webHidden/>
          </w:rPr>
        </w:r>
        <w:r>
          <w:rPr>
            <w:noProof/>
            <w:webHidden/>
          </w:rPr>
          <w:fldChar w:fldCharType="separate"/>
        </w:r>
        <w:r>
          <w:rPr>
            <w:noProof/>
            <w:webHidden/>
          </w:rPr>
          <w:t>71</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12" w:history="1">
        <w:r w:rsidRPr="003566EE">
          <w:rPr>
            <w:rStyle w:val="Hyperlink"/>
            <w:rFonts w:ascii="Arial Bold" w:hAnsi="Arial Bold"/>
            <w:noProof/>
          </w:rPr>
          <w:t>3.3.3.6</w:t>
        </w:r>
        <w:r>
          <w:rPr>
            <w:rFonts w:ascii="Calibri" w:hAnsi="Calibri"/>
            <w:noProof/>
            <w:sz w:val="22"/>
            <w:szCs w:val="22"/>
          </w:rPr>
          <w:tab/>
        </w:r>
        <w:r w:rsidRPr="003566EE">
          <w:rPr>
            <w:rStyle w:val="Hyperlink"/>
            <w:noProof/>
          </w:rPr>
          <w:t>Use Case:  Set subscriber contact</w:t>
        </w:r>
        <w:r>
          <w:rPr>
            <w:noProof/>
            <w:webHidden/>
          </w:rPr>
          <w:tab/>
        </w:r>
        <w:r>
          <w:rPr>
            <w:noProof/>
            <w:webHidden/>
          </w:rPr>
          <w:fldChar w:fldCharType="begin"/>
        </w:r>
        <w:r>
          <w:rPr>
            <w:noProof/>
            <w:webHidden/>
          </w:rPr>
          <w:instrText xml:space="preserve"> PAGEREF _Toc253578012 \h </w:instrText>
        </w:r>
        <w:r>
          <w:rPr>
            <w:noProof/>
            <w:webHidden/>
          </w:rPr>
        </w:r>
        <w:r>
          <w:rPr>
            <w:noProof/>
            <w:webHidden/>
          </w:rPr>
          <w:fldChar w:fldCharType="separate"/>
        </w:r>
        <w:r>
          <w:rPr>
            <w:noProof/>
            <w:webHidden/>
          </w:rPr>
          <w:t>72</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13" w:history="1">
        <w:r w:rsidRPr="003566EE">
          <w:rPr>
            <w:rStyle w:val="Hyperlink"/>
            <w:rFonts w:ascii="Arial Bold" w:hAnsi="Arial Bold"/>
            <w:noProof/>
          </w:rPr>
          <w:t>3.3.3.7</w:t>
        </w:r>
        <w:r>
          <w:rPr>
            <w:rFonts w:ascii="Calibri" w:hAnsi="Calibri"/>
            <w:noProof/>
            <w:sz w:val="22"/>
            <w:szCs w:val="22"/>
          </w:rPr>
          <w:tab/>
        </w:r>
        <w:r w:rsidRPr="003566EE">
          <w:rPr>
            <w:rStyle w:val="Hyperlink"/>
            <w:noProof/>
          </w:rPr>
          <w:t>Use Case:  Set service address</w:t>
        </w:r>
        <w:r>
          <w:rPr>
            <w:noProof/>
            <w:webHidden/>
          </w:rPr>
          <w:tab/>
        </w:r>
        <w:r>
          <w:rPr>
            <w:noProof/>
            <w:webHidden/>
          </w:rPr>
          <w:fldChar w:fldCharType="begin"/>
        </w:r>
        <w:r>
          <w:rPr>
            <w:noProof/>
            <w:webHidden/>
          </w:rPr>
          <w:instrText xml:space="preserve"> PAGEREF _Toc253578013 \h </w:instrText>
        </w:r>
        <w:r>
          <w:rPr>
            <w:noProof/>
            <w:webHidden/>
          </w:rPr>
        </w:r>
        <w:r>
          <w:rPr>
            <w:noProof/>
            <w:webHidden/>
          </w:rPr>
          <w:fldChar w:fldCharType="separate"/>
        </w:r>
        <w:r>
          <w:rPr>
            <w:noProof/>
            <w:webHidden/>
          </w:rPr>
          <w:t>73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14" w:history="1">
        <w:r w:rsidRPr="003566EE">
          <w:rPr>
            <w:rStyle w:val="Hyperlink"/>
            <w:rFonts w:ascii="Arial Bold" w:hAnsi="Arial Bold"/>
            <w:noProof/>
          </w:rPr>
          <w:t>3.3.3.8</w:t>
        </w:r>
        <w:r>
          <w:rPr>
            <w:rFonts w:ascii="Calibri" w:hAnsi="Calibri"/>
            <w:noProof/>
            <w:sz w:val="22"/>
            <w:szCs w:val="22"/>
          </w:rPr>
          <w:tab/>
        </w:r>
        <w:r w:rsidRPr="003566EE">
          <w:rPr>
            <w:rStyle w:val="Hyperlink"/>
            <w:noProof/>
          </w:rPr>
          <w:t>Use Case:  Set subscriber attributes</w:t>
        </w:r>
        <w:r>
          <w:rPr>
            <w:noProof/>
            <w:webHidden/>
          </w:rPr>
          <w:tab/>
        </w:r>
        <w:r>
          <w:rPr>
            <w:noProof/>
            <w:webHidden/>
          </w:rPr>
          <w:fldChar w:fldCharType="begin"/>
        </w:r>
        <w:r>
          <w:rPr>
            <w:noProof/>
            <w:webHidden/>
          </w:rPr>
          <w:instrText xml:space="preserve"> PAGEREF _Toc253578014 \h </w:instrText>
        </w:r>
        <w:r>
          <w:rPr>
            <w:noProof/>
            <w:webHidden/>
          </w:rPr>
        </w:r>
        <w:r>
          <w:rPr>
            <w:noProof/>
            <w:webHidden/>
          </w:rPr>
          <w:fldChar w:fldCharType="separate"/>
        </w:r>
        <w:r>
          <w:rPr>
            <w:noProof/>
            <w:webHidden/>
          </w:rPr>
          <w:t>73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15" w:history="1">
        <w:r w:rsidRPr="003566EE">
          <w:rPr>
            <w:rStyle w:val="Hyperlink"/>
            <w:rFonts w:ascii="Arial Bold" w:hAnsi="Arial Bold"/>
            <w:noProof/>
          </w:rPr>
          <w:t>3.3.3.9</w:t>
        </w:r>
        <w:r>
          <w:rPr>
            <w:rFonts w:ascii="Calibri" w:hAnsi="Calibri"/>
            <w:noProof/>
            <w:sz w:val="22"/>
            <w:szCs w:val="22"/>
          </w:rPr>
          <w:tab/>
        </w:r>
        <w:r w:rsidRPr="003566EE">
          <w:rPr>
            <w:rStyle w:val="Hyperlink"/>
            <w:noProof/>
          </w:rPr>
          <w:t>Use Case:  Configure subscriber external id</w:t>
        </w:r>
        <w:r>
          <w:rPr>
            <w:noProof/>
            <w:webHidden/>
          </w:rPr>
          <w:tab/>
        </w:r>
        <w:r>
          <w:rPr>
            <w:noProof/>
            <w:webHidden/>
          </w:rPr>
          <w:fldChar w:fldCharType="begin"/>
        </w:r>
        <w:r>
          <w:rPr>
            <w:noProof/>
            <w:webHidden/>
          </w:rPr>
          <w:instrText xml:space="preserve"> PAGEREF _Toc253578015 \h </w:instrText>
        </w:r>
        <w:r>
          <w:rPr>
            <w:noProof/>
            <w:webHidden/>
          </w:rPr>
        </w:r>
        <w:r>
          <w:rPr>
            <w:noProof/>
            <w:webHidden/>
          </w:rPr>
          <w:fldChar w:fldCharType="separate"/>
        </w:r>
        <w:r>
          <w:rPr>
            <w:noProof/>
            <w:webHidden/>
          </w:rPr>
          <w:t>74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16" w:history="1">
        <w:r w:rsidRPr="003566EE">
          <w:rPr>
            <w:rStyle w:val="Hyperlink"/>
            <w:noProof/>
          </w:rPr>
          <w:t>3.3.4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_Toc253578016 \h </w:instrText>
        </w:r>
        <w:r>
          <w:rPr>
            <w:noProof/>
            <w:webHidden/>
          </w:rPr>
        </w:r>
        <w:r>
          <w:rPr>
            <w:noProof/>
            <w:webHidden/>
          </w:rPr>
          <w:fldChar w:fldCharType="separate"/>
        </w:r>
        <w:r>
          <w:rPr>
            <w:noProof/>
            <w:webHidden/>
          </w:rPr>
          <w:t>76</w:t>
        </w:r>
        <w:r>
          <w:rPr>
            <w:noProof/>
            <w:webHidden/>
          </w:rPr>
          <w:fldChar w:fldCharType="end"/>
        </w:r>
      </w:hyperlink>
    </w:p>
    <w:p w:rsidR="003867B2" w:rsidRDefault="003867B2">
      <w:pPr>
        <w:pStyle w:val="TOC2"/>
        <w:rPr>
          <w:rFonts w:ascii="Calibri" w:hAnsi="Calibri"/>
          <w:smallCaps w:val="0"/>
          <w:noProof/>
          <w:sz w:val="22"/>
          <w:szCs w:val="22"/>
        </w:rPr>
      </w:pPr>
      <w:hyperlink w:anchor="_Toc253578017" w:history="1">
        <w:r w:rsidRPr="003566EE">
          <w:rPr>
            <w:rStyle w:val="Hyperlink"/>
            <w:noProof/>
          </w:rPr>
          <w:t>3.4</w:t>
        </w:r>
        <w:r>
          <w:rPr>
            <w:rFonts w:ascii="Calibri" w:hAnsi="Calibri"/>
            <w:smallCaps w:val="0"/>
            <w:noProof/>
            <w:sz w:val="22"/>
            <w:szCs w:val="22"/>
          </w:rPr>
          <w:tab/>
        </w:r>
        <w:r w:rsidRPr="003566EE">
          <w:rPr>
            <w:rStyle w:val="Hyperlink"/>
            <w:noProof/>
          </w:rPr>
          <w:t>Capability 3. Identify customer - IDC</w:t>
        </w:r>
        <w:r>
          <w:rPr>
            <w:noProof/>
            <w:webHidden/>
          </w:rPr>
          <w:tab/>
        </w:r>
        <w:r>
          <w:rPr>
            <w:noProof/>
            <w:webHidden/>
          </w:rPr>
          <w:fldChar w:fldCharType="begin"/>
        </w:r>
        <w:r>
          <w:rPr>
            <w:noProof/>
            <w:webHidden/>
          </w:rPr>
          <w:instrText xml:space="preserve"> PAGEREF _Toc253578017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18" w:history="1">
        <w:r w:rsidRPr="003566EE">
          <w:rPr>
            <w:rStyle w:val="Hyperlink"/>
            <w:noProof/>
          </w:rPr>
          <w:t>3.4.1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_Toc253578018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19" w:history="1">
        <w:r w:rsidRPr="003566EE">
          <w:rPr>
            <w:rStyle w:val="Hyperlink"/>
            <w:noProof/>
          </w:rPr>
          <w:t>3.4.2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_Toc253578019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20" w:history="1">
        <w:r w:rsidRPr="003566EE">
          <w:rPr>
            <w:rStyle w:val="Hyperlink"/>
            <w:noProof/>
          </w:rPr>
          <w:t>3.4.3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_Toc253578020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21" w:history="1">
        <w:r w:rsidRPr="003566EE">
          <w:rPr>
            <w:rStyle w:val="Hyperlink"/>
            <w:rFonts w:ascii="Arial Bold" w:hAnsi="Arial Bold"/>
            <w:noProof/>
          </w:rPr>
          <w:t>3.4.3.1</w:t>
        </w:r>
        <w:r>
          <w:rPr>
            <w:rFonts w:ascii="Calibri" w:hAnsi="Calibri"/>
            <w:noProof/>
            <w:sz w:val="22"/>
            <w:szCs w:val="22"/>
          </w:rPr>
          <w:tab/>
        </w:r>
        <w:r w:rsidRPr="003566EE">
          <w:rPr>
            <w:rStyle w:val="Hyperlink"/>
            <w:noProof/>
          </w:rPr>
          <w:t>Use Case:  Identify customer</w:t>
        </w:r>
        <w:r>
          <w:rPr>
            <w:noProof/>
            <w:webHidden/>
          </w:rPr>
          <w:tab/>
        </w:r>
        <w:r>
          <w:rPr>
            <w:noProof/>
            <w:webHidden/>
          </w:rPr>
          <w:fldChar w:fldCharType="begin"/>
        </w:r>
        <w:r>
          <w:rPr>
            <w:noProof/>
            <w:webHidden/>
          </w:rPr>
          <w:instrText xml:space="preserve"> PAGEREF _Toc253578021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22" w:history="1">
        <w:r w:rsidRPr="003566EE">
          <w:rPr>
            <w:rStyle w:val="Hyperlink"/>
            <w:rFonts w:ascii="Arial Bold" w:hAnsi="Arial Bold"/>
            <w:noProof/>
          </w:rPr>
          <w:t>3.4.3.2</w:t>
        </w:r>
        <w:r>
          <w:rPr>
            <w:rFonts w:ascii="Calibri" w:hAnsi="Calibri"/>
            <w:noProof/>
            <w:sz w:val="22"/>
            <w:szCs w:val="22"/>
          </w:rPr>
          <w:tab/>
        </w:r>
        <w:r w:rsidRPr="003566EE">
          <w:rPr>
            <w:rStyle w:val="Hyperlink"/>
            <w:noProof/>
          </w:rPr>
          <w:t>Use Case:  Search customers</w:t>
        </w:r>
        <w:r>
          <w:rPr>
            <w:noProof/>
            <w:webHidden/>
          </w:rPr>
          <w:tab/>
        </w:r>
        <w:r>
          <w:rPr>
            <w:noProof/>
            <w:webHidden/>
          </w:rPr>
          <w:fldChar w:fldCharType="begin"/>
        </w:r>
        <w:r>
          <w:rPr>
            <w:noProof/>
            <w:webHidden/>
          </w:rPr>
          <w:instrText xml:space="preserve"> PAGEREF _Toc253578022 \h </w:instrText>
        </w:r>
        <w:r>
          <w:rPr>
            <w:noProof/>
            <w:webHidden/>
          </w:rPr>
        </w:r>
        <w:r>
          <w:rPr>
            <w:noProof/>
            <w:webHidden/>
          </w:rPr>
          <w:fldChar w:fldCharType="separate"/>
        </w:r>
        <w:r>
          <w:rPr>
            <w:noProof/>
            <w:webHidden/>
          </w:rPr>
          <w:t>80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23" w:history="1">
        <w:r w:rsidRPr="003566EE">
          <w:rPr>
            <w:rStyle w:val="Hyperlink"/>
            <w:rFonts w:ascii="Arial Bold" w:hAnsi="Arial Bold"/>
            <w:noProof/>
          </w:rPr>
          <w:t>3.4.3.3</w:t>
        </w:r>
        <w:r>
          <w:rPr>
            <w:rFonts w:ascii="Calibri" w:hAnsi="Calibri"/>
            <w:noProof/>
            <w:sz w:val="22"/>
            <w:szCs w:val="22"/>
          </w:rPr>
          <w:tab/>
        </w:r>
        <w:r w:rsidRPr="003566EE">
          <w:rPr>
            <w:rStyle w:val="Hyperlink"/>
            <w:noProof/>
          </w:rPr>
          <w:t>Use Case:  Search subscribers</w:t>
        </w:r>
        <w:r>
          <w:rPr>
            <w:noProof/>
            <w:webHidden/>
          </w:rPr>
          <w:tab/>
        </w:r>
        <w:r>
          <w:rPr>
            <w:noProof/>
            <w:webHidden/>
          </w:rPr>
          <w:fldChar w:fldCharType="begin"/>
        </w:r>
        <w:r>
          <w:rPr>
            <w:noProof/>
            <w:webHidden/>
          </w:rPr>
          <w:instrText xml:space="preserve"> PAGEREF _Toc253578023 \h </w:instrText>
        </w:r>
        <w:r>
          <w:rPr>
            <w:noProof/>
            <w:webHidden/>
          </w:rPr>
        </w:r>
        <w:r>
          <w:rPr>
            <w:noProof/>
            <w:webHidden/>
          </w:rPr>
          <w:fldChar w:fldCharType="separate"/>
        </w:r>
        <w:r>
          <w:rPr>
            <w:noProof/>
            <w:webHidden/>
          </w:rPr>
          <w:t>81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24" w:history="1">
        <w:r w:rsidRPr="003566EE">
          <w:rPr>
            <w:rStyle w:val="Hyperlink"/>
            <w:noProof/>
          </w:rPr>
          <w:t>3.4.4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_Toc253578024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2"/>
        <w:rPr>
          <w:rFonts w:ascii="Calibri" w:hAnsi="Calibri"/>
          <w:smallCaps w:val="0"/>
          <w:noProof/>
          <w:sz w:val="22"/>
          <w:szCs w:val="22"/>
        </w:rPr>
      </w:pPr>
      <w:hyperlink w:anchor="_Toc253578025" w:history="1">
        <w:r w:rsidRPr="003566EE">
          <w:rPr>
            <w:rStyle w:val="Hyperlink"/>
            <w:noProof/>
          </w:rPr>
          <w:t>3.5</w:t>
        </w:r>
        <w:r>
          <w:rPr>
            <w:rFonts w:ascii="Calibri" w:hAnsi="Calibri"/>
            <w:smallCaps w:val="0"/>
            <w:noProof/>
            <w:sz w:val="22"/>
            <w:szCs w:val="22"/>
          </w:rPr>
          <w:tab/>
        </w:r>
        <w:r w:rsidRPr="003566EE">
          <w:rPr>
            <w:rStyle w:val="Hyperlink"/>
            <w:noProof/>
          </w:rPr>
          <w:t>Capability 4. Customer Information Management - CIM</w:t>
        </w:r>
        <w:r>
          <w:rPr>
            <w:noProof/>
            <w:webHidden/>
          </w:rPr>
          <w:tab/>
        </w:r>
        <w:r>
          <w:rPr>
            <w:noProof/>
            <w:webHidden/>
          </w:rPr>
          <w:fldChar w:fldCharType="begin"/>
        </w:r>
        <w:r>
          <w:rPr>
            <w:noProof/>
            <w:webHidden/>
          </w:rPr>
          <w:instrText xml:space="preserve"> PAGEREF _Toc253578025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26" w:history="1">
        <w:r w:rsidRPr="003566EE">
          <w:rPr>
            <w:rStyle w:val="Hyperlink"/>
            <w:noProof/>
          </w:rPr>
          <w:t>3.5.1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_Toc253578026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27" w:history="1">
        <w:r w:rsidRPr="003566EE">
          <w:rPr>
            <w:rStyle w:val="Hyperlink"/>
            <w:noProof/>
          </w:rPr>
          <w:t>3.5.2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_Toc253578027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28" w:history="1">
        <w:r w:rsidRPr="003566EE">
          <w:rPr>
            <w:rStyle w:val="Hyperlink"/>
            <w:noProof/>
          </w:rPr>
          <w:t>3.5.3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_Toc253578028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29" w:history="1">
        <w:r w:rsidRPr="003566EE">
          <w:rPr>
            <w:rStyle w:val="Hyperlink"/>
            <w:rFonts w:ascii="Arial Bold" w:hAnsi="Arial Bold"/>
            <w:noProof/>
          </w:rPr>
          <w:t>3.5.3.1</w:t>
        </w:r>
        <w:r>
          <w:rPr>
            <w:rFonts w:ascii="Calibri" w:hAnsi="Calibri"/>
            <w:noProof/>
            <w:sz w:val="22"/>
            <w:szCs w:val="22"/>
          </w:rPr>
          <w:tab/>
        </w:r>
        <w:r w:rsidRPr="003566EE">
          <w:rPr>
            <w:rStyle w:val="Hyperlink"/>
            <w:noProof/>
          </w:rPr>
          <w:t>Use Case:  View customer information</w:t>
        </w:r>
        <w:r>
          <w:rPr>
            <w:noProof/>
            <w:webHidden/>
          </w:rPr>
          <w:tab/>
        </w:r>
        <w:r>
          <w:rPr>
            <w:noProof/>
            <w:webHidden/>
          </w:rPr>
          <w:fldChar w:fldCharType="begin"/>
        </w:r>
        <w:r>
          <w:rPr>
            <w:noProof/>
            <w:webHidden/>
          </w:rPr>
          <w:instrText xml:space="preserve"> PAGEREF _Toc253578029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30" w:history="1">
        <w:r w:rsidRPr="003566EE">
          <w:rPr>
            <w:rStyle w:val="Hyperlink"/>
            <w:rFonts w:ascii="Arial Bold" w:hAnsi="Arial Bold"/>
            <w:noProof/>
          </w:rPr>
          <w:t>3.5.3.2</w:t>
        </w:r>
        <w:r>
          <w:rPr>
            <w:rFonts w:ascii="Calibri" w:hAnsi="Calibri"/>
            <w:noProof/>
            <w:sz w:val="22"/>
            <w:szCs w:val="22"/>
          </w:rPr>
          <w:tab/>
        </w:r>
        <w:r w:rsidRPr="003566EE">
          <w:rPr>
            <w:rStyle w:val="Hyperlink"/>
            <w:noProof/>
          </w:rPr>
          <w:t>Use Case:  Modify customer contact</w:t>
        </w:r>
        <w:r>
          <w:rPr>
            <w:noProof/>
            <w:webHidden/>
          </w:rPr>
          <w:tab/>
        </w:r>
        <w:r>
          <w:rPr>
            <w:noProof/>
            <w:webHidden/>
          </w:rPr>
          <w:fldChar w:fldCharType="begin"/>
        </w:r>
        <w:r>
          <w:rPr>
            <w:noProof/>
            <w:webHidden/>
          </w:rPr>
          <w:instrText xml:space="preserve"> PAGEREF _Toc253578030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31" w:history="1">
        <w:r w:rsidRPr="003566EE">
          <w:rPr>
            <w:rStyle w:val="Hyperlink"/>
            <w:noProof/>
          </w:rPr>
          <w:t>3.5.4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_Toc253578031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2"/>
        <w:rPr>
          <w:rFonts w:ascii="Calibri" w:hAnsi="Calibri"/>
          <w:smallCaps w:val="0"/>
          <w:noProof/>
          <w:sz w:val="22"/>
          <w:szCs w:val="22"/>
        </w:rPr>
      </w:pPr>
      <w:hyperlink w:anchor="_Toc253578032" w:history="1">
        <w:r w:rsidRPr="003566EE">
          <w:rPr>
            <w:rStyle w:val="Hyperlink"/>
            <w:noProof/>
          </w:rPr>
          <w:t>3.6</w:t>
        </w:r>
        <w:r>
          <w:rPr>
            <w:rFonts w:ascii="Calibri" w:hAnsi="Calibri"/>
            <w:smallCaps w:val="0"/>
            <w:noProof/>
            <w:sz w:val="22"/>
            <w:szCs w:val="22"/>
          </w:rPr>
          <w:tab/>
        </w:r>
        <w:r w:rsidRPr="003566EE">
          <w:rPr>
            <w:rStyle w:val="Hyperlink"/>
            <w:noProof/>
          </w:rPr>
          <w:t>Capability 5. Billing Account Management - BAM</w:t>
        </w:r>
        <w:r>
          <w:rPr>
            <w:noProof/>
            <w:webHidden/>
          </w:rPr>
          <w:tab/>
        </w:r>
        <w:r>
          <w:rPr>
            <w:noProof/>
            <w:webHidden/>
          </w:rPr>
          <w:fldChar w:fldCharType="begin"/>
        </w:r>
        <w:r>
          <w:rPr>
            <w:noProof/>
            <w:webHidden/>
          </w:rPr>
          <w:instrText xml:space="preserve"> PAGEREF _Toc253578032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33" w:history="1">
        <w:r w:rsidRPr="003566EE">
          <w:rPr>
            <w:rStyle w:val="Hyperlink"/>
            <w:noProof/>
          </w:rPr>
          <w:t>3.6.1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_Toc253578033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34" w:history="1">
        <w:r w:rsidRPr="003566EE">
          <w:rPr>
            <w:rStyle w:val="Hyperlink"/>
            <w:noProof/>
          </w:rPr>
          <w:t>3.6.2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_Toc253578034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35" w:history="1">
        <w:r w:rsidRPr="003566EE">
          <w:rPr>
            <w:rStyle w:val="Hyperlink"/>
            <w:noProof/>
          </w:rPr>
          <w:t>3.6.3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_Toc253578035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36" w:history="1">
        <w:r w:rsidRPr="003566EE">
          <w:rPr>
            <w:rStyle w:val="Hyperlink"/>
            <w:rFonts w:ascii="Arial Bold" w:hAnsi="Arial Bold"/>
            <w:noProof/>
          </w:rPr>
          <w:t>3.6.3.1</w:t>
        </w:r>
        <w:r>
          <w:rPr>
            <w:rFonts w:ascii="Calibri" w:hAnsi="Calibri"/>
            <w:noProof/>
            <w:sz w:val="22"/>
            <w:szCs w:val="22"/>
          </w:rPr>
          <w:tab/>
        </w:r>
        <w:r w:rsidRPr="003566EE">
          <w:rPr>
            <w:rStyle w:val="Hyperlink"/>
            <w:noProof/>
          </w:rPr>
          <w:t>Use Case:  View and manage billing account</w:t>
        </w:r>
        <w:r>
          <w:rPr>
            <w:noProof/>
            <w:webHidden/>
          </w:rPr>
          <w:tab/>
        </w:r>
        <w:r>
          <w:rPr>
            <w:noProof/>
            <w:webHidden/>
          </w:rPr>
          <w:fldChar w:fldCharType="begin"/>
        </w:r>
        <w:r>
          <w:rPr>
            <w:noProof/>
            <w:webHidden/>
          </w:rPr>
          <w:instrText xml:space="preserve"> PAGEREF _Toc253578036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37" w:history="1">
        <w:r w:rsidRPr="003566EE">
          <w:rPr>
            <w:rStyle w:val="Hyperlink"/>
            <w:rFonts w:ascii="Arial Bold" w:hAnsi="Arial Bold"/>
            <w:noProof/>
          </w:rPr>
          <w:t>3.6.3.2</w:t>
        </w:r>
        <w:r>
          <w:rPr>
            <w:rFonts w:ascii="Calibri" w:hAnsi="Calibri"/>
            <w:noProof/>
            <w:sz w:val="22"/>
            <w:szCs w:val="22"/>
          </w:rPr>
          <w:tab/>
        </w:r>
        <w:r w:rsidRPr="003566EE">
          <w:rPr>
            <w:rStyle w:val="Hyperlink"/>
            <w:noProof/>
          </w:rPr>
          <w:t>Use Case:  Modify billing contact</w:t>
        </w:r>
        <w:r>
          <w:rPr>
            <w:noProof/>
            <w:webHidden/>
          </w:rPr>
          <w:tab/>
        </w:r>
        <w:r>
          <w:rPr>
            <w:noProof/>
            <w:webHidden/>
          </w:rPr>
          <w:fldChar w:fldCharType="begin"/>
        </w:r>
        <w:r>
          <w:rPr>
            <w:noProof/>
            <w:webHidden/>
          </w:rPr>
          <w:instrText xml:space="preserve"> PAGEREF _Toc253578037 \h </w:instrText>
        </w:r>
        <w:r>
          <w:rPr>
            <w:noProof/>
            <w:webHidden/>
          </w:rPr>
        </w:r>
        <w:r>
          <w:rPr>
            <w:noProof/>
            <w:webHidden/>
          </w:rPr>
          <w:fldChar w:fldCharType="separate"/>
        </w:r>
        <w:r>
          <w:rPr>
            <w:noProof/>
            <w:webHidden/>
          </w:rPr>
          <w:t>86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38" w:history="1">
        <w:r w:rsidRPr="003566EE">
          <w:rPr>
            <w:rStyle w:val="Hyperlink"/>
            <w:rFonts w:ascii="Arial Bold" w:hAnsi="Arial Bold"/>
            <w:noProof/>
          </w:rPr>
          <w:t>3.6.3.3</w:t>
        </w:r>
        <w:r>
          <w:rPr>
            <w:rFonts w:ascii="Calibri" w:hAnsi="Calibri"/>
            <w:noProof/>
            <w:sz w:val="22"/>
            <w:szCs w:val="22"/>
          </w:rPr>
          <w:tab/>
        </w:r>
        <w:r w:rsidRPr="003566EE">
          <w:rPr>
            <w:rStyle w:val="Hyperlink"/>
            <w:noProof/>
          </w:rPr>
          <w:t>Use Case:  Modify payment method information</w:t>
        </w:r>
        <w:r>
          <w:rPr>
            <w:noProof/>
            <w:webHidden/>
          </w:rPr>
          <w:tab/>
        </w:r>
        <w:r>
          <w:rPr>
            <w:noProof/>
            <w:webHidden/>
          </w:rPr>
          <w:fldChar w:fldCharType="begin"/>
        </w:r>
        <w:r>
          <w:rPr>
            <w:noProof/>
            <w:webHidden/>
          </w:rPr>
          <w:instrText xml:space="preserve"> PAGEREF _Toc253578038 \h </w:instrText>
        </w:r>
        <w:r>
          <w:rPr>
            <w:noProof/>
            <w:webHidden/>
          </w:rPr>
        </w:r>
        <w:r>
          <w:rPr>
            <w:noProof/>
            <w:webHidden/>
          </w:rPr>
          <w:fldChar w:fldCharType="separate"/>
        </w:r>
        <w:r>
          <w:rPr>
            <w:noProof/>
            <w:webHidden/>
          </w:rPr>
          <w:t>87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39" w:history="1">
        <w:r w:rsidRPr="003566EE">
          <w:rPr>
            <w:rStyle w:val="Hyperlink"/>
            <w:rFonts w:ascii="Arial Bold" w:hAnsi="Arial Bold"/>
            <w:noProof/>
          </w:rPr>
          <w:t>3.6.3.4</w:t>
        </w:r>
        <w:r>
          <w:rPr>
            <w:rFonts w:ascii="Calibri" w:hAnsi="Calibri"/>
            <w:noProof/>
            <w:sz w:val="22"/>
            <w:szCs w:val="22"/>
          </w:rPr>
          <w:tab/>
        </w:r>
        <w:r w:rsidRPr="003566EE">
          <w:rPr>
            <w:rStyle w:val="Hyperlink"/>
            <w:noProof/>
          </w:rPr>
          <w:t>Use Case:  Modify billing account attributes</w:t>
        </w:r>
        <w:r>
          <w:rPr>
            <w:noProof/>
            <w:webHidden/>
          </w:rPr>
          <w:tab/>
        </w:r>
        <w:r>
          <w:rPr>
            <w:noProof/>
            <w:webHidden/>
          </w:rPr>
          <w:fldChar w:fldCharType="begin"/>
        </w:r>
        <w:r>
          <w:rPr>
            <w:noProof/>
            <w:webHidden/>
          </w:rPr>
          <w:instrText xml:space="preserve"> PAGEREF _Toc253578039 \h </w:instrText>
        </w:r>
        <w:r>
          <w:rPr>
            <w:noProof/>
            <w:webHidden/>
          </w:rPr>
        </w:r>
        <w:r>
          <w:rPr>
            <w:noProof/>
            <w:webHidden/>
          </w:rPr>
          <w:fldChar w:fldCharType="separate"/>
        </w:r>
        <w:r>
          <w:rPr>
            <w:noProof/>
            <w:webHidden/>
          </w:rPr>
          <w:t>87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40" w:history="1">
        <w:r w:rsidRPr="003566EE">
          <w:rPr>
            <w:rStyle w:val="Hyperlink"/>
            <w:rFonts w:ascii="Arial Bold" w:hAnsi="Arial Bold"/>
            <w:noProof/>
          </w:rPr>
          <w:t>3.6.3.5</w:t>
        </w:r>
        <w:r>
          <w:rPr>
            <w:rFonts w:ascii="Calibri" w:hAnsi="Calibri"/>
            <w:noProof/>
            <w:sz w:val="22"/>
            <w:szCs w:val="22"/>
          </w:rPr>
          <w:tab/>
        </w:r>
        <w:r w:rsidRPr="003566EE">
          <w:rPr>
            <w:rStyle w:val="Hyperlink"/>
            <w:noProof/>
          </w:rPr>
          <w:t>Use Case:  Add account offers</w:t>
        </w:r>
        <w:r>
          <w:rPr>
            <w:noProof/>
            <w:webHidden/>
          </w:rPr>
          <w:tab/>
        </w:r>
        <w:r>
          <w:rPr>
            <w:noProof/>
            <w:webHidden/>
          </w:rPr>
          <w:fldChar w:fldCharType="begin"/>
        </w:r>
        <w:r>
          <w:rPr>
            <w:noProof/>
            <w:webHidden/>
          </w:rPr>
          <w:instrText xml:space="preserve"> PAGEREF _Toc253578040 \h </w:instrText>
        </w:r>
        <w:r>
          <w:rPr>
            <w:noProof/>
            <w:webHidden/>
          </w:rPr>
        </w:r>
        <w:r>
          <w:rPr>
            <w:noProof/>
            <w:webHidden/>
          </w:rPr>
          <w:fldChar w:fldCharType="separate"/>
        </w:r>
        <w:r>
          <w:rPr>
            <w:noProof/>
            <w:webHidden/>
          </w:rPr>
          <w:t>88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41" w:history="1">
        <w:r w:rsidRPr="003566EE">
          <w:rPr>
            <w:rStyle w:val="Hyperlink"/>
            <w:rFonts w:ascii="Arial Bold" w:hAnsi="Arial Bold"/>
            <w:noProof/>
          </w:rPr>
          <w:t>3.6.3.6</w:t>
        </w:r>
        <w:r>
          <w:rPr>
            <w:rFonts w:ascii="Calibri" w:hAnsi="Calibri"/>
            <w:noProof/>
            <w:sz w:val="22"/>
            <w:szCs w:val="22"/>
          </w:rPr>
          <w:tab/>
        </w:r>
        <w:r w:rsidRPr="003566EE">
          <w:rPr>
            <w:rStyle w:val="Hyperlink"/>
            <w:noProof/>
          </w:rPr>
          <w:t>Use Case:  Remove account offer</w:t>
        </w:r>
        <w:r>
          <w:rPr>
            <w:noProof/>
            <w:webHidden/>
          </w:rPr>
          <w:tab/>
        </w:r>
        <w:r>
          <w:rPr>
            <w:noProof/>
            <w:webHidden/>
          </w:rPr>
          <w:fldChar w:fldCharType="begin"/>
        </w:r>
        <w:r>
          <w:rPr>
            <w:noProof/>
            <w:webHidden/>
          </w:rPr>
          <w:instrText xml:space="preserve"> PAGEREF _Toc253578041 \h </w:instrText>
        </w:r>
        <w:r>
          <w:rPr>
            <w:noProof/>
            <w:webHidden/>
          </w:rPr>
        </w:r>
        <w:r>
          <w:rPr>
            <w:noProof/>
            <w:webHidden/>
          </w:rPr>
          <w:fldChar w:fldCharType="separate"/>
        </w:r>
        <w:r>
          <w:rPr>
            <w:noProof/>
            <w:webHidden/>
          </w:rPr>
          <w:t>89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42" w:history="1">
        <w:r w:rsidRPr="003566EE">
          <w:rPr>
            <w:rStyle w:val="Hyperlink"/>
            <w:rFonts w:ascii="Arial Bold" w:hAnsi="Arial Bold"/>
            <w:noProof/>
          </w:rPr>
          <w:t>3.6.3.7</w:t>
        </w:r>
        <w:r>
          <w:rPr>
            <w:rFonts w:ascii="Calibri" w:hAnsi="Calibri"/>
            <w:noProof/>
            <w:sz w:val="22"/>
            <w:szCs w:val="22"/>
          </w:rPr>
          <w:tab/>
        </w:r>
        <w:r w:rsidRPr="003566EE">
          <w:rPr>
            <w:rStyle w:val="Hyperlink"/>
            <w:noProof/>
          </w:rPr>
          <w:t>Use Case:  Reconfigure account offers</w:t>
        </w:r>
        <w:r>
          <w:rPr>
            <w:noProof/>
            <w:webHidden/>
          </w:rPr>
          <w:tab/>
        </w:r>
        <w:r>
          <w:rPr>
            <w:noProof/>
            <w:webHidden/>
          </w:rPr>
          <w:fldChar w:fldCharType="begin"/>
        </w:r>
        <w:r>
          <w:rPr>
            <w:noProof/>
            <w:webHidden/>
          </w:rPr>
          <w:instrText xml:space="preserve"> PAGEREF _Toc253578042 \h </w:instrText>
        </w:r>
        <w:r>
          <w:rPr>
            <w:noProof/>
            <w:webHidden/>
          </w:rPr>
        </w:r>
        <w:r>
          <w:rPr>
            <w:noProof/>
            <w:webHidden/>
          </w:rPr>
          <w:fldChar w:fldCharType="separate"/>
        </w:r>
        <w:r>
          <w:rPr>
            <w:noProof/>
            <w:webHidden/>
          </w:rPr>
          <w:t>90</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43" w:history="1">
        <w:r w:rsidRPr="003566EE">
          <w:rPr>
            <w:rStyle w:val="Hyperlink"/>
            <w:noProof/>
          </w:rPr>
          <w:t>3.6.4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_Toc253578043 \h </w:instrText>
        </w:r>
        <w:r>
          <w:rPr>
            <w:noProof/>
            <w:webHidden/>
          </w:rPr>
        </w:r>
        <w:r>
          <w:rPr>
            <w:noProof/>
            <w:webHidden/>
          </w:rPr>
          <w:fldChar w:fldCharType="separate"/>
        </w:r>
        <w:r>
          <w:rPr>
            <w:noProof/>
            <w:webHidden/>
          </w:rPr>
          <w:t>91</w:t>
        </w:r>
        <w:r>
          <w:rPr>
            <w:noProof/>
            <w:webHidden/>
          </w:rPr>
          <w:fldChar w:fldCharType="end"/>
        </w:r>
      </w:hyperlink>
    </w:p>
    <w:p w:rsidR="003867B2" w:rsidRDefault="003867B2">
      <w:pPr>
        <w:pStyle w:val="TOC2"/>
        <w:rPr>
          <w:rFonts w:ascii="Calibri" w:hAnsi="Calibri"/>
          <w:smallCaps w:val="0"/>
          <w:noProof/>
          <w:sz w:val="22"/>
          <w:szCs w:val="22"/>
        </w:rPr>
      </w:pPr>
      <w:hyperlink w:anchor="_Toc253578044" w:history="1">
        <w:r w:rsidRPr="003566EE">
          <w:rPr>
            <w:rStyle w:val="Hyperlink"/>
            <w:noProof/>
          </w:rPr>
          <w:t>3.7</w:t>
        </w:r>
        <w:r>
          <w:rPr>
            <w:rFonts w:ascii="Calibri" w:hAnsi="Calibri"/>
            <w:smallCaps w:val="0"/>
            <w:noProof/>
            <w:sz w:val="22"/>
            <w:szCs w:val="22"/>
          </w:rPr>
          <w:tab/>
        </w:r>
        <w:r w:rsidRPr="003566EE">
          <w:rPr>
            <w:rStyle w:val="Hyperlink"/>
            <w:noProof/>
          </w:rPr>
          <w:t>Capability 6. Subscriber Management - SUM</w:t>
        </w:r>
        <w:r>
          <w:rPr>
            <w:noProof/>
            <w:webHidden/>
          </w:rPr>
          <w:tab/>
        </w:r>
        <w:r>
          <w:rPr>
            <w:noProof/>
            <w:webHidden/>
          </w:rPr>
          <w:fldChar w:fldCharType="begin"/>
        </w:r>
        <w:r>
          <w:rPr>
            <w:noProof/>
            <w:webHidden/>
          </w:rPr>
          <w:instrText xml:space="preserve"> PAGEREF _Toc253578044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45" w:history="1">
        <w:r w:rsidRPr="003566EE">
          <w:rPr>
            <w:rStyle w:val="Hyperlink"/>
            <w:noProof/>
          </w:rPr>
          <w:t>3.7.1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_Toc253578045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46" w:history="1">
        <w:r w:rsidRPr="003566EE">
          <w:rPr>
            <w:rStyle w:val="Hyperlink"/>
            <w:noProof/>
          </w:rPr>
          <w:t>3.7.2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_Toc253578046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47" w:history="1">
        <w:r w:rsidRPr="003566EE">
          <w:rPr>
            <w:rStyle w:val="Hyperlink"/>
            <w:noProof/>
          </w:rPr>
          <w:t>3.7.3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_Toc253578047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48" w:history="1">
        <w:r w:rsidRPr="003566EE">
          <w:rPr>
            <w:rStyle w:val="Hyperlink"/>
            <w:rFonts w:ascii="Arial Bold" w:hAnsi="Arial Bold"/>
            <w:noProof/>
          </w:rPr>
          <w:t>3.7.3.1</w:t>
        </w:r>
        <w:r>
          <w:rPr>
            <w:rFonts w:ascii="Calibri" w:hAnsi="Calibri"/>
            <w:noProof/>
            <w:sz w:val="22"/>
            <w:szCs w:val="22"/>
          </w:rPr>
          <w:tab/>
        </w:r>
        <w:r w:rsidRPr="003566EE">
          <w:rPr>
            <w:rStyle w:val="Hyperlink"/>
            <w:noProof/>
          </w:rPr>
          <w:t>Use Case:  View and manage subscriber</w:t>
        </w:r>
        <w:r>
          <w:rPr>
            <w:noProof/>
            <w:webHidden/>
          </w:rPr>
          <w:tab/>
        </w:r>
        <w:r>
          <w:rPr>
            <w:noProof/>
            <w:webHidden/>
          </w:rPr>
          <w:fldChar w:fldCharType="begin"/>
        </w:r>
        <w:r>
          <w:rPr>
            <w:noProof/>
            <w:webHidden/>
          </w:rPr>
          <w:instrText xml:space="preserve"> PAGEREF _Toc253578048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49" w:history="1">
        <w:r w:rsidRPr="003566EE">
          <w:rPr>
            <w:rStyle w:val="Hyperlink"/>
            <w:rFonts w:ascii="Arial Bold" w:hAnsi="Arial Bold"/>
            <w:noProof/>
          </w:rPr>
          <w:t>3.7.3.2</w:t>
        </w:r>
        <w:r>
          <w:rPr>
            <w:rFonts w:ascii="Calibri" w:hAnsi="Calibri"/>
            <w:noProof/>
            <w:sz w:val="22"/>
            <w:szCs w:val="22"/>
          </w:rPr>
          <w:tab/>
        </w:r>
        <w:r w:rsidRPr="003566EE">
          <w:rPr>
            <w:rStyle w:val="Hyperlink"/>
            <w:noProof/>
          </w:rPr>
          <w:t>Use Case:  View subscribed primary offer details</w:t>
        </w:r>
        <w:r>
          <w:rPr>
            <w:noProof/>
            <w:webHidden/>
          </w:rPr>
          <w:tab/>
        </w:r>
        <w:r>
          <w:rPr>
            <w:noProof/>
            <w:webHidden/>
          </w:rPr>
          <w:fldChar w:fldCharType="begin"/>
        </w:r>
        <w:r>
          <w:rPr>
            <w:noProof/>
            <w:webHidden/>
          </w:rPr>
          <w:instrText xml:space="preserve"> PAGEREF _Toc253578049 \h </w:instrText>
        </w:r>
        <w:r>
          <w:rPr>
            <w:noProof/>
            <w:webHidden/>
          </w:rPr>
        </w:r>
        <w:r>
          <w:rPr>
            <w:noProof/>
            <w:webHidden/>
          </w:rPr>
          <w:fldChar w:fldCharType="separate"/>
        </w:r>
        <w:r>
          <w:rPr>
            <w:noProof/>
            <w:webHidden/>
          </w:rPr>
          <w:t>95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0" w:history="1">
        <w:r w:rsidRPr="003566EE">
          <w:rPr>
            <w:rStyle w:val="Hyperlink"/>
            <w:rFonts w:ascii="Arial Bold" w:hAnsi="Arial Bold"/>
            <w:noProof/>
          </w:rPr>
          <w:t>3.7.3.3</w:t>
        </w:r>
        <w:r>
          <w:rPr>
            <w:rFonts w:ascii="Calibri" w:hAnsi="Calibri"/>
            <w:noProof/>
            <w:sz w:val="22"/>
            <w:szCs w:val="22"/>
          </w:rPr>
          <w:tab/>
        </w:r>
        <w:r w:rsidRPr="003566EE">
          <w:rPr>
            <w:rStyle w:val="Hyperlink"/>
            <w:noProof/>
          </w:rPr>
          <w:t>Use Case:  View subscribed subscriber bundle details</w:t>
        </w:r>
        <w:r>
          <w:rPr>
            <w:noProof/>
            <w:webHidden/>
          </w:rPr>
          <w:tab/>
        </w:r>
        <w:r>
          <w:rPr>
            <w:noProof/>
            <w:webHidden/>
          </w:rPr>
          <w:fldChar w:fldCharType="begin"/>
        </w:r>
        <w:r>
          <w:rPr>
            <w:noProof/>
            <w:webHidden/>
          </w:rPr>
          <w:instrText xml:space="preserve"> PAGEREF _Toc253578050 \h </w:instrText>
        </w:r>
        <w:r>
          <w:rPr>
            <w:noProof/>
            <w:webHidden/>
          </w:rPr>
        </w:r>
        <w:r>
          <w:rPr>
            <w:noProof/>
            <w:webHidden/>
          </w:rPr>
          <w:fldChar w:fldCharType="separate"/>
        </w:r>
        <w:r>
          <w:rPr>
            <w:noProof/>
            <w:webHidden/>
          </w:rPr>
          <w:t>95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1" w:history="1">
        <w:r w:rsidRPr="003566EE">
          <w:rPr>
            <w:rStyle w:val="Hyperlink"/>
            <w:rFonts w:ascii="Arial Bold" w:hAnsi="Arial Bold"/>
            <w:noProof/>
          </w:rPr>
          <w:t>3.7.3.4</w:t>
        </w:r>
        <w:r>
          <w:rPr>
            <w:rFonts w:ascii="Calibri" w:hAnsi="Calibri"/>
            <w:noProof/>
            <w:sz w:val="22"/>
            <w:szCs w:val="22"/>
          </w:rPr>
          <w:tab/>
        </w:r>
        <w:r w:rsidRPr="003566EE">
          <w:rPr>
            <w:rStyle w:val="Hyperlink"/>
            <w:noProof/>
          </w:rPr>
          <w:t>Use Case:  View subscribed supplementary offer details</w:t>
        </w:r>
        <w:r>
          <w:rPr>
            <w:noProof/>
            <w:webHidden/>
          </w:rPr>
          <w:tab/>
        </w:r>
        <w:r>
          <w:rPr>
            <w:noProof/>
            <w:webHidden/>
          </w:rPr>
          <w:fldChar w:fldCharType="begin"/>
        </w:r>
        <w:r>
          <w:rPr>
            <w:noProof/>
            <w:webHidden/>
          </w:rPr>
          <w:instrText xml:space="preserve"> PAGEREF _Toc253578051 \h </w:instrText>
        </w:r>
        <w:r>
          <w:rPr>
            <w:noProof/>
            <w:webHidden/>
          </w:rPr>
        </w:r>
        <w:r>
          <w:rPr>
            <w:noProof/>
            <w:webHidden/>
          </w:rPr>
          <w:fldChar w:fldCharType="separate"/>
        </w:r>
        <w:r>
          <w:rPr>
            <w:noProof/>
            <w:webHidden/>
          </w:rPr>
          <w:t>96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2" w:history="1">
        <w:r w:rsidRPr="003566EE">
          <w:rPr>
            <w:rStyle w:val="Hyperlink"/>
            <w:rFonts w:ascii="Arial Bold" w:hAnsi="Arial Bold"/>
            <w:noProof/>
          </w:rPr>
          <w:t>3.7.3.5</w:t>
        </w:r>
        <w:r>
          <w:rPr>
            <w:rFonts w:ascii="Calibri" w:hAnsi="Calibri"/>
            <w:noProof/>
            <w:sz w:val="22"/>
            <w:szCs w:val="22"/>
          </w:rPr>
          <w:tab/>
        </w:r>
        <w:r w:rsidRPr="003566EE">
          <w:rPr>
            <w:rStyle w:val="Hyperlink"/>
            <w:noProof/>
          </w:rPr>
          <w:t>Use Case:  View subscriber status history</w:t>
        </w:r>
        <w:r>
          <w:rPr>
            <w:noProof/>
            <w:webHidden/>
          </w:rPr>
          <w:tab/>
        </w:r>
        <w:r>
          <w:rPr>
            <w:noProof/>
            <w:webHidden/>
          </w:rPr>
          <w:fldChar w:fldCharType="begin"/>
        </w:r>
        <w:r>
          <w:rPr>
            <w:noProof/>
            <w:webHidden/>
          </w:rPr>
          <w:instrText xml:space="preserve"> PAGEREF _Toc253578052 \h </w:instrText>
        </w:r>
        <w:r>
          <w:rPr>
            <w:noProof/>
            <w:webHidden/>
          </w:rPr>
        </w:r>
        <w:r>
          <w:rPr>
            <w:noProof/>
            <w:webHidden/>
          </w:rPr>
          <w:fldChar w:fldCharType="separate"/>
        </w:r>
        <w:r>
          <w:rPr>
            <w:noProof/>
            <w:webHidden/>
          </w:rPr>
          <w:t>97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3" w:history="1">
        <w:r w:rsidRPr="003566EE">
          <w:rPr>
            <w:rStyle w:val="Hyperlink"/>
            <w:rFonts w:ascii="Arial Bold" w:hAnsi="Arial Bold"/>
            <w:noProof/>
          </w:rPr>
          <w:t>3.7.3.6</w:t>
        </w:r>
        <w:r>
          <w:rPr>
            <w:rFonts w:ascii="Calibri" w:hAnsi="Calibri"/>
            <w:noProof/>
            <w:sz w:val="22"/>
            <w:szCs w:val="22"/>
          </w:rPr>
          <w:tab/>
        </w:r>
        <w:r w:rsidRPr="003566EE">
          <w:rPr>
            <w:rStyle w:val="Hyperlink"/>
            <w:noProof/>
          </w:rPr>
          <w:t>Use Case:  Modify subscriber contact</w:t>
        </w:r>
        <w:r>
          <w:rPr>
            <w:noProof/>
            <w:webHidden/>
          </w:rPr>
          <w:tab/>
        </w:r>
        <w:r>
          <w:rPr>
            <w:noProof/>
            <w:webHidden/>
          </w:rPr>
          <w:fldChar w:fldCharType="begin"/>
        </w:r>
        <w:r>
          <w:rPr>
            <w:noProof/>
            <w:webHidden/>
          </w:rPr>
          <w:instrText xml:space="preserve"> PAGEREF _Toc253578053 \h </w:instrText>
        </w:r>
        <w:r>
          <w:rPr>
            <w:noProof/>
            <w:webHidden/>
          </w:rPr>
        </w:r>
        <w:r>
          <w:rPr>
            <w:noProof/>
            <w:webHidden/>
          </w:rPr>
          <w:fldChar w:fldCharType="separate"/>
        </w:r>
        <w:r>
          <w:rPr>
            <w:noProof/>
            <w:webHidden/>
          </w:rPr>
          <w:t>97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4" w:history="1">
        <w:r w:rsidRPr="003566EE">
          <w:rPr>
            <w:rStyle w:val="Hyperlink"/>
            <w:rFonts w:ascii="Arial Bold" w:hAnsi="Arial Bold"/>
            <w:noProof/>
          </w:rPr>
          <w:t>3.7.3.7</w:t>
        </w:r>
        <w:r>
          <w:rPr>
            <w:rFonts w:ascii="Calibri" w:hAnsi="Calibri"/>
            <w:noProof/>
            <w:sz w:val="22"/>
            <w:szCs w:val="22"/>
          </w:rPr>
          <w:tab/>
        </w:r>
        <w:r w:rsidRPr="003566EE">
          <w:rPr>
            <w:rStyle w:val="Hyperlink"/>
            <w:noProof/>
          </w:rPr>
          <w:t>Use Case:  Modify subscriber attributes</w:t>
        </w:r>
        <w:r>
          <w:rPr>
            <w:noProof/>
            <w:webHidden/>
          </w:rPr>
          <w:tab/>
        </w:r>
        <w:r>
          <w:rPr>
            <w:noProof/>
            <w:webHidden/>
          </w:rPr>
          <w:fldChar w:fldCharType="begin"/>
        </w:r>
        <w:r>
          <w:rPr>
            <w:noProof/>
            <w:webHidden/>
          </w:rPr>
          <w:instrText xml:space="preserve"> PAGEREF _Toc253578054 \h </w:instrText>
        </w:r>
        <w:r>
          <w:rPr>
            <w:noProof/>
            <w:webHidden/>
          </w:rPr>
        </w:r>
        <w:r>
          <w:rPr>
            <w:noProof/>
            <w:webHidden/>
          </w:rPr>
          <w:fldChar w:fldCharType="separate"/>
        </w:r>
        <w:r>
          <w:rPr>
            <w:noProof/>
            <w:webHidden/>
          </w:rPr>
          <w:t>98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5" w:history="1">
        <w:r w:rsidRPr="003566EE">
          <w:rPr>
            <w:rStyle w:val="Hyperlink"/>
            <w:rFonts w:ascii="Arial Bold" w:hAnsi="Arial Bold"/>
            <w:noProof/>
          </w:rPr>
          <w:t>3.7.3.8</w:t>
        </w:r>
        <w:r>
          <w:rPr>
            <w:rFonts w:ascii="Calibri" w:hAnsi="Calibri"/>
            <w:noProof/>
            <w:sz w:val="22"/>
            <w:szCs w:val="22"/>
          </w:rPr>
          <w:tab/>
        </w:r>
        <w:r w:rsidRPr="003566EE">
          <w:rPr>
            <w:rStyle w:val="Hyperlink"/>
            <w:noProof/>
          </w:rPr>
          <w:t>Use Case:  Migrate from prepaid to postpaid</w:t>
        </w:r>
        <w:r>
          <w:rPr>
            <w:noProof/>
            <w:webHidden/>
          </w:rPr>
          <w:tab/>
        </w:r>
        <w:r>
          <w:rPr>
            <w:noProof/>
            <w:webHidden/>
          </w:rPr>
          <w:fldChar w:fldCharType="begin"/>
        </w:r>
        <w:r>
          <w:rPr>
            <w:noProof/>
            <w:webHidden/>
          </w:rPr>
          <w:instrText xml:space="preserve"> PAGEREF _Toc253578055 \h </w:instrText>
        </w:r>
        <w:r>
          <w:rPr>
            <w:noProof/>
            <w:webHidden/>
          </w:rPr>
        </w:r>
        <w:r>
          <w:rPr>
            <w:noProof/>
            <w:webHidden/>
          </w:rPr>
          <w:fldChar w:fldCharType="separate"/>
        </w:r>
        <w:r>
          <w:rPr>
            <w:noProof/>
            <w:webHidden/>
          </w:rPr>
          <w:t>99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56" w:history="1">
        <w:r w:rsidRPr="003566EE">
          <w:rPr>
            <w:rStyle w:val="Hyperlink"/>
            <w:rFonts w:ascii="Arial Bold" w:hAnsi="Arial Bold"/>
            <w:noProof/>
          </w:rPr>
          <w:t>3.7.3.9</w:t>
        </w:r>
        <w:r>
          <w:rPr>
            <w:rFonts w:ascii="Calibri" w:hAnsi="Calibri"/>
            <w:noProof/>
            <w:sz w:val="22"/>
            <w:szCs w:val="22"/>
          </w:rPr>
          <w:tab/>
        </w:r>
        <w:r w:rsidRPr="003566EE">
          <w:rPr>
            <w:rStyle w:val="Hyperlink"/>
            <w:noProof/>
          </w:rPr>
          <w:t>Use Case:  Change primary offer and supplementary offers</w:t>
        </w:r>
        <w:r>
          <w:rPr>
            <w:noProof/>
            <w:webHidden/>
          </w:rPr>
          <w:tab/>
        </w:r>
        <w:r>
          <w:rPr>
            <w:noProof/>
            <w:webHidden/>
          </w:rPr>
          <w:fldChar w:fldCharType="begin"/>
        </w:r>
        <w:r>
          <w:rPr>
            <w:noProof/>
            <w:webHidden/>
          </w:rPr>
          <w:instrText xml:space="preserve"> PAGEREF _Toc253578056 \h </w:instrText>
        </w:r>
        <w:r>
          <w:rPr>
            <w:noProof/>
            <w:webHidden/>
          </w:rPr>
        </w:r>
        <w:r>
          <w:rPr>
            <w:noProof/>
            <w:webHidden/>
          </w:rPr>
          <w:fldChar w:fldCharType="separate"/>
        </w:r>
        <w:r>
          <w:rPr>
            <w:noProof/>
            <w:webHidden/>
          </w:rPr>
          <w:t>102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57" w:history="1">
        <w:r w:rsidRPr="003566EE">
          <w:rPr>
            <w:rStyle w:val="Hyperlink"/>
            <w:rFonts w:ascii="Arial Bold" w:hAnsi="Arial Bold"/>
            <w:noProof/>
          </w:rPr>
          <w:t>3.7.3.10</w:t>
        </w:r>
        <w:r>
          <w:rPr>
            <w:rFonts w:ascii="Calibri" w:hAnsi="Calibri"/>
            <w:noProof/>
            <w:sz w:val="22"/>
            <w:szCs w:val="22"/>
          </w:rPr>
          <w:tab/>
        </w:r>
        <w:r w:rsidRPr="003566EE">
          <w:rPr>
            <w:rStyle w:val="Hyperlink"/>
            <w:noProof/>
          </w:rPr>
          <w:t>Use Case:  Swap primary offer/subscriber bundle</w:t>
        </w:r>
        <w:r>
          <w:rPr>
            <w:noProof/>
            <w:webHidden/>
          </w:rPr>
          <w:tab/>
        </w:r>
        <w:r>
          <w:rPr>
            <w:noProof/>
            <w:webHidden/>
          </w:rPr>
          <w:fldChar w:fldCharType="begin"/>
        </w:r>
        <w:r>
          <w:rPr>
            <w:noProof/>
            <w:webHidden/>
          </w:rPr>
          <w:instrText xml:space="preserve"> PAGEREF _Toc253578057 \h </w:instrText>
        </w:r>
        <w:r>
          <w:rPr>
            <w:noProof/>
            <w:webHidden/>
          </w:rPr>
        </w:r>
        <w:r>
          <w:rPr>
            <w:noProof/>
            <w:webHidden/>
          </w:rPr>
          <w:fldChar w:fldCharType="separate"/>
        </w:r>
        <w:r>
          <w:rPr>
            <w:noProof/>
            <w:webHidden/>
          </w:rPr>
          <w:t>105</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58" w:history="1">
        <w:r w:rsidRPr="003566EE">
          <w:rPr>
            <w:rStyle w:val="Hyperlink"/>
            <w:rFonts w:ascii="Arial Bold" w:hAnsi="Arial Bold"/>
            <w:noProof/>
          </w:rPr>
          <w:t>3.7.3.11</w:t>
        </w:r>
        <w:r>
          <w:rPr>
            <w:rFonts w:ascii="Calibri" w:hAnsi="Calibri"/>
            <w:noProof/>
            <w:sz w:val="22"/>
            <w:szCs w:val="22"/>
          </w:rPr>
          <w:tab/>
        </w:r>
        <w:r w:rsidRPr="003566EE">
          <w:rPr>
            <w:rStyle w:val="Hyperlink"/>
            <w:noProof/>
          </w:rPr>
          <w:t>Use Case:  Update subscriber external id</w:t>
        </w:r>
        <w:r>
          <w:rPr>
            <w:noProof/>
            <w:webHidden/>
          </w:rPr>
          <w:tab/>
        </w:r>
        <w:r>
          <w:rPr>
            <w:noProof/>
            <w:webHidden/>
          </w:rPr>
          <w:fldChar w:fldCharType="begin"/>
        </w:r>
        <w:r>
          <w:rPr>
            <w:noProof/>
            <w:webHidden/>
          </w:rPr>
          <w:instrText xml:space="preserve"> PAGEREF _Toc253578058 \h </w:instrText>
        </w:r>
        <w:r>
          <w:rPr>
            <w:noProof/>
            <w:webHidden/>
          </w:rPr>
        </w:r>
        <w:r>
          <w:rPr>
            <w:noProof/>
            <w:webHidden/>
          </w:rPr>
          <w:fldChar w:fldCharType="separate"/>
        </w:r>
        <w:r>
          <w:rPr>
            <w:noProof/>
            <w:webHidden/>
          </w:rPr>
          <w:t>106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59" w:history="1">
        <w:r w:rsidRPr="003566EE">
          <w:rPr>
            <w:rStyle w:val="Hyperlink"/>
            <w:rFonts w:ascii="Arial Bold" w:hAnsi="Arial Bold"/>
            <w:noProof/>
          </w:rPr>
          <w:t>3.7.3.12</w:t>
        </w:r>
        <w:r>
          <w:rPr>
            <w:rFonts w:ascii="Calibri" w:hAnsi="Calibri"/>
            <w:noProof/>
            <w:sz w:val="22"/>
            <w:szCs w:val="22"/>
          </w:rPr>
          <w:tab/>
        </w:r>
        <w:r w:rsidRPr="003566EE">
          <w:rPr>
            <w:rStyle w:val="Hyperlink"/>
            <w:noProof/>
          </w:rPr>
          <w:t>Use Case:  View and manage F&amp;F</w:t>
        </w:r>
        <w:r>
          <w:rPr>
            <w:noProof/>
            <w:webHidden/>
          </w:rPr>
          <w:tab/>
        </w:r>
        <w:r>
          <w:rPr>
            <w:noProof/>
            <w:webHidden/>
          </w:rPr>
          <w:fldChar w:fldCharType="begin"/>
        </w:r>
        <w:r>
          <w:rPr>
            <w:noProof/>
            <w:webHidden/>
          </w:rPr>
          <w:instrText xml:space="preserve"> PAGEREF _Toc253578059 \h </w:instrText>
        </w:r>
        <w:r>
          <w:rPr>
            <w:noProof/>
            <w:webHidden/>
          </w:rPr>
        </w:r>
        <w:r>
          <w:rPr>
            <w:noProof/>
            <w:webHidden/>
          </w:rPr>
          <w:fldChar w:fldCharType="separate"/>
        </w:r>
        <w:r>
          <w:rPr>
            <w:noProof/>
            <w:webHidden/>
          </w:rPr>
          <w:t>108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0" w:history="1">
        <w:r w:rsidRPr="003566EE">
          <w:rPr>
            <w:rStyle w:val="Hyperlink"/>
            <w:rFonts w:ascii="Arial Bold" w:hAnsi="Arial Bold"/>
            <w:noProof/>
          </w:rPr>
          <w:t>3.7.3.13</w:t>
        </w:r>
        <w:r>
          <w:rPr>
            <w:rFonts w:ascii="Calibri" w:hAnsi="Calibri"/>
            <w:noProof/>
            <w:sz w:val="22"/>
            <w:szCs w:val="22"/>
          </w:rPr>
          <w:tab/>
        </w:r>
        <w:r w:rsidRPr="003566EE">
          <w:rPr>
            <w:rStyle w:val="Hyperlink"/>
            <w:noProof/>
          </w:rPr>
          <w:t>Use Case:  Reconfigure F&amp;F list</w:t>
        </w:r>
        <w:r>
          <w:rPr>
            <w:noProof/>
            <w:webHidden/>
          </w:rPr>
          <w:tab/>
        </w:r>
        <w:r>
          <w:rPr>
            <w:noProof/>
            <w:webHidden/>
          </w:rPr>
          <w:fldChar w:fldCharType="begin"/>
        </w:r>
        <w:r>
          <w:rPr>
            <w:noProof/>
            <w:webHidden/>
          </w:rPr>
          <w:instrText xml:space="preserve"> PAGEREF _Toc253578060 \h </w:instrText>
        </w:r>
        <w:r>
          <w:rPr>
            <w:noProof/>
            <w:webHidden/>
          </w:rPr>
        </w:r>
        <w:r>
          <w:rPr>
            <w:noProof/>
            <w:webHidden/>
          </w:rPr>
          <w:fldChar w:fldCharType="separate"/>
        </w:r>
        <w:r>
          <w:rPr>
            <w:noProof/>
            <w:webHidden/>
          </w:rPr>
          <w:t>108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1" w:history="1">
        <w:r w:rsidRPr="003566EE">
          <w:rPr>
            <w:rStyle w:val="Hyperlink"/>
            <w:rFonts w:ascii="Arial Bold" w:hAnsi="Arial Bold"/>
            <w:noProof/>
          </w:rPr>
          <w:t>3.7.3.14</w:t>
        </w:r>
        <w:r>
          <w:rPr>
            <w:rFonts w:ascii="Calibri" w:hAnsi="Calibri"/>
            <w:noProof/>
            <w:sz w:val="22"/>
            <w:szCs w:val="22"/>
          </w:rPr>
          <w:tab/>
        </w:r>
        <w:r w:rsidRPr="003566EE">
          <w:rPr>
            <w:rStyle w:val="Hyperlink"/>
            <w:strike/>
            <w:noProof/>
          </w:rPr>
          <w:t>Use Case:  View F&amp;F, FOA or FDA records history</w:t>
        </w:r>
        <w:r>
          <w:rPr>
            <w:noProof/>
            <w:webHidden/>
          </w:rPr>
          <w:tab/>
        </w:r>
        <w:r>
          <w:rPr>
            <w:noProof/>
            <w:webHidden/>
          </w:rPr>
          <w:fldChar w:fldCharType="begin"/>
        </w:r>
        <w:r>
          <w:rPr>
            <w:noProof/>
            <w:webHidden/>
          </w:rPr>
          <w:instrText xml:space="preserve"> PAGEREF _Toc253578061 \h </w:instrText>
        </w:r>
        <w:r>
          <w:rPr>
            <w:noProof/>
            <w:webHidden/>
          </w:rPr>
        </w:r>
        <w:r>
          <w:rPr>
            <w:noProof/>
            <w:webHidden/>
          </w:rPr>
          <w:fldChar w:fldCharType="separate"/>
        </w:r>
        <w:r>
          <w:rPr>
            <w:noProof/>
            <w:webHidden/>
          </w:rPr>
          <w:t>109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2" w:history="1">
        <w:r w:rsidRPr="003566EE">
          <w:rPr>
            <w:rStyle w:val="Hyperlink"/>
            <w:rFonts w:ascii="Arial Bold" w:hAnsi="Arial Bold"/>
            <w:noProof/>
          </w:rPr>
          <w:t>3.7.3.15</w:t>
        </w:r>
        <w:r>
          <w:rPr>
            <w:rFonts w:ascii="Calibri" w:hAnsi="Calibri"/>
            <w:noProof/>
            <w:sz w:val="22"/>
            <w:szCs w:val="22"/>
          </w:rPr>
          <w:tab/>
        </w:r>
        <w:r w:rsidRPr="003566EE">
          <w:rPr>
            <w:rStyle w:val="Hyperlink"/>
            <w:noProof/>
          </w:rPr>
          <w:t>Use Case:  Add subscriber supplementary offers</w:t>
        </w:r>
        <w:r>
          <w:rPr>
            <w:noProof/>
            <w:webHidden/>
          </w:rPr>
          <w:tab/>
        </w:r>
        <w:r>
          <w:rPr>
            <w:noProof/>
            <w:webHidden/>
          </w:rPr>
          <w:fldChar w:fldCharType="begin"/>
        </w:r>
        <w:r>
          <w:rPr>
            <w:noProof/>
            <w:webHidden/>
          </w:rPr>
          <w:instrText xml:space="preserve"> PAGEREF _Toc253578062 \h </w:instrText>
        </w:r>
        <w:r>
          <w:rPr>
            <w:noProof/>
            <w:webHidden/>
          </w:rPr>
        </w:r>
        <w:r>
          <w:rPr>
            <w:noProof/>
            <w:webHidden/>
          </w:rPr>
          <w:fldChar w:fldCharType="separate"/>
        </w:r>
        <w:r>
          <w:rPr>
            <w:noProof/>
            <w:webHidden/>
          </w:rPr>
          <w:t>109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3" w:history="1">
        <w:r w:rsidRPr="003566EE">
          <w:rPr>
            <w:rStyle w:val="Hyperlink"/>
            <w:rFonts w:ascii="Arial Bold" w:hAnsi="Arial Bold"/>
            <w:noProof/>
          </w:rPr>
          <w:t>3.7.3.16</w:t>
        </w:r>
        <w:r>
          <w:rPr>
            <w:rFonts w:ascii="Calibri" w:hAnsi="Calibri"/>
            <w:noProof/>
            <w:sz w:val="22"/>
            <w:szCs w:val="22"/>
          </w:rPr>
          <w:tab/>
        </w:r>
        <w:r w:rsidRPr="003566EE">
          <w:rPr>
            <w:rStyle w:val="Hyperlink"/>
            <w:noProof/>
          </w:rPr>
          <w:t>Use Case:  Modify subscriber offer</w:t>
        </w:r>
        <w:r>
          <w:rPr>
            <w:noProof/>
            <w:webHidden/>
          </w:rPr>
          <w:tab/>
        </w:r>
        <w:r>
          <w:rPr>
            <w:noProof/>
            <w:webHidden/>
          </w:rPr>
          <w:fldChar w:fldCharType="begin"/>
        </w:r>
        <w:r>
          <w:rPr>
            <w:noProof/>
            <w:webHidden/>
          </w:rPr>
          <w:instrText xml:space="preserve"> PAGEREF _Toc253578063 \h </w:instrText>
        </w:r>
        <w:r>
          <w:rPr>
            <w:noProof/>
            <w:webHidden/>
          </w:rPr>
        </w:r>
        <w:r>
          <w:rPr>
            <w:noProof/>
            <w:webHidden/>
          </w:rPr>
          <w:fldChar w:fldCharType="separate"/>
        </w:r>
        <w:r>
          <w:rPr>
            <w:noProof/>
            <w:webHidden/>
          </w:rPr>
          <w:t>111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4" w:history="1">
        <w:r w:rsidRPr="003566EE">
          <w:rPr>
            <w:rStyle w:val="Hyperlink"/>
            <w:rFonts w:ascii="Arial Bold" w:hAnsi="Arial Bold"/>
            <w:noProof/>
          </w:rPr>
          <w:t>3.7.3.17</w:t>
        </w:r>
        <w:r>
          <w:rPr>
            <w:rFonts w:ascii="Calibri" w:hAnsi="Calibri"/>
            <w:noProof/>
            <w:sz w:val="22"/>
            <w:szCs w:val="22"/>
          </w:rPr>
          <w:tab/>
        </w:r>
        <w:r w:rsidRPr="003566EE">
          <w:rPr>
            <w:rStyle w:val="Hyperlink"/>
            <w:noProof/>
          </w:rPr>
          <w:t>Use Case:  Remove subscriber supplementary offer</w:t>
        </w:r>
        <w:r>
          <w:rPr>
            <w:noProof/>
            <w:webHidden/>
          </w:rPr>
          <w:tab/>
        </w:r>
        <w:r>
          <w:rPr>
            <w:noProof/>
            <w:webHidden/>
          </w:rPr>
          <w:fldChar w:fldCharType="begin"/>
        </w:r>
        <w:r>
          <w:rPr>
            <w:noProof/>
            <w:webHidden/>
          </w:rPr>
          <w:instrText xml:space="preserve"> PAGEREF _Toc253578064 \h </w:instrText>
        </w:r>
        <w:r>
          <w:rPr>
            <w:noProof/>
            <w:webHidden/>
          </w:rPr>
        </w:r>
        <w:r>
          <w:rPr>
            <w:noProof/>
            <w:webHidden/>
          </w:rPr>
          <w:fldChar w:fldCharType="separate"/>
        </w:r>
        <w:r>
          <w:rPr>
            <w:noProof/>
            <w:webHidden/>
          </w:rPr>
          <w:t>112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5" w:history="1">
        <w:r w:rsidRPr="003566EE">
          <w:rPr>
            <w:rStyle w:val="Hyperlink"/>
            <w:rFonts w:ascii="Arial Bold" w:hAnsi="Arial Bold"/>
            <w:noProof/>
          </w:rPr>
          <w:t>3.7.3.18</w:t>
        </w:r>
        <w:r>
          <w:rPr>
            <w:rFonts w:ascii="Calibri" w:hAnsi="Calibri"/>
            <w:noProof/>
            <w:sz w:val="22"/>
            <w:szCs w:val="22"/>
          </w:rPr>
          <w:tab/>
        </w:r>
        <w:r w:rsidRPr="003566EE">
          <w:rPr>
            <w:rStyle w:val="Hyperlink"/>
            <w:noProof/>
          </w:rPr>
          <w:t>Use Case:  Reconfigure subscriber offers</w:t>
        </w:r>
        <w:r>
          <w:rPr>
            <w:noProof/>
            <w:webHidden/>
          </w:rPr>
          <w:tab/>
        </w:r>
        <w:r>
          <w:rPr>
            <w:noProof/>
            <w:webHidden/>
          </w:rPr>
          <w:fldChar w:fldCharType="begin"/>
        </w:r>
        <w:r>
          <w:rPr>
            <w:noProof/>
            <w:webHidden/>
          </w:rPr>
          <w:instrText xml:space="preserve"> PAGEREF _Toc253578065 \h </w:instrText>
        </w:r>
        <w:r>
          <w:rPr>
            <w:noProof/>
            <w:webHidden/>
          </w:rPr>
        </w:r>
        <w:r>
          <w:rPr>
            <w:noProof/>
            <w:webHidden/>
          </w:rPr>
          <w:fldChar w:fldCharType="separate"/>
        </w:r>
        <w:r>
          <w:rPr>
            <w:noProof/>
            <w:webHidden/>
          </w:rPr>
          <w:t>113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66" w:history="1">
        <w:r w:rsidRPr="003566EE">
          <w:rPr>
            <w:rStyle w:val="Hyperlink"/>
            <w:rFonts w:ascii="Arial Bold" w:hAnsi="Arial Bold"/>
            <w:noProof/>
          </w:rPr>
          <w:t>3.7.3.19</w:t>
        </w:r>
        <w:r>
          <w:rPr>
            <w:rFonts w:ascii="Calibri" w:hAnsi="Calibri"/>
            <w:noProof/>
            <w:sz w:val="22"/>
            <w:szCs w:val="22"/>
          </w:rPr>
          <w:tab/>
        </w:r>
        <w:r w:rsidRPr="003566EE">
          <w:rPr>
            <w:rStyle w:val="Hyperlink"/>
            <w:noProof/>
          </w:rPr>
          <w:t>Use Case:  Swap an external id</w:t>
        </w:r>
        <w:r>
          <w:rPr>
            <w:noProof/>
            <w:webHidden/>
          </w:rPr>
          <w:tab/>
        </w:r>
        <w:r>
          <w:rPr>
            <w:noProof/>
            <w:webHidden/>
          </w:rPr>
          <w:fldChar w:fldCharType="begin"/>
        </w:r>
        <w:r>
          <w:rPr>
            <w:noProof/>
            <w:webHidden/>
          </w:rPr>
          <w:instrText xml:space="preserve"> PAGEREF _Toc253578066 \h </w:instrText>
        </w:r>
        <w:r>
          <w:rPr>
            <w:noProof/>
            <w:webHidden/>
          </w:rPr>
        </w:r>
        <w:r>
          <w:rPr>
            <w:noProof/>
            <w:webHidden/>
          </w:rPr>
          <w:fldChar w:fldCharType="separate"/>
        </w:r>
        <w:r>
          <w:rPr>
            <w:noProof/>
            <w:webHidden/>
          </w:rPr>
          <w:t>115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67" w:history="1">
        <w:r w:rsidRPr="003566EE">
          <w:rPr>
            <w:rStyle w:val="Hyperlink"/>
            <w:noProof/>
          </w:rPr>
          <w:t>3.7.4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_Toc253578067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2"/>
        <w:rPr>
          <w:rFonts w:ascii="Calibri" w:hAnsi="Calibri"/>
          <w:smallCaps w:val="0"/>
          <w:noProof/>
          <w:sz w:val="22"/>
          <w:szCs w:val="22"/>
        </w:rPr>
      </w:pPr>
      <w:hyperlink w:anchor="_Toc253578068" w:history="1">
        <w:r w:rsidRPr="003566EE">
          <w:rPr>
            <w:rStyle w:val="Hyperlink"/>
            <w:noProof/>
          </w:rPr>
          <w:t>3.8</w:t>
        </w:r>
        <w:r>
          <w:rPr>
            <w:rFonts w:ascii="Calibri" w:hAnsi="Calibri"/>
            <w:smallCaps w:val="0"/>
            <w:noProof/>
            <w:sz w:val="22"/>
            <w:szCs w:val="22"/>
          </w:rPr>
          <w:tab/>
        </w:r>
        <w:r w:rsidRPr="003566EE">
          <w:rPr>
            <w:rStyle w:val="Hyperlink"/>
            <w:noProof/>
          </w:rPr>
          <w:t>Capability 7. Product Selection - PRS</w:t>
        </w:r>
        <w:r>
          <w:rPr>
            <w:noProof/>
            <w:webHidden/>
          </w:rPr>
          <w:tab/>
        </w:r>
        <w:r>
          <w:rPr>
            <w:noProof/>
            <w:webHidden/>
          </w:rPr>
          <w:fldChar w:fldCharType="begin"/>
        </w:r>
        <w:r>
          <w:rPr>
            <w:noProof/>
            <w:webHidden/>
          </w:rPr>
          <w:instrText xml:space="preserve"> PAGEREF _Toc253578068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69" w:history="1">
        <w:r w:rsidRPr="003566EE">
          <w:rPr>
            <w:rStyle w:val="Hyperlink"/>
            <w:noProof/>
          </w:rPr>
          <w:t>3.8.1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_Toc253578069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70" w:history="1">
        <w:r w:rsidRPr="003566EE">
          <w:rPr>
            <w:rStyle w:val="Hyperlink"/>
            <w:noProof/>
          </w:rPr>
          <w:t>3.8.2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_Toc253578070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71" w:history="1">
        <w:r w:rsidRPr="003566EE">
          <w:rPr>
            <w:rStyle w:val="Hyperlink"/>
            <w:noProof/>
          </w:rPr>
          <w:t>3.8.3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_Toc253578071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2" w:history="1">
        <w:r w:rsidRPr="003566EE">
          <w:rPr>
            <w:rStyle w:val="Hyperlink"/>
            <w:rFonts w:ascii="Arial Bold" w:hAnsi="Arial Bold"/>
            <w:noProof/>
          </w:rPr>
          <w:t>3.8.3.1</w:t>
        </w:r>
        <w:r>
          <w:rPr>
            <w:rFonts w:ascii="Calibri" w:hAnsi="Calibri"/>
            <w:noProof/>
            <w:sz w:val="22"/>
            <w:szCs w:val="22"/>
          </w:rPr>
          <w:tab/>
        </w:r>
        <w:r w:rsidRPr="003566EE">
          <w:rPr>
            <w:rStyle w:val="Hyperlink"/>
            <w:noProof/>
          </w:rPr>
          <w:t>Use Case:  Browse Catalog to inform (V2)</w:t>
        </w:r>
        <w:r>
          <w:rPr>
            <w:noProof/>
            <w:webHidden/>
          </w:rPr>
          <w:tab/>
        </w:r>
        <w:r>
          <w:rPr>
            <w:noProof/>
            <w:webHidden/>
          </w:rPr>
          <w:fldChar w:fldCharType="begin"/>
        </w:r>
        <w:r>
          <w:rPr>
            <w:noProof/>
            <w:webHidden/>
          </w:rPr>
          <w:instrText xml:space="preserve"> PAGEREF _Toc253578072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3" w:history="1">
        <w:r w:rsidRPr="003566EE">
          <w:rPr>
            <w:rStyle w:val="Hyperlink"/>
            <w:rFonts w:ascii="Arial Bold" w:hAnsi="Arial Bold"/>
            <w:noProof/>
          </w:rPr>
          <w:t>3.8.3.2</w:t>
        </w:r>
        <w:r>
          <w:rPr>
            <w:rFonts w:ascii="Calibri" w:hAnsi="Calibri"/>
            <w:noProof/>
            <w:sz w:val="22"/>
            <w:szCs w:val="22"/>
          </w:rPr>
          <w:tab/>
        </w:r>
        <w:r w:rsidRPr="003566EE">
          <w:rPr>
            <w:rStyle w:val="Hyperlink"/>
            <w:noProof/>
          </w:rPr>
          <w:t>Use Case:  Get account pre-requisite criteria (V2)</w:t>
        </w:r>
        <w:r>
          <w:rPr>
            <w:noProof/>
            <w:webHidden/>
          </w:rPr>
          <w:tab/>
        </w:r>
        <w:r>
          <w:rPr>
            <w:noProof/>
            <w:webHidden/>
          </w:rPr>
          <w:fldChar w:fldCharType="begin"/>
        </w:r>
        <w:r>
          <w:rPr>
            <w:noProof/>
            <w:webHidden/>
          </w:rPr>
          <w:instrText xml:space="preserve"> PAGEREF _Toc253578073 \h </w:instrText>
        </w:r>
        <w:r>
          <w:rPr>
            <w:noProof/>
            <w:webHidden/>
          </w:rPr>
        </w:r>
        <w:r>
          <w:rPr>
            <w:noProof/>
            <w:webHidden/>
          </w:rPr>
          <w:fldChar w:fldCharType="separate"/>
        </w:r>
        <w:r>
          <w:rPr>
            <w:noProof/>
            <w:webHidden/>
          </w:rPr>
          <w:t>124</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4" w:history="1">
        <w:r w:rsidRPr="003566EE">
          <w:rPr>
            <w:rStyle w:val="Hyperlink"/>
            <w:rFonts w:ascii="Arial Bold" w:hAnsi="Arial Bold"/>
            <w:noProof/>
          </w:rPr>
          <w:t>3.8.3.3</w:t>
        </w:r>
        <w:r>
          <w:rPr>
            <w:rFonts w:ascii="Calibri" w:hAnsi="Calibri"/>
            <w:noProof/>
            <w:sz w:val="22"/>
            <w:szCs w:val="22"/>
          </w:rPr>
          <w:tab/>
        </w:r>
        <w:r w:rsidRPr="003566EE">
          <w:rPr>
            <w:rStyle w:val="Hyperlink"/>
            <w:noProof/>
          </w:rPr>
          <w:t>Use Case:  Browse and select primary offers/subscriber bundles</w:t>
        </w:r>
        <w:r>
          <w:rPr>
            <w:noProof/>
            <w:webHidden/>
          </w:rPr>
          <w:tab/>
        </w:r>
        <w:r>
          <w:rPr>
            <w:noProof/>
            <w:webHidden/>
          </w:rPr>
          <w:fldChar w:fldCharType="begin"/>
        </w:r>
        <w:r>
          <w:rPr>
            <w:noProof/>
            <w:webHidden/>
          </w:rPr>
          <w:instrText xml:space="preserve"> PAGEREF _Toc253578074 \h </w:instrText>
        </w:r>
        <w:r>
          <w:rPr>
            <w:noProof/>
            <w:webHidden/>
          </w:rPr>
        </w:r>
        <w:r>
          <w:rPr>
            <w:noProof/>
            <w:webHidden/>
          </w:rPr>
          <w:fldChar w:fldCharType="separate"/>
        </w:r>
        <w:r>
          <w:rPr>
            <w:noProof/>
            <w:webHidden/>
          </w:rPr>
          <w:t>125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5" w:history="1">
        <w:r w:rsidRPr="003566EE">
          <w:rPr>
            <w:rStyle w:val="Hyperlink"/>
            <w:rFonts w:ascii="Arial Bold" w:hAnsi="Arial Bold"/>
            <w:noProof/>
          </w:rPr>
          <w:t>3.8.3.4</w:t>
        </w:r>
        <w:r>
          <w:rPr>
            <w:rFonts w:ascii="Calibri" w:hAnsi="Calibri"/>
            <w:noProof/>
            <w:sz w:val="22"/>
            <w:szCs w:val="22"/>
          </w:rPr>
          <w:tab/>
        </w:r>
        <w:r w:rsidRPr="003566EE">
          <w:rPr>
            <w:rStyle w:val="Hyperlink"/>
            <w:noProof/>
          </w:rPr>
          <w:t>Use Case:  Browse and select account bundles</w:t>
        </w:r>
        <w:r>
          <w:rPr>
            <w:noProof/>
            <w:webHidden/>
          </w:rPr>
          <w:tab/>
        </w:r>
        <w:r>
          <w:rPr>
            <w:noProof/>
            <w:webHidden/>
          </w:rPr>
          <w:fldChar w:fldCharType="begin"/>
        </w:r>
        <w:r>
          <w:rPr>
            <w:noProof/>
            <w:webHidden/>
          </w:rPr>
          <w:instrText xml:space="preserve"> PAGEREF _Toc253578075 \h </w:instrText>
        </w:r>
        <w:r>
          <w:rPr>
            <w:noProof/>
            <w:webHidden/>
          </w:rPr>
        </w:r>
        <w:r>
          <w:rPr>
            <w:noProof/>
            <w:webHidden/>
          </w:rPr>
          <w:fldChar w:fldCharType="separate"/>
        </w:r>
        <w:r>
          <w:rPr>
            <w:noProof/>
            <w:webHidden/>
          </w:rPr>
          <w:t>126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6" w:history="1">
        <w:r w:rsidRPr="003566EE">
          <w:rPr>
            <w:rStyle w:val="Hyperlink"/>
            <w:rFonts w:ascii="Arial Bold" w:hAnsi="Arial Bold"/>
            <w:noProof/>
          </w:rPr>
          <w:t>3.8.3.5</w:t>
        </w:r>
        <w:r>
          <w:rPr>
            <w:rFonts w:ascii="Calibri" w:hAnsi="Calibri"/>
            <w:noProof/>
            <w:sz w:val="22"/>
            <w:szCs w:val="22"/>
          </w:rPr>
          <w:tab/>
        </w:r>
        <w:r w:rsidRPr="003566EE">
          <w:rPr>
            <w:rStyle w:val="Hyperlink"/>
            <w:noProof/>
          </w:rPr>
          <w:t>Use Case:  View account bundle details</w:t>
        </w:r>
        <w:r>
          <w:rPr>
            <w:noProof/>
            <w:webHidden/>
          </w:rPr>
          <w:tab/>
        </w:r>
        <w:r>
          <w:rPr>
            <w:noProof/>
            <w:webHidden/>
          </w:rPr>
          <w:fldChar w:fldCharType="begin"/>
        </w:r>
        <w:r>
          <w:rPr>
            <w:noProof/>
            <w:webHidden/>
          </w:rPr>
          <w:instrText xml:space="preserve"> PAGEREF _Toc253578076 \h </w:instrText>
        </w:r>
        <w:r>
          <w:rPr>
            <w:noProof/>
            <w:webHidden/>
          </w:rPr>
        </w:r>
        <w:r>
          <w:rPr>
            <w:noProof/>
            <w:webHidden/>
          </w:rPr>
          <w:fldChar w:fldCharType="separate"/>
        </w:r>
        <w:r>
          <w:rPr>
            <w:noProof/>
            <w:webHidden/>
          </w:rPr>
          <w:t>127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7" w:history="1">
        <w:r w:rsidRPr="003566EE">
          <w:rPr>
            <w:rStyle w:val="Hyperlink"/>
            <w:rFonts w:ascii="Arial Bold" w:hAnsi="Arial Bold"/>
            <w:noProof/>
          </w:rPr>
          <w:t>3.8.3.6</w:t>
        </w:r>
        <w:r>
          <w:rPr>
            <w:rFonts w:ascii="Calibri" w:hAnsi="Calibri"/>
            <w:noProof/>
            <w:sz w:val="22"/>
            <w:szCs w:val="22"/>
          </w:rPr>
          <w:tab/>
        </w:r>
        <w:r w:rsidRPr="003566EE">
          <w:rPr>
            <w:rStyle w:val="Hyperlink"/>
            <w:noProof/>
          </w:rPr>
          <w:t>Use Case:  View subscriber bundle details</w:t>
        </w:r>
        <w:r>
          <w:rPr>
            <w:noProof/>
            <w:webHidden/>
          </w:rPr>
          <w:tab/>
        </w:r>
        <w:r>
          <w:rPr>
            <w:noProof/>
            <w:webHidden/>
          </w:rPr>
          <w:fldChar w:fldCharType="begin"/>
        </w:r>
        <w:r>
          <w:rPr>
            <w:noProof/>
            <w:webHidden/>
          </w:rPr>
          <w:instrText xml:space="preserve"> PAGEREF _Toc253578077 \h </w:instrText>
        </w:r>
        <w:r>
          <w:rPr>
            <w:noProof/>
            <w:webHidden/>
          </w:rPr>
        </w:r>
        <w:r>
          <w:rPr>
            <w:noProof/>
            <w:webHidden/>
          </w:rPr>
          <w:fldChar w:fldCharType="separate"/>
        </w:r>
        <w:r>
          <w:rPr>
            <w:noProof/>
            <w:webHidden/>
          </w:rPr>
          <w:t>128</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8" w:history="1">
        <w:r w:rsidRPr="003566EE">
          <w:rPr>
            <w:rStyle w:val="Hyperlink"/>
            <w:rFonts w:ascii="Arial Bold" w:hAnsi="Arial Bold"/>
            <w:noProof/>
          </w:rPr>
          <w:t>3.8.3.7</w:t>
        </w:r>
        <w:r>
          <w:rPr>
            <w:rFonts w:ascii="Calibri" w:hAnsi="Calibri"/>
            <w:noProof/>
            <w:sz w:val="22"/>
            <w:szCs w:val="22"/>
          </w:rPr>
          <w:tab/>
        </w:r>
        <w:r w:rsidRPr="003566EE">
          <w:rPr>
            <w:rStyle w:val="Hyperlink"/>
            <w:noProof/>
          </w:rPr>
          <w:t>Use Case:  View primary offer details</w:t>
        </w:r>
        <w:r>
          <w:rPr>
            <w:noProof/>
            <w:webHidden/>
          </w:rPr>
          <w:tab/>
        </w:r>
        <w:r>
          <w:rPr>
            <w:noProof/>
            <w:webHidden/>
          </w:rPr>
          <w:fldChar w:fldCharType="begin"/>
        </w:r>
        <w:r>
          <w:rPr>
            <w:noProof/>
            <w:webHidden/>
          </w:rPr>
          <w:instrText xml:space="preserve"> PAGEREF _Toc253578078 \h </w:instrText>
        </w:r>
        <w:r>
          <w:rPr>
            <w:noProof/>
            <w:webHidden/>
          </w:rPr>
        </w:r>
        <w:r>
          <w:rPr>
            <w:noProof/>
            <w:webHidden/>
          </w:rPr>
          <w:fldChar w:fldCharType="separate"/>
        </w:r>
        <w:r>
          <w:rPr>
            <w:noProof/>
            <w:webHidden/>
          </w:rPr>
          <w:t>129</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79" w:history="1">
        <w:r w:rsidRPr="003566EE">
          <w:rPr>
            <w:rStyle w:val="Hyperlink"/>
            <w:rFonts w:ascii="Arial Bold" w:hAnsi="Arial Bold"/>
            <w:noProof/>
          </w:rPr>
          <w:t>3.8.3.8</w:t>
        </w:r>
        <w:r>
          <w:rPr>
            <w:rFonts w:ascii="Calibri" w:hAnsi="Calibri"/>
            <w:noProof/>
            <w:sz w:val="22"/>
            <w:szCs w:val="22"/>
          </w:rPr>
          <w:tab/>
        </w:r>
        <w:r w:rsidRPr="003566EE">
          <w:rPr>
            <w:rStyle w:val="Hyperlink"/>
            <w:noProof/>
          </w:rPr>
          <w:t>Use Case:  Test primary offer/subscriber bundle serviceability</w:t>
        </w:r>
        <w:r>
          <w:rPr>
            <w:noProof/>
            <w:webHidden/>
          </w:rPr>
          <w:tab/>
        </w:r>
        <w:r>
          <w:rPr>
            <w:noProof/>
            <w:webHidden/>
          </w:rPr>
          <w:fldChar w:fldCharType="begin"/>
        </w:r>
        <w:r>
          <w:rPr>
            <w:noProof/>
            <w:webHidden/>
          </w:rPr>
          <w:instrText xml:space="preserve"> PAGEREF _Toc253578079 \h </w:instrText>
        </w:r>
        <w:r>
          <w:rPr>
            <w:noProof/>
            <w:webHidden/>
          </w:rPr>
        </w:r>
        <w:r>
          <w:rPr>
            <w:noProof/>
            <w:webHidden/>
          </w:rPr>
          <w:fldChar w:fldCharType="separate"/>
        </w:r>
        <w:r>
          <w:rPr>
            <w:noProof/>
            <w:webHidden/>
          </w:rPr>
          <w:t>130</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80" w:history="1">
        <w:r w:rsidRPr="003566EE">
          <w:rPr>
            <w:rStyle w:val="Hyperlink"/>
            <w:rFonts w:ascii="Arial Bold" w:hAnsi="Arial Bold"/>
            <w:noProof/>
          </w:rPr>
          <w:t>3.8.3.9</w:t>
        </w:r>
        <w:r>
          <w:rPr>
            <w:rFonts w:ascii="Calibri" w:hAnsi="Calibri"/>
            <w:noProof/>
            <w:sz w:val="22"/>
            <w:szCs w:val="22"/>
          </w:rPr>
          <w:tab/>
        </w:r>
        <w:r w:rsidRPr="003566EE">
          <w:rPr>
            <w:rStyle w:val="Hyperlink"/>
            <w:noProof/>
          </w:rPr>
          <w:t>Use Case:  Add account bundle</w:t>
        </w:r>
        <w:r>
          <w:rPr>
            <w:noProof/>
            <w:webHidden/>
          </w:rPr>
          <w:tab/>
        </w:r>
        <w:r>
          <w:rPr>
            <w:noProof/>
            <w:webHidden/>
          </w:rPr>
          <w:fldChar w:fldCharType="begin"/>
        </w:r>
        <w:r>
          <w:rPr>
            <w:noProof/>
            <w:webHidden/>
          </w:rPr>
          <w:instrText xml:space="preserve"> PAGEREF _Toc253578080 \h </w:instrText>
        </w:r>
        <w:r>
          <w:rPr>
            <w:noProof/>
            <w:webHidden/>
          </w:rPr>
        </w:r>
        <w:r>
          <w:rPr>
            <w:noProof/>
            <w:webHidden/>
          </w:rPr>
          <w:fldChar w:fldCharType="separate"/>
        </w:r>
        <w:r>
          <w:rPr>
            <w:noProof/>
            <w:webHidden/>
          </w:rPr>
          <w:t>131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81" w:history="1">
        <w:r w:rsidRPr="003566EE">
          <w:rPr>
            <w:rStyle w:val="Hyperlink"/>
            <w:rFonts w:ascii="Arial Bold" w:hAnsi="Arial Bold"/>
            <w:noProof/>
          </w:rPr>
          <w:t>3.8.3.10</w:t>
        </w:r>
        <w:r>
          <w:rPr>
            <w:rFonts w:ascii="Calibri" w:hAnsi="Calibri"/>
            <w:noProof/>
            <w:sz w:val="22"/>
            <w:szCs w:val="22"/>
          </w:rPr>
          <w:tab/>
        </w:r>
        <w:r w:rsidRPr="003566EE">
          <w:rPr>
            <w:rStyle w:val="Hyperlink"/>
            <w:noProof/>
          </w:rPr>
          <w:t>Use Case:  Browse and Select account offers</w:t>
        </w:r>
        <w:r>
          <w:rPr>
            <w:noProof/>
            <w:webHidden/>
          </w:rPr>
          <w:tab/>
        </w:r>
        <w:r>
          <w:rPr>
            <w:noProof/>
            <w:webHidden/>
          </w:rPr>
          <w:fldChar w:fldCharType="begin"/>
        </w:r>
        <w:r>
          <w:rPr>
            <w:noProof/>
            <w:webHidden/>
          </w:rPr>
          <w:instrText xml:space="preserve"> PAGEREF _Toc253578081 \h </w:instrText>
        </w:r>
        <w:r>
          <w:rPr>
            <w:noProof/>
            <w:webHidden/>
          </w:rPr>
        </w:r>
        <w:r>
          <w:rPr>
            <w:noProof/>
            <w:webHidden/>
          </w:rPr>
          <w:fldChar w:fldCharType="separate"/>
        </w:r>
        <w:r>
          <w:rPr>
            <w:noProof/>
            <w:webHidden/>
          </w:rPr>
          <w:t>132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82" w:history="1">
        <w:r w:rsidRPr="003566EE">
          <w:rPr>
            <w:rStyle w:val="Hyperlink"/>
            <w:rFonts w:ascii="Arial Bold" w:hAnsi="Arial Bold"/>
            <w:noProof/>
          </w:rPr>
          <w:t>3.8.3.11</w:t>
        </w:r>
        <w:r>
          <w:rPr>
            <w:rFonts w:ascii="Calibri" w:hAnsi="Calibri"/>
            <w:noProof/>
            <w:sz w:val="22"/>
            <w:szCs w:val="22"/>
          </w:rPr>
          <w:tab/>
        </w:r>
        <w:r w:rsidRPr="003566EE">
          <w:rPr>
            <w:rStyle w:val="Hyperlink"/>
            <w:noProof/>
          </w:rPr>
          <w:t>Use Case:  Browse and Select subscriber supplementary offers</w:t>
        </w:r>
        <w:r>
          <w:rPr>
            <w:noProof/>
            <w:webHidden/>
          </w:rPr>
          <w:tab/>
        </w:r>
        <w:r>
          <w:rPr>
            <w:noProof/>
            <w:webHidden/>
          </w:rPr>
          <w:fldChar w:fldCharType="begin"/>
        </w:r>
        <w:r>
          <w:rPr>
            <w:noProof/>
            <w:webHidden/>
          </w:rPr>
          <w:instrText xml:space="preserve"> PAGEREF _Toc253578082 \h </w:instrText>
        </w:r>
        <w:r>
          <w:rPr>
            <w:noProof/>
            <w:webHidden/>
          </w:rPr>
        </w:r>
        <w:r>
          <w:rPr>
            <w:noProof/>
            <w:webHidden/>
          </w:rPr>
          <w:fldChar w:fldCharType="separate"/>
        </w:r>
        <w:r>
          <w:rPr>
            <w:noProof/>
            <w:webHidden/>
          </w:rPr>
          <w:t>133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83" w:history="1">
        <w:r w:rsidRPr="003566EE">
          <w:rPr>
            <w:rStyle w:val="Hyperlink"/>
            <w:rFonts w:ascii="Arial Bold" w:hAnsi="Arial Bold"/>
            <w:noProof/>
          </w:rPr>
          <w:t>3.8.3.12</w:t>
        </w:r>
        <w:r>
          <w:rPr>
            <w:rFonts w:ascii="Calibri" w:hAnsi="Calibri"/>
            <w:noProof/>
            <w:sz w:val="22"/>
            <w:szCs w:val="22"/>
          </w:rPr>
          <w:tab/>
        </w:r>
        <w:r w:rsidRPr="003566EE">
          <w:rPr>
            <w:rStyle w:val="Hyperlink"/>
            <w:noProof/>
          </w:rPr>
          <w:t>Use Case:  View supplementary offer details</w:t>
        </w:r>
        <w:r>
          <w:rPr>
            <w:noProof/>
            <w:webHidden/>
          </w:rPr>
          <w:tab/>
        </w:r>
        <w:r>
          <w:rPr>
            <w:noProof/>
            <w:webHidden/>
          </w:rPr>
          <w:fldChar w:fldCharType="begin"/>
        </w:r>
        <w:r>
          <w:rPr>
            <w:noProof/>
            <w:webHidden/>
          </w:rPr>
          <w:instrText xml:space="preserve"> PAGEREF _Toc253578083 \h </w:instrText>
        </w:r>
        <w:r>
          <w:rPr>
            <w:noProof/>
            <w:webHidden/>
          </w:rPr>
        </w:r>
        <w:r>
          <w:rPr>
            <w:noProof/>
            <w:webHidden/>
          </w:rPr>
          <w:fldChar w:fldCharType="separate"/>
        </w:r>
        <w:r>
          <w:rPr>
            <w:noProof/>
            <w:webHidden/>
          </w:rPr>
          <w:t>134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084" w:history="1">
        <w:r w:rsidRPr="003566EE">
          <w:rPr>
            <w:rStyle w:val="Hyperlink"/>
            <w:rFonts w:ascii="Arial Bold" w:hAnsi="Arial Bold"/>
            <w:noProof/>
          </w:rPr>
          <w:t>3.8.3.13</w:t>
        </w:r>
        <w:r>
          <w:rPr>
            <w:rFonts w:ascii="Calibri" w:hAnsi="Calibri"/>
            <w:noProof/>
            <w:sz w:val="22"/>
            <w:szCs w:val="22"/>
          </w:rPr>
          <w:tab/>
        </w:r>
        <w:r w:rsidRPr="003566EE">
          <w:rPr>
            <w:rStyle w:val="Hyperlink"/>
            <w:noProof/>
          </w:rPr>
          <w:t>Use Case:  Configure offer parameters</w:t>
        </w:r>
        <w:r>
          <w:rPr>
            <w:noProof/>
            <w:webHidden/>
          </w:rPr>
          <w:tab/>
        </w:r>
        <w:r>
          <w:rPr>
            <w:noProof/>
            <w:webHidden/>
          </w:rPr>
          <w:fldChar w:fldCharType="begin"/>
        </w:r>
        <w:r>
          <w:rPr>
            <w:noProof/>
            <w:webHidden/>
          </w:rPr>
          <w:instrText xml:space="preserve"> PAGEREF _Toc253578084 \h </w:instrText>
        </w:r>
        <w:r>
          <w:rPr>
            <w:noProof/>
            <w:webHidden/>
          </w:rPr>
        </w:r>
        <w:r>
          <w:rPr>
            <w:noProof/>
            <w:webHidden/>
          </w:rPr>
          <w:fldChar w:fldCharType="separate"/>
        </w:r>
        <w:r>
          <w:rPr>
            <w:noProof/>
            <w:webHidden/>
          </w:rPr>
          <w:t>135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85" w:history="1">
        <w:r w:rsidRPr="003566EE">
          <w:rPr>
            <w:rStyle w:val="Hyperlink"/>
            <w:noProof/>
          </w:rPr>
          <w:t>3.8.4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_Toc253578085 \h </w:instrText>
        </w:r>
        <w:r>
          <w:rPr>
            <w:noProof/>
            <w:webHidden/>
          </w:rPr>
        </w:r>
        <w:r>
          <w:rPr>
            <w:noProof/>
            <w:webHidden/>
          </w:rPr>
          <w:fldChar w:fldCharType="separate"/>
        </w:r>
        <w:r>
          <w:rPr>
            <w:noProof/>
            <w:webHidden/>
          </w:rPr>
          <w:t>135</w:t>
        </w:r>
        <w:r>
          <w:rPr>
            <w:noProof/>
            <w:webHidden/>
          </w:rPr>
          <w:fldChar w:fldCharType="end"/>
        </w:r>
      </w:hyperlink>
    </w:p>
    <w:p w:rsidR="003867B2" w:rsidRDefault="003867B2">
      <w:pPr>
        <w:pStyle w:val="TOC2"/>
        <w:rPr>
          <w:rFonts w:ascii="Calibri" w:hAnsi="Calibri"/>
          <w:smallCaps w:val="0"/>
          <w:noProof/>
          <w:sz w:val="22"/>
          <w:szCs w:val="22"/>
        </w:rPr>
      </w:pPr>
      <w:hyperlink w:anchor="_Toc253578086" w:history="1">
        <w:r w:rsidRPr="003566EE">
          <w:rPr>
            <w:rStyle w:val="Hyperlink"/>
            <w:noProof/>
          </w:rPr>
          <w:t>3.9</w:t>
        </w:r>
        <w:r>
          <w:rPr>
            <w:rFonts w:ascii="Calibri" w:hAnsi="Calibri"/>
            <w:smallCaps w:val="0"/>
            <w:noProof/>
            <w:sz w:val="22"/>
            <w:szCs w:val="22"/>
          </w:rPr>
          <w:tab/>
        </w:r>
        <w:r w:rsidRPr="003566EE">
          <w:rPr>
            <w:rStyle w:val="Hyperlink"/>
            <w:noProof/>
          </w:rPr>
          <w:t>Capability 8. Basket Management - BKM</w:t>
        </w:r>
        <w:r>
          <w:rPr>
            <w:noProof/>
            <w:webHidden/>
          </w:rPr>
          <w:tab/>
        </w:r>
        <w:r>
          <w:rPr>
            <w:noProof/>
            <w:webHidden/>
          </w:rPr>
          <w:fldChar w:fldCharType="begin"/>
        </w:r>
        <w:r>
          <w:rPr>
            <w:noProof/>
            <w:webHidden/>
          </w:rPr>
          <w:instrText xml:space="preserve"> PAGEREF _Toc253578086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87" w:history="1">
        <w:r w:rsidRPr="003566EE">
          <w:rPr>
            <w:rStyle w:val="Hyperlink"/>
            <w:noProof/>
          </w:rPr>
          <w:t>3.9.1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_Toc253578087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88" w:history="1">
        <w:r w:rsidRPr="003566EE">
          <w:rPr>
            <w:rStyle w:val="Hyperlink"/>
            <w:noProof/>
          </w:rPr>
          <w:t>3.9.2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_Toc253578088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89" w:history="1">
        <w:r w:rsidRPr="003566EE">
          <w:rPr>
            <w:rStyle w:val="Hyperlink"/>
            <w:noProof/>
          </w:rPr>
          <w:t>3.9.3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_Toc253578089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0" w:history="1">
        <w:r w:rsidRPr="003566EE">
          <w:rPr>
            <w:rStyle w:val="Hyperlink"/>
            <w:rFonts w:ascii="Arial Bold" w:hAnsi="Arial Bold"/>
            <w:noProof/>
          </w:rPr>
          <w:t>3.9.3.1</w:t>
        </w:r>
        <w:r>
          <w:rPr>
            <w:rFonts w:ascii="Calibri" w:hAnsi="Calibri"/>
            <w:noProof/>
            <w:sz w:val="22"/>
            <w:szCs w:val="22"/>
          </w:rPr>
          <w:tab/>
        </w:r>
        <w:r w:rsidRPr="003566EE">
          <w:rPr>
            <w:rStyle w:val="Hyperlink"/>
            <w:noProof/>
          </w:rPr>
          <w:t>Use Case:  View and manage basket</w:t>
        </w:r>
        <w:r>
          <w:rPr>
            <w:noProof/>
            <w:webHidden/>
          </w:rPr>
          <w:tab/>
        </w:r>
        <w:r>
          <w:rPr>
            <w:noProof/>
            <w:webHidden/>
          </w:rPr>
          <w:fldChar w:fldCharType="begin"/>
        </w:r>
        <w:r>
          <w:rPr>
            <w:noProof/>
            <w:webHidden/>
          </w:rPr>
          <w:instrText xml:space="preserve"> PAGEREF _Toc253578090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1" w:history="1">
        <w:r w:rsidRPr="003566EE">
          <w:rPr>
            <w:rStyle w:val="Hyperlink"/>
            <w:rFonts w:ascii="Arial Bold" w:hAnsi="Arial Bold"/>
            <w:noProof/>
          </w:rPr>
          <w:t>3.9.3.2</w:t>
        </w:r>
        <w:r>
          <w:rPr>
            <w:rFonts w:ascii="Calibri" w:hAnsi="Calibri"/>
            <w:noProof/>
            <w:sz w:val="22"/>
            <w:szCs w:val="22"/>
          </w:rPr>
          <w:tab/>
        </w:r>
        <w:r w:rsidRPr="003566EE">
          <w:rPr>
            <w:rStyle w:val="Hyperlink"/>
            <w:noProof/>
          </w:rPr>
          <w:t>Use Case:  Empty basket</w:t>
        </w:r>
        <w:r>
          <w:rPr>
            <w:noProof/>
            <w:webHidden/>
          </w:rPr>
          <w:tab/>
        </w:r>
        <w:r>
          <w:rPr>
            <w:noProof/>
            <w:webHidden/>
          </w:rPr>
          <w:fldChar w:fldCharType="begin"/>
        </w:r>
        <w:r>
          <w:rPr>
            <w:noProof/>
            <w:webHidden/>
          </w:rPr>
          <w:instrText xml:space="preserve"> PAGEREF _Toc253578091 \h </w:instrText>
        </w:r>
        <w:r>
          <w:rPr>
            <w:noProof/>
            <w:webHidden/>
          </w:rPr>
        </w:r>
        <w:r>
          <w:rPr>
            <w:noProof/>
            <w:webHidden/>
          </w:rPr>
          <w:fldChar w:fldCharType="separate"/>
        </w:r>
        <w:r>
          <w:rPr>
            <w:noProof/>
            <w:webHidden/>
          </w:rPr>
          <w:t>143</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2" w:history="1">
        <w:r w:rsidRPr="003566EE">
          <w:rPr>
            <w:rStyle w:val="Hyperlink"/>
            <w:rFonts w:ascii="Arial Bold" w:hAnsi="Arial Bold"/>
            <w:noProof/>
          </w:rPr>
          <w:t>3.9.3.3</w:t>
        </w:r>
        <w:r>
          <w:rPr>
            <w:rFonts w:ascii="Calibri" w:hAnsi="Calibri"/>
            <w:noProof/>
            <w:sz w:val="22"/>
            <w:szCs w:val="22"/>
          </w:rPr>
          <w:tab/>
        </w:r>
        <w:r w:rsidRPr="003566EE">
          <w:rPr>
            <w:rStyle w:val="Hyperlink"/>
            <w:noProof/>
          </w:rPr>
          <w:t>Use Case:  Remove a basket item</w:t>
        </w:r>
        <w:r>
          <w:rPr>
            <w:noProof/>
            <w:webHidden/>
          </w:rPr>
          <w:tab/>
        </w:r>
        <w:r>
          <w:rPr>
            <w:noProof/>
            <w:webHidden/>
          </w:rPr>
          <w:fldChar w:fldCharType="begin"/>
        </w:r>
        <w:r>
          <w:rPr>
            <w:noProof/>
            <w:webHidden/>
          </w:rPr>
          <w:instrText xml:space="preserve"> PAGEREF _Toc253578092 \h </w:instrText>
        </w:r>
        <w:r>
          <w:rPr>
            <w:noProof/>
            <w:webHidden/>
          </w:rPr>
        </w:r>
        <w:r>
          <w:rPr>
            <w:noProof/>
            <w:webHidden/>
          </w:rPr>
          <w:fldChar w:fldCharType="separate"/>
        </w:r>
        <w:r>
          <w:rPr>
            <w:noProof/>
            <w:webHidden/>
          </w:rPr>
          <w:t>144</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3" w:history="1">
        <w:r w:rsidRPr="003566EE">
          <w:rPr>
            <w:rStyle w:val="Hyperlink"/>
            <w:rFonts w:ascii="Arial Bold" w:hAnsi="Arial Bold"/>
            <w:noProof/>
          </w:rPr>
          <w:t>3.9.3.4</w:t>
        </w:r>
        <w:r>
          <w:rPr>
            <w:rFonts w:ascii="Calibri" w:hAnsi="Calibri"/>
            <w:noProof/>
            <w:sz w:val="22"/>
            <w:szCs w:val="22"/>
          </w:rPr>
          <w:tab/>
        </w:r>
        <w:r w:rsidRPr="003566EE">
          <w:rPr>
            <w:rStyle w:val="Hyperlink"/>
            <w:noProof/>
          </w:rPr>
          <w:t>Use Case:  Change Primary offer of a selection</w:t>
        </w:r>
        <w:r>
          <w:rPr>
            <w:noProof/>
            <w:webHidden/>
          </w:rPr>
          <w:tab/>
        </w:r>
        <w:r>
          <w:rPr>
            <w:noProof/>
            <w:webHidden/>
          </w:rPr>
          <w:fldChar w:fldCharType="begin"/>
        </w:r>
        <w:r>
          <w:rPr>
            <w:noProof/>
            <w:webHidden/>
          </w:rPr>
          <w:instrText xml:space="preserve"> PAGEREF _Toc253578093 \h </w:instrText>
        </w:r>
        <w:r>
          <w:rPr>
            <w:noProof/>
            <w:webHidden/>
          </w:rPr>
        </w:r>
        <w:r>
          <w:rPr>
            <w:noProof/>
            <w:webHidden/>
          </w:rPr>
          <w:fldChar w:fldCharType="separate"/>
        </w:r>
        <w:r>
          <w:rPr>
            <w:noProof/>
            <w:webHidden/>
          </w:rPr>
          <w:t>144</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4" w:history="1">
        <w:r w:rsidRPr="003566EE">
          <w:rPr>
            <w:rStyle w:val="Hyperlink"/>
            <w:rFonts w:ascii="Arial Bold" w:hAnsi="Arial Bold"/>
            <w:noProof/>
          </w:rPr>
          <w:t>3.9.3.5</w:t>
        </w:r>
        <w:r>
          <w:rPr>
            <w:rFonts w:ascii="Calibri" w:hAnsi="Calibri"/>
            <w:noProof/>
            <w:sz w:val="22"/>
            <w:szCs w:val="22"/>
          </w:rPr>
          <w:tab/>
        </w:r>
        <w:r w:rsidRPr="003566EE">
          <w:rPr>
            <w:rStyle w:val="Hyperlink"/>
            <w:noProof/>
          </w:rPr>
          <w:t>Use Case:  Save the current basket automatically</w:t>
        </w:r>
        <w:r>
          <w:rPr>
            <w:noProof/>
            <w:webHidden/>
          </w:rPr>
          <w:tab/>
        </w:r>
        <w:r>
          <w:rPr>
            <w:noProof/>
            <w:webHidden/>
          </w:rPr>
          <w:fldChar w:fldCharType="begin"/>
        </w:r>
        <w:r>
          <w:rPr>
            <w:noProof/>
            <w:webHidden/>
          </w:rPr>
          <w:instrText xml:space="preserve"> PAGEREF _Toc253578094 \h </w:instrText>
        </w:r>
        <w:r>
          <w:rPr>
            <w:noProof/>
            <w:webHidden/>
          </w:rPr>
        </w:r>
        <w:r>
          <w:rPr>
            <w:noProof/>
            <w:webHidden/>
          </w:rPr>
          <w:fldChar w:fldCharType="separate"/>
        </w:r>
        <w:r>
          <w:rPr>
            <w:noProof/>
            <w:webHidden/>
          </w:rPr>
          <w:t>145</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5" w:history="1">
        <w:r w:rsidRPr="003566EE">
          <w:rPr>
            <w:rStyle w:val="Hyperlink"/>
            <w:rFonts w:ascii="Arial Bold" w:hAnsi="Arial Bold"/>
            <w:noProof/>
          </w:rPr>
          <w:t>3.9.3.6</w:t>
        </w:r>
        <w:r>
          <w:rPr>
            <w:rFonts w:ascii="Calibri" w:hAnsi="Calibri"/>
            <w:noProof/>
            <w:sz w:val="22"/>
            <w:szCs w:val="22"/>
          </w:rPr>
          <w:tab/>
        </w:r>
        <w:r w:rsidRPr="003566EE">
          <w:rPr>
            <w:rStyle w:val="Hyperlink"/>
            <w:noProof/>
          </w:rPr>
          <w:t>Use Case:  Manage an automatically saved basket</w:t>
        </w:r>
        <w:r>
          <w:rPr>
            <w:noProof/>
            <w:webHidden/>
          </w:rPr>
          <w:tab/>
        </w:r>
        <w:r>
          <w:rPr>
            <w:noProof/>
            <w:webHidden/>
          </w:rPr>
          <w:fldChar w:fldCharType="begin"/>
        </w:r>
        <w:r>
          <w:rPr>
            <w:noProof/>
            <w:webHidden/>
          </w:rPr>
          <w:instrText xml:space="preserve"> PAGEREF _Toc253578095 \h </w:instrText>
        </w:r>
        <w:r>
          <w:rPr>
            <w:noProof/>
            <w:webHidden/>
          </w:rPr>
        </w:r>
        <w:r>
          <w:rPr>
            <w:noProof/>
            <w:webHidden/>
          </w:rPr>
          <w:fldChar w:fldCharType="separate"/>
        </w:r>
        <w:r>
          <w:rPr>
            <w:noProof/>
            <w:webHidden/>
          </w:rPr>
          <w:t>146</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6" w:history="1">
        <w:r w:rsidRPr="003566EE">
          <w:rPr>
            <w:rStyle w:val="Hyperlink"/>
            <w:rFonts w:ascii="Arial Bold" w:hAnsi="Arial Bold"/>
            <w:noProof/>
          </w:rPr>
          <w:t>3.9.3.7</w:t>
        </w:r>
        <w:r>
          <w:rPr>
            <w:rFonts w:ascii="Calibri" w:hAnsi="Calibri"/>
            <w:noProof/>
            <w:sz w:val="22"/>
            <w:szCs w:val="22"/>
          </w:rPr>
          <w:tab/>
        </w:r>
        <w:r w:rsidRPr="003566EE">
          <w:rPr>
            <w:rStyle w:val="Hyperlink"/>
            <w:noProof/>
          </w:rPr>
          <w:t>Use Case:  Park basket</w:t>
        </w:r>
        <w:r>
          <w:rPr>
            <w:noProof/>
            <w:webHidden/>
          </w:rPr>
          <w:tab/>
        </w:r>
        <w:r>
          <w:rPr>
            <w:noProof/>
            <w:webHidden/>
          </w:rPr>
          <w:fldChar w:fldCharType="begin"/>
        </w:r>
        <w:r>
          <w:rPr>
            <w:noProof/>
            <w:webHidden/>
          </w:rPr>
          <w:instrText xml:space="preserve"> PAGEREF _Toc253578096 \h </w:instrText>
        </w:r>
        <w:r>
          <w:rPr>
            <w:noProof/>
            <w:webHidden/>
          </w:rPr>
        </w:r>
        <w:r>
          <w:rPr>
            <w:noProof/>
            <w:webHidden/>
          </w:rPr>
          <w:fldChar w:fldCharType="separate"/>
        </w:r>
        <w:r>
          <w:rPr>
            <w:noProof/>
            <w:webHidden/>
          </w:rPr>
          <w:t>147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7" w:history="1">
        <w:r w:rsidRPr="003566EE">
          <w:rPr>
            <w:rStyle w:val="Hyperlink"/>
            <w:rFonts w:ascii="Arial Bold" w:hAnsi="Arial Bold"/>
            <w:noProof/>
          </w:rPr>
          <w:t>3.9.3.8</w:t>
        </w:r>
        <w:r>
          <w:rPr>
            <w:rFonts w:ascii="Calibri" w:hAnsi="Calibri"/>
            <w:noProof/>
            <w:sz w:val="22"/>
            <w:szCs w:val="22"/>
          </w:rPr>
          <w:tab/>
        </w:r>
        <w:r w:rsidRPr="003566EE">
          <w:rPr>
            <w:rStyle w:val="Hyperlink"/>
            <w:noProof/>
          </w:rPr>
          <w:t>Use Case:  Resume a parked basket</w:t>
        </w:r>
        <w:r>
          <w:rPr>
            <w:noProof/>
            <w:webHidden/>
          </w:rPr>
          <w:tab/>
        </w:r>
        <w:r>
          <w:rPr>
            <w:noProof/>
            <w:webHidden/>
          </w:rPr>
          <w:fldChar w:fldCharType="begin"/>
        </w:r>
        <w:r>
          <w:rPr>
            <w:noProof/>
            <w:webHidden/>
          </w:rPr>
          <w:instrText xml:space="preserve"> PAGEREF _Toc253578097 \h </w:instrText>
        </w:r>
        <w:r>
          <w:rPr>
            <w:noProof/>
            <w:webHidden/>
          </w:rPr>
        </w:r>
        <w:r>
          <w:rPr>
            <w:noProof/>
            <w:webHidden/>
          </w:rPr>
          <w:fldChar w:fldCharType="separate"/>
        </w:r>
        <w:r>
          <w:rPr>
            <w:noProof/>
            <w:webHidden/>
          </w:rPr>
          <w:t>147</w:t>
        </w:r>
        <w:r>
          <w:rPr>
            <w:noProof/>
            <w:webHidden/>
          </w:rPr>
          <w:fldChar w:fldCharType="end"/>
        </w:r>
      </w:hyperlink>
    </w:p>
    <w:p w:rsidR="003867B2" w:rsidRDefault="003867B2">
      <w:pPr>
        <w:pStyle w:val="TOC4"/>
        <w:tabs>
          <w:tab w:val="left" w:pos="1400"/>
          <w:tab w:val="right" w:leader="dot" w:pos="9350"/>
        </w:tabs>
        <w:rPr>
          <w:rFonts w:ascii="Calibri" w:hAnsi="Calibri"/>
          <w:noProof/>
          <w:sz w:val="22"/>
          <w:szCs w:val="22"/>
        </w:rPr>
      </w:pPr>
      <w:hyperlink w:anchor="_Toc253578098" w:history="1">
        <w:r w:rsidRPr="003566EE">
          <w:rPr>
            <w:rStyle w:val="Hyperlink"/>
            <w:rFonts w:ascii="Arial Bold" w:hAnsi="Arial Bold"/>
            <w:noProof/>
          </w:rPr>
          <w:t>3.9.3.9</w:t>
        </w:r>
        <w:r>
          <w:rPr>
            <w:rFonts w:ascii="Calibri" w:hAnsi="Calibri"/>
            <w:noProof/>
            <w:sz w:val="22"/>
            <w:szCs w:val="22"/>
          </w:rPr>
          <w:tab/>
        </w:r>
        <w:r w:rsidRPr="003566EE">
          <w:rPr>
            <w:rStyle w:val="Hyperlink"/>
            <w:noProof/>
          </w:rPr>
          <w:t>Use Case:  Delete parked basket</w:t>
        </w:r>
        <w:r>
          <w:rPr>
            <w:noProof/>
            <w:webHidden/>
          </w:rPr>
          <w:tab/>
        </w:r>
        <w:r>
          <w:rPr>
            <w:noProof/>
            <w:webHidden/>
          </w:rPr>
          <w:fldChar w:fldCharType="begin"/>
        </w:r>
        <w:r>
          <w:rPr>
            <w:noProof/>
            <w:webHidden/>
          </w:rPr>
          <w:instrText xml:space="preserve"> PAGEREF _Toc253578098 \h </w:instrText>
        </w:r>
        <w:r>
          <w:rPr>
            <w:noProof/>
            <w:webHidden/>
          </w:rPr>
        </w:r>
        <w:r>
          <w:rPr>
            <w:noProof/>
            <w:webHidden/>
          </w:rPr>
          <w:fldChar w:fldCharType="separate"/>
        </w:r>
        <w:r>
          <w:rPr>
            <w:noProof/>
            <w:webHidden/>
          </w:rPr>
          <w:t>148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099" w:history="1">
        <w:r w:rsidRPr="003566EE">
          <w:rPr>
            <w:rStyle w:val="Hyperlink"/>
            <w:noProof/>
          </w:rPr>
          <w:t>3.9.4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_Toc253578099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2"/>
        <w:rPr>
          <w:rFonts w:ascii="Calibri" w:hAnsi="Calibri"/>
          <w:smallCaps w:val="0"/>
          <w:noProof/>
          <w:sz w:val="22"/>
          <w:szCs w:val="22"/>
        </w:rPr>
      </w:pPr>
      <w:hyperlink w:anchor="_Toc253578100" w:history="1">
        <w:r w:rsidRPr="003566EE">
          <w:rPr>
            <w:rStyle w:val="Hyperlink"/>
            <w:noProof/>
          </w:rPr>
          <w:t>3.10</w:t>
        </w:r>
        <w:r>
          <w:rPr>
            <w:rFonts w:ascii="Calibri" w:hAnsi="Calibri"/>
            <w:smallCaps w:val="0"/>
            <w:noProof/>
            <w:sz w:val="22"/>
            <w:szCs w:val="22"/>
          </w:rPr>
          <w:tab/>
        </w:r>
        <w:r w:rsidRPr="003566EE">
          <w:rPr>
            <w:rStyle w:val="Hyperlink"/>
            <w:noProof/>
          </w:rPr>
          <w:t>Capability 9. Checkout - CHK</w:t>
        </w:r>
        <w:r>
          <w:rPr>
            <w:noProof/>
            <w:webHidden/>
          </w:rPr>
          <w:tab/>
        </w:r>
        <w:r>
          <w:rPr>
            <w:noProof/>
            <w:webHidden/>
          </w:rPr>
          <w:fldChar w:fldCharType="begin"/>
        </w:r>
        <w:r>
          <w:rPr>
            <w:noProof/>
            <w:webHidden/>
          </w:rPr>
          <w:instrText xml:space="preserve"> PAGEREF _Toc253578100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01" w:history="1">
        <w:r w:rsidRPr="003566EE">
          <w:rPr>
            <w:rStyle w:val="Hyperlink"/>
            <w:noProof/>
          </w:rPr>
          <w:t>3.10.1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_Toc253578101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02" w:history="1">
        <w:r w:rsidRPr="003566EE">
          <w:rPr>
            <w:rStyle w:val="Hyperlink"/>
            <w:noProof/>
          </w:rPr>
          <w:t>3.10.2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_Toc253578102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03" w:history="1">
        <w:r w:rsidRPr="003566EE">
          <w:rPr>
            <w:rStyle w:val="Hyperlink"/>
            <w:noProof/>
          </w:rPr>
          <w:t>3.10.3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_Toc253578103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04" w:history="1">
        <w:r w:rsidRPr="003566EE">
          <w:rPr>
            <w:rStyle w:val="Hyperlink"/>
            <w:rFonts w:ascii="Arial Bold" w:hAnsi="Arial Bold"/>
            <w:noProof/>
          </w:rPr>
          <w:t>3.10.3.1</w:t>
        </w:r>
        <w:r>
          <w:rPr>
            <w:rFonts w:ascii="Calibri" w:hAnsi="Calibri"/>
            <w:noProof/>
            <w:sz w:val="22"/>
            <w:szCs w:val="22"/>
          </w:rPr>
          <w:tab/>
        </w:r>
        <w:r w:rsidRPr="003566EE">
          <w:rPr>
            <w:rStyle w:val="Hyperlink"/>
            <w:noProof/>
          </w:rPr>
          <w:t>Use Case:  Checkout</w:t>
        </w:r>
        <w:r>
          <w:rPr>
            <w:noProof/>
            <w:webHidden/>
          </w:rPr>
          <w:tab/>
        </w:r>
        <w:r>
          <w:rPr>
            <w:noProof/>
            <w:webHidden/>
          </w:rPr>
          <w:fldChar w:fldCharType="begin"/>
        </w:r>
        <w:r>
          <w:rPr>
            <w:noProof/>
            <w:webHidden/>
          </w:rPr>
          <w:instrText xml:space="preserve"> PAGEREF _Toc253578104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05" w:history="1">
        <w:r w:rsidRPr="003566EE">
          <w:rPr>
            <w:rStyle w:val="Hyperlink"/>
            <w:rFonts w:ascii="Arial Bold" w:hAnsi="Arial Bold"/>
            <w:noProof/>
          </w:rPr>
          <w:t>3.10.3.2</w:t>
        </w:r>
        <w:r>
          <w:rPr>
            <w:rFonts w:ascii="Calibri" w:hAnsi="Calibri"/>
            <w:noProof/>
            <w:sz w:val="22"/>
            <w:szCs w:val="22"/>
          </w:rPr>
          <w:tab/>
        </w:r>
        <w:r w:rsidRPr="003566EE">
          <w:rPr>
            <w:rStyle w:val="Hyperlink"/>
            <w:strike/>
            <w:noProof/>
          </w:rPr>
          <w:t>Use Case:  Review payment and deposit (V2)</w:t>
        </w:r>
        <w:r>
          <w:rPr>
            <w:noProof/>
            <w:webHidden/>
          </w:rPr>
          <w:tab/>
        </w:r>
        <w:r>
          <w:rPr>
            <w:noProof/>
            <w:webHidden/>
          </w:rPr>
          <w:fldChar w:fldCharType="begin"/>
        </w:r>
        <w:r>
          <w:rPr>
            <w:noProof/>
            <w:webHidden/>
          </w:rPr>
          <w:instrText xml:space="preserve"> PAGEREF _Toc253578105 \h </w:instrText>
        </w:r>
        <w:r>
          <w:rPr>
            <w:noProof/>
            <w:webHidden/>
          </w:rPr>
        </w:r>
        <w:r>
          <w:rPr>
            <w:noProof/>
            <w:webHidden/>
          </w:rPr>
          <w:fldChar w:fldCharType="separate"/>
        </w:r>
        <w:r>
          <w:rPr>
            <w:noProof/>
            <w:webHidden/>
          </w:rPr>
          <w:t>153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06" w:history="1">
        <w:r w:rsidRPr="003566EE">
          <w:rPr>
            <w:rStyle w:val="Hyperlink"/>
            <w:rFonts w:ascii="Arial Bold" w:hAnsi="Arial Bold"/>
            <w:noProof/>
          </w:rPr>
          <w:t>3.10.3.3</w:t>
        </w:r>
        <w:r>
          <w:rPr>
            <w:rFonts w:ascii="Calibri" w:hAnsi="Calibri"/>
            <w:noProof/>
            <w:sz w:val="22"/>
            <w:szCs w:val="22"/>
          </w:rPr>
          <w:tab/>
        </w:r>
        <w:r w:rsidRPr="003566EE">
          <w:rPr>
            <w:rStyle w:val="Hyperlink"/>
            <w:noProof/>
          </w:rPr>
          <w:t>Use Case:  Review order</w:t>
        </w:r>
        <w:r>
          <w:rPr>
            <w:noProof/>
            <w:webHidden/>
          </w:rPr>
          <w:tab/>
        </w:r>
        <w:r>
          <w:rPr>
            <w:noProof/>
            <w:webHidden/>
          </w:rPr>
          <w:fldChar w:fldCharType="begin"/>
        </w:r>
        <w:r>
          <w:rPr>
            <w:noProof/>
            <w:webHidden/>
          </w:rPr>
          <w:instrText xml:space="preserve"> PAGEREF _Toc253578106 \h </w:instrText>
        </w:r>
        <w:r>
          <w:rPr>
            <w:noProof/>
            <w:webHidden/>
          </w:rPr>
        </w:r>
        <w:r>
          <w:rPr>
            <w:noProof/>
            <w:webHidden/>
          </w:rPr>
          <w:fldChar w:fldCharType="separate"/>
        </w:r>
        <w:r>
          <w:rPr>
            <w:noProof/>
            <w:webHidden/>
          </w:rPr>
          <w:t>154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07" w:history="1">
        <w:r w:rsidRPr="003566EE">
          <w:rPr>
            <w:rStyle w:val="Hyperlink"/>
            <w:noProof/>
          </w:rPr>
          <w:t>3.10.4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_Toc253578107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2"/>
        <w:rPr>
          <w:rFonts w:ascii="Calibri" w:hAnsi="Calibri"/>
          <w:smallCaps w:val="0"/>
          <w:noProof/>
          <w:sz w:val="22"/>
          <w:szCs w:val="22"/>
        </w:rPr>
      </w:pPr>
      <w:hyperlink w:anchor="_Toc253578108" w:history="1">
        <w:r w:rsidRPr="003566EE">
          <w:rPr>
            <w:rStyle w:val="Hyperlink"/>
            <w:noProof/>
          </w:rPr>
          <w:t>3.11</w:t>
        </w:r>
        <w:r>
          <w:rPr>
            <w:rFonts w:ascii="Calibri" w:hAnsi="Calibri"/>
            <w:smallCaps w:val="0"/>
            <w:noProof/>
            <w:sz w:val="22"/>
            <w:szCs w:val="22"/>
          </w:rPr>
          <w:tab/>
        </w:r>
        <w:r w:rsidRPr="003566EE">
          <w:rPr>
            <w:rStyle w:val="Hyperlink"/>
            <w:noProof/>
          </w:rPr>
          <w:t>Capability 10. Requests in referral Management – RRM</w:t>
        </w:r>
        <w:r>
          <w:rPr>
            <w:noProof/>
            <w:webHidden/>
          </w:rPr>
          <w:tab/>
        </w:r>
        <w:r>
          <w:rPr>
            <w:noProof/>
            <w:webHidden/>
          </w:rPr>
          <w:fldChar w:fldCharType="begin"/>
        </w:r>
        <w:r>
          <w:rPr>
            <w:noProof/>
            <w:webHidden/>
          </w:rPr>
          <w:instrText xml:space="preserve"> PAGEREF _Toc253578108 \h </w:instrText>
        </w:r>
        <w:r>
          <w:rPr>
            <w:noProof/>
            <w:webHidden/>
          </w:rPr>
        </w:r>
        <w:r>
          <w:rPr>
            <w:noProof/>
            <w:webHidden/>
          </w:rPr>
          <w:fldChar w:fldCharType="separate"/>
        </w:r>
        <w:r>
          <w:rPr>
            <w:noProof/>
            <w:webHidden/>
          </w:rPr>
          <w:t>156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09" w:history="1">
        <w:r w:rsidRPr="003566EE">
          <w:rPr>
            <w:rStyle w:val="Hyperlink"/>
            <w:noProof/>
          </w:rPr>
          <w:t>3.11.1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_Toc253578109 \h </w:instrText>
        </w:r>
        <w:r>
          <w:rPr>
            <w:noProof/>
            <w:webHidden/>
          </w:rPr>
        </w:r>
        <w:r>
          <w:rPr>
            <w:noProof/>
            <w:webHidden/>
          </w:rPr>
          <w:fldChar w:fldCharType="separate"/>
        </w:r>
        <w:r>
          <w:rPr>
            <w:noProof/>
            <w:webHidden/>
          </w:rPr>
          <w:t>156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10" w:history="1">
        <w:r w:rsidRPr="003566EE">
          <w:rPr>
            <w:rStyle w:val="Hyperlink"/>
            <w:noProof/>
          </w:rPr>
          <w:t>3.11.2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_Toc253578110 \h </w:instrText>
        </w:r>
        <w:r>
          <w:rPr>
            <w:noProof/>
            <w:webHidden/>
          </w:rPr>
        </w:r>
        <w:r>
          <w:rPr>
            <w:noProof/>
            <w:webHidden/>
          </w:rPr>
          <w:fldChar w:fldCharType="separate"/>
        </w:r>
        <w:r>
          <w:rPr>
            <w:noProof/>
            <w:webHidden/>
          </w:rPr>
          <w:t>156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11" w:history="1">
        <w:r w:rsidRPr="003566EE">
          <w:rPr>
            <w:rStyle w:val="Hyperlink"/>
            <w:noProof/>
          </w:rPr>
          <w:t>3.11.3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_Toc253578111 \h </w:instrText>
        </w:r>
        <w:r>
          <w:rPr>
            <w:noProof/>
            <w:webHidden/>
          </w:rPr>
        </w:r>
        <w:r>
          <w:rPr>
            <w:noProof/>
            <w:webHidden/>
          </w:rPr>
          <w:fldChar w:fldCharType="separate"/>
        </w:r>
        <w:r>
          <w:rPr>
            <w:noProof/>
            <w:webHidden/>
          </w:rPr>
          <w:t>156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12" w:history="1">
        <w:r w:rsidRPr="003566EE">
          <w:rPr>
            <w:rStyle w:val="Hyperlink"/>
            <w:rFonts w:ascii="Arial Bold" w:hAnsi="Arial Bold"/>
            <w:noProof/>
          </w:rPr>
          <w:t>3.11.3.1</w:t>
        </w:r>
        <w:r>
          <w:rPr>
            <w:rFonts w:ascii="Calibri" w:hAnsi="Calibri"/>
            <w:noProof/>
            <w:sz w:val="22"/>
            <w:szCs w:val="22"/>
          </w:rPr>
          <w:tab/>
        </w:r>
        <w:r w:rsidRPr="003566EE">
          <w:rPr>
            <w:rStyle w:val="Hyperlink"/>
            <w:noProof/>
          </w:rPr>
          <w:t>Use Case:  View list of requests in referral</w:t>
        </w:r>
        <w:r>
          <w:rPr>
            <w:noProof/>
            <w:webHidden/>
          </w:rPr>
          <w:tab/>
        </w:r>
        <w:r>
          <w:rPr>
            <w:noProof/>
            <w:webHidden/>
          </w:rPr>
          <w:fldChar w:fldCharType="begin"/>
        </w:r>
        <w:r>
          <w:rPr>
            <w:noProof/>
            <w:webHidden/>
          </w:rPr>
          <w:instrText xml:space="preserve"> PAGEREF _Toc253578112 \h </w:instrText>
        </w:r>
        <w:r>
          <w:rPr>
            <w:noProof/>
            <w:webHidden/>
          </w:rPr>
        </w:r>
        <w:r>
          <w:rPr>
            <w:noProof/>
            <w:webHidden/>
          </w:rPr>
          <w:fldChar w:fldCharType="separate"/>
        </w:r>
        <w:r>
          <w:rPr>
            <w:noProof/>
            <w:webHidden/>
          </w:rPr>
          <w:t>156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13" w:history="1">
        <w:r w:rsidRPr="003566EE">
          <w:rPr>
            <w:rStyle w:val="Hyperlink"/>
            <w:rFonts w:ascii="Arial Bold" w:hAnsi="Arial Bold"/>
            <w:noProof/>
          </w:rPr>
          <w:t>3.11.3.2</w:t>
        </w:r>
        <w:r>
          <w:rPr>
            <w:rFonts w:ascii="Calibri" w:hAnsi="Calibri"/>
            <w:noProof/>
            <w:sz w:val="22"/>
            <w:szCs w:val="22"/>
          </w:rPr>
          <w:tab/>
        </w:r>
        <w:r w:rsidRPr="003566EE">
          <w:rPr>
            <w:rStyle w:val="Hyperlink"/>
            <w:noProof/>
          </w:rPr>
          <w:t>Use Case:  View details of request in referral</w:t>
        </w:r>
        <w:r>
          <w:rPr>
            <w:noProof/>
            <w:webHidden/>
          </w:rPr>
          <w:tab/>
        </w:r>
        <w:r>
          <w:rPr>
            <w:noProof/>
            <w:webHidden/>
          </w:rPr>
          <w:fldChar w:fldCharType="begin"/>
        </w:r>
        <w:r>
          <w:rPr>
            <w:noProof/>
            <w:webHidden/>
          </w:rPr>
          <w:instrText xml:space="preserve"> PAGEREF _Toc253578113 \h </w:instrText>
        </w:r>
        <w:r>
          <w:rPr>
            <w:noProof/>
            <w:webHidden/>
          </w:rPr>
        </w:r>
        <w:r>
          <w:rPr>
            <w:noProof/>
            <w:webHidden/>
          </w:rPr>
          <w:fldChar w:fldCharType="separate"/>
        </w:r>
        <w:r>
          <w:rPr>
            <w:noProof/>
            <w:webHidden/>
          </w:rPr>
          <w:t>157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14" w:history="1">
        <w:r w:rsidRPr="003566EE">
          <w:rPr>
            <w:rStyle w:val="Hyperlink"/>
            <w:rFonts w:ascii="Arial Bold" w:hAnsi="Arial Bold"/>
            <w:noProof/>
          </w:rPr>
          <w:t>3.11.3.3</w:t>
        </w:r>
        <w:r>
          <w:rPr>
            <w:rFonts w:ascii="Calibri" w:hAnsi="Calibri"/>
            <w:noProof/>
            <w:sz w:val="22"/>
            <w:szCs w:val="22"/>
          </w:rPr>
          <w:tab/>
        </w:r>
        <w:r w:rsidRPr="003566EE">
          <w:rPr>
            <w:rStyle w:val="Hyperlink"/>
            <w:noProof/>
          </w:rPr>
          <w:t>Use Case:  Handle Status of a request in referral</w:t>
        </w:r>
        <w:r>
          <w:rPr>
            <w:noProof/>
            <w:webHidden/>
          </w:rPr>
          <w:tab/>
        </w:r>
        <w:r>
          <w:rPr>
            <w:noProof/>
            <w:webHidden/>
          </w:rPr>
          <w:fldChar w:fldCharType="begin"/>
        </w:r>
        <w:r>
          <w:rPr>
            <w:noProof/>
            <w:webHidden/>
          </w:rPr>
          <w:instrText xml:space="preserve"> PAGEREF _Toc253578114 \h </w:instrText>
        </w:r>
        <w:r>
          <w:rPr>
            <w:noProof/>
            <w:webHidden/>
          </w:rPr>
        </w:r>
        <w:r>
          <w:rPr>
            <w:noProof/>
            <w:webHidden/>
          </w:rPr>
          <w:fldChar w:fldCharType="separate"/>
        </w:r>
        <w:r>
          <w:rPr>
            <w:noProof/>
            <w:webHidden/>
          </w:rPr>
          <w:t>158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15" w:history="1">
        <w:r w:rsidRPr="003566EE">
          <w:rPr>
            <w:rStyle w:val="Hyperlink"/>
            <w:rFonts w:ascii="Arial Bold" w:hAnsi="Arial Bold"/>
            <w:noProof/>
          </w:rPr>
          <w:t>3.11.3.4</w:t>
        </w:r>
        <w:r>
          <w:rPr>
            <w:rFonts w:ascii="Calibri" w:hAnsi="Calibri"/>
            <w:noProof/>
            <w:sz w:val="22"/>
            <w:szCs w:val="22"/>
          </w:rPr>
          <w:tab/>
        </w:r>
        <w:r w:rsidRPr="003566EE">
          <w:rPr>
            <w:rStyle w:val="Hyperlink"/>
            <w:noProof/>
          </w:rPr>
          <w:t>Use Case:  Unlock request in referral</w:t>
        </w:r>
        <w:r>
          <w:rPr>
            <w:noProof/>
            <w:webHidden/>
          </w:rPr>
          <w:tab/>
        </w:r>
        <w:r>
          <w:rPr>
            <w:noProof/>
            <w:webHidden/>
          </w:rPr>
          <w:fldChar w:fldCharType="begin"/>
        </w:r>
        <w:r>
          <w:rPr>
            <w:noProof/>
            <w:webHidden/>
          </w:rPr>
          <w:instrText xml:space="preserve"> PAGEREF _Toc253578115 \h </w:instrText>
        </w:r>
        <w:r>
          <w:rPr>
            <w:noProof/>
            <w:webHidden/>
          </w:rPr>
        </w:r>
        <w:r>
          <w:rPr>
            <w:noProof/>
            <w:webHidden/>
          </w:rPr>
          <w:fldChar w:fldCharType="separate"/>
        </w:r>
        <w:r>
          <w:rPr>
            <w:noProof/>
            <w:webHidden/>
          </w:rPr>
          <w:t>160</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16" w:history="1">
        <w:r w:rsidRPr="003566EE">
          <w:rPr>
            <w:rStyle w:val="Hyperlink"/>
            <w:noProof/>
          </w:rPr>
          <w:t>3.11.4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_Toc253578116 \h </w:instrText>
        </w:r>
        <w:r>
          <w:rPr>
            <w:noProof/>
            <w:webHidden/>
          </w:rPr>
        </w:r>
        <w:r>
          <w:rPr>
            <w:noProof/>
            <w:webHidden/>
          </w:rPr>
          <w:fldChar w:fldCharType="separate"/>
        </w:r>
        <w:r>
          <w:rPr>
            <w:noProof/>
            <w:webHidden/>
          </w:rPr>
          <w:t>160</w:t>
        </w:r>
        <w:r>
          <w:rPr>
            <w:noProof/>
            <w:webHidden/>
          </w:rPr>
          <w:fldChar w:fldCharType="end"/>
        </w:r>
      </w:hyperlink>
    </w:p>
    <w:p w:rsidR="003867B2" w:rsidRDefault="003867B2">
      <w:pPr>
        <w:pStyle w:val="TOC2"/>
        <w:rPr>
          <w:rFonts w:ascii="Calibri" w:hAnsi="Calibri"/>
          <w:smallCaps w:val="0"/>
          <w:noProof/>
          <w:sz w:val="22"/>
          <w:szCs w:val="22"/>
        </w:rPr>
      </w:pPr>
      <w:hyperlink w:anchor="_Toc253578117" w:history="1">
        <w:r w:rsidRPr="003566EE">
          <w:rPr>
            <w:rStyle w:val="Hyperlink"/>
            <w:noProof/>
          </w:rPr>
          <w:t>3.12</w:t>
        </w:r>
        <w:r>
          <w:rPr>
            <w:rFonts w:ascii="Calibri" w:hAnsi="Calibri"/>
            <w:smallCaps w:val="0"/>
            <w:noProof/>
            <w:sz w:val="22"/>
            <w:szCs w:val="22"/>
          </w:rPr>
          <w:tab/>
        </w:r>
        <w:r w:rsidRPr="003566EE">
          <w:rPr>
            <w:rStyle w:val="Hyperlink"/>
            <w:noProof/>
          </w:rPr>
          <w:t>Capability 11. Dealer Registration - REG</w:t>
        </w:r>
        <w:r>
          <w:rPr>
            <w:noProof/>
            <w:webHidden/>
          </w:rPr>
          <w:tab/>
        </w:r>
        <w:r>
          <w:rPr>
            <w:noProof/>
            <w:webHidden/>
          </w:rPr>
          <w:fldChar w:fldCharType="begin"/>
        </w:r>
        <w:r>
          <w:rPr>
            <w:noProof/>
            <w:webHidden/>
          </w:rPr>
          <w:instrText xml:space="preserve"> PAGEREF _Toc253578117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18" w:history="1">
        <w:r w:rsidRPr="003566EE">
          <w:rPr>
            <w:rStyle w:val="Hyperlink"/>
            <w:noProof/>
          </w:rPr>
          <w:t>3.12.1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_Toc253578118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19" w:history="1">
        <w:r w:rsidRPr="003566EE">
          <w:rPr>
            <w:rStyle w:val="Hyperlink"/>
            <w:noProof/>
          </w:rPr>
          <w:t>3.12.2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_Toc253578119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20" w:history="1">
        <w:r w:rsidRPr="003566EE">
          <w:rPr>
            <w:rStyle w:val="Hyperlink"/>
            <w:noProof/>
          </w:rPr>
          <w:t>3.12.3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_Toc253578120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21" w:history="1">
        <w:r w:rsidRPr="003566EE">
          <w:rPr>
            <w:rStyle w:val="Hyperlink"/>
            <w:rFonts w:ascii="Arial Bold" w:hAnsi="Arial Bold"/>
            <w:noProof/>
          </w:rPr>
          <w:t>3.12.3.1</w:t>
        </w:r>
        <w:r>
          <w:rPr>
            <w:rFonts w:ascii="Calibri" w:hAnsi="Calibri"/>
            <w:noProof/>
            <w:sz w:val="22"/>
            <w:szCs w:val="22"/>
          </w:rPr>
          <w:tab/>
        </w:r>
        <w:r w:rsidRPr="003566EE">
          <w:rPr>
            <w:rStyle w:val="Hyperlink"/>
            <w:noProof/>
          </w:rPr>
          <w:t>Use Case:  Set up dealer locally</w:t>
        </w:r>
        <w:r>
          <w:rPr>
            <w:noProof/>
            <w:webHidden/>
          </w:rPr>
          <w:tab/>
        </w:r>
        <w:r>
          <w:rPr>
            <w:noProof/>
            <w:webHidden/>
          </w:rPr>
          <w:fldChar w:fldCharType="begin"/>
        </w:r>
        <w:r>
          <w:rPr>
            <w:noProof/>
            <w:webHidden/>
          </w:rPr>
          <w:instrText xml:space="preserve"> PAGEREF _Toc253578121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22" w:history="1">
        <w:r w:rsidRPr="003566EE">
          <w:rPr>
            <w:rStyle w:val="Hyperlink"/>
            <w:rFonts w:ascii="Arial Bold" w:hAnsi="Arial Bold"/>
            <w:noProof/>
          </w:rPr>
          <w:t>3.12.3.2</w:t>
        </w:r>
        <w:r>
          <w:rPr>
            <w:rFonts w:ascii="Calibri" w:hAnsi="Calibri"/>
            <w:noProof/>
            <w:sz w:val="22"/>
            <w:szCs w:val="22"/>
          </w:rPr>
          <w:tab/>
        </w:r>
        <w:r w:rsidRPr="003566EE">
          <w:rPr>
            <w:rStyle w:val="Hyperlink"/>
            <w:noProof/>
          </w:rPr>
          <w:t>Use Case:  Register dealer</w:t>
        </w:r>
        <w:r>
          <w:rPr>
            <w:noProof/>
            <w:webHidden/>
          </w:rPr>
          <w:tab/>
        </w:r>
        <w:r>
          <w:rPr>
            <w:noProof/>
            <w:webHidden/>
          </w:rPr>
          <w:fldChar w:fldCharType="begin"/>
        </w:r>
        <w:r>
          <w:rPr>
            <w:noProof/>
            <w:webHidden/>
          </w:rPr>
          <w:instrText xml:space="preserve"> PAGEREF _Toc253578122 \h </w:instrText>
        </w:r>
        <w:r>
          <w:rPr>
            <w:noProof/>
            <w:webHidden/>
          </w:rPr>
        </w:r>
        <w:r>
          <w:rPr>
            <w:noProof/>
            <w:webHidden/>
          </w:rPr>
          <w:fldChar w:fldCharType="separate"/>
        </w:r>
        <w:r>
          <w:rPr>
            <w:noProof/>
            <w:webHidden/>
          </w:rPr>
          <w:t>163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23" w:history="1">
        <w:r w:rsidRPr="003566EE">
          <w:rPr>
            <w:rStyle w:val="Hyperlink"/>
            <w:noProof/>
          </w:rPr>
          <w:t>3.12.4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_Toc253578123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2"/>
        <w:rPr>
          <w:rFonts w:ascii="Calibri" w:hAnsi="Calibri"/>
          <w:smallCaps w:val="0"/>
          <w:noProof/>
          <w:sz w:val="22"/>
          <w:szCs w:val="22"/>
        </w:rPr>
      </w:pPr>
      <w:hyperlink w:anchor="_Toc253578124" w:history="1">
        <w:r w:rsidRPr="003566EE">
          <w:rPr>
            <w:rStyle w:val="Hyperlink"/>
            <w:noProof/>
          </w:rPr>
          <w:t>3.13</w:t>
        </w:r>
        <w:r>
          <w:rPr>
            <w:rFonts w:ascii="Calibri" w:hAnsi="Calibri"/>
            <w:smallCaps w:val="0"/>
            <w:noProof/>
            <w:sz w:val="22"/>
            <w:szCs w:val="22"/>
          </w:rPr>
          <w:tab/>
        </w:r>
        <w:r w:rsidRPr="003566EE">
          <w:rPr>
            <w:rStyle w:val="Hyperlink"/>
            <w:noProof/>
          </w:rPr>
          <w:t>Capability 12. Dealer Search - DLS</w:t>
        </w:r>
        <w:r>
          <w:rPr>
            <w:noProof/>
            <w:webHidden/>
          </w:rPr>
          <w:tab/>
        </w:r>
        <w:r>
          <w:rPr>
            <w:noProof/>
            <w:webHidden/>
          </w:rPr>
          <w:fldChar w:fldCharType="begin"/>
        </w:r>
        <w:r>
          <w:rPr>
            <w:noProof/>
            <w:webHidden/>
          </w:rPr>
          <w:instrText xml:space="preserve"> PAGEREF _Toc253578124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25" w:history="1">
        <w:r w:rsidRPr="003566EE">
          <w:rPr>
            <w:rStyle w:val="Hyperlink"/>
            <w:noProof/>
          </w:rPr>
          <w:t>3.13.1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_Toc253578125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26" w:history="1">
        <w:r w:rsidRPr="003566EE">
          <w:rPr>
            <w:rStyle w:val="Hyperlink"/>
            <w:noProof/>
          </w:rPr>
          <w:t>3.13.2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_Toc253578126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27" w:history="1">
        <w:r w:rsidRPr="003566EE">
          <w:rPr>
            <w:rStyle w:val="Hyperlink"/>
            <w:noProof/>
          </w:rPr>
          <w:t>3.13.3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_Toc253578127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28" w:history="1">
        <w:r w:rsidRPr="003566EE">
          <w:rPr>
            <w:rStyle w:val="Hyperlink"/>
            <w:rFonts w:ascii="Arial Bold" w:hAnsi="Arial Bold"/>
            <w:noProof/>
          </w:rPr>
          <w:t>3.13.3.1</w:t>
        </w:r>
        <w:r>
          <w:rPr>
            <w:rFonts w:ascii="Calibri" w:hAnsi="Calibri"/>
            <w:noProof/>
            <w:sz w:val="22"/>
            <w:szCs w:val="22"/>
          </w:rPr>
          <w:tab/>
        </w:r>
        <w:r w:rsidRPr="003566EE">
          <w:rPr>
            <w:rStyle w:val="Hyperlink"/>
            <w:noProof/>
          </w:rPr>
          <w:t>Use Case:  Search Dealer</w:t>
        </w:r>
        <w:r>
          <w:rPr>
            <w:noProof/>
            <w:webHidden/>
          </w:rPr>
          <w:tab/>
        </w:r>
        <w:r>
          <w:rPr>
            <w:noProof/>
            <w:webHidden/>
          </w:rPr>
          <w:fldChar w:fldCharType="begin"/>
        </w:r>
        <w:r>
          <w:rPr>
            <w:noProof/>
            <w:webHidden/>
          </w:rPr>
          <w:instrText xml:space="preserve"> PAGEREF _Toc253578128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29" w:history="1">
        <w:r w:rsidRPr="003566EE">
          <w:rPr>
            <w:rStyle w:val="Hyperlink"/>
            <w:noProof/>
          </w:rPr>
          <w:t>3.13.4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_Toc253578129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2"/>
        <w:rPr>
          <w:rFonts w:ascii="Calibri" w:hAnsi="Calibri"/>
          <w:smallCaps w:val="0"/>
          <w:noProof/>
          <w:sz w:val="22"/>
          <w:szCs w:val="22"/>
        </w:rPr>
      </w:pPr>
      <w:hyperlink w:anchor="_Toc253578130" w:history="1">
        <w:r w:rsidRPr="003566EE">
          <w:rPr>
            <w:rStyle w:val="Hyperlink"/>
            <w:noProof/>
          </w:rPr>
          <w:t>3.14</w:t>
        </w:r>
        <w:r>
          <w:rPr>
            <w:rFonts w:ascii="Calibri" w:hAnsi="Calibri"/>
            <w:smallCaps w:val="0"/>
            <w:noProof/>
            <w:sz w:val="22"/>
            <w:szCs w:val="22"/>
          </w:rPr>
          <w:tab/>
        </w:r>
        <w:r w:rsidRPr="003566EE">
          <w:rPr>
            <w:rStyle w:val="Hyperlink"/>
            <w:noProof/>
          </w:rPr>
          <w:t>Capability 13. Hierarchy Management - HYM</w:t>
        </w:r>
        <w:r>
          <w:rPr>
            <w:noProof/>
            <w:webHidden/>
          </w:rPr>
          <w:tab/>
        </w:r>
        <w:r>
          <w:rPr>
            <w:noProof/>
            <w:webHidden/>
          </w:rPr>
          <w:fldChar w:fldCharType="begin"/>
        </w:r>
        <w:r>
          <w:rPr>
            <w:noProof/>
            <w:webHidden/>
          </w:rPr>
          <w:instrText xml:space="preserve"> PAGEREF _Toc253578130 \h </w:instrText>
        </w:r>
        <w:r>
          <w:rPr>
            <w:noProof/>
            <w:webHidden/>
          </w:rPr>
        </w:r>
        <w:r>
          <w:rPr>
            <w:noProof/>
            <w:webHidden/>
          </w:rPr>
          <w:fldChar w:fldCharType="separate"/>
        </w:r>
        <w:r>
          <w:rPr>
            <w:noProof/>
            <w:webHidden/>
          </w:rPr>
          <w:t>167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31" w:history="1">
        <w:r w:rsidRPr="003566EE">
          <w:rPr>
            <w:rStyle w:val="Hyperlink"/>
            <w:noProof/>
          </w:rPr>
          <w:t>3.14.1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_Toc253578131 \h </w:instrText>
        </w:r>
        <w:r>
          <w:rPr>
            <w:noProof/>
            <w:webHidden/>
          </w:rPr>
        </w:r>
        <w:r>
          <w:rPr>
            <w:noProof/>
            <w:webHidden/>
          </w:rPr>
          <w:fldChar w:fldCharType="separate"/>
        </w:r>
        <w:r>
          <w:rPr>
            <w:noProof/>
            <w:webHidden/>
          </w:rPr>
          <w:t>167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32" w:history="1">
        <w:r w:rsidRPr="003566EE">
          <w:rPr>
            <w:rStyle w:val="Hyperlink"/>
            <w:noProof/>
          </w:rPr>
          <w:t>3.14.2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_Toc253578132 \h </w:instrText>
        </w:r>
        <w:r>
          <w:rPr>
            <w:noProof/>
            <w:webHidden/>
          </w:rPr>
        </w:r>
        <w:r>
          <w:rPr>
            <w:noProof/>
            <w:webHidden/>
          </w:rPr>
          <w:fldChar w:fldCharType="separate"/>
        </w:r>
        <w:r>
          <w:rPr>
            <w:noProof/>
            <w:webHidden/>
          </w:rPr>
          <w:t>167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33" w:history="1">
        <w:r w:rsidRPr="003566EE">
          <w:rPr>
            <w:rStyle w:val="Hyperlink"/>
            <w:noProof/>
          </w:rPr>
          <w:t>3.14.3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_Toc253578133 \h </w:instrText>
        </w:r>
        <w:r>
          <w:rPr>
            <w:noProof/>
            <w:webHidden/>
          </w:rPr>
        </w:r>
        <w:r>
          <w:rPr>
            <w:noProof/>
            <w:webHidden/>
          </w:rPr>
          <w:fldChar w:fldCharType="separate"/>
        </w:r>
        <w:r>
          <w:rPr>
            <w:noProof/>
            <w:webHidden/>
          </w:rPr>
          <w:t>167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34" w:history="1">
        <w:r w:rsidRPr="003566EE">
          <w:rPr>
            <w:rStyle w:val="Hyperlink"/>
            <w:rFonts w:ascii="Arial Bold" w:hAnsi="Arial Bold"/>
            <w:noProof/>
          </w:rPr>
          <w:t>3.14.3.1</w:t>
        </w:r>
        <w:r>
          <w:rPr>
            <w:rFonts w:ascii="Calibri" w:hAnsi="Calibri"/>
            <w:noProof/>
            <w:sz w:val="22"/>
            <w:szCs w:val="22"/>
          </w:rPr>
          <w:tab/>
        </w:r>
        <w:r w:rsidRPr="003566EE">
          <w:rPr>
            <w:rStyle w:val="Hyperlink"/>
            <w:noProof/>
          </w:rPr>
          <w:t>Use Case:  Browse hierarchy</w:t>
        </w:r>
        <w:r>
          <w:rPr>
            <w:noProof/>
            <w:webHidden/>
          </w:rPr>
          <w:tab/>
        </w:r>
        <w:r>
          <w:rPr>
            <w:noProof/>
            <w:webHidden/>
          </w:rPr>
          <w:fldChar w:fldCharType="begin"/>
        </w:r>
        <w:r>
          <w:rPr>
            <w:noProof/>
            <w:webHidden/>
          </w:rPr>
          <w:instrText xml:space="preserve"> PAGEREF _Toc253578134 \h </w:instrText>
        </w:r>
        <w:r>
          <w:rPr>
            <w:noProof/>
            <w:webHidden/>
          </w:rPr>
        </w:r>
        <w:r>
          <w:rPr>
            <w:noProof/>
            <w:webHidden/>
          </w:rPr>
          <w:fldChar w:fldCharType="separate"/>
        </w:r>
        <w:r>
          <w:rPr>
            <w:noProof/>
            <w:webHidden/>
          </w:rPr>
          <w:t>167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35" w:history="1">
        <w:r w:rsidRPr="003566EE">
          <w:rPr>
            <w:rStyle w:val="Hyperlink"/>
            <w:rFonts w:ascii="Arial Bold" w:hAnsi="Arial Bold"/>
            <w:noProof/>
          </w:rPr>
          <w:t>3.14.3.2</w:t>
        </w:r>
        <w:r>
          <w:rPr>
            <w:rFonts w:ascii="Calibri" w:hAnsi="Calibri"/>
            <w:noProof/>
            <w:sz w:val="22"/>
            <w:szCs w:val="22"/>
          </w:rPr>
          <w:tab/>
        </w:r>
        <w:r w:rsidRPr="003566EE">
          <w:rPr>
            <w:rStyle w:val="Hyperlink"/>
            <w:noProof/>
          </w:rPr>
          <w:t>Use Case:  Add level</w:t>
        </w:r>
        <w:r>
          <w:rPr>
            <w:noProof/>
            <w:webHidden/>
          </w:rPr>
          <w:tab/>
        </w:r>
        <w:r>
          <w:rPr>
            <w:noProof/>
            <w:webHidden/>
          </w:rPr>
          <w:fldChar w:fldCharType="begin"/>
        </w:r>
        <w:r>
          <w:rPr>
            <w:noProof/>
            <w:webHidden/>
          </w:rPr>
          <w:instrText xml:space="preserve"> PAGEREF _Toc253578135 \h </w:instrText>
        </w:r>
        <w:r>
          <w:rPr>
            <w:noProof/>
            <w:webHidden/>
          </w:rPr>
        </w:r>
        <w:r>
          <w:rPr>
            <w:noProof/>
            <w:webHidden/>
          </w:rPr>
          <w:fldChar w:fldCharType="separate"/>
        </w:r>
        <w:r>
          <w:rPr>
            <w:noProof/>
            <w:webHidden/>
          </w:rPr>
          <w:t>168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36" w:history="1">
        <w:r w:rsidRPr="003566EE">
          <w:rPr>
            <w:rStyle w:val="Hyperlink"/>
            <w:rFonts w:ascii="Arial Bold" w:hAnsi="Arial Bold"/>
            <w:noProof/>
          </w:rPr>
          <w:t>3.14.3.3</w:t>
        </w:r>
        <w:r>
          <w:rPr>
            <w:rFonts w:ascii="Calibri" w:hAnsi="Calibri"/>
            <w:noProof/>
            <w:sz w:val="22"/>
            <w:szCs w:val="22"/>
          </w:rPr>
          <w:tab/>
        </w:r>
        <w:r w:rsidRPr="003566EE">
          <w:rPr>
            <w:rStyle w:val="Hyperlink"/>
            <w:noProof/>
          </w:rPr>
          <w:t>Use Case:  Move level</w:t>
        </w:r>
        <w:r>
          <w:rPr>
            <w:noProof/>
            <w:webHidden/>
          </w:rPr>
          <w:tab/>
        </w:r>
        <w:r>
          <w:rPr>
            <w:noProof/>
            <w:webHidden/>
          </w:rPr>
          <w:fldChar w:fldCharType="begin"/>
        </w:r>
        <w:r>
          <w:rPr>
            <w:noProof/>
            <w:webHidden/>
          </w:rPr>
          <w:instrText xml:space="preserve"> PAGEREF _Toc253578136 \h </w:instrText>
        </w:r>
        <w:r>
          <w:rPr>
            <w:noProof/>
            <w:webHidden/>
          </w:rPr>
        </w:r>
        <w:r>
          <w:rPr>
            <w:noProof/>
            <w:webHidden/>
          </w:rPr>
          <w:fldChar w:fldCharType="separate"/>
        </w:r>
        <w:r>
          <w:rPr>
            <w:noProof/>
            <w:webHidden/>
          </w:rPr>
          <w:t>168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37" w:history="1">
        <w:r w:rsidRPr="003566EE">
          <w:rPr>
            <w:rStyle w:val="Hyperlink"/>
            <w:rFonts w:ascii="Arial Bold" w:hAnsi="Arial Bold"/>
            <w:noProof/>
          </w:rPr>
          <w:t>3.14.3.4</w:t>
        </w:r>
        <w:r>
          <w:rPr>
            <w:rFonts w:ascii="Calibri" w:hAnsi="Calibri"/>
            <w:noProof/>
            <w:sz w:val="22"/>
            <w:szCs w:val="22"/>
          </w:rPr>
          <w:tab/>
        </w:r>
        <w:r w:rsidRPr="003566EE">
          <w:rPr>
            <w:rStyle w:val="Hyperlink"/>
            <w:noProof/>
          </w:rPr>
          <w:t>Use Case:  Remove level</w:t>
        </w:r>
        <w:r>
          <w:rPr>
            <w:noProof/>
            <w:webHidden/>
          </w:rPr>
          <w:tab/>
        </w:r>
        <w:r>
          <w:rPr>
            <w:noProof/>
            <w:webHidden/>
          </w:rPr>
          <w:fldChar w:fldCharType="begin"/>
        </w:r>
        <w:r>
          <w:rPr>
            <w:noProof/>
            <w:webHidden/>
          </w:rPr>
          <w:instrText xml:space="preserve"> PAGEREF _Toc253578137 \h </w:instrText>
        </w:r>
        <w:r>
          <w:rPr>
            <w:noProof/>
            <w:webHidden/>
          </w:rPr>
        </w:r>
        <w:r>
          <w:rPr>
            <w:noProof/>
            <w:webHidden/>
          </w:rPr>
          <w:fldChar w:fldCharType="separate"/>
        </w:r>
        <w:r>
          <w:rPr>
            <w:noProof/>
            <w:webHidden/>
          </w:rPr>
          <w:t>169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38" w:history="1">
        <w:r w:rsidRPr="003566EE">
          <w:rPr>
            <w:rStyle w:val="Hyperlink"/>
            <w:rFonts w:ascii="Arial Bold" w:hAnsi="Arial Bold"/>
            <w:noProof/>
          </w:rPr>
          <w:t>3.14.3.5</w:t>
        </w:r>
        <w:r>
          <w:rPr>
            <w:rFonts w:ascii="Calibri" w:hAnsi="Calibri"/>
            <w:noProof/>
            <w:sz w:val="22"/>
            <w:szCs w:val="22"/>
          </w:rPr>
          <w:tab/>
        </w:r>
        <w:r w:rsidRPr="003566EE">
          <w:rPr>
            <w:rStyle w:val="Hyperlink"/>
            <w:noProof/>
          </w:rPr>
          <w:t>Use Case:  View level contact</w:t>
        </w:r>
        <w:r>
          <w:rPr>
            <w:noProof/>
            <w:webHidden/>
          </w:rPr>
          <w:tab/>
        </w:r>
        <w:r>
          <w:rPr>
            <w:noProof/>
            <w:webHidden/>
          </w:rPr>
          <w:fldChar w:fldCharType="begin"/>
        </w:r>
        <w:r>
          <w:rPr>
            <w:noProof/>
            <w:webHidden/>
          </w:rPr>
          <w:instrText xml:space="preserve"> PAGEREF _Toc253578138 \h </w:instrText>
        </w:r>
        <w:r>
          <w:rPr>
            <w:noProof/>
            <w:webHidden/>
          </w:rPr>
        </w:r>
        <w:r>
          <w:rPr>
            <w:noProof/>
            <w:webHidden/>
          </w:rPr>
          <w:fldChar w:fldCharType="separate"/>
        </w:r>
        <w:r>
          <w:rPr>
            <w:noProof/>
            <w:webHidden/>
          </w:rPr>
          <w:t>169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39" w:history="1">
        <w:r w:rsidRPr="003566EE">
          <w:rPr>
            <w:rStyle w:val="Hyperlink"/>
            <w:rFonts w:ascii="Arial Bold" w:hAnsi="Arial Bold"/>
            <w:noProof/>
          </w:rPr>
          <w:t>3.14.3.6</w:t>
        </w:r>
        <w:r>
          <w:rPr>
            <w:rFonts w:ascii="Calibri" w:hAnsi="Calibri"/>
            <w:noProof/>
            <w:sz w:val="22"/>
            <w:szCs w:val="22"/>
          </w:rPr>
          <w:tab/>
        </w:r>
        <w:r w:rsidRPr="003566EE">
          <w:rPr>
            <w:rStyle w:val="Hyperlink"/>
            <w:noProof/>
          </w:rPr>
          <w:t>Use Case:  Modify level contact</w:t>
        </w:r>
        <w:r>
          <w:rPr>
            <w:noProof/>
            <w:webHidden/>
          </w:rPr>
          <w:tab/>
        </w:r>
        <w:r>
          <w:rPr>
            <w:noProof/>
            <w:webHidden/>
          </w:rPr>
          <w:fldChar w:fldCharType="begin"/>
        </w:r>
        <w:r>
          <w:rPr>
            <w:noProof/>
            <w:webHidden/>
          </w:rPr>
          <w:instrText xml:space="preserve"> PAGEREF _Toc253578139 \h </w:instrText>
        </w:r>
        <w:r>
          <w:rPr>
            <w:noProof/>
            <w:webHidden/>
          </w:rPr>
        </w:r>
        <w:r>
          <w:rPr>
            <w:noProof/>
            <w:webHidden/>
          </w:rPr>
          <w:fldChar w:fldCharType="separate"/>
        </w:r>
        <w:r>
          <w:rPr>
            <w:noProof/>
            <w:webHidden/>
          </w:rPr>
          <w:t>170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40" w:history="1">
        <w:r w:rsidRPr="003566EE">
          <w:rPr>
            <w:rStyle w:val="Hyperlink"/>
            <w:rFonts w:ascii="Arial Bold" w:hAnsi="Arial Bold"/>
            <w:noProof/>
          </w:rPr>
          <w:t>3.14.3.7</w:t>
        </w:r>
        <w:r>
          <w:rPr>
            <w:rFonts w:ascii="Calibri" w:hAnsi="Calibri"/>
            <w:noProof/>
            <w:sz w:val="22"/>
            <w:szCs w:val="22"/>
          </w:rPr>
          <w:tab/>
        </w:r>
        <w:r w:rsidRPr="003566EE">
          <w:rPr>
            <w:rStyle w:val="Hyperlink"/>
            <w:noProof/>
          </w:rPr>
          <w:t>Use Case:  View level profile</w:t>
        </w:r>
        <w:r>
          <w:rPr>
            <w:noProof/>
            <w:webHidden/>
          </w:rPr>
          <w:tab/>
        </w:r>
        <w:r>
          <w:rPr>
            <w:noProof/>
            <w:webHidden/>
          </w:rPr>
          <w:fldChar w:fldCharType="begin"/>
        </w:r>
        <w:r>
          <w:rPr>
            <w:noProof/>
            <w:webHidden/>
          </w:rPr>
          <w:instrText xml:space="preserve"> PAGEREF _Toc253578140 \h </w:instrText>
        </w:r>
        <w:r>
          <w:rPr>
            <w:noProof/>
            <w:webHidden/>
          </w:rPr>
        </w:r>
        <w:r>
          <w:rPr>
            <w:noProof/>
            <w:webHidden/>
          </w:rPr>
          <w:fldChar w:fldCharType="separate"/>
        </w:r>
        <w:r>
          <w:rPr>
            <w:noProof/>
            <w:webHidden/>
          </w:rPr>
          <w:t>170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41" w:history="1">
        <w:r w:rsidRPr="003566EE">
          <w:rPr>
            <w:rStyle w:val="Hyperlink"/>
            <w:rFonts w:ascii="Arial Bold" w:hAnsi="Arial Bold"/>
            <w:noProof/>
          </w:rPr>
          <w:t>3.14.3.8</w:t>
        </w:r>
        <w:r>
          <w:rPr>
            <w:rFonts w:ascii="Calibri" w:hAnsi="Calibri"/>
            <w:noProof/>
            <w:sz w:val="22"/>
            <w:szCs w:val="22"/>
          </w:rPr>
          <w:tab/>
        </w:r>
        <w:r w:rsidRPr="003566EE">
          <w:rPr>
            <w:rStyle w:val="Hyperlink"/>
            <w:noProof/>
          </w:rPr>
          <w:t>Use Case:  Modify level profile</w:t>
        </w:r>
        <w:r>
          <w:rPr>
            <w:noProof/>
            <w:webHidden/>
          </w:rPr>
          <w:tab/>
        </w:r>
        <w:r>
          <w:rPr>
            <w:noProof/>
            <w:webHidden/>
          </w:rPr>
          <w:fldChar w:fldCharType="begin"/>
        </w:r>
        <w:r>
          <w:rPr>
            <w:noProof/>
            <w:webHidden/>
          </w:rPr>
          <w:instrText xml:space="preserve"> PAGEREF _Toc253578141 \h </w:instrText>
        </w:r>
        <w:r>
          <w:rPr>
            <w:noProof/>
            <w:webHidden/>
          </w:rPr>
        </w:r>
        <w:r>
          <w:rPr>
            <w:noProof/>
            <w:webHidden/>
          </w:rPr>
          <w:fldChar w:fldCharType="separate"/>
        </w:r>
        <w:r>
          <w:rPr>
            <w:noProof/>
            <w:webHidden/>
          </w:rPr>
          <w:t>171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42" w:history="1">
        <w:r w:rsidRPr="003566EE">
          <w:rPr>
            <w:rStyle w:val="Hyperlink"/>
            <w:rFonts w:ascii="Arial Bold" w:hAnsi="Arial Bold"/>
            <w:noProof/>
          </w:rPr>
          <w:t>3.14.3.9</w:t>
        </w:r>
        <w:r>
          <w:rPr>
            <w:rFonts w:ascii="Calibri" w:hAnsi="Calibri"/>
            <w:noProof/>
            <w:sz w:val="22"/>
            <w:szCs w:val="22"/>
          </w:rPr>
          <w:tab/>
        </w:r>
        <w:r w:rsidRPr="003566EE">
          <w:rPr>
            <w:rStyle w:val="Hyperlink"/>
            <w:noProof/>
          </w:rPr>
          <w:t>Use Case:  Refresh dealer</w:t>
        </w:r>
        <w:r>
          <w:rPr>
            <w:noProof/>
            <w:webHidden/>
          </w:rPr>
          <w:tab/>
        </w:r>
        <w:r>
          <w:rPr>
            <w:noProof/>
            <w:webHidden/>
          </w:rPr>
          <w:fldChar w:fldCharType="begin"/>
        </w:r>
        <w:r>
          <w:rPr>
            <w:noProof/>
            <w:webHidden/>
          </w:rPr>
          <w:instrText xml:space="preserve"> PAGEREF _Toc253578142 \h </w:instrText>
        </w:r>
        <w:r>
          <w:rPr>
            <w:noProof/>
            <w:webHidden/>
          </w:rPr>
        </w:r>
        <w:r>
          <w:rPr>
            <w:noProof/>
            <w:webHidden/>
          </w:rPr>
          <w:fldChar w:fldCharType="separate"/>
        </w:r>
        <w:r>
          <w:rPr>
            <w:noProof/>
            <w:webHidden/>
          </w:rPr>
          <w:t>171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43" w:history="1">
        <w:r w:rsidRPr="003566EE">
          <w:rPr>
            <w:rStyle w:val="Hyperlink"/>
            <w:noProof/>
          </w:rPr>
          <w:t>3.14.4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_Toc253578143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2"/>
        <w:rPr>
          <w:rFonts w:ascii="Calibri" w:hAnsi="Calibri"/>
          <w:smallCaps w:val="0"/>
          <w:noProof/>
          <w:sz w:val="22"/>
          <w:szCs w:val="22"/>
        </w:rPr>
      </w:pPr>
      <w:hyperlink w:anchor="_Toc253578144" w:history="1">
        <w:r w:rsidRPr="003566EE">
          <w:rPr>
            <w:rStyle w:val="Hyperlink"/>
            <w:noProof/>
          </w:rPr>
          <w:t>3.15</w:t>
        </w:r>
        <w:r>
          <w:rPr>
            <w:rFonts w:ascii="Calibri" w:hAnsi="Calibri"/>
            <w:smallCaps w:val="0"/>
            <w:noProof/>
            <w:sz w:val="22"/>
            <w:szCs w:val="22"/>
          </w:rPr>
          <w:tab/>
        </w:r>
        <w:r w:rsidRPr="003566EE">
          <w:rPr>
            <w:rStyle w:val="Hyperlink"/>
            <w:noProof/>
          </w:rPr>
          <w:t>Capability 14. Employee Identification - EPI</w:t>
        </w:r>
        <w:r>
          <w:rPr>
            <w:noProof/>
            <w:webHidden/>
          </w:rPr>
          <w:tab/>
        </w:r>
        <w:r>
          <w:rPr>
            <w:noProof/>
            <w:webHidden/>
          </w:rPr>
          <w:fldChar w:fldCharType="begin"/>
        </w:r>
        <w:r>
          <w:rPr>
            <w:noProof/>
            <w:webHidden/>
          </w:rPr>
          <w:instrText xml:space="preserve"> PAGEREF _Toc253578144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45" w:history="1">
        <w:r w:rsidRPr="003566EE">
          <w:rPr>
            <w:rStyle w:val="Hyperlink"/>
            <w:noProof/>
          </w:rPr>
          <w:t>3.15.1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_Toc253578145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46" w:history="1">
        <w:r w:rsidRPr="003566EE">
          <w:rPr>
            <w:rStyle w:val="Hyperlink"/>
            <w:noProof/>
          </w:rPr>
          <w:t>3.15.2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_Toc253578146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47" w:history="1">
        <w:r w:rsidRPr="003566EE">
          <w:rPr>
            <w:rStyle w:val="Hyperlink"/>
            <w:noProof/>
          </w:rPr>
          <w:t>3.15.3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_Toc253578147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48" w:history="1">
        <w:r w:rsidRPr="003566EE">
          <w:rPr>
            <w:rStyle w:val="Hyperlink"/>
            <w:rFonts w:ascii="Arial Bold" w:hAnsi="Arial Bold"/>
            <w:noProof/>
          </w:rPr>
          <w:t>3.15.3.1</w:t>
        </w:r>
        <w:r>
          <w:rPr>
            <w:rFonts w:ascii="Calibri" w:hAnsi="Calibri"/>
            <w:noProof/>
            <w:sz w:val="22"/>
            <w:szCs w:val="22"/>
          </w:rPr>
          <w:tab/>
        </w:r>
        <w:r w:rsidRPr="003566EE">
          <w:rPr>
            <w:rStyle w:val="Hyperlink"/>
            <w:noProof/>
          </w:rPr>
          <w:t>Use Case:  Search employees</w:t>
        </w:r>
        <w:r>
          <w:rPr>
            <w:noProof/>
            <w:webHidden/>
          </w:rPr>
          <w:tab/>
        </w:r>
        <w:r>
          <w:rPr>
            <w:noProof/>
            <w:webHidden/>
          </w:rPr>
          <w:fldChar w:fldCharType="begin"/>
        </w:r>
        <w:r>
          <w:rPr>
            <w:noProof/>
            <w:webHidden/>
          </w:rPr>
          <w:instrText xml:space="preserve"> PAGEREF _Toc253578148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49" w:history="1">
        <w:r w:rsidRPr="003566EE">
          <w:rPr>
            <w:rStyle w:val="Hyperlink"/>
            <w:rFonts w:ascii="Arial Bold" w:hAnsi="Arial Bold"/>
            <w:noProof/>
          </w:rPr>
          <w:t>3.15.3.2</w:t>
        </w:r>
        <w:r>
          <w:rPr>
            <w:rFonts w:ascii="Calibri" w:hAnsi="Calibri"/>
            <w:noProof/>
            <w:sz w:val="22"/>
            <w:szCs w:val="22"/>
          </w:rPr>
          <w:tab/>
        </w:r>
        <w:r w:rsidRPr="003566EE">
          <w:rPr>
            <w:rStyle w:val="Hyperlink"/>
            <w:noProof/>
          </w:rPr>
          <w:t>Use Case:  List employees of a level</w:t>
        </w:r>
        <w:r>
          <w:rPr>
            <w:noProof/>
            <w:webHidden/>
          </w:rPr>
          <w:tab/>
        </w:r>
        <w:r>
          <w:rPr>
            <w:noProof/>
            <w:webHidden/>
          </w:rPr>
          <w:fldChar w:fldCharType="begin"/>
        </w:r>
        <w:r>
          <w:rPr>
            <w:noProof/>
            <w:webHidden/>
          </w:rPr>
          <w:instrText xml:space="preserve"> PAGEREF _Toc253578149 \h </w:instrText>
        </w:r>
        <w:r>
          <w:rPr>
            <w:noProof/>
            <w:webHidden/>
          </w:rPr>
        </w:r>
        <w:r>
          <w:rPr>
            <w:noProof/>
            <w:webHidden/>
          </w:rPr>
          <w:fldChar w:fldCharType="separate"/>
        </w:r>
        <w:r>
          <w:rPr>
            <w:noProof/>
            <w:webHidden/>
          </w:rPr>
          <w:t>174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50" w:history="1">
        <w:r w:rsidRPr="003566EE">
          <w:rPr>
            <w:rStyle w:val="Hyperlink"/>
            <w:noProof/>
          </w:rPr>
          <w:t>3.15.4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_Toc253578150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2"/>
        <w:rPr>
          <w:rFonts w:ascii="Calibri" w:hAnsi="Calibri"/>
          <w:smallCaps w:val="0"/>
          <w:noProof/>
          <w:sz w:val="22"/>
          <w:szCs w:val="22"/>
        </w:rPr>
      </w:pPr>
      <w:hyperlink w:anchor="_Toc253578151" w:history="1">
        <w:r w:rsidRPr="003566EE">
          <w:rPr>
            <w:rStyle w:val="Hyperlink"/>
            <w:noProof/>
          </w:rPr>
          <w:t>3.16</w:t>
        </w:r>
        <w:r>
          <w:rPr>
            <w:rFonts w:ascii="Calibri" w:hAnsi="Calibri"/>
            <w:smallCaps w:val="0"/>
            <w:noProof/>
            <w:sz w:val="22"/>
            <w:szCs w:val="22"/>
          </w:rPr>
          <w:tab/>
        </w:r>
        <w:r w:rsidRPr="003566EE">
          <w:rPr>
            <w:rStyle w:val="Hyperlink"/>
            <w:noProof/>
          </w:rPr>
          <w:t>Capability 15. Employee Management - EPM</w:t>
        </w:r>
        <w:r>
          <w:rPr>
            <w:noProof/>
            <w:webHidden/>
          </w:rPr>
          <w:tab/>
        </w:r>
        <w:r>
          <w:rPr>
            <w:noProof/>
            <w:webHidden/>
          </w:rPr>
          <w:fldChar w:fldCharType="begin"/>
        </w:r>
        <w:r>
          <w:rPr>
            <w:noProof/>
            <w:webHidden/>
          </w:rPr>
          <w:instrText xml:space="preserve"> PAGEREF _Toc253578151 \h </w:instrText>
        </w:r>
        <w:r>
          <w:rPr>
            <w:noProof/>
            <w:webHidden/>
          </w:rPr>
        </w:r>
        <w:r>
          <w:rPr>
            <w:noProof/>
            <w:webHidden/>
          </w:rPr>
          <w:fldChar w:fldCharType="separate"/>
        </w:r>
        <w:r>
          <w:rPr>
            <w:noProof/>
            <w:webHidden/>
          </w:rPr>
          <w:t>176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52" w:history="1">
        <w:r w:rsidRPr="003566EE">
          <w:rPr>
            <w:rStyle w:val="Hyperlink"/>
            <w:noProof/>
          </w:rPr>
          <w:t>3.16.1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_Toc253578152 \h </w:instrText>
        </w:r>
        <w:r>
          <w:rPr>
            <w:noProof/>
            <w:webHidden/>
          </w:rPr>
        </w:r>
        <w:r>
          <w:rPr>
            <w:noProof/>
            <w:webHidden/>
          </w:rPr>
          <w:fldChar w:fldCharType="separate"/>
        </w:r>
        <w:r>
          <w:rPr>
            <w:noProof/>
            <w:webHidden/>
          </w:rPr>
          <w:t>176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53" w:history="1">
        <w:r w:rsidRPr="003566EE">
          <w:rPr>
            <w:rStyle w:val="Hyperlink"/>
            <w:noProof/>
          </w:rPr>
          <w:t>3.16.2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_Toc253578153 \h </w:instrText>
        </w:r>
        <w:r>
          <w:rPr>
            <w:noProof/>
            <w:webHidden/>
          </w:rPr>
        </w:r>
        <w:r>
          <w:rPr>
            <w:noProof/>
            <w:webHidden/>
          </w:rPr>
          <w:fldChar w:fldCharType="separate"/>
        </w:r>
        <w:r>
          <w:rPr>
            <w:noProof/>
            <w:webHidden/>
          </w:rPr>
          <w:t>176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54" w:history="1">
        <w:r w:rsidRPr="003566EE">
          <w:rPr>
            <w:rStyle w:val="Hyperlink"/>
            <w:noProof/>
          </w:rPr>
          <w:t>3.16.3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_Toc253578154 \h </w:instrText>
        </w:r>
        <w:r>
          <w:rPr>
            <w:noProof/>
            <w:webHidden/>
          </w:rPr>
        </w:r>
        <w:r>
          <w:rPr>
            <w:noProof/>
            <w:webHidden/>
          </w:rPr>
          <w:fldChar w:fldCharType="separate"/>
        </w:r>
        <w:r>
          <w:rPr>
            <w:noProof/>
            <w:webHidden/>
          </w:rPr>
          <w:t>176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55" w:history="1">
        <w:r w:rsidRPr="003566EE">
          <w:rPr>
            <w:rStyle w:val="Hyperlink"/>
            <w:rFonts w:ascii="Arial Bold" w:hAnsi="Arial Bold"/>
            <w:noProof/>
          </w:rPr>
          <w:t>3.16.3.1</w:t>
        </w:r>
        <w:r>
          <w:rPr>
            <w:rFonts w:ascii="Calibri" w:hAnsi="Calibri"/>
            <w:noProof/>
            <w:sz w:val="22"/>
            <w:szCs w:val="22"/>
          </w:rPr>
          <w:tab/>
        </w:r>
        <w:r w:rsidRPr="003566EE">
          <w:rPr>
            <w:rStyle w:val="Hyperlink"/>
            <w:noProof/>
          </w:rPr>
          <w:t>Use Case:  Add employee</w:t>
        </w:r>
        <w:r>
          <w:rPr>
            <w:noProof/>
            <w:webHidden/>
          </w:rPr>
          <w:tab/>
        </w:r>
        <w:r>
          <w:rPr>
            <w:noProof/>
            <w:webHidden/>
          </w:rPr>
          <w:fldChar w:fldCharType="begin"/>
        </w:r>
        <w:r>
          <w:rPr>
            <w:noProof/>
            <w:webHidden/>
          </w:rPr>
          <w:instrText xml:space="preserve"> PAGEREF _Toc253578155 \h </w:instrText>
        </w:r>
        <w:r>
          <w:rPr>
            <w:noProof/>
            <w:webHidden/>
          </w:rPr>
        </w:r>
        <w:r>
          <w:rPr>
            <w:noProof/>
            <w:webHidden/>
          </w:rPr>
          <w:fldChar w:fldCharType="separate"/>
        </w:r>
        <w:r>
          <w:rPr>
            <w:noProof/>
            <w:webHidden/>
          </w:rPr>
          <w:t>176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56" w:history="1">
        <w:r w:rsidRPr="003566EE">
          <w:rPr>
            <w:rStyle w:val="Hyperlink"/>
            <w:rFonts w:ascii="Arial Bold" w:hAnsi="Arial Bold"/>
            <w:noProof/>
          </w:rPr>
          <w:t>3.16.3.2</w:t>
        </w:r>
        <w:r>
          <w:rPr>
            <w:rFonts w:ascii="Calibri" w:hAnsi="Calibri"/>
            <w:noProof/>
            <w:sz w:val="22"/>
            <w:szCs w:val="22"/>
          </w:rPr>
          <w:tab/>
        </w:r>
        <w:r w:rsidRPr="003566EE">
          <w:rPr>
            <w:rStyle w:val="Hyperlink"/>
            <w:noProof/>
          </w:rPr>
          <w:t>Use Case:  Move employee</w:t>
        </w:r>
        <w:r>
          <w:rPr>
            <w:noProof/>
            <w:webHidden/>
          </w:rPr>
          <w:tab/>
        </w:r>
        <w:r>
          <w:rPr>
            <w:noProof/>
            <w:webHidden/>
          </w:rPr>
          <w:fldChar w:fldCharType="begin"/>
        </w:r>
        <w:r>
          <w:rPr>
            <w:noProof/>
            <w:webHidden/>
          </w:rPr>
          <w:instrText xml:space="preserve"> PAGEREF _Toc253578156 \h </w:instrText>
        </w:r>
        <w:r>
          <w:rPr>
            <w:noProof/>
            <w:webHidden/>
          </w:rPr>
        </w:r>
        <w:r>
          <w:rPr>
            <w:noProof/>
            <w:webHidden/>
          </w:rPr>
          <w:fldChar w:fldCharType="separate"/>
        </w:r>
        <w:r>
          <w:rPr>
            <w:noProof/>
            <w:webHidden/>
          </w:rPr>
          <w:t>177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57" w:history="1">
        <w:r w:rsidRPr="003566EE">
          <w:rPr>
            <w:rStyle w:val="Hyperlink"/>
            <w:rFonts w:ascii="Arial Bold" w:hAnsi="Arial Bold"/>
            <w:noProof/>
          </w:rPr>
          <w:t>3.16.3.3</w:t>
        </w:r>
        <w:r>
          <w:rPr>
            <w:rFonts w:ascii="Calibri" w:hAnsi="Calibri"/>
            <w:noProof/>
            <w:sz w:val="22"/>
            <w:szCs w:val="22"/>
          </w:rPr>
          <w:tab/>
        </w:r>
        <w:r w:rsidRPr="003566EE">
          <w:rPr>
            <w:rStyle w:val="Hyperlink"/>
            <w:noProof/>
          </w:rPr>
          <w:t>Use Case:  View employee contact</w:t>
        </w:r>
        <w:r>
          <w:rPr>
            <w:noProof/>
            <w:webHidden/>
          </w:rPr>
          <w:tab/>
        </w:r>
        <w:r>
          <w:rPr>
            <w:noProof/>
            <w:webHidden/>
          </w:rPr>
          <w:fldChar w:fldCharType="begin"/>
        </w:r>
        <w:r>
          <w:rPr>
            <w:noProof/>
            <w:webHidden/>
          </w:rPr>
          <w:instrText xml:space="preserve"> PAGEREF _Toc253578157 \h </w:instrText>
        </w:r>
        <w:r>
          <w:rPr>
            <w:noProof/>
            <w:webHidden/>
          </w:rPr>
        </w:r>
        <w:r>
          <w:rPr>
            <w:noProof/>
            <w:webHidden/>
          </w:rPr>
          <w:fldChar w:fldCharType="separate"/>
        </w:r>
        <w:r>
          <w:rPr>
            <w:noProof/>
            <w:webHidden/>
          </w:rPr>
          <w:t>177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58" w:history="1">
        <w:r w:rsidRPr="003566EE">
          <w:rPr>
            <w:rStyle w:val="Hyperlink"/>
            <w:rFonts w:ascii="Arial Bold" w:hAnsi="Arial Bold"/>
            <w:noProof/>
          </w:rPr>
          <w:t>3.16.3.4</w:t>
        </w:r>
        <w:r>
          <w:rPr>
            <w:rFonts w:ascii="Calibri" w:hAnsi="Calibri"/>
            <w:noProof/>
            <w:sz w:val="22"/>
            <w:szCs w:val="22"/>
          </w:rPr>
          <w:tab/>
        </w:r>
        <w:r w:rsidRPr="003566EE">
          <w:rPr>
            <w:rStyle w:val="Hyperlink"/>
            <w:noProof/>
          </w:rPr>
          <w:t>Use Case:  Modify employee contact</w:t>
        </w:r>
        <w:r>
          <w:rPr>
            <w:noProof/>
            <w:webHidden/>
          </w:rPr>
          <w:tab/>
        </w:r>
        <w:r>
          <w:rPr>
            <w:noProof/>
            <w:webHidden/>
          </w:rPr>
          <w:fldChar w:fldCharType="begin"/>
        </w:r>
        <w:r>
          <w:rPr>
            <w:noProof/>
            <w:webHidden/>
          </w:rPr>
          <w:instrText xml:space="preserve"> PAGEREF _Toc253578158 \h </w:instrText>
        </w:r>
        <w:r>
          <w:rPr>
            <w:noProof/>
            <w:webHidden/>
          </w:rPr>
        </w:r>
        <w:r>
          <w:rPr>
            <w:noProof/>
            <w:webHidden/>
          </w:rPr>
          <w:fldChar w:fldCharType="separate"/>
        </w:r>
        <w:r>
          <w:rPr>
            <w:noProof/>
            <w:webHidden/>
          </w:rPr>
          <w:t>178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59" w:history="1">
        <w:r w:rsidRPr="003566EE">
          <w:rPr>
            <w:rStyle w:val="Hyperlink"/>
            <w:rFonts w:ascii="Arial Bold" w:hAnsi="Arial Bold"/>
            <w:noProof/>
          </w:rPr>
          <w:t>3.16.3.5</w:t>
        </w:r>
        <w:r>
          <w:rPr>
            <w:rFonts w:ascii="Calibri" w:hAnsi="Calibri"/>
            <w:noProof/>
            <w:sz w:val="22"/>
            <w:szCs w:val="22"/>
          </w:rPr>
          <w:tab/>
        </w:r>
        <w:r w:rsidRPr="003566EE">
          <w:rPr>
            <w:rStyle w:val="Hyperlink"/>
            <w:noProof/>
          </w:rPr>
          <w:t>Use Case:  View employee profile</w:t>
        </w:r>
        <w:r>
          <w:rPr>
            <w:noProof/>
            <w:webHidden/>
          </w:rPr>
          <w:tab/>
        </w:r>
        <w:r>
          <w:rPr>
            <w:noProof/>
            <w:webHidden/>
          </w:rPr>
          <w:fldChar w:fldCharType="begin"/>
        </w:r>
        <w:r>
          <w:rPr>
            <w:noProof/>
            <w:webHidden/>
          </w:rPr>
          <w:instrText xml:space="preserve"> PAGEREF _Toc253578159 \h </w:instrText>
        </w:r>
        <w:r>
          <w:rPr>
            <w:noProof/>
            <w:webHidden/>
          </w:rPr>
        </w:r>
        <w:r>
          <w:rPr>
            <w:noProof/>
            <w:webHidden/>
          </w:rPr>
          <w:fldChar w:fldCharType="separate"/>
        </w:r>
        <w:r>
          <w:rPr>
            <w:noProof/>
            <w:webHidden/>
          </w:rPr>
          <w:t>178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60" w:history="1">
        <w:r w:rsidRPr="003566EE">
          <w:rPr>
            <w:rStyle w:val="Hyperlink"/>
            <w:rFonts w:ascii="Arial Bold" w:hAnsi="Arial Bold"/>
            <w:noProof/>
          </w:rPr>
          <w:t>3.16.3.6</w:t>
        </w:r>
        <w:r>
          <w:rPr>
            <w:rFonts w:ascii="Calibri" w:hAnsi="Calibri"/>
            <w:noProof/>
            <w:sz w:val="22"/>
            <w:szCs w:val="22"/>
          </w:rPr>
          <w:tab/>
        </w:r>
        <w:r w:rsidRPr="003566EE">
          <w:rPr>
            <w:rStyle w:val="Hyperlink"/>
            <w:noProof/>
          </w:rPr>
          <w:t>Use Case:  Modify employee profile</w:t>
        </w:r>
        <w:r>
          <w:rPr>
            <w:noProof/>
            <w:webHidden/>
          </w:rPr>
          <w:tab/>
        </w:r>
        <w:r>
          <w:rPr>
            <w:noProof/>
            <w:webHidden/>
          </w:rPr>
          <w:fldChar w:fldCharType="begin"/>
        </w:r>
        <w:r>
          <w:rPr>
            <w:noProof/>
            <w:webHidden/>
          </w:rPr>
          <w:instrText xml:space="preserve"> PAGEREF _Toc253578160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61" w:history="1">
        <w:r w:rsidRPr="003566EE">
          <w:rPr>
            <w:rStyle w:val="Hyperlink"/>
            <w:noProof/>
          </w:rPr>
          <w:t>3.16.4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_Toc253578161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2"/>
        <w:rPr>
          <w:rFonts w:ascii="Calibri" w:hAnsi="Calibri"/>
          <w:smallCaps w:val="0"/>
          <w:noProof/>
          <w:sz w:val="22"/>
          <w:szCs w:val="22"/>
        </w:rPr>
      </w:pPr>
      <w:hyperlink w:anchor="_Toc253578162" w:history="1">
        <w:r w:rsidRPr="003566EE">
          <w:rPr>
            <w:rStyle w:val="Hyperlink"/>
            <w:noProof/>
          </w:rPr>
          <w:t>3.17</w:t>
        </w:r>
        <w:r>
          <w:rPr>
            <w:rFonts w:ascii="Calibri" w:hAnsi="Calibri"/>
            <w:smallCaps w:val="0"/>
            <w:noProof/>
            <w:sz w:val="22"/>
            <w:szCs w:val="22"/>
          </w:rPr>
          <w:tab/>
        </w:r>
        <w:r w:rsidRPr="003566EE">
          <w:rPr>
            <w:rStyle w:val="Hyperlink"/>
            <w:noProof/>
          </w:rPr>
          <w:t>Capability 16. User Session Management - USM</w:t>
        </w:r>
        <w:r>
          <w:rPr>
            <w:noProof/>
            <w:webHidden/>
          </w:rPr>
          <w:tab/>
        </w:r>
        <w:r>
          <w:rPr>
            <w:noProof/>
            <w:webHidden/>
          </w:rPr>
          <w:fldChar w:fldCharType="begin"/>
        </w:r>
        <w:r>
          <w:rPr>
            <w:noProof/>
            <w:webHidden/>
          </w:rPr>
          <w:instrText xml:space="preserve"> PAGEREF _Toc253578162 \h </w:instrText>
        </w:r>
        <w:r>
          <w:rPr>
            <w:noProof/>
            <w:webHidden/>
          </w:rPr>
        </w:r>
        <w:r>
          <w:rPr>
            <w:noProof/>
            <w:webHidden/>
          </w:rPr>
          <w:fldChar w:fldCharType="separate"/>
        </w:r>
        <w:r>
          <w:rPr>
            <w:noProof/>
            <w:webHidden/>
          </w:rPr>
          <w:t>181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63" w:history="1">
        <w:r w:rsidRPr="003566EE">
          <w:rPr>
            <w:rStyle w:val="Hyperlink"/>
            <w:noProof/>
          </w:rPr>
          <w:t>3.17.1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_Toc253578163 \h </w:instrText>
        </w:r>
        <w:r>
          <w:rPr>
            <w:noProof/>
            <w:webHidden/>
          </w:rPr>
        </w:r>
        <w:r>
          <w:rPr>
            <w:noProof/>
            <w:webHidden/>
          </w:rPr>
          <w:fldChar w:fldCharType="separate"/>
        </w:r>
        <w:r>
          <w:rPr>
            <w:noProof/>
            <w:webHidden/>
          </w:rPr>
          <w:t>181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64" w:history="1">
        <w:r w:rsidRPr="003566EE">
          <w:rPr>
            <w:rStyle w:val="Hyperlink"/>
            <w:noProof/>
          </w:rPr>
          <w:t>3.17.2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_Toc253578164 \h </w:instrText>
        </w:r>
        <w:r>
          <w:rPr>
            <w:noProof/>
            <w:webHidden/>
          </w:rPr>
        </w:r>
        <w:r>
          <w:rPr>
            <w:noProof/>
            <w:webHidden/>
          </w:rPr>
          <w:fldChar w:fldCharType="separate"/>
        </w:r>
        <w:r>
          <w:rPr>
            <w:noProof/>
            <w:webHidden/>
          </w:rPr>
          <w:t>181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65" w:history="1">
        <w:r w:rsidRPr="003566EE">
          <w:rPr>
            <w:rStyle w:val="Hyperlink"/>
            <w:noProof/>
          </w:rPr>
          <w:t>3.17.3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_Toc253578165 \h </w:instrText>
        </w:r>
        <w:r>
          <w:rPr>
            <w:noProof/>
            <w:webHidden/>
          </w:rPr>
        </w:r>
        <w:r>
          <w:rPr>
            <w:noProof/>
            <w:webHidden/>
          </w:rPr>
          <w:fldChar w:fldCharType="separate"/>
        </w:r>
        <w:r>
          <w:rPr>
            <w:noProof/>
            <w:webHidden/>
          </w:rPr>
          <w:t>181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66" w:history="1">
        <w:r w:rsidRPr="003566EE">
          <w:rPr>
            <w:rStyle w:val="Hyperlink"/>
            <w:rFonts w:ascii="Arial Bold" w:hAnsi="Arial Bold"/>
            <w:noProof/>
          </w:rPr>
          <w:t>3.17.3.1</w:t>
        </w:r>
        <w:r>
          <w:rPr>
            <w:rFonts w:ascii="Calibri" w:hAnsi="Calibri"/>
            <w:noProof/>
            <w:sz w:val="22"/>
            <w:szCs w:val="22"/>
          </w:rPr>
          <w:tab/>
        </w:r>
        <w:r w:rsidRPr="003566EE">
          <w:rPr>
            <w:rStyle w:val="Hyperlink"/>
            <w:noProof/>
          </w:rPr>
          <w:t>Use Case:  Login</w:t>
        </w:r>
        <w:r>
          <w:rPr>
            <w:noProof/>
            <w:webHidden/>
          </w:rPr>
          <w:tab/>
        </w:r>
        <w:r>
          <w:rPr>
            <w:noProof/>
            <w:webHidden/>
          </w:rPr>
          <w:fldChar w:fldCharType="begin"/>
        </w:r>
        <w:r>
          <w:rPr>
            <w:noProof/>
            <w:webHidden/>
          </w:rPr>
          <w:instrText xml:space="preserve"> PAGEREF _Toc253578166 \h </w:instrText>
        </w:r>
        <w:r>
          <w:rPr>
            <w:noProof/>
            <w:webHidden/>
          </w:rPr>
        </w:r>
        <w:r>
          <w:rPr>
            <w:noProof/>
            <w:webHidden/>
          </w:rPr>
          <w:fldChar w:fldCharType="separate"/>
        </w:r>
        <w:r>
          <w:rPr>
            <w:noProof/>
            <w:webHidden/>
          </w:rPr>
          <w:t>181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67" w:history="1">
        <w:r w:rsidRPr="003566EE">
          <w:rPr>
            <w:rStyle w:val="Hyperlink"/>
            <w:rFonts w:ascii="Arial Bold" w:hAnsi="Arial Bold"/>
            <w:noProof/>
          </w:rPr>
          <w:t>3.17.3.2</w:t>
        </w:r>
        <w:r>
          <w:rPr>
            <w:rFonts w:ascii="Calibri" w:hAnsi="Calibri"/>
            <w:noProof/>
            <w:sz w:val="22"/>
            <w:szCs w:val="22"/>
          </w:rPr>
          <w:tab/>
        </w:r>
        <w:r w:rsidRPr="003566EE">
          <w:rPr>
            <w:rStyle w:val="Hyperlink"/>
            <w:noProof/>
          </w:rPr>
          <w:t>Use Case:  Logout</w:t>
        </w:r>
        <w:r>
          <w:rPr>
            <w:noProof/>
            <w:webHidden/>
          </w:rPr>
          <w:tab/>
        </w:r>
        <w:r>
          <w:rPr>
            <w:noProof/>
            <w:webHidden/>
          </w:rPr>
          <w:fldChar w:fldCharType="begin"/>
        </w:r>
        <w:r>
          <w:rPr>
            <w:noProof/>
            <w:webHidden/>
          </w:rPr>
          <w:instrText xml:space="preserve"> PAGEREF _Toc253578167 \h </w:instrText>
        </w:r>
        <w:r>
          <w:rPr>
            <w:noProof/>
            <w:webHidden/>
          </w:rPr>
        </w:r>
        <w:r>
          <w:rPr>
            <w:noProof/>
            <w:webHidden/>
          </w:rPr>
          <w:fldChar w:fldCharType="separate"/>
        </w:r>
        <w:r>
          <w:rPr>
            <w:noProof/>
            <w:webHidden/>
          </w:rPr>
          <w:t>183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68" w:history="1">
        <w:r w:rsidRPr="003566EE">
          <w:rPr>
            <w:rStyle w:val="Hyperlink"/>
            <w:rFonts w:ascii="Arial Bold" w:hAnsi="Arial Bold"/>
            <w:noProof/>
          </w:rPr>
          <w:t>3.17.3.3</w:t>
        </w:r>
        <w:r>
          <w:rPr>
            <w:rFonts w:ascii="Calibri" w:hAnsi="Calibri"/>
            <w:noProof/>
            <w:sz w:val="22"/>
            <w:szCs w:val="22"/>
          </w:rPr>
          <w:tab/>
        </w:r>
        <w:r w:rsidRPr="003566EE">
          <w:rPr>
            <w:rStyle w:val="Hyperlink"/>
            <w:noProof/>
          </w:rPr>
          <w:t>Use Case:  User session expires</w:t>
        </w:r>
        <w:r>
          <w:rPr>
            <w:noProof/>
            <w:webHidden/>
          </w:rPr>
          <w:tab/>
        </w:r>
        <w:r>
          <w:rPr>
            <w:noProof/>
            <w:webHidden/>
          </w:rPr>
          <w:fldChar w:fldCharType="begin"/>
        </w:r>
        <w:r>
          <w:rPr>
            <w:noProof/>
            <w:webHidden/>
          </w:rPr>
          <w:instrText xml:space="preserve"> PAGEREF _Toc253578168 \h </w:instrText>
        </w:r>
        <w:r>
          <w:rPr>
            <w:noProof/>
            <w:webHidden/>
          </w:rPr>
        </w:r>
        <w:r>
          <w:rPr>
            <w:noProof/>
            <w:webHidden/>
          </w:rPr>
          <w:fldChar w:fldCharType="separate"/>
        </w:r>
        <w:r>
          <w:rPr>
            <w:noProof/>
            <w:webHidden/>
          </w:rPr>
          <w:t>183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69" w:history="1">
        <w:r w:rsidRPr="003566EE">
          <w:rPr>
            <w:rStyle w:val="Hyperlink"/>
            <w:rFonts w:ascii="Arial Bold" w:hAnsi="Arial Bold"/>
            <w:noProof/>
          </w:rPr>
          <w:t>3.17.3.4</w:t>
        </w:r>
        <w:r>
          <w:rPr>
            <w:rFonts w:ascii="Calibri" w:hAnsi="Calibri"/>
            <w:noProof/>
            <w:sz w:val="22"/>
            <w:szCs w:val="22"/>
          </w:rPr>
          <w:tab/>
        </w:r>
        <w:r w:rsidRPr="003566EE">
          <w:rPr>
            <w:rStyle w:val="Hyperlink"/>
            <w:noProof/>
          </w:rPr>
          <w:t>Use Case:  Display home page for a Telco</w:t>
        </w:r>
        <w:r>
          <w:rPr>
            <w:noProof/>
            <w:webHidden/>
          </w:rPr>
          <w:tab/>
        </w:r>
        <w:r>
          <w:rPr>
            <w:noProof/>
            <w:webHidden/>
          </w:rPr>
          <w:fldChar w:fldCharType="begin"/>
        </w:r>
        <w:r>
          <w:rPr>
            <w:noProof/>
            <w:webHidden/>
          </w:rPr>
          <w:instrText xml:space="preserve"> PAGEREF _Toc253578169 \h </w:instrText>
        </w:r>
        <w:r>
          <w:rPr>
            <w:noProof/>
            <w:webHidden/>
          </w:rPr>
        </w:r>
        <w:r>
          <w:rPr>
            <w:noProof/>
            <w:webHidden/>
          </w:rPr>
          <w:fldChar w:fldCharType="separate"/>
        </w:r>
        <w:r>
          <w:rPr>
            <w:noProof/>
            <w:webHidden/>
          </w:rPr>
          <w:t>184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70" w:history="1">
        <w:r w:rsidRPr="003566EE">
          <w:rPr>
            <w:rStyle w:val="Hyperlink"/>
            <w:rFonts w:ascii="Arial Bold" w:hAnsi="Arial Bold"/>
            <w:noProof/>
          </w:rPr>
          <w:t>3.17.3.5</w:t>
        </w:r>
        <w:r>
          <w:rPr>
            <w:rFonts w:ascii="Calibri" w:hAnsi="Calibri"/>
            <w:noProof/>
            <w:sz w:val="22"/>
            <w:szCs w:val="22"/>
          </w:rPr>
          <w:tab/>
        </w:r>
        <w:r w:rsidRPr="003566EE">
          <w:rPr>
            <w:rStyle w:val="Hyperlink"/>
            <w:noProof/>
          </w:rPr>
          <w:t>Use Case:  Display home page for a dealer</w:t>
        </w:r>
        <w:r>
          <w:rPr>
            <w:noProof/>
            <w:webHidden/>
          </w:rPr>
          <w:tab/>
        </w:r>
        <w:r>
          <w:rPr>
            <w:noProof/>
            <w:webHidden/>
          </w:rPr>
          <w:fldChar w:fldCharType="begin"/>
        </w:r>
        <w:r>
          <w:rPr>
            <w:noProof/>
            <w:webHidden/>
          </w:rPr>
          <w:instrText xml:space="preserve"> PAGEREF _Toc253578170 \h </w:instrText>
        </w:r>
        <w:r>
          <w:rPr>
            <w:noProof/>
            <w:webHidden/>
          </w:rPr>
        </w:r>
        <w:r>
          <w:rPr>
            <w:noProof/>
            <w:webHidden/>
          </w:rPr>
          <w:fldChar w:fldCharType="separate"/>
        </w:r>
        <w:r>
          <w:rPr>
            <w:noProof/>
            <w:webHidden/>
          </w:rPr>
          <w:t>185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71" w:history="1">
        <w:r w:rsidRPr="003566EE">
          <w:rPr>
            <w:rStyle w:val="Hyperlink"/>
            <w:noProof/>
          </w:rPr>
          <w:t>3.17.4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_Toc253578171 \h </w:instrText>
        </w:r>
        <w:r>
          <w:rPr>
            <w:noProof/>
            <w:webHidden/>
          </w:rPr>
        </w:r>
        <w:r>
          <w:rPr>
            <w:noProof/>
            <w:webHidden/>
          </w:rPr>
          <w:fldChar w:fldCharType="separate"/>
        </w:r>
        <w:r>
          <w:rPr>
            <w:noProof/>
            <w:webHidden/>
          </w:rPr>
          <w:t>186</w:t>
        </w:r>
        <w:r>
          <w:rPr>
            <w:noProof/>
            <w:webHidden/>
          </w:rPr>
          <w:fldChar w:fldCharType="end"/>
        </w:r>
      </w:hyperlink>
    </w:p>
    <w:p w:rsidR="003867B2" w:rsidRDefault="003867B2">
      <w:pPr>
        <w:pStyle w:val="TOC2"/>
        <w:rPr>
          <w:rFonts w:ascii="Calibri" w:hAnsi="Calibri"/>
          <w:smallCaps w:val="0"/>
          <w:noProof/>
          <w:sz w:val="22"/>
          <w:szCs w:val="22"/>
        </w:rPr>
      </w:pPr>
      <w:hyperlink w:anchor="_Toc253578172" w:history="1">
        <w:r w:rsidRPr="003566EE">
          <w:rPr>
            <w:rStyle w:val="Hyperlink"/>
            <w:noProof/>
          </w:rPr>
          <w:t>3.18</w:t>
        </w:r>
        <w:r>
          <w:rPr>
            <w:rFonts w:ascii="Calibri" w:hAnsi="Calibri"/>
            <w:smallCaps w:val="0"/>
            <w:noProof/>
            <w:sz w:val="22"/>
            <w:szCs w:val="22"/>
          </w:rPr>
          <w:tab/>
        </w:r>
        <w:r w:rsidRPr="003566EE">
          <w:rPr>
            <w:rStyle w:val="Hyperlink"/>
            <w:noProof/>
          </w:rPr>
          <w:t>Capability 17. User Management - UAM</w:t>
        </w:r>
        <w:r>
          <w:rPr>
            <w:noProof/>
            <w:webHidden/>
          </w:rPr>
          <w:tab/>
        </w:r>
        <w:r>
          <w:rPr>
            <w:noProof/>
            <w:webHidden/>
          </w:rPr>
          <w:fldChar w:fldCharType="begin"/>
        </w:r>
        <w:r>
          <w:rPr>
            <w:noProof/>
            <w:webHidden/>
          </w:rPr>
          <w:instrText xml:space="preserve"> PAGEREF _Toc253578172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73" w:history="1">
        <w:r w:rsidRPr="003566EE">
          <w:rPr>
            <w:rStyle w:val="Hyperlink"/>
            <w:noProof/>
          </w:rPr>
          <w:t>3.18.1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_Toc253578173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74" w:history="1">
        <w:r w:rsidRPr="003566EE">
          <w:rPr>
            <w:rStyle w:val="Hyperlink"/>
            <w:noProof/>
          </w:rPr>
          <w:t>3.18.2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_Toc253578174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75" w:history="1">
        <w:r w:rsidRPr="003566EE">
          <w:rPr>
            <w:rStyle w:val="Hyperlink"/>
            <w:noProof/>
          </w:rPr>
          <w:t>3.18.3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_Toc253578175 \h </w:instrText>
        </w:r>
        <w:r>
          <w:rPr>
            <w:noProof/>
            <w:webHidden/>
          </w:rPr>
        </w:r>
        <w:r>
          <w:rPr>
            <w:noProof/>
            <w:webHidden/>
          </w:rPr>
          <w:fldChar w:fldCharType="separate"/>
        </w:r>
        <w:r>
          <w:rPr>
            <w:noProof/>
            <w:webHidden/>
          </w:rPr>
          <w:t>188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76" w:history="1">
        <w:r w:rsidRPr="003566EE">
          <w:rPr>
            <w:rStyle w:val="Hyperlink"/>
            <w:rFonts w:ascii="Arial Bold" w:hAnsi="Arial Bold"/>
            <w:noProof/>
          </w:rPr>
          <w:t>3.18.3.1</w:t>
        </w:r>
        <w:r>
          <w:rPr>
            <w:rFonts w:ascii="Calibri" w:hAnsi="Calibri"/>
            <w:noProof/>
            <w:sz w:val="22"/>
            <w:szCs w:val="22"/>
          </w:rPr>
          <w:tab/>
        </w:r>
        <w:r w:rsidRPr="003566EE">
          <w:rPr>
            <w:rStyle w:val="Hyperlink"/>
            <w:noProof/>
          </w:rPr>
          <w:t>Use Case:  View login information</w:t>
        </w:r>
        <w:r>
          <w:rPr>
            <w:noProof/>
            <w:webHidden/>
          </w:rPr>
          <w:tab/>
        </w:r>
        <w:r>
          <w:rPr>
            <w:noProof/>
            <w:webHidden/>
          </w:rPr>
          <w:fldChar w:fldCharType="begin"/>
        </w:r>
        <w:r>
          <w:rPr>
            <w:noProof/>
            <w:webHidden/>
          </w:rPr>
          <w:instrText xml:space="preserve"> PAGEREF _Toc253578176 \h </w:instrText>
        </w:r>
        <w:r>
          <w:rPr>
            <w:noProof/>
            <w:webHidden/>
          </w:rPr>
        </w:r>
        <w:r>
          <w:rPr>
            <w:noProof/>
            <w:webHidden/>
          </w:rPr>
          <w:fldChar w:fldCharType="separate"/>
        </w:r>
        <w:r>
          <w:rPr>
            <w:noProof/>
            <w:webHidden/>
          </w:rPr>
          <w:t>188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77" w:history="1">
        <w:r w:rsidRPr="003566EE">
          <w:rPr>
            <w:rStyle w:val="Hyperlink"/>
            <w:rFonts w:ascii="Arial Bold" w:hAnsi="Arial Bold"/>
            <w:noProof/>
          </w:rPr>
          <w:t>3.18.3.2</w:t>
        </w:r>
        <w:r>
          <w:rPr>
            <w:rFonts w:ascii="Calibri" w:hAnsi="Calibri"/>
            <w:noProof/>
            <w:sz w:val="22"/>
            <w:szCs w:val="22"/>
          </w:rPr>
          <w:tab/>
        </w:r>
        <w:r w:rsidRPr="003566EE">
          <w:rPr>
            <w:rStyle w:val="Hyperlink"/>
            <w:noProof/>
          </w:rPr>
          <w:t>Use Case:  Edit login information</w:t>
        </w:r>
        <w:r>
          <w:rPr>
            <w:noProof/>
            <w:webHidden/>
          </w:rPr>
          <w:tab/>
        </w:r>
        <w:r>
          <w:rPr>
            <w:noProof/>
            <w:webHidden/>
          </w:rPr>
          <w:fldChar w:fldCharType="begin"/>
        </w:r>
        <w:r>
          <w:rPr>
            <w:noProof/>
            <w:webHidden/>
          </w:rPr>
          <w:instrText xml:space="preserve"> PAGEREF _Toc253578177 \h </w:instrText>
        </w:r>
        <w:r>
          <w:rPr>
            <w:noProof/>
            <w:webHidden/>
          </w:rPr>
        </w:r>
        <w:r>
          <w:rPr>
            <w:noProof/>
            <w:webHidden/>
          </w:rPr>
          <w:fldChar w:fldCharType="separate"/>
        </w:r>
        <w:r>
          <w:rPr>
            <w:noProof/>
            <w:webHidden/>
          </w:rPr>
          <w:t>188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78" w:history="1">
        <w:r w:rsidRPr="003566EE">
          <w:rPr>
            <w:rStyle w:val="Hyperlink"/>
            <w:rFonts w:ascii="Arial Bold" w:hAnsi="Arial Bold"/>
            <w:noProof/>
          </w:rPr>
          <w:t>3.18.3.3</w:t>
        </w:r>
        <w:r>
          <w:rPr>
            <w:rFonts w:ascii="Calibri" w:hAnsi="Calibri"/>
            <w:noProof/>
            <w:sz w:val="22"/>
            <w:szCs w:val="22"/>
          </w:rPr>
          <w:tab/>
        </w:r>
        <w:r w:rsidRPr="003566EE">
          <w:rPr>
            <w:rStyle w:val="Hyperlink"/>
            <w:noProof/>
          </w:rPr>
          <w:t>Use Case:  Change password</w:t>
        </w:r>
        <w:r>
          <w:rPr>
            <w:noProof/>
            <w:webHidden/>
          </w:rPr>
          <w:tab/>
        </w:r>
        <w:r>
          <w:rPr>
            <w:noProof/>
            <w:webHidden/>
          </w:rPr>
          <w:fldChar w:fldCharType="begin"/>
        </w:r>
        <w:r>
          <w:rPr>
            <w:noProof/>
            <w:webHidden/>
          </w:rPr>
          <w:instrText xml:space="preserve"> PAGEREF _Toc253578178 \h </w:instrText>
        </w:r>
        <w:r>
          <w:rPr>
            <w:noProof/>
            <w:webHidden/>
          </w:rPr>
        </w:r>
        <w:r>
          <w:rPr>
            <w:noProof/>
            <w:webHidden/>
          </w:rPr>
          <w:fldChar w:fldCharType="separate"/>
        </w:r>
        <w:r>
          <w:rPr>
            <w:noProof/>
            <w:webHidden/>
          </w:rPr>
          <w:t>188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79" w:history="1">
        <w:r w:rsidRPr="003566EE">
          <w:rPr>
            <w:rStyle w:val="Hyperlink"/>
            <w:rFonts w:ascii="Arial Bold" w:hAnsi="Arial Bold"/>
            <w:noProof/>
          </w:rPr>
          <w:t>3.18.3.4</w:t>
        </w:r>
        <w:r>
          <w:rPr>
            <w:rFonts w:ascii="Calibri" w:hAnsi="Calibri"/>
            <w:noProof/>
            <w:sz w:val="22"/>
            <w:szCs w:val="22"/>
          </w:rPr>
          <w:tab/>
        </w:r>
        <w:r w:rsidRPr="003566EE">
          <w:rPr>
            <w:rStyle w:val="Hyperlink"/>
            <w:noProof/>
          </w:rPr>
          <w:t>Use Case:  Reset password of another user</w:t>
        </w:r>
        <w:r>
          <w:rPr>
            <w:noProof/>
            <w:webHidden/>
          </w:rPr>
          <w:tab/>
        </w:r>
        <w:r>
          <w:rPr>
            <w:noProof/>
            <w:webHidden/>
          </w:rPr>
          <w:fldChar w:fldCharType="begin"/>
        </w:r>
        <w:r>
          <w:rPr>
            <w:noProof/>
            <w:webHidden/>
          </w:rPr>
          <w:instrText xml:space="preserve"> PAGEREF _Toc253578179 \h </w:instrText>
        </w:r>
        <w:r>
          <w:rPr>
            <w:noProof/>
            <w:webHidden/>
          </w:rPr>
        </w:r>
        <w:r>
          <w:rPr>
            <w:noProof/>
            <w:webHidden/>
          </w:rPr>
          <w:fldChar w:fldCharType="separate"/>
        </w:r>
        <w:r>
          <w:rPr>
            <w:noProof/>
            <w:webHidden/>
          </w:rPr>
          <w:t>189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0" w:history="1">
        <w:r w:rsidRPr="003566EE">
          <w:rPr>
            <w:rStyle w:val="Hyperlink"/>
            <w:rFonts w:ascii="Arial Bold" w:hAnsi="Arial Bold"/>
            <w:noProof/>
          </w:rPr>
          <w:t>3.18.3.5</w:t>
        </w:r>
        <w:r>
          <w:rPr>
            <w:rFonts w:ascii="Calibri" w:hAnsi="Calibri"/>
            <w:noProof/>
            <w:sz w:val="22"/>
            <w:szCs w:val="22"/>
          </w:rPr>
          <w:tab/>
        </w:r>
        <w:r w:rsidRPr="003566EE">
          <w:rPr>
            <w:rStyle w:val="Hyperlink"/>
            <w:noProof/>
          </w:rPr>
          <w:t>Use Case:  Change secret question and answer</w:t>
        </w:r>
        <w:r>
          <w:rPr>
            <w:noProof/>
            <w:webHidden/>
          </w:rPr>
          <w:tab/>
        </w:r>
        <w:r>
          <w:rPr>
            <w:noProof/>
            <w:webHidden/>
          </w:rPr>
          <w:fldChar w:fldCharType="begin"/>
        </w:r>
        <w:r>
          <w:rPr>
            <w:noProof/>
            <w:webHidden/>
          </w:rPr>
          <w:instrText xml:space="preserve"> PAGEREF _Toc253578180 \h </w:instrText>
        </w:r>
        <w:r>
          <w:rPr>
            <w:noProof/>
            <w:webHidden/>
          </w:rPr>
        </w:r>
        <w:r>
          <w:rPr>
            <w:noProof/>
            <w:webHidden/>
          </w:rPr>
          <w:fldChar w:fldCharType="separate"/>
        </w:r>
        <w:r>
          <w:rPr>
            <w:noProof/>
            <w:webHidden/>
          </w:rPr>
          <w:t>190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1" w:history="1">
        <w:r w:rsidRPr="003566EE">
          <w:rPr>
            <w:rStyle w:val="Hyperlink"/>
            <w:rFonts w:ascii="Arial Bold" w:hAnsi="Arial Bold"/>
            <w:noProof/>
          </w:rPr>
          <w:t>3.18.3.6</w:t>
        </w:r>
        <w:r>
          <w:rPr>
            <w:rFonts w:ascii="Calibri" w:hAnsi="Calibri"/>
            <w:noProof/>
            <w:sz w:val="22"/>
            <w:szCs w:val="22"/>
          </w:rPr>
          <w:tab/>
        </w:r>
        <w:r w:rsidRPr="003566EE">
          <w:rPr>
            <w:rStyle w:val="Hyperlink"/>
            <w:noProof/>
          </w:rPr>
          <w:t>Use Case:  Lock login manually</w:t>
        </w:r>
        <w:r>
          <w:rPr>
            <w:noProof/>
            <w:webHidden/>
          </w:rPr>
          <w:tab/>
        </w:r>
        <w:r>
          <w:rPr>
            <w:noProof/>
            <w:webHidden/>
          </w:rPr>
          <w:fldChar w:fldCharType="begin"/>
        </w:r>
        <w:r>
          <w:rPr>
            <w:noProof/>
            <w:webHidden/>
          </w:rPr>
          <w:instrText xml:space="preserve"> PAGEREF _Toc253578181 \h </w:instrText>
        </w:r>
        <w:r>
          <w:rPr>
            <w:noProof/>
            <w:webHidden/>
          </w:rPr>
        </w:r>
        <w:r>
          <w:rPr>
            <w:noProof/>
            <w:webHidden/>
          </w:rPr>
          <w:fldChar w:fldCharType="separate"/>
        </w:r>
        <w:r>
          <w:rPr>
            <w:noProof/>
            <w:webHidden/>
          </w:rPr>
          <w:t>191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2" w:history="1">
        <w:r w:rsidRPr="003566EE">
          <w:rPr>
            <w:rStyle w:val="Hyperlink"/>
            <w:rFonts w:ascii="Arial Bold" w:hAnsi="Arial Bold"/>
            <w:noProof/>
          </w:rPr>
          <w:t>3.18.3.7</w:t>
        </w:r>
        <w:r>
          <w:rPr>
            <w:rFonts w:ascii="Calibri" w:hAnsi="Calibri"/>
            <w:noProof/>
            <w:sz w:val="22"/>
            <w:szCs w:val="22"/>
          </w:rPr>
          <w:tab/>
        </w:r>
        <w:r w:rsidRPr="003566EE">
          <w:rPr>
            <w:rStyle w:val="Hyperlink"/>
            <w:noProof/>
          </w:rPr>
          <w:t>Use Case:  Unlock login</w:t>
        </w:r>
        <w:r>
          <w:rPr>
            <w:noProof/>
            <w:webHidden/>
          </w:rPr>
          <w:tab/>
        </w:r>
        <w:r>
          <w:rPr>
            <w:noProof/>
            <w:webHidden/>
          </w:rPr>
          <w:fldChar w:fldCharType="begin"/>
        </w:r>
        <w:r>
          <w:rPr>
            <w:noProof/>
            <w:webHidden/>
          </w:rPr>
          <w:instrText xml:space="preserve"> PAGEREF _Toc253578182 \h </w:instrText>
        </w:r>
        <w:r>
          <w:rPr>
            <w:noProof/>
            <w:webHidden/>
          </w:rPr>
        </w:r>
        <w:r>
          <w:rPr>
            <w:noProof/>
            <w:webHidden/>
          </w:rPr>
          <w:fldChar w:fldCharType="separate"/>
        </w:r>
        <w:r>
          <w:rPr>
            <w:noProof/>
            <w:webHidden/>
          </w:rPr>
          <w:t>191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3" w:history="1">
        <w:r w:rsidRPr="003566EE">
          <w:rPr>
            <w:rStyle w:val="Hyperlink"/>
            <w:rFonts w:ascii="Arial Bold" w:hAnsi="Arial Bold"/>
            <w:noProof/>
          </w:rPr>
          <w:t>3.18.3.8</w:t>
        </w:r>
        <w:r>
          <w:rPr>
            <w:rFonts w:ascii="Calibri" w:hAnsi="Calibri"/>
            <w:noProof/>
            <w:sz w:val="22"/>
            <w:szCs w:val="22"/>
          </w:rPr>
          <w:tab/>
        </w:r>
        <w:r w:rsidRPr="003566EE">
          <w:rPr>
            <w:rStyle w:val="Hyperlink"/>
            <w:noProof/>
          </w:rPr>
          <w:t>Use Case:  Register login</w:t>
        </w:r>
        <w:r>
          <w:rPr>
            <w:noProof/>
            <w:webHidden/>
          </w:rPr>
          <w:tab/>
        </w:r>
        <w:r>
          <w:rPr>
            <w:noProof/>
            <w:webHidden/>
          </w:rPr>
          <w:fldChar w:fldCharType="begin"/>
        </w:r>
        <w:r>
          <w:rPr>
            <w:noProof/>
            <w:webHidden/>
          </w:rPr>
          <w:instrText xml:space="preserve"> PAGEREF _Toc253578183 \h </w:instrText>
        </w:r>
        <w:r>
          <w:rPr>
            <w:noProof/>
            <w:webHidden/>
          </w:rPr>
        </w:r>
        <w:r>
          <w:rPr>
            <w:noProof/>
            <w:webHidden/>
          </w:rPr>
          <w:fldChar w:fldCharType="separate"/>
        </w:r>
        <w:r>
          <w:rPr>
            <w:noProof/>
            <w:webHidden/>
          </w:rPr>
          <w:t>192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4" w:history="1">
        <w:r w:rsidRPr="003566EE">
          <w:rPr>
            <w:rStyle w:val="Hyperlink"/>
            <w:rFonts w:ascii="Arial Bold" w:hAnsi="Arial Bold"/>
            <w:noProof/>
          </w:rPr>
          <w:t>3.18.3.9</w:t>
        </w:r>
        <w:r>
          <w:rPr>
            <w:rFonts w:ascii="Calibri" w:hAnsi="Calibri"/>
            <w:noProof/>
            <w:sz w:val="22"/>
            <w:szCs w:val="22"/>
          </w:rPr>
          <w:tab/>
        </w:r>
        <w:r w:rsidRPr="003566EE">
          <w:rPr>
            <w:rStyle w:val="Hyperlink"/>
            <w:noProof/>
          </w:rPr>
          <w:t>Use Case:  Get forgotten password</w:t>
        </w:r>
        <w:r>
          <w:rPr>
            <w:noProof/>
            <w:webHidden/>
          </w:rPr>
          <w:tab/>
        </w:r>
        <w:r>
          <w:rPr>
            <w:noProof/>
            <w:webHidden/>
          </w:rPr>
          <w:fldChar w:fldCharType="begin"/>
        </w:r>
        <w:r>
          <w:rPr>
            <w:noProof/>
            <w:webHidden/>
          </w:rPr>
          <w:instrText xml:space="preserve"> PAGEREF _Toc253578184 \h </w:instrText>
        </w:r>
        <w:r>
          <w:rPr>
            <w:noProof/>
            <w:webHidden/>
          </w:rPr>
        </w:r>
        <w:r>
          <w:rPr>
            <w:noProof/>
            <w:webHidden/>
          </w:rPr>
          <w:fldChar w:fldCharType="separate"/>
        </w:r>
        <w:r>
          <w:rPr>
            <w:noProof/>
            <w:webHidden/>
          </w:rPr>
          <w:t>193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5" w:history="1">
        <w:r w:rsidRPr="003566EE">
          <w:rPr>
            <w:rStyle w:val="Hyperlink"/>
            <w:rFonts w:ascii="Arial Bold" w:hAnsi="Arial Bold"/>
            <w:noProof/>
          </w:rPr>
          <w:t>3.18.3.10</w:t>
        </w:r>
        <w:r>
          <w:rPr>
            <w:rFonts w:ascii="Calibri" w:hAnsi="Calibri"/>
            <w:noProof/>
            <w:sz w:val="22"/>
            <w:szCs w:val="22"/>
          </w:rPr>
          <w:tab/>
        </w:r>
        <w:r w:rsidRPr="003566EE">
          <w:rPr>
            <w:rStyle w:val="Hyperlink"/>
            <w:noProof/>
          </w:rPr>
          <w:t>Use Case:  Change password on first login</w:t>
        </w:r>
        <w:r>
          <w:rPr>
            <w:noProof/>
            <w:webHidden/>
          </w:rPr>
          <w:tab/>
        </w:r>
        <w:r>
          <w:rPr>
            <w:noProof/>
            <w:webHidden/>
          </w:rPr>
          <w:fldChar w:fldCharType="begin"/>
        </w:r>
        <w:r>
          <w:rPr>
            <w:noProof/>
            <w:webHidden/>
          </w:rPr>
          <w:instrText xml:space="preserve"> PAGEREF _Toc253578185 \h </w:instrText>
        </w:r>
        <w:r>
          <w:rPr>
            <w:noProof/>
            <w:webHidden/>
          </w:rPr>
        </w:r>
        <w:r>
          <w:rPr>
            <w:noProof/>
            <w:webHidden/>
          </w:rPr>
          <w:fldChar w:fldCharType="separate"/>
        </w:r>
        <w:r>
          <w:rPr>
            <w:noProof/>
            <w:webHidden/>
          </w:rPr>
          <w:t>194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6" w:history="1">
        <w:r w:rsidRPr="003566EE">
          <w:rPr>
            <w:rStyle w:val="Hyperlink"/>
            <w:rFonts w:ascii="Arial Bold" w:hAnsi="Arial Bold"/>
            <w:noProof/>
          </w:rPr>
          <w:t>3.18.3.11</w:t>
        </w:r>
        <w:r>
          <w:rPr>
            <w:rFonts w:ascii="Calibri" w:hAnsi="Calibri"/>
            <w:noProof/>
            <w:sz w:val="22"/>
            <w:szCs w:val="22"/>
          </w:rPr>
          <w:tab/>
        </w:r>
        <w:r w:rsidRPr="003566EE">
          <w:rPr>
            <w:rStyle w:val="Hyperlink"/>
            <w:noProof/>
          </w:rPr>
          <w:t>Use Case:  Deactivate login</w:t>
        </w:r>
        <w:r>
          <w:rPr>
            <w:noProof/>
            <w:webHidden/>
          </w:rPr>
          <w:tab/>
        </w:r>
        <w:r>
          <w:rPr>
            <w:noProof/>
            <w:webHidden/>
          </w:rPr>
          <w:fldChar w:fldCharType="begin"/>
        </w:r>
        <w:r>
          <w:rPr>
            <w:noProof/>
            <w:webHidden/>
          </w:rPr>
          <w:instrText xml:space="preserve"> PAGEREF _Toc253578186 \h </w:instrText>
        </w:r>
        <w:r>
          <w:rPr>
            <w:noProof/>
            <w:webHidden/>
          </w:rPr>
        </w:r>
        <w:r>
          <w:rPr>
            <w:noProof/>
            <w:webHidden/>
          </w:rPr>
          <w:fldChar w:fldCharType="separate"/>
        </w:r>
        <w:r>
          <w:rPr>
            <w:noProof/>
            <w:webHidden/>
          </w:rPr>
          <w:t>195</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7" w:history="1">
        <w:r w:rsidRPr="003566EE">
          <w:rPr>
            <w:rStyle w:val="Hyperlink"/>
            <w:rFonts w:ascii="Arial Bold" w:hAnsi="Arial Bold"/>
            <w:noProof/>
          </w:rPr>
          <w:t>3.18.3.12</w:t>
        </w:r>
        <w:r>
          <w:rPr>
            <w:rFonts w:ascii="Calibri" w:hAnsi="Calibri"/>
            <w:noProof/>
            <w:sz w:val="22"/>
            <w:szCs w:val="22"/>
          </w:rPr>
          <w:tab/>
        </w:r>
        <w:r w:rsidRPr="003566EE">
          <w:rPr>
            <w:rStyle w:val="Hyperlink"/>
            <w:noProof/>
          </w:rPr>
          <w:t>Use Case:  Reactivate login</w:t>
        </w:r>
        <w:r>
          <w:rPr>
            <w:noProof/>
            <w:webHidden/>
          </w:rPr>
          <w:tab/>
        </w:r>
        <w:r>
          <w:rPr>
            <w:noProof/>
            <w:webHidden/>
          </w:rPr>
          <w:fldChar w:fldCharType="begin"/>
        </w:r>
        <w:r>
          <w:rPr>
            <w:noProof/>
            <w:webHidden/>
          </w:rPr>
          <w:instrText xml:space="preserve"> PAGEREF _Toc253578187 \h </w:instrText>
        </w:r>
        <w:r>
          <w:rPr>
            <w:noProof/>
            <w:webHidden/>
          </w:rPr>
        </w:r>
        <w:r>
          <w:rPr>
            <w:noProof/>
            <w:webHidden/>
          </w:rPr>
          <w:fldChar w:fldCharType="separate"/>
        </w:r>
        <w:r>
          <w:rPr>
            <w:noProof/>
            <w:webHidden/>
          </w:rPr>
          <w:t>196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88" w:history="1">
        <w:r w:rsidRPr="003566EE">
          <w:rPr>
            <w:rStyle w:val="Hyperlink"/>
            <w:rFonts w:ascii="Arial Bold" w:hAnsi="Arial Bold"/>
            <w:noProof/>
          </w:rPr>
          <w:t>3.18.3.13</w:t>
        </w:r>
        <w:r>
          <w:rPr>
            <w:rFonts w:ascii="Calibri" w:hAnsi="Calibri"/>
            <w:noProof/>
            <w:sz w:val="22"/>
            <w:szCs w:val="22"/>
          </w:rPr>
          <w:tab/>
        </w:r>
        <w:r w:rsidRPr="003566EE">
          <w:rPr>
            <w:rStyle w:val="Hyperlink"/>
            <w:noProof/>
          </w:rPr>
          <w:t>Use Case:  Force user to change password on first login</w:t>
        </w:r>
        <w:r>
          <w:rPr>
            <w:noProof/>
            <w:webHidden/>
          </w:rPr>
          <w:tab/>
        </w:r>
        <w:r>
          <w:rPr>
            <w:noProof/>
            <w:webHidden/>
          </w:rPr>
          <w:fldChar w:fldCharType="begin"/>
        </w:r>
        <w:r>
          <w:rPr>
            <w:noProof/>
            <w:webHidden/>
          </w:rPr>
          <w:instrText xml:space="preserve"> PAGEREF _Toc253578188 \h </w:instrText>
        </w:r>
        <w:r>
          <w:rPr>
            <w:noProof/>
            <w:webHidden/>
          </w:rPr>
        </w:r>
        <w:r>
          <w:rPr>
            <w:noProof/>
            <w:webHidden/>
          </w:rPr>
          <w:fldChar w:fldCharType="separate"/>
        </w:r>
        <w:r>
          <w:rPr>
            <w:noProof/>
            <w:webHidden/>
          </w:rPr>
          <w:t>196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89" w:history="1">
        <w:r w:rsidRPr="003566EE">
          <w:rPr>
            <w:rStyle w:val="Hyperlink"/>
            <w:noProof/>
          </w:rPr>
          <w:t>3.18.4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_Toc253578189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2"/>
        <w:rPr>
          <w:rFonts w:ascii="Calibri" w:hAnsi="Calibri"/>
          <w:smallCaps w:val="0"/>
          <w:noProof/>
          <w:sz w:val="22"/>
          <w:szCs w:val="22"/>
        </w:rPr>
      </w:pPr>
      <w:hyperlink w:anchor="_Toc253578190" w:history="1">
        <w:r w:rsidRPr="003566EE">
          <w:rPr>
            <w:rStyle w:val="Hyperlink"/>
            <w:noProof/>
          </w:rPr>
          <w:t>3.19</w:t>
        </w:r>
        <w:r>
          <w:rPr>
            <w:rFonts w:ascii="Calibri" w:hAnsi="Calibri"/>
            <w:smallCaps w:val="0"/>
            <w:noProof/>
            <w:sz w:val="22"/>
            <w:szCs w:val="22"/>
          </w:rPr>
          <w:tab/>
        </w:r>
        <w:r w:rsidRPr="003566EE">
          <w:rPr>
            <w:rStyle w:val="Hyperlink"/>
            <w:noProof/>
          </w:rPr>
          <w:t>Capability 18. Real time Balance management – RBM</w:t>
        </w:r>
        <w:r>
          <w:rPr>
            <w:noProof/>
            <w:webHidden/>
          </w:rPr>
          <w:tab/>
        </w:r>
        <w:r>
          <w:rPr>
            <w:noProof/>
            <w:webHidden/>
          </w:rPr>
          <w:fldChar w:fldCharType="begin"/>
        </w:r>
        <w:r>
          <w:rPr>
            <w:noProof/>
            <w:webHidden/>
          </w:rPr>
          <w:instrText xml:space="preserve"> PAGEREF _Toc253578190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91" w:history="1">
        <w:r w:rsidRPr="003566EE">
          <w:rPr>
            <w:rStyle w:val="Hyperlink"/>
            <w:noProof/>
          </w:rPr>
          <w:t>3.19.1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_Toc253578191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92" w:history="1">
        <w:r w:rsidRPr="003566EE">
          <w:rPr>
            <w:rStyle w:val="Hyperlink"/>
            <w:noProof/>
          </w:rPr>
          <w:t>3.19.2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_Toc253578192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193" w:history="1">
        <w:r w:rsidRPr="003566EE">
          <w:rPr>
            <w:rStyle w:val="Hyperlink"/>
            <w:noProof/>
          </w:rPr>
          <w:t>3.19.3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_Toc253578193 \h </w:instrText>
        </w:r>
        <w:r>
          <w:rPr>
            <w:noProof/>
            <w:webHidden/>
          </w:rPr>
        </w:r>
        <w:r>
          <w:rPr>
            <w:noProof/>
            <w:webHidden/>
          </w:rPr>
          <w:fldChar w:fldCharType="separate"/>
        </w:r>
        <w:r>
          <w:rPr>
            <w:noProof/>
            <w:webHidden/>
          </w:rPr>
          <w:t>200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94" w:history="1">
        <w:r w:rsidRPr="003566EE">
          <w:rPr>
            <w:rStyle w:val="Hyperlink"/>
            <w:rFonts w:ascii="Arial Bold" w:hAnsi="Arial Bold"/>
            <w:noProof/>
          </w:rPr>
          <w:t>3.19.3.1</w:t>
        </w:r>
        <w:r>
          <w:rPr>
            <w:rFonts w:ascii="Calibri" w:hAnsi="Calibri"/>
            <w:noProof/>
            <w:sz w:val="22"/>
            <w:szCs w:val="22"/>
          </w:rPr>
          <w:tab/>
        </w:r>
        <w:r w:rsidRPr="003566EE">
          <w:rPr>
            <w:rStyle w:val="Hyperlink"/>
            <w:noProof/>
          </w:rPr>
          <w:t>Use Case:  Configure spending/credit limits</w:t>
        </w:r>
        <w:r>
          <w:rPr>
            <w:noProof/>
            <w:webHidden/>
          </w:rPr>
          <w:tab/>
        </w:r>
        <w:r>
          <w:rPr>
            <w:noProof/>
            <w:webHidden/>
          </w:rPr>
          <w:fldChar w:fldCharType="begin"/>
        </w:r>
        <w:r>
          <w:rPr>
            <w:noProof/>
            <w:webHidden/>
          </w:rPr>
          <w:instrText xml:space="preserve"> PAGEREF _Toc253578194 \h </w:instrText>
        </w:r>
        <w:r>
          <w:rPr>
            <w:noProof/>
            <w:webHidden/>
          </w:rPr>
        </w:r>
        <w:r>
          <w:rPr>
            <w:noProof/>
            <w:webHidden/>
          </w:rPr>
          <w:fldChar w:fldCharType="separate"/>
        </w:r>
        <w:r>
          <w:rPr>
            <w:noProof/>
            <w:webHidden/>
          </w:rPr>
          <w:t>200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95" w:history="1">
        <w:r w:rsidRPr="003566EE">
          <w:rPr>
            <w:rStyle w:val="Hyperlink"/>
            <w:rFonts w:ascii="Arial Bold" w:hAnsi="Arial Bold"/>
            <w:noProof/>
          </w:rPr>
          <w:t>3.19.3.2</w:t>
        </w:r>
        <w:r>
          <w:rPr>
            <w:rFonts w:ascii="Calibri" w:hAnsi="Calibri"/>
            <w:noProof/>
            <w:sz w:val="22"/>
            <w:szCs w:val="22"/>
          </w:rPr>
          <w:tab/>
        </w:r>
        <w:r w:rsidRPr="003566EE">
          <w:rPr>
            <w:rStyle w:val="Hyperlink"/>
            <w:noProof/>
          </w:rPr>
          <w:t>Use Case:  Configure shadow balances</w:t>
        </w:r>
        <w:r>
          <w:rPr>
            <w:noProof/>
            <w:webHidden/>
          </w:rPr>
          <w:tab/>
        </w:r>
        <w:r>
          <w:rPr>
            <w:noProof/>
            <w:webHidden/>
          </w:rPr>
          <w:fldChar w:fldCharType="begin"/>
        </w:r>
        <w:r>
          <w:rPr>
            <w:noProof/>
            <w:webHidden/>
          </w:rPr>
          <w:instrText xml:space="preserve"> PAGEREF _Toc253578195 \h </w:instrText>
        </w:r>
        <w:r>
          <w:rPr>
            <w:noProof/>
            <w:webHidden/>
          </w:rPr>
        </w:r>
        <w:r>
          <w:rPr>
            <w:noProof/>
            <w:webHidden/>
          </w:rPr>
          <w:fldChar w:fldCharType="separate"/>
        </w:r>
        <w:r>
          <w:rPr>
            <w:noProof/>
            <w:webHidden/>
          </w:rPr>
          <w:t>200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96" w:history="1">
        <w:r w:rsidRPr="003566EE">
          <w:rPr>
            <w:rStyle w:val="Hyperlink"/>
            <w:rFonts w:ascii="Arial Bold" w:hAnsi="Arial Bold"/>
            <w:noProof/>
          </w:rPr>
          <w:t>3.19.3.3</w:t>
        </w:r>
        <w:r>
          <w:rPr>
            <w:rFonts w:ascii="Calibri" w:hAnsi="Calibri"/>
            <w:noProof/>
            <w:sz w:val="22"/>
            <w:szCs w:val="22"/>
          </w:rPr>
          <w:tab/>
        </w:r>
        <w:r w:rsidRPr="003566EE">
          <w:rPr>
            <w:rStyle w:val="Hyperlink"/>
            <w:noProof/>
          </w:rPr>
          <w:t>Use Case:  Display balances</w:t>
        </w:r>
        <w:r>
          <w:rPr>
            <w:noProof/>
            <w:webHidden/>
          </w:rPr>
          <w:tab/>
        </w:r>
        <w:r>
          <w:rPr>
            <w:noProof/>
            <w:webHidden/>
          </w:rPr>
          <w:fldChar w:fldCharType="begin"/>
        </w:r>
        <w:r>
          <w:rPr>
            <w:noProof/>
            <w:webHidden/>
          </w:rPr>
          <w:instrText xml:space="preserve"> PAGEREF _Toc253578196 \h </w:instrText>
        </w:r>
        <w:r>
          <w:rPr>
            <w:noProof/>
            <w:webHidden/>
          </w:rPr>
        </w:r>
        <w:r>
          <w:rPr>
            <w:noProof/>
            <w:webHidden/>
          </w:rPr>
          <w:fldChar w:fldCharType="separate"/>
        </w:r>
        <w:r>
          <w:rPr>
            <w:noProof/>
            <w:webHidden/>
          </w:rPr>
          <w:t>201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97" w:history="1">
        <w:r w:rsidRPr="003566EE">
          <w:rPr>
            <w:rStyle w:val="Hyperlink"/>
            <w:rFonts w:ascii="Arial Bold" w:hAnsi="Arial Bold"/>
            <w:noProof/>
          </w:rPr>
          <w:t>3.19.3.4</w:t>
        </w:r>
        <w:r>
          <w:rPr>
            <w:rFonts w:ascii="Calibri" w:hAnsi="Calibri"/>
            <w:noProof/>
            <w:sz w:val="22"/>
            <w:szCs w:val="22"/>
          </w:rPr>
          <w:tab/>
        </w:r>
        <w:r w:rsidRPr="003566EE">
          <w:rPr>
            <w:rStyle w:val="Hyperlink"/>
            <w:noProof/>
          </w:rPr>
          <w:t>Use Case:  Display balance details</w:t>
        </w:r>
        <w:r>
          <w:rPr>
            <w:noProof/>
            <w:webHidden/>
          </w:rPr>
          <w:tab/>
        </w:r>
        <w:r>
          <w:rPr>
            <w:noProof/>
            <w:webHidden/>
          </w:rPr>
          <w:fldChar w:fldCharType="begin"/>
        </w:r>
        <w:r>
          <w:rPr>
            <w:noProof/>
            <w:webHidden/>
          </w:rPr>
          <w:instrText xml:space="preserve"> PAGEREF _Toc253578197 \h </w:instrText>
        </w:r>
        <w:r>
          <w:rPr>
            <w:noProof/>
            <w:webHidden/>
          </w:rPr>
        </w:r>
        <w:r>
          <w:rPr>
            <w:noProof/>
            <w:webHidden/>
          </w:rPr>
          <w:fldChar w:fldCharType="separate"/>
        </w:r>
        <w:r>
          <w:rPr>
            <w:noProof/>
            <w:webHidden/>
          </w:rPr>
          <w:t>202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98" w:history="1">
        <w:r w:rsidRPr="003566EE">
          <w:rPr>
            <w:rStyle w:val="Hyperlink"/>
            <w:rFonts w:ascii="Arial Bold" w:hAnsi="Arial Bold"/>
            <w:noProof/>
          </w:rPr>
          <w:t>3.19.3.5</w:t>
        </w:r>
        <w:r>
          <w:rPr>
            <w:rFonts w:ascii="Calibri" w:hAnsi="Calibri"/>
            <w:noProof/>
            <w:sz w:val="22"/>
            <w:szCs w:val="22"/>
          </w:rPr>
          <w:tab/>
        </w:r>
        <w:r w:rsidRPr="003566EE">
          <w:rPr>
            <w:rStyle w:val="Hyperlink"/>
            <w:noProof/>
          </w:rPr>
          <w:t>Use Case:  Reconfigure spending/credit limit</w:t>
        </w:r>
        <w:r>
          <w:rPr>
            <w:noProof/>
            <w:webHidden/>
          </w:rPr>
          <w:tab/>
        </w:r>
        <w:r>
          <w:rPr>
            <w:noProof/>
            <w:webHidden/>
          </w:rPr>
          <w:fldChar w:fldCharType="begin"/>
        </w:r>
        <w:r>
          <w:rPr>
            <w:noProof/>
            <w:webHidden/>
          </w:rPr>
          <w:instrText xml:space="preserve"> PAGEREF _Toc253578198 \h </w:instrText>
        </w:r>
        <w:r>
          <w:rPr>
            <w:noProof/>
            <w:webHidden/>
          </w:rPr>
        </w:r>
        <w:r>
          <w:rPr>
            <w:noProof/>
            <w:webHidden/>
          </w:rPr>
          <w:fldChar w:fldCharType="separate"/>
        </w:r>
        <w:r>
          <w:rPr>
            <w:noProof/>
            <w:webHidden/>
          </w:rPr>
          <w:t>203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199" w:history="1">
        <w:r w:rsidRPr="003566EE">
          <w:rPr>
            <w:rStyle w:val="Hyperlink"/>
            <w:rFonts w:ascii="Arial Bold" w:hAnsi="Arial Bold"/>
            <w:noProof/>
          </w:rPr>
          <w:t>3.19.3.6</w:t>
        </w:r>
        <w:r>
          <w:rPr>
            <w:rFonts w:ascii="Calibri" w:hAnsi="Calibri"/>
            <w:noProof/>
            <w:sz w:val="22"/>
            <w:szCs w:val="22"/>
          </w:rPr>
          <w:tab/>
        </w:r>
        <w:r w:rsidRPr="003566EE">
          <w:rPr>
            <w:rStyle w:val="Hyperlink"/>
            <w:noProof/>
          </w:rPr>
          <w:t>Use Case:  Reconfigure shadow balance</w:t>
        </w:r>
        <w:r>
          <w:rPr>
            <w:noProof/>
            <w:webHidden/>
          </w:rPr>
          <w:tab/>
        </w:r>
        <w:r>
          <w:rPr>
            <w:noProof/>
            <w:webHidden/>
          </w:rPr>
          <w:fldChar w:fldCharType="begin"/>
        </w:r>
        <w:r>
          <w:rPr>
            <w:noProof/>
            <w:webHidden/>
          </w:rPr>
          <w:instrText xml:space="preserve"> PAGEREF _Toc253578199 \h </w:instrText>
        </w:r>
        <w:r>
          <w:rPr>
            <w:noProof/>
            <w:webHidden/>
          </w:rPr>
        </w:r>
        <w:r>
          <w:rPr>
            <w:noProof/>
            <w:webHidden/>
          </w:rPr>
          <w:fldChar w:fldCharType="separate"/>
        </w:r>
        <w:r>
          <w:rPr>
            <w:noProof/>
            <w:webHidden/>
          </w:rPr>
          <w:t>204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00" w:history="1">
        <w:r w:rsidRPr="003566EE">
          <w:rPr>
            <w:rStyle w:val="Hyperlink"/>
            <w:noProof/>
          </w:rPr>
          <w:t>3.19.4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_Toc253578200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2"/>
        <w:rPr>
          <w:rFonts w:ascii="Calibri" w:hAnsi="Calibri"/>
          <w:smallCaps w:val="0"/>
          <w:noProof/>
          <w:sz w:val="22"/>
          <w:szCs w:val="22"/>
        </w:rPr>
      </w:pPr>
      <w:hyperlink w:anchor="_Toc253578201" w:history="1">
        <w:r w:rsidRPr="003566EE">
          <w:rPr>
            <w:rStyle w:val="Hyperlink"/>
            <w:noProof/>
          </w:rPr>
          <w:t>3.20</w:t>
        </w:r>
        <w:r>
          <w:rPr>
            <w:rFonts w:ascii="Calibri" w:hAnsi="Calibri"/>
            <w:smallCaps w:val="0"/>
            <w:noProof/>
            <w:sz w:val="22"/>
            <w:szCs w:val="22"/>
          </w:rPr>
          <w:tab/>
        </w:r>
        <w:r w:rsidRPr="003566EE">
          <w:rPr>
            <w:rStyle w:val="Hyperlink"/>
            <w:noProof/>
          </w:rPr>
          <w:t>Capability 19. Recharge – RCH</w:t>
        </w:r>
        <w:r>
          <w:rPr>
            <w:noProof/>
            <w:webHidden/>
          </w:rPr>
          <w:tab/>
        </w:r>
        <w:r>
          <w:rPr>
            <w:noProof/>
            <w:webHidden/>
          </w:rPr>
          <w:fldChar w:fldCharType="begin"/>
        </w:r>
        <w:r>
          <w:rPr>
            <w:noProof/>
            <w:webHidden/>
          </w:rPr>
          <w:instrText xml:space="preserve"> PAGEREF _Toc253578201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02" w:history="1">
        <w:r w:rsidRPr="003566EE">
          <w:rPr>
            <w:rStyle w:val="Hyperlink"/>
            <w:noProof/>
          </w:rPr>
          <w:t>3.20.1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_Toc253578202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03" w:history="1">
        <w:r w:rsidRPr="003566EE">
          <w:rPr>
            <w:rStyle w:val="Hyperlink"/>
            <w:noProof/>
          </w:rPr>
          <w:t>3.20.2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_Toc253578203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04" w:history="1">
        <w:r w:rsidRPr="003566EE">
          <w:rPr>
            <w:rStyle w:val="Hyperlink"/>
            <w:noProof/>
          </w:rPr>
          <w:t>3.20.3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_Toc253578204 \h </w:instrText>
        </w:r>
        <w:r>
          <w:rPr>
            <w:noProof/>
            <w:webHidden/>
          </w:rPr>
        </w:r>
        <w:r>
          <w:rPr>
            <w:noProof/>
            <w:webHidden/>
          </w:rPr>
          <w:fldChar w:fldCharType="separate"/>
        </w:r>
        <w:r>
          <w:rPr>
            <w:noProof/>
            <w:webHidden/>
          </w:rPr>
          <w:t>209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05" w:history="1">
        <w:r w:rsidRPr="003566EE">
          <w:rPr>
            <w:rStyle w:val="Hyperlink"/>
            <w:rFonts w:ascii="Arial Bold" w:hAnsi="Arial Bold"/>
            <w:noProof/>
          </w:rPr>
          <w:t>3.20.3.1</w:t>
        </w:r>
        <w:r>
          <w:rPr>
            <w:rFonts w:ascii="Calibri" w:hAnsi="Calibri"/>
            <w:noProof/>
            <w:sz w:val="22"/>
            <w:szCs w:val="22"/>
          </w:rPr>
          <w:tab/>
        </w:r>
        <w:r w:rsidRPr="003566EE">
          <w:rPr>
            <w:rStyle w:val="Hyperlink"/>
            <w:noProof/>
          </w:rPr>
          <w:t>Use Case:  Recharge</w:t>
        </w:r>
        <w:r>
          <w:rPr>
            <w:noProof/>
            <w:webHidden/>
          </w:rPr>
          <w:tab/>
        </w:r>
        <w:r>
          <w:rPr>
            <w:noProof/>
            <w:webHidden/>
          </w:rPr>
          <w:fldChar w:fldCharType="begin"/>
        </w:r>
        <w:r>
          <w:rPr>
            <w:noProof/>
            <w:webHidden/>
          </w:rPr>
          <w:instrText xml:space="preserve"> PAGEREF _Toc253578205 \h </w:instrText>
        </w:r>
        <w:r>
          <w:rPr>
            <w:noProof/>
            <w:webHidden/>
          </w:rPr>
        </w:r>
        <w:r>
          <w:rPr>
            <w:noProof/>
            <w:webHidden/>
          </w:rPr>
          <w:fldChar w:fldCharType="separate"/>
        </w:r>
        <w:r>
          <w:rPr>
            <w:noProof/>
            <w:webHidden/>
          </w:rPr>
          <w:t>209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06" w:history="1">
        <w:r w:rsidRPr="003566EE">
          <w:rPr>
            <w:rStyle w:val="Hyperlink"/>
            <w:rFonts w:ascii="Arial Bold" w:hAnsi="Arial Bold"/>
            <w:noProof/>
          </w:rPr>
          <w:t>3.20.3.2</w:t>
        </w:r>
        <w:r>
          <w:rPr>
            <w:rFonts w:ascii="Calibri" w:hAnsi="Calibri"/>
            <w:noProof/>
            <w:sz w:val="22"/>
            <w:szCs w:val="22"/>
          </w:rPr>
          <w:tab/>
        </w:r>
        <w:r w:rsidRPr="003566EE">
          <w:rPr>
            <w:rStyle w:val="Hyperlink"/>
            <w:noProof/>
          </w:rPr>
          <w:t>Use Case:  Non voucher recharge</w:t>
        </w:r>
        <w:r>
          <w:rPr>
            <w:noProof/>
            <w:webHidden/>
          </w:rPr>
          <w:tab/>
        </w:r>
        <w:r>
          <w:rPr>
            <w:noProof/>
            <w:webHidden/>
          </w:rPr>
          <w:fldChar w:fldCharType="begin"/>
        </w:r>
        <w:r>
          <w:rPr>
            <w:noProof/>
            <w:webHidden/>
          </w:rPr>
          <w:instrText xml:space="preserve"> PAGEREF _Toc253578206 \h </w:instrText>
        </w:r>
        <w:r>
          <w:rPr>
            <w:noProof/>
            <w:webHidden/>
          </w:rPr>
        </w:r>
        <w:r>
          <w:rPr>
            <w:noProof/>
            <w:webHidden/>
          </w:rPr>
          <w:fldChar w:fldCharType="separate"/>
        </w:r>
        <w:r>
          <w:rPr>
            <w:noProof/>
            <w:webHidden/>
          </w:rPr>
          <w:t>209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07" w:history="1">
        <w:r w:rsidRPr="003566EE">
          <w:rPr>
            <w:rStyle w:val="Hyperlink"/>
            <w:rFonts w:ascii="Arial Bold" w:hAnsi="Arial Bold"/>
            <w:noProof/>
          </w:rPr>
          <w:t>3.20.3.3</w:t>
        </w:r>
        <w:r>
          <w:rPr>
            <w:rFonts w:ascii="Calibri" w:hAnsi="Calibri"/>
            <w:noProof/>
            <w:sz w:val="22"/>
            <w:szCs w:val="22"/>
          </w:rPr>
          <w:tab/>
        </w:r>
        <w:r w:rsidRPr="003566EE">
          <w:rPr>
            <w:rStyle w:val="Hyperlink"/>
            <w:noProof/>
          </w:rPr>
          <w:t>Use Case:  Non voucher recharge by credit card</w:t>
        </w:r>
        <w:r>
          <w:rPr>
            <w:noProof/>
            <w:webHidden/>
          </w:rPr>
          <w:tab/>
        </w:r>
        <w:r>
          <w:rPr>
            <w:noProof/>
            <w:webHidden/>
          </w:rPr>
          <w:fldChar w:fldCharType="begin"/>
        </w:r>
        <w:r>
          <w:rPr>
            <w:noProof/>
            <w:webHidden/>
          </w:rPr>
          <w:instrText xml:space="preserve"> PAGEREF _Toc253578207 \h </w:instrText>
        </w:r>
        <w:r>
          <w:rPr>
            <w:noProof/>
            <w:webHidden/>
          </w:rPr>
        </w:r>
        <w:r>
          <w:rPr>
            <w:noProof/>
            <w:webHidden/>
          </w:rPr>
          <w:fldChar w:fldCharType="separate"/>
        </w:r>
        <w:r>
          <w:rPr>
            <w:noProof/>
            <w:webHidden/>
          </w:rPr>
          <w:t>211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08" w:history="1">
        <w:r w:rsidRPr="003566EE">
          <w:rPr>
            <w:rStyle w:val="Hyperlink"/>
            <w:rFonts w:ascii="Arial Bold" w:hAnsi="Arial Bold"/>
            <w:noProof/>
          </w:rPr>
          <w:t>3.20.3.4</w:t>
        </w:r>
        <w:r>
          <w:rPr>
            <w:rFonts w:ascii="Calibri" w:hAnsi="Calibri"/>
            <w:noProof/>
            <w:sz w:val="22"/>
            <w:szCs w:val="22"/>
          </w:rPr>
          <w:tab/>
        </w:r>
        <w:r w:rsidRPr="003566EE">
          <w:rPr>
            <w:rStyle w:val="Hyperlink"/>
            <w:noProof/>
          </w:rPr>
          <w:t>Use Case:  Recharge by voucher</w:t>
        </w:r>
        <w:r>
          <w:rPr>
            <w:noProof/>
            <w:webHidden/>
          </w:rPr>
          <w:tab/>
        </w:r>
        <w:r>
          <w:rPr>
            <w:noProof/>
            <w:webHidden/>
          </w:rPr>
          <w:fldChar w:fldCharType="begin"/>
        </w:r>
        <w:r>
          <w:rPr>
            <w:noProof/>
            <w:webHidden/>
          </w:rPr>
          <w:instrText xml:space="preserve"> PAGEREF _Toc253578208 \h </w:instrText>
        </w:r>
        <w:r>
          <w:rPr>
            <w:noProof/>
            <w:webHidden/>
          </w:rPr>
        </w:r>
        <w:r>
          <w:rPr>
            <w:noProof/>
            <w:webHidden/>
          </w:rPr>
          <w:fldChar w:fldCharType="separate"/>
        </w:r>
        <w:r>
          <w:rPr>
            <w:noProof/>
            <w:webHidden/>
          </w:rPr>
          <w:t>213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09" w:history="1">
        <w:r w:rsidRPr="003566EE">
          <w:rPr>
            <w:rStyle w:val="Hyperlink"/>
            <w:rFonts w:ascii="Arial Bold" w:hAnsi="Arial Bold"/>
            <w:noProof/>
          </w:rPr>
          <w:t>3.20.3.5</w:t>
        </w:r>
        <w:r>
          <w:rPr>
            <w:rFonts w:ascii="Calibri" w:hAnsi="Calibri"/>
            <w:noProof/>
            <w:sz w:val="22"/>
            <w:szCs w:val="22"/>
          </w:rPr>
          <w:tab/>
        </w:r>
        <w:r w:rsidRPr="003566EE">
          <w:rPr>
            <w:rStyle w:val="Hyperlink"/>
            <w:noProof/>
          </w:rPr>
          <w:t>Use Case:  View recharge history</w:t>
        </w:r>
        <w:r>
          <w:rPr>
            <w:noProof/>
            <w:webHidden/>
          </w:rPr>
          <w:tab/>
        </w:r>
        <w:r>
          <w:rPr>
            <w:noProof/>
            <w:webHidden/>
          </w:rPr>
          <w:fldChar w:fldCharType="begin"/>
        </w:r>
        <w:r>
          <w:rPr>
            <w:noProof/>
            <w:webHidden/>
          </w:rPr>
          <w:instrText xml:space="preserve"> PAGEREF _Toc253578209 \h </w:instrText>
        </w:r>
        <w:r>
          <w:rPr>
            <w:noProof/>
            <w:webHidden/>
          </w:rPr>
        </w:r>
        <w:r>
          <w:rPr>
            <w:noProof/>
            <w:webHidden/>
          </w:rPr>
          <w:fldChar w:fldCharType="separate"/>
        </w:r>
        <w:r>
          <w:rPr>
            <w:noProof/>
            <w:webHidden/>
          </w:rPr>
          <w:t>213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0" w:history="1">
        <w:r w:rsidRPr="003566EE">
          <w:rPr>
            <w:rStyle w:val="Hyperlink"/>
            <w:noProof/>
          </w:rPr>
          <w:t>3.20.4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_Toc253578210 \h </w:instrText>
        </w:r>
        <w:r>
          <w:rPr>
            <w:noProof/>
            <w:webHidden/>
          </w:rPr>
        </w:r>
        <w:r>
          <w:rPr>
            <w:noProof/>
            <w:webHidden/>
          </w:rPr>
          <w:fldChar w:fldCharType="separate"/>
        </w:r>
        <w:r>
          <w:rPr>
            <w:noProof/>
            <w:webHidden/>
          </w:rPr>
          <w:t>214</w:t>
        </w:r>
        <w:r>
          <w:rPr>
            <w:noProof/>
            <w:webHidden/>
          </w:rPr>
          <w:fldChar w:fldCharType="end"/>
        </w:r>
      </w:hyperlink>
    </w:p>
    <w:p w:rsidR="003867B2" w:rsidRDefault="003867B2">
      <w:pPr>
        <w:pStyle w:val="TOC2"/>
        <w:rPr>
          <w:rFonts w:ascii="Calibri" w:hAnsi="Calibri"/>
          <w:smallCaps w:val="0"/>
          <w:noProof/>
          <w:sz w:val="22"/>
          <w:szCs w:val="22"/>
        </w:rPr>
      </w:pPr>
      <w:hyperlink w:anchor="_Toc253578211" w:history="1">
        <w:r w:rsidRPr="003566EE">
          <w:rPr>
            <w:rStyle w:val="Hyperlink"/>
            <w:noProof/>
          </w:rPr>
          <w:t>3.21</w:t>
        </w:r>
        <w:r>
          <w:rPr>
            <w:rFonts w:ascii="Calibri" w:hAnsi="Calibri"/>
            <w:smallCaps w:val="0"/>
            <w:noProof/>
            <w:sz w:val="22"/>
            <w:szCs w:val="22"/>
          </w:rPr>
          <w:tab/>
        </w:r>
        <w:r w:rsidRPr="003566EE">
          <w:rPr>
            <w:rStyle w:val="Hyperlink"/>
            <w:noProof/>
          </w:rPr>
          <w:t>Capability 20. View Real time promotions - RTP</w:t>
        </w:r>
        <w:r>
          <w:rPr>
            <w:noProof/>
            <w:webHidden/>
          </w:rPr>
          <w:tab/>
        </w:r>
        <w:r>
          <w:rPr>
            <w:noProof/>
            <w:webHidden/>
          </w:rPr>
          <w:fldChar w:fldCharType="begin"/>
        </w:r>
        <w:r>
          <w:rPr>
            <w:noProof/>
            <w:webHidden/>
          </w:rPr>
          <w:instrText xml:space="preserve"> PAGEREF _Toc253578211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2" w:history="1">
        <w:r w:rsidRPr="003566EE">
          <w:rPr>
            <w:rStyle w:val="Hyperlink"/>
            <w:noProof/>
          </w:rPr>
          <w:t>3.21.1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_Toc253578212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3" w:history="1">
        <w:r w:rsidRPr="003566EE">
          <w:rPr>
            <w:rStyle w:val="Hyperlink"/>
            <w:noProof/>
          </w:rPr>
          <w:t>3.21.2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_Toc253578213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4" w:history="1">
        <w:r w:rsidRPr="003566EE">
          <w:rPr>
            <w:rStyle w:val="Hyperlink"/>
            <w:noProof/>
          </w:rPr>
          <w:t>3.21.3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_Toc253578214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15" w:history="1">
        <w:r w:rsidRPr="003566EE">
          <w:rPr>
            <w:rStyle w:val="Hyperlink"/>
            <w:rFonts w:ascii="Arial Bold" w:hAnsi="Arial Bold"/>
            <w:noProof/>
          </w:rPr>
          <w:t>3.21.3.1</w:t>
        </w:r>
        <w:r>
          <w:rPr>
            <w:rFonts w:ascii="Calibri" w:hAnsi="Calibri"/>
            <w:noProof/>
            <w:sz w:val="22"/>
            <w:szCs w:val="22"/>
          </w:rPr>
          <w:tab/>
        </w:r>
        <w:r w:rsidRPr="003566EE">
          <w:rPr>
            <w:rStyle w:val="Hyperlink"/>
            <w:noProof/>
          </w:rPr>
          <w:t>Use Case:  View Real time promotions</w:t>
        </w:r>
        <w:r>
          <w:rPr>
            <w:noProof/>
            <w:webHidden/>
          </w:rPr>
          <w:tab/>
        </w:r>
        <w:r>
          <w:rPr>
            <w:noProof/>
            <w:webHidden/>
          </w:rPr>
          <w:fldChar w:fldCharType="begin"/>
        </w:r>
        <w:r>
          <w:rPr>
            <w:noProof/>
            <w:webHidden/>
          </w:rPr>
          <w:instrText xml:space="preserve"> PAGEREF _Toc253578215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6" w:history="1">
        <w:r w:rsidRPr="003566EE">
          <w:rPr>
            <w:rStyle w:val="Hyperlink"/>
            <w:noProof/>
          </w:rPr>
          <w:t>3.21.4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_Toc253578216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2"/>
        <w:rPr>
          <w:rFonts w:ascii="Calibri" w:hAnsi="Calibri"/>
          <w:smallCaps w:val="0"/>
          <w:noProof/>
          <w:sz w:val="22"/>
          <w:szCs w:val="22"/>
        </w:rPr>
      </w:pPr>
      <w:hyperlink w:anchor="_Toc253578217" w:history="1">
        <w:r w:rsidRPr="003566EE">
          <w:rPr>
            <w:rStyle w:val="Hyperlink"/>
            <w:noProof/>
          </w:rPr>
          <w:t>3.22</w:t>
        </w:r>
        <w:r>
          <w:rPr>
            <w:rFonts w:ascii="Calibri" w:hAnsi="Calibri"/>
            <w:smallCaps w:val="0"/>
            <w:noProof/>
            <w:sz w:val="22"/>
            <w:szCs w:val="22"/>
          </w:rPr>
          <w:tab/>
        </w:r>
        <w:r w:rsidRPr="003566EE">
          <w:rPr>
            <w:rStyle w:val="Hyperlink"/>
            <w:noProof/>
          </w:rPr>
          <w:t>Capability 21. Case Management – PBM</w:t>
        </w:r>
        <w:r>
          <w:rPr>
            <w:noProof/>
            <w:webHidden/>
          </w:rPr>
          <w:tab/>
        </w:r>
        <w:r>
          <w:rPr>
            <w:noProof/>
            <w:webHidden/>
          </w:rPr>
          <w:fldChar w:fldCharType="begin"/>
        </w:r>
        <w:r>
          <w:rPr>
            <w:noProof/>
            <w:webHidden/>
          </w:rPr>
          <w:instrText xml:space="preserve"> PAGEREF _Toc253578217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8" w:history="1">
        <w:r w:rsidRPr="003566EE">
          <w:rPr>
            <w:rStyle w:val="Hyperlink"/>
            <w:noProof/>
          </w:rPr>
          <w:t>3.22.1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_Toc253578218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19" w:history="1">
        <w:r w:rsidRPr="003566EE">
          <w:rPr>
            <w:rStyle w:val="Hyperlink"/>
            <w:noProof/>
          </w:rPr>
          <w:t>3.22.2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_Toc253578219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20" w:history="1">
        <w:r w:rsidRPr="003566EE">
          <w:rPr>
            <w:rStyle w:val="Hyperlink"/>
            <w:noProof/>
          </w:rPr>
          <w:t>3.22.3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_Toc253578220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21" w:history="1">
        <w:r w:rsidRPr="003566EE">
          <w:rPr>
            <w:rStyle w:val="Hyperlink"/>
            <w:rFonts w:ascii="Arial Bold" w:hAnsi="Arial Bold"/>
            <w:noProof/>
          </w:rPr>
          <w:t>3.22.3.1</w:t>
        </w:r>
        <w:r>
          <w:rPr>
            <w:rFonts w:ascii="Calibri" w:hAnsi="Calibri"/>
            <w:noProof/>
            <w:sz w:val="22"/>
            <w:szCs w:val="22"/>
          </w:rPr>
          <w:tab/>
        </w:r>
        <w:r w:rsidRPr="003566EE">
          <w:rPr>
            <w:rStyle w:val="Hyperlink"/>
            <w:noProof/>
          </w:rPr>
          <w:t>Use Case:  Create Case</w:t>
        </w:r>
        <w:r>
          <w:rPr>
            <w:noProof/>
            <w:webHidden/>
          </w:rPr>
          <w:tab/>
        </w:r>
        <w:r>
          <w:rPr>
            <w:noProof/>
            <w:webHidden/>
          </w:rPr>
          <w:fldChar w:fldCharType="begin"/>
        </w:r>
        <w:r>
          <w:rPr>
            <w:noProof/>
            <w:webHidden/>
          </w:rPr>
          <w:instrText xml:space="preserve"> PAGEREF _Toc253578221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22" w:history="1">
        <w:r w:rsidRPr="003566EE">
          <w:rPr>
            <w:rStyle w:val="Hyperlink"/>
            <w:rFonts w:ascii="Arial Bold" w:hAnsi="Arial Bold"/>
            <w:noProof/>
          </w:rPr>
          <w:t>3.22.3.2</w:t>
        </w:r>
        <w:r>
          <w:rPr>
            <w:rFonts w:ascii="Calibri" w:hAnsi="Calibri"/>
            <w:noProof/>
            <w:sz w:val="22"/>
            <w:szCs w:val="22"/>
          </w:rPr>
          <w:tab/>
        </w:r>
        <w:r w:rsidRPr="003566EE">
          <w:rPr>
            <w:rStyle w:val="Hyperlink"/>
            <w:noProof/>
          </w:rPr>
          <w:t>Use Case:  View existing Cases and details</w:t>
        </w:r>
        <w:r>
          <w:rPr>
            <w:noProof/>
            <w:webHidden/>
          </w:rPr>
          <w:tab/>
        </w:r>
        <w:r>
          <w:rPr>
            <w:noProof/>
            <w:webHidden/>
          </w:rPr>
          <w:fldChar w:fldCharType="begin"/>
        </w:r>
        <w:r>
          <w:rPr>
            <w:noProof/>
            <w:webHidden/>
          </w:rPr>
          <w:instrText xml:space="preserve"> PAGEREF _Toc253578222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23" w:history="1">
        <w:r w:rsidRPr="003566EE">
          <w:rPr>
            <w:rStyle w:val="Hyperlink"/>
            <w:rFonts w:ascii="Arial Bold" w:hAnsi="Arial Bold"/>
            <w:noProof/>
          </w:rPr>
          <w:t>3.22.3.3</w:t>
        </w:r>
        <w:r>
          <w:rPr>
            <w:rFonts w:ascii="Calibri" w:hAnsi="Calibri"/>
            <w:noProof/>
            <w:sz w:val="22"/>
            <w:szCs w:val="22"/>
          </w:rPr>
          <w:tab/>
        </w:r>
        <w:r w:rsidRPr="003566EE">
          <w:rPr>
            <w:rStyle w:val="Hyperlink"/>
            <w:noProof/>
          </w:rPr>
          <w:t>Use Case:  Update Case</w:t>
        </w:r>
        <w:r>
          <w:rPr>
            <w:noProof/>
            <w:webHidden/>
          </w:rPr>
          <w:tab/>
        </w:r>
        <w:r>
          <w:rPr>
            <w:noProof/>
            <w:webHidden/>
          </w:rPr>
          <w:fldChar w:fldCharType="begin"/>
        </w:r>
        <w:r>
          <w:rPr>
            <w:noProof/>
            <w:webHidden/>
          </w:rPr>
          <w:instrText xml:space="preserve"> PAGEREF _Toc253578223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24" w:history="1">
        <w:r w:rsidRPr="003566EE">
          <w:rPr>
            <w:rStyle w:val="Hyperlink"/>
            <w:noProof/>
          </w:rPr>
          <w:t>3.22.4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_Toc253578224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2"/>
        <w:rPr>
          <w:rFonts w:ascii="Calibri" w:hAnsi="Calibri"/>
          <w:smallCaps w:val="0"/>
          <w:noProof/>
          <w:sz w:val="22"/>
          <w:szCs w:val="22"/>
        </w:rPr>
      </w:pPr>
      <w:hyperlink w:anchor="_Toc253578225" w:history="1">
        <w:r w:rsidRPr="003566EE">
          <w:rPr>
            <w:rStyle w:val="Hyperlink"/>
            <w:noProof/>
          </w:rPr>
          <w:t>3.23</w:t>
        </w:r>
        <w:r>
          <w:rPr>
            <w:rFonts w:ascii="Calibri" w:hAnsi="Calibri"/>
            <w:smallCaps w:val="0"/>
            <w:noProof/>
            <w:sz w:val="22"/>
            <w:szCs w:val="22"/>
          </w:rPr>
          <w:tab/>
        </w:r>
        <w:r w:rsidRPr="003566EE">
          <w:rPr>
            <w:rStyle w:val="Hyperlink"/>
            <w:noProof/>
          </w:rPr>
          <w:t>Capability 22. Request Management - RQM</w:t>
        </w:r>
        <w:r>
          <w:rPr>
            <w:noProof/>
            <w:webHidden/>
          </w:rPr>
          <w:tab/>
        </w:r>
        <w:r>
          <w:rPr>
            <w:noProof/>
            <w:webHidden/>
          </w:rPr>
          <w:fldChar w:fldCharType="begin"/>
        </w:r>
        <w:r>
          <w:rPr>
            <w:noProof/>
            <w:webHidden/>
          </w:rPr>
          <w:instrText xml:space="preserve"> PAGEREF _Toc253578225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26" w:history="1">
        <w:r w:rsidRPr="003566EE">
          <w:rPr>
            <w:rStyle w:val="Hyperlink"/>
            <w:noProof/>
          </w:rPr>
          <w:t>3.23.1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_Toc253578226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27" w:history="1">
        <w:r w:rsidRPr="003566EE">
          <w:rPr>
            <w:rStyle w:val="Hyperlink"/>
            <w:noProof/>
          </w:rPr>
          <w:t>3.23.2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_Toc253578227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28" w:history="1">
        <w:r w:rsidRPr="003566EE">
          <w:rPr>
            <w:rStyle w:val="Hyperlink"/>
            <w:noProof/>
          </w:rPr>
          <w:t>3.23.3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_Toc253578228 \h </w:instrText>
        </w:r>
        <w:r>
          <w:rPr>
            <w:noProof/>
            <w:webHidden/>
          </w:rPr>
        </w:r>
        <w:r>
          <w:rPr>
            <w:noProof/>
            <w:webHidden/>
          </w:rPr>
          <w:fldChar w:fldCharType="separate"/>
        </w:r>
        <w:r>
          <w:rPr>
            <w:noProof/>
            <w:webHidden/>
          </w:rPr>
          <w:t>219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29" w:history="1">
        <w:r w:rsidRPr="003566EE">
          <w:rPr>
            <w:rStyle w:val="Hyperlink"/>
            <w:rFonts w:ascii="Arial Bold" w:hAnsi="Arial Bold"/>
            <w:noProof/>
          </w:rPr>
          <w:t>3.23.3.1</w:t>
        </w:r>
        <w:r>
          <w:rPr>
            <w:rFonts w:ascii="Calibri" w:hAnsi="Calibri"/>
            <w:noProof/>
            <w:sz w:val="22"/>
            <w:szCs w:val="22"/>
          </w:rPr>
          <w:tab/>
        </w:r>
        <w:r w:rsidRPr="003566EE">
          <w:rPr>
            <w:rStyle w:val="Hyperlink"/>
            <w:noProof/>
          </w:rPr>
          <w:t>Use Case:  View Dealer/CSR Requests</w:t>
        </w:r>
        <w:r>
          <w:rPr>
            <w:noProof/>
            <w:webHidden/>
          </w:rPr>
          <w:tab/>
        </w:r>
        <w:r>
          <w:rPr>
            <w:noProof/>
            <w:webHidden/>
          </w:rPr>
          <w:fldChar w:fldCharType="begin"/>
        </w:r>
        <w:r>
          <w:rPr>
            <w:noProof/>
            <w:webHidden/>
          </w:rPr>
          <w:instrText xml:space="preserve"> PAGEREF _Toc253578229 \h </w:instrText>
        </w:r>
        <w:r>
          <w:rPr>
            <w:noProof/>
            <w:webHidden/>
          </w:rPr>
        </w:r>
        <w:r>
          <w:rPr>
            <w:noProof/>
            <w:webHidden/>
          </w:rPr>
          <w:fldChar w:fldCharType="separate"/>
        </w:r>
        <w:r>
          <w:rPr>
            <w:noProof/>
            <w:webHidden/>
          </w:rPr>
          <w:t>219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30" w:history="1">
        <w:r w:rsidRPr="003566EE">
          <w:rPr>
            <w:rStyle w:val="Hyperlink"/>
            <w:rFonts w:ascii="Arial Bold" w:hAnsi="Arial Bold"/>
            <w:noProof/>
          </w:rPr>
          <w:t>3.23.3.2</w:t>
        </w:r>
        <w:r>
          <w:rPr>
            <w:rFonts w:ascii="Calibri" w:hAnsi="Calibri"/>
            <w:noProof/>
            <w:sz w:val="22"/>
            <w:szCs w:val="22"/>
          </w:rPr>
          <w:tab/>
        </w:r>
        <w:r w:rsidRPr="003566EE">
          <w:rPr>
            <w:rStyle w:val="Hyperlink"/>
            <w:noProof/>
          </w:rPr>
          <w:t>Use Case:  View Request Details</w:t>
        </w:r>
        <w:r>
          <w:rPr>
            <w:noProof/>
            <w:webHidden/>
          </w:rPr>
          <w:tab/>
        </w:r>
        <w:r>
          <w:rPr>
            <w:noProof/>
            <w:webHidden/>
          </w:rPr>
          <w:fldChar w:fldCharType="begin"/>
        </w:r>
        <w:r>
          <w:rPr>
            <w:noProof/>
            <w:webHidden/>
          </w:rPr>
          <w:instrText xml:space="preserve"> PAGEREF _Toc253578230 \h </w:instrText>
        </w:r>
        <w:r>
          <w:rPr>
            <w:noProof/>
            <w:webHidden/>
          </w:rPr>
        </w:r>
        <w:r>
          <w:rPr>
            <w:noProof/>
            <w:webHidden/>
          </w:rPr>
          <w:fldChar w:fldCharType="separate"/>
        </w:r>
        <w:r>
          <w:rPr>
            <w:noProof/>
            <w:webHidden/>
          </w:rPr>
          <w:t>219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31" w:history="1">
        <w:r w:rsidRPr="003566EE">
          <w:rPr>
            <w:rStyle w:val="Hyperlink"/>
            <w:rFonts w:ascii="Arial Bold" w:hAnsi="Arial Bold"/>
            <w:noProof/>
          </w:rPr>
          <w:t>3.23.3.3</w:t>
        </w:r>
        <w:r>
          <w:rPr>
            <w:rFonts w:ascii="Calibri" w:hAnsi="Calibri"/>
            <w:noProof/>
            <w:sz w:val="22"/>
            <w:szCs w:val="22"/>
          </w:rPr>
          <w:tab/>
        </w:r>
        <w:r w:rsidRPr="003566EE">
          <w:rPr>
            <w:rStyle w:val="Hyperlink"/>
            <w:noProof/>
          </w:rPr>
          <w:t>Use Case:  View Requests Impacting a Customer</w:t>
        </w:r>
        <w:r>
          <w:rPr>
            <w:noProof/>
            <w:webHidden/>
          </w:rPr>
          <w:tab/>
        </w:r>
        <w:r>
          <w:rPr>
            <w:noProof/>
            <w:webHidden/>
          </w:rPr>
          <w:fldChar w:fldCharType="begin"/>
        </w:r>
        <w:r>
          <w:rPr>
            <w:noProof/>
            <w:webHidden/>
          </w:rPr>
          <w:instrText xml:space="preserve"> PAGEREF _Toc253578231 \h </w:instrText>
        </w:r>
        <w:r>
          <w:rPr>
            <w:noProof/>
            <w:webHidden/>
          </w:rPr>
        </w:r>
        <w:r>
          <w:rPr>
            <w:noProof/>
            <w:webHidden/>
          </w:rPr>
          <w:fldChar w:fldCharType="separate"/>
        </w:r>
        <w:r>
          <w:rPr>
            <w:noProof/>
            <w:webHidden/>
          </w:rPr>
          <w:t>220</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32" w:history="1">
        <w:r w:rsidRPr="003566EE">
          <w:rPr>
            <w:rStyle w:val="Hyperlink"/>
            <w:noProof/>
          </w:rPr>
          <w:t>3.23.4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_Toc253578232 \h </w:instrText>
        </w:r>
        <w:r>
          <w:rPr>
            <w:noProof/>
            <w:webHidden/>
          </w:rPr>
        </w:r>
        <w:r>
          <w:rPr>
            <w:noProof/>
            <w:webHidden/>
          </w:rPr>
          <w:fldChar w:fldCharType="separate"/>
        </w:r>
        <w:r>
          <w:rPr>
            <w:noProof/>
            <w:webHidden/>
          </w:rPr>
          <w:t>220</w:t>
        </w:r>
        <w:r>
          <w:rPr>
            <w:noProof/>
            <w:webHidden/>
          </w:rPr>
          <w:fldChar w:fldCharType="end"/>
        </w:r>
      </w:hyperlink>
    </w:p>
    <w:p w:rsidR="003867B2" w:rsidRDefault="003867B2">
      <w:pPr>
        <w:pStyle w:val="TOC2"/>
        <w:rPr>
          <w:rFonts w:ascii="Calibri" w:hAnsi="Calibri"/>
          <w:smallCaps w:val="0"/>
          <w:noProof/>
          <w:sz w:val="22"/>
          <w:szCs w:val="22"/>
        </w:rPr>
      </w:pPr>
      <w:hyperlink w:anchor="_Toc253578233" w:history="1">
        <w:r w:rsidRPr="003566EE">
          <w:rPr>
            <w:rStyle w:val="Hyperlink"/>
            <w:noProof/>
          </w:rPr>
          <w:t>3.24</w:t>
        </w:r>
        <w:r>
          <w:rPr>
            <w:rFonts w:ascii="Calibri" w:hAnsi="Calibri"/>
            <w:smallCaps w:val="0"/>
            <w:noProof/>
            <w:sz w:val="22"/>
            <w:szCs w:val="22"/>
          </w:rPr>
          <w:tab/>
        </w:r>
        <w:r w:rsidRPr="003566EE">
          <w:rPr>
            <w:rStyle w:val="Hyperlink"/>
            <w:noProof/>
          </w:rPr>
          <w:t>Capability 23. Electronic Bill Presentation and Payment - EBP</w:t>
        </w:r>
        <w:r>
          <w:rPr>
            <w:noProof/>
            <w:webHidden/>
          </w:rPr>
          <w:tab/>
        </w:r>
        <w:r>
          <w:rPr>
            <w:noProof/>
            <w:webHidden/>
          </w:rPr>
          <w:fldChar w:fldCharType="begin"/>
        </w:r>
        <w:r>
          <w:rPr>
            <w:noProof/>
            <w:webHidden/>
          </w:rPr>
          <w:instrText xml:space="preserve"> PAGEREF _Toc253578233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34" w:history="1">
        <w:r w:rsidRPr="003566EE">
          <w:rPr>
            <w:rStyle w:val="Hyperlink"/>
            <w:noProof/>
          </w:rPr>
          <w:t>3.24.1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_Toc253578234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35" w:history="1">
        <w:r w:rsidRPr="003566EE">
          <w:rPr>
            <w:rStyle w:val="Hyperlink"/>
            <w:noProof/>
          </w:rPr>
          <w:t>3.24.2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_Toc253578235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36" w:history="1">
        <w:r w:rsidRPr="003566EE">
          <w:rPr>
            <w:rStyle w:val="Hyperlink"/>
            <w:noProof/>
          </w:rPr>
          <w:t>3.24.3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_Toc253578236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37" w:history="1">
        <w:r w:rsidRPr="003566EE">
          <w:rPr>
            <w:rStyle w:val="Hyperlink"/>
            <w:rFonts w:ascii="Arial Bold" w:hAnsi="Arial Bold"/>
            <w:noProof/>
          </w:rPr>
          <w:t>3.24.3.1</w:t>
        </w:r>
        <w:r>
          <w:rPr>
            <w:rFonts w:ascii="Calibri" w:hAnsi="Calibri"/>
            <w:noProof/>
            <w:sz w:val="22"/>
            <w:szCs w:val="22"/>
          </w:rPr>
          <w:tab/>
        </w:r>
        <w:r w:rsidRPr="003566EE">
          <w:rPr>
            <w:rStyle w:val="Hyperlink"/>
            <w:noProof/>
          </w:rPr>
          <w:t>Use Case:  List Invoices</w:t>
        </w:r>
        <w:r>
          <w:rPr>
            <w:noProof/>
            <w:webHidden/>
          </w:rPr>
          <w:tab/>
        </w:r>
        <w:r>
          <w:rPr>
            <w:noProof/>
            <w:webHidden/>
          </w:rPr>
          <w:fldChar w:fldCharType="begin"/>
        </w:r>
        <w:r>
          <w:rPr>
            <w:noProof/>
            <w:webHidden/>
          </w:rPr>
          <w:instrText xml:space="preserve"> PAGEREF _Toc253578237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38" w:history="1">
        <w:r w:rsidRPr="003566EE">
          <w:rPr>
            <w:rStyle w:val="Hyperlink"/>
            <w:rFonts w:ascii="Arial Bold" w:hAnsi="Arial Bold"/>
            <w:noProof/>
          </w:rPr>
          <w:t>3.24.3.2</w:t>
        </w:r>
        <w:r>
          <w:rPr>
            <w:rFonts w:ascii="Calibri" w:hAnsi="Calibri"/>
            <w:noProof/>
            <w:sz w:val="22"/>
            <w:szCs w:val="22"/>
          </w:rPr>
          <w:tab/>
        </w:r>
        <w:r w:rsidRPr="003566EE">
          <w:rPr>
            <w:rStyle w:val="Hyperlink"/>
            <w:noProof/>
          </w:rPr>
          <w:t>Use Case:  View invoice details</w:t>
        </w:r>
        <w:r>
          <w:rPr>
            <w:noProof/>
            <w:webHidden/>
          </w:rPr>
          <w:tab/>
        </w:r>
        <w:r>
          <w:rPr>
            <w:noProof/>
            <w:webHidden/>
          </w:rPr>
          <w:fldChar w:fldCharType="begin"/>
        </w:r>
        <w:r>
          <w:rPr>
            <w:noProof/>
            <w:webHidden/>
          </w:rPr>
          <w:instrText xml:space="preserve"> PAGEREF _Toc253578238 \h </w:instrText>
        </w:r>
        <w:r>
          <w:rPr>
            <w:noProof/>
            <w:webHidden/>
          </w:rPr>
        </w:r>
        <w:r>
          <w:rPr>
            <w:noProof/>
            <w:webHidden/>
          </w:rPr>
          <w:fldChar w:fldCharType="separate"/>
        </w:r>
        <w:r>
          <w:rPr>
            <w:noProof/>
            <w:webHidden/>
          </w:rPr>
          <w:t>223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39" w:history="1">
        <w:r w:rsidRPr="003566EE">
          <w:rPr>
            <w:rStyle w:val="Hyperlink"/>
            <w:rFonts w:ascii="Arial Bold" w:hAnsi="Arial Bold"/>
            <w:noProof/>
          </w:rPr>
          <w:t>3.24.3.3</w:t>
        </w:r>
        <w:r>
          <w:rPr>
            <w:rFonts w:ascii="Calibri" w:hAnsi="Calibri"/>
            <w:noProof/>
            <w:sz w:val="22"/>
            <w:szCs w:val="22"/>
          </w:rPr>
          <w:tab/>
        </w:r>
        <w:r w:rsidRPr="003566EE">
          <w:rPr>
            <w:rStyle w:val="Hyperlink"/>
            <w:noProof/>
          </w:rPr>
          <w:t>Use Case:  View invoice balance details</w:t>
        </w:r>
        <w:r>
          <w:rPr>
            <w:noProof/>
            <w:webHidden/>
          </w:rPr>
          <w:tab/>
        </w:r>
        <w:r>
          <w:rPr>
            <w:noProof/>
            <w:webHidden/>
          </w:rPr>
          <w:fldChar w:fldCharType="begin"/>
        </w:r>
        <w:r>
          <w:rPr>
            <w:noProof/>
            <w:webHidden/>
          </w:rPr>
          <w:instrText xml:space="preserve"> PAGEREF _Toc253578239 \h </w:instrText>
        </w:r>
        <w:r>
          <w:rPr>
            <w:noProof/>
            <w:webHidden/>
          </w:rPr>
        </w:r>
        <w:r>
          <w:rPr>
            <w:noProof/>
            <w:webHidden/>
          </w:rPr>
          <w:fldChar w:fldCharType="separate"/>
        </w:r>
        <w:r>
          <w:rPr>
            <w:noProof/>
            <w:webHidden/>
          </w:rPr>
          <w:t>224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0" w:history="1">
        <w:r w:rsidRPr="003566EE">
          <w:rPr>
            <w:rStyle w:val="Hyperlink"/>
            <w:rFonts w:ascii="Arial Bold" w:hAnsi="Arial Bold"/>
            <w:noProof/>
          </w:rPr>
          <w:t>3.24.3.4</w:t>
        </w:r>
        <w:r>
          <w:rPr>
            <w:rFonts w:ascii="Calibri" w:hAnsi="Calibri"/>
            <w:noProof/>
            <w:sz w:val="22"/>
            <w:szCs w:val="22"/>
          </w:rPr>
          <w:tab/>
        </w:r>
        <w:r w:rsidRPr="003566EE">
          <w:rPr>
            <w:rStyle w:val="Hyperlink"/>
            <w:noProof/>
          </w:rPr>
          <w:t>Use Case:  View Invoice image</w:t>
        </w:r>
        <w:r>
          <w:rPr>
            <w:noProof/>
            <w:webHidden/>
          </w:rPr>
          <w:tab/>
        </w:r>
        <w:r>
          <w:rPr>
            <w:noProof/>
            <w:webHidden/>
          </w:rPr>
          <w:fldChar w:fldCharType="begin"/>
        </w:r>
        <w:r>
          <w:rPr>
            <w:noProof/>
            <w:webHidden/>
          </w:rPr>
          <w:instrText xml:space="preserve"> PAGEREF _Toc253578240 \h </w:instrText>
        </w:r>
        <w:r>
          <w:rPr>
            <w:noProof/>
            <w:webHidden/>
          </w:rPr>
        </w:r>
        <w:r>
          <w:rPr>
            <w:noProof/>
            <w:webHidden/>
          </w:rPr>
          <w:fldChar w:fldCharType="separate"/>
        </w:r>
        <w:r>
          <w:rPr>
            <w:noProof/>
            <w:webHidden/>
          </w:rPr>
          <w:t>224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1" w:history="1">
        <w:r w:rsidRPr="003566EE">
          <w:rPr>
            <w:rStyle w:val="Hyperlink"/>
            <w:rFonts w:ascii="Arial Bold" w:hAnsi="Arial Bold"/>
            <w:noProof/>
          </w:rPr>
          <w:t>3.24.3.5</w:t>
        </w:r>
        <w:r>
          <w:rPr>
            <w:rFonts w:ascii="Calibri" w:hAnsi="Calibri"/>
            <w:noProof/>
            <w:sz w:val="22"/>
            <w:szCs w:val="22"/>
          </w:rPr>
          <w:tab/>
        </w:r>
        <w:r w:rsidRPr="003566EE">
          <w:rPr>
            <w:rStyle w:val="Hyperlink"/>
            <w:noProof/>
          </w:rPr>
          <w:t>Use Case:  List Payments</w:t>
        </w:r>
        <w:r>
          <w:rPr>
            <w:noProof/>
            <w:webHidden/>
          </w:rPr>
          <w:tab/>
        </w:r>
        <w:r>
          <w:rPr>
            <w:noProof/>
            <w:webHidden/>
          </w:rPr>
          <w:fldChar w:fldCharType="begin"/>
        </w:r>
        <w:r>
          <w:rPr>
            <w:noProof/>
            <w:webHidden/>
          </w:rPr>
          <w:instrText xml:space="preserve"> PAGEREF _Toc253578241 \h </w:instrText>
        </w:r>
        <w:r>
          <w:rPr>
            <w:noProof/>
            <w:webHidden/>
          </w:rPr>
        </w:r>
        <w:r>
          <w:rPr>
            <w:noProof/>
            <w:webHidden/>
          </w:rPr>
          <w:fldChar w:fldCharType="separate"/>
        </w:r>
        <w:r>
          <w:rPr>
            <w:noProof/>
            <w:webHidden/>
          </w:rPr>
          <w:t>226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2" w:history="1">
        <w:r w:rsidRPr="003566EE">
          <w:rPr>
            <w:rStyle w:val="Hyperlink"/>
            <w:rFonts w:ascii="Arial Bold" w:hAnsi="Arial Bold"/>
            <w:noProof/>
          </w:rPr>
          <w:t>3.24.3.6</w:t>
        </w:r>
        <w:r>
          <w:rPr>
            <w:rFonts w:ascii="Calibri" w:hAnsi="Calibri"/>
            <w:noProof/>
            <w:sz w:val="22"/>
            <w:szCs w:val="22"/>
          </w:rPr>
          <w:tab/>
        </w:r>
        <w:r w:rsidRPr="003566EE">
          <w:rPr>
            <w:rStyle w:val="Hyperlink"/>
            <w:noProof/>
          </w:rPr>
          <w:t>Use Case:  View payment distributions</w:t>
        </w:r>
        <w:r>
          <w:rPr>
            <w:noProof/>
            <w:webHidden/>
          </w:rPr>
          <w:tab/>
        </w:r>
        <w:r>
          <w:rPr>
            <w:noProof/>
            <w:webHidden/>
          </w:rPr>
          <w:fldChar w:fldCharType="begin"/>
        </w:r>
        <w:r>
          <w:rPr>
            <w:noProof/>
            <w:webHidden/>
          </w:rPr>
          <w:instrText xml:space="preserve"> PAGEREF _Toc253578242 \h </w:instrText>
        </w:r>
        <w:r>
          <w:rPr>
            <w:noProof/>
            <w:webHidden/>
          </w:rPr>
        </w:r>
        <w:r>
          <w:rPr>
            <w:noProof/>
            <w:webHidden/>
          </w:rPr>
          <w:fldChar w:fldCharType="separate"/>
        </w:r>
        <w:r>
          <w:rPr>
            <w:noProof/>
            <w:webHidden/>
          </w:rPr>
          <w:t>227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3" w:history="1">
        <w:r w:rsidRPr="003566EE">
          <w:rPr>
            <w:rStyle w:val="Hyperlink"/>
            <w:rFonts w:ascii="Arial Bold" w:hAnsi="Arial Bold"/>
            <w:noProof/>
          </w:rPr>
          <w:t>3.24.3.7</w:t>
        </w:r>
        <w:r>
          <w:rPr>
            <w:rFonts w:ascii="Calibri" w:hAnsi="Calibri"/>
            <w:noProof/>
            <w:sz w:val="22"/>
            <w:szCs w:val="22"/>
          </w:rPr>
          <w:tab/>
        </w:r>
        <w:r w:rsidRPr="003566EE">
          <w:rPr>
            <w:rStyle w:val="Hyperlink"/>
            <w:noProof/>
          </w:rPr>
          <w:t>Use Case:  View billed usage</w:t>
        </w:r>
        <w:r>
          <w:rPr>
            <w:noProof/>
            <w:webHidden/>
          </w:rPr>
          <w:tab/>
        </w:r>
        <w:r>
          <w:rPr>
            <w:noProof/>
            <w:webHidden/>
          </w:rPr>
          <w:fldChar w:fldCharType="begin"/>
        </w:r>
        <w:r>
          <w:rPr>
            <w:noProof/>
            <w:webHidden/>
          </w:rPr>
          <w:instrText xml:space="preserve"> PAGEREF _Toc253578243 \h </w:instrText>
        </w:r>
        <w:r>
          <w:rPr>
            <w:noProof/>
            <w:webHidden/>
          </w:rPr>
        </w:r>
        <w:r>
          <w:rPr>
            <w:noProof/>
            <w:webHidden/>
          </w:rPr>
          <w:fldChar w:fldCharType="separate"/>
        </w:r>
        <w:r>
          <w:rPr>
            <w:noProof/>
            <w:webHidden/>
          </w:rPr>
          <w:t>228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4" w:history="1">
        <w:r w:rsidRPr="003566EE">
          <w:rPr>
            <w:rStyle w:val="Hyperlink"/>
            <w:rFonts w:ascii="Arial Bold" w:hAnsi="Arial Bold"/>
            <w:noProof/>
          </w:rPr>
          <w:t>3.24.3.8</w:t>
        </w:r>
        <w:r>
          <w:rPr>
            <w:rFonts w:ascii="Calibri" w:hAnsi="Calibri"/>
            <w:noProof/>
            <w:sz w:val="22"/>
            <w:szCs w:val="22"/>
          </w:rPr>
          <w:tab/>
        </w:r>
        <w:r w:rsidRPr="003566EE">
          <w:rPr>
            <w:rStyle w:val="Hyperlink"/>
            <w:noProof/>
          </w:rPr>
          <w:t>Use Case:  View usage detail</w:t>
        </w:r>
        <w:r>
          <w:rPr>
            <w:noProof/>
            <w:webHidden/>
          </w:rPr>
          <w:tab/>
        </w:r>
        <w:r>
          <w:rPr>
            <w:noProof/>
            <w:webHidden/>
          </w:rPr>
          <w:fldChar w:fldCharType="begin"/>
        </w:r>
        <w:r>
          <w:rPr>
            <w:noProof/>
            <w:webHidden/>
          </w:rPr>
          <w:instrText xml:space="preserve"> PAGEREF _Toc253578244 \h </w:instrText>
        </w:r>
        <w:r>
          <w:rPr>
            <w:noProof/>
            <w:webHidden/>
          </w:rPr>
        </w:r>
        <w:r>
          <w:rPr>
            <w:noProof/>
            <w:webHidden/>
          </w:rPr>
          <w:fldChar w:fldCharType="separate"/>
        </w:r>
        <w:r>
          <w:rPr>
            <w:noProof/>
            <w:webHidden/>
          </w:rPr>
          <w:t>228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5" w:history="1">
        <w:r w:rsidRPr="003566EE">
          <w:rPr>
            <w:rStyle w:val="Hyperlink"/>
            <w:rFonts w:ascii="Arial Bold" w:hAnsi="Arial Bold"/>
            <w:noProof/>
          </w:rPr>
          <w:t>3.24.3.9</w:t>
        </w:r>
        <w:r>
          <w:rPr>
            <w:rFonts w:ascii="Calibri" w:hAnsi="Calibri"/>
            <w:noProof/>
            <w:sz w:val="22"/>
            <w:szCs w:val="22"/>
          </w:rPr>
          <w:tab/>
        </w:r>
        <w:r w:rsidRPr="003566EE">
          <w:rPr>
            <w:rStyle w:val="Hyperlink"/>
            <w:strike/>
            <w:noProof/>
          </w:rPr>
          <w:t>Use Case:  Query Invoice</w:t>
        </w:r>
        <w:r>
          <w:rPr>
            <w:noProof/>
            <w:webHidden/>
          </w:rPr>
          <w:tab/>
        </w:r>
        <w:r>
          <w:rPr>
            <w:noProof/>
            <w:webHidden/>
          </w:rPr>
          <w:fldChar w:fldCharType="begin"/>
        </w:r>
        <w:r>
          <w:rPr>
            <w:noProof/>
            <w:webHidden/>
          </w:rPr>
          <w:instrText xml:space="preserve"> PAGEREF _Toc253578245 \h </w:instrText>
        </w:r>
        <w:r>
          <w:rPr>
            <w:noProof/>
            <w:webHidden/>
          </w:rPr>
        </w:r>
        <w:r>
          <w:rPr>
            <w:noProof/>
            <w:webHidden/>
          </w:rPr>
          <w:fldChar w:fldCharType="separate"/>
        </w:r>
        <w:r>
          <w:rPr>
            <w:noProof/>
            <w:webHidden/>
          </w:rPr>
          <w:t>229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6" w:history="1">
        <w:r w:rsidRPr="003566EE">
          <w:rPr>
            <w:rStyle w:val="Hyperlink"/>
            <w:rFonts w:ascii="Arial Bold" w:hAnsi="Arial Bold"/>
            <w:noProof/>
          </w:rPr>
          <w:t>3.24.3.10</w:t>
        </w:r>
        <w:r>
          <w:rPr>
            <w:rFonts w:ascii="Calibri" w:hAnsi="Calibri"/>
            <w:noProof/>
            <w:sz w:val="22"/>
            <w:szCs w:val="22"/>
          </w:rPr>
          <w:tab/>
        </w:r>
        <w:r w:rsidRPr="003566EE">
          <w:rPr>
            <w:rStyle w:val="Hyperlink"/>
            <w:strike/>
            <w:noProof/>
          </w:rPr>
          <w:t>Use Case:  Query itemized bill</w:t>
        </w:r>
        <w:r>
          <w:rPr>
            <w:noProof/>
            <w:webHidden/>
          </w:rPr>
          <w:tab/>
        </w:r>
        <w:r>
          <w:rPr>
            <w:noProof/>
            <w:webHidden/>
          </w:rPr>
          <w:fldChar w:fldCharType="begin"/>
        </w:r>
        <w:r>
          <w:rPr>
            <w:noProof/>
            <w:webHidden/>
          </w:rPr>
          <w:instrText xml:space="preserve"> PAGEREF _Toc253578246 \h </w:instrText>
        </w:r>
        <w:r>
          <w:rPr>
            <w:noProof/>
            <w:webHidden/>
          </w:rPr>
        </w:r>
        <w:r>
          <w:rPr>
            <w:noProof/>
            <w:webHidden/>
          </w:rPr>
          <w:fldChar w:fldCharType="separate"/>
        </w:r>
        <w:r>
          <w:rPr>
            <w:noProof/>
            <w:webHidden/>
          </w:rPr>
          <w:t>229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7" w:history="1">
        <w:r w:rsidRPr="003566EE">
          <w:rPr>
            <w:rStyle w:val="Hyperlink"/>
            <w:rFonts w:ascii="Arial Bold" w:hAnsi="Arial Bold"/>
            <w:noProof/>
          </w:rPr>
          <w:t>3.24.3.11</w:t>
        </w:r>
        <w:r>
          <w:rPr>
            <w:rFonts w:ascii="Calibri" w:hAnsi="Calibri"/>
            <w:noProof/>
            <w:sz w:val="22"/>
            <w:szCs w:val="22"/>
          </w:rPr>
          <w:tab/>
        </w:r>
        <w:r w:rsidRPr="003566EE">
          <w:rPr>
            <w:rStyle w:val="Hyperlink"/>
            <w:noProof/>
          </w:rPr>
          <w:t>Use Case:  Register Bill Payment</w:t>
        </w:r>
        <w:r>
          <w:rPr>
            <w:noProof/>
            <w:webHidden/>
          </w:rPr>
          <w:tab/>
        </w:r>
        <w:r>
          <w:rPr>
            <w:noProof/>
            <w:webHidden/>
          </w:rPr>
          <w:fldChar w:fldCharType="begin"/>
        </w:r>
        <w:r>
          <w:rPr>
            <w:noProof/>
            <w:webHidden/>
          </w:rPr>
          <w:instrText xml:space="preserve"> PAGEREF _Toc253578247 \h </w:instrText>
        </w:r>
        <w:r>
          <w:rPr>
            <w:noProof/>
            <w:webHidden/>
          </w:rPr>
        </w:r>
        <w:r>
          <w:rPr>
            <w:noProof/>
            <w:webHidden/>
          </w:rPr>
          <w:fldChar w:fldCharType="separate"/>
        </w:r>
        <w:r>
          <w:rPr>
            <w:noProof/>
            <w:webHidden/>
          </w:rPr>
          <w:t>230</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8" w:history="1">
        <w:r w:rsidRPr="003566EE">
          <w:rPr>
            <w:rStyle w:val="Hyperlink"/>
            <w:rFonts w:ascii="Arial Bold" w:hAnsi="Arial Bold"/>
            <w:noProof/>
          </w:rPr>
          <w:t>3.24.3.12</w:t>
        </w:r>
        <w:r>
          <w:rPr>
            <w:rFonts w:ascii="Calibri" w:hAnsi="Calibri"/>
            <w:noProof/>
            <w:sz w:val="22"/>
            <w:szCs w:val="22"/>
          </w:rPr>
          <w:tab/>
        </w:r>
        <w:r w:rsidRPr="003566EE">
          <w:rPr>
            <w:rStyle w:val="Hyperlink"/>
            <w:noProof/>
          </w:rPr>
          <w:t>Use Case:  View Billed RC/NRC</w:t>
        </w:r>
        <w:r>
          <w:rPr>
            <w:noProof/>
            <w:webHidden/>
          </w:rPr>
          <w:tab/>
        </w:r>
        <w:r>
          <w:rPr>
            <w:noProof/>
            <w:webHidden/>
          </w:rPr>
          <w:fldChar w:fldCharType="begin"/>
        </w:r>
        <w:r>
          <w:rPr>
            <w:noProof/>
            <w:webHidden/>
          </w:rPr>
          <w:instrText xml:space="preserve"> PAGEREF _Toc253578248 \h </w:instrText>
        </w:r>
        <w:r>
          <w:rPr>
            <w:noProof/>
            <w:webHidden/>
          </w:rPr>
        </w:r>
        <w:r>
          <w:rPr>
            <w:noProof/>
            <w:webHidden/>
          </w:rPr>
          <w:fldChar w:fldCharType="separate"/>
        </w:r>
        <w:r>
          <w:rPr>
            <w:noProof/>
            <w:webHidden/>
          </w:rPr>
          <w:t>232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49" w:history="1">
        <w:r w:rsidRPr="003566EE">
          <w:rPr>
            <w:rStyle w:val="Hyperlink"/>
            <w:rFonts w:ascii="Arial Bold" w:hAnsi="Arial Bold"/>
            <w:noProof/>
          </w:rPr>
          <w:t>3.24.3.13</w:t>
        </w:r>
        <w:r>
          <w:rPr>
            <w:rFonts w:ascii="Calibri" w:hAnsi="Calibri"/>
            <w:noProof/>
            <w:sz w:val="22"/>
            <w:szCs w:val="22"/>
          </w:rPr>
          <w:tab/>
        </w:r>
        <w:r w:rsidRPr="003566EE">
          <w:rPr>
            <w:rStyle w:val="Hyperlink"/>
            <w:noProof/>
          </w:rPr>
          <w:t>Use Case:  View RC/NRC Detail</w:t>
        </w:r>
        <w:r>
          <w:rPr>
            <w:noProof/>
            <w:webHidden/>
          </w:rPr>
          <w:tab/>
        </w:r>
        <w:r>
          <w:rPr>
            <w:noProof/>
            <w:webHidden/>
          </w:rPr>
          <w:fldChar w:fldCharType="begin"/>
        </w:r>
        <w:r>
          <w:rPr>
            <w:noProof/>
            <w:webHidden/>
          </w:rPr>
          <w:instrText xml:space="preserve"> PAGEREF _Toc253578249 \h </w:instrText>
        </w:r>
        <w:r>
          <w:rPr>
            <w:noProof/>
            <w:webHidden/>
          </w:rPr>
        </w:r>
        <w:r>
          <w:rPr>
            <w:noProof/>
            <w:webHidden/>
          </w:rPr>
          <w:fldChar w:fldCharType="separate"/>
        </w:r>
        <w:r>
          <w:rPr>
            <w:noProof/>
            <w:webHidden/>
          </w:rPr>
          <w:t>232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0" w:history="1">
        <w:r w:rsidRPr="003566EE">
          <w:rPr>
            <w:rStyle w:val="Hyperlink"/>
            <w:rFonts w:ascii="Arial Bold" w:hAnsi="Arial Bold"/>
            <w:noProof/>
          </w:rPr>
          <w:t>3.24.3.14</w:t>
        </w:r>
        <w:r>
          <w:rPr>
            <w:rFonts w:ascii="Calibri" w:hAnsi="Calibri"/>
            <w:noProof/>
            <w:sz w:val="22"/>
            <w:szCs w:val="22"/>
          </w:rPr>
          <w:tab/>
        </w:r>
        <w:r w:rsidRPr="003566EE">
          <w:rPr>
            <w:rStyle w:val="Hyperlink"/>
            <w:noProof/>
          </w:rPr>
          <w:t>Use Case:  View ‘billed’ recharges</w:t>
        </w:r>
        <w:r>
          <w:rPr>
            <w:noProof/>
            <w:webHidden/>
          </w:rPr>
          <w:tab/>
        </w:r>
        <w:r>
          <w:rPr>
            <w:noProof/>
            <w:webHidden/>
          </w:rPr>
          <w:fldChar w:fldCharType="begin"/>
        </w:r>
        <w:r>
          <w:rPr>
            <w:noProof/>
            <w:webHidden/>
          </w:rPr>
          <w:instrText xml:space="preserve"> PAGEREF _Toc253578250 \h </w:instrText>
        </w:r>
        <w:r>
          <w:rPr>
            <w:noProof/>
            <w:webHidden/>
          </w:rPr>
        </w:r>
        <w:r>
          <w:rPr>
            <w:noProof/>
            <w:webHidden/>
          </w:rPr>
          <w:fldChar w:fldCharType="separate"/>
        </w:r>
        <w:r>
          <w:rPr>
            <w:noProof/>
            <w:webHidden/>
          </w:rPr>
          <w:t>233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1" w:history="1">
        <w:r w:rsidRPr="003566EE">
          <w:rPr>
            <w:rStyle w:val="Hyperlink"/>
            <w:rFonts w:ascii="Arial Bold" w:hAnsi="Arial Bold"/>
            <w:noProof/>
          </w:rPr>
          <w:t>3.24.3.15</w:t>
        </w:r>
        <w:r>
          <w:rPr>
            <w:rFonts w:ascii="Calibri" w:hAnsi="Calibri"/>
            <w:noProof/>
            <w:sz w:val="22"/>
            <w:szCs w:val="22"/>
          </w:rPr>
          <w:tab/>
        </w:r>
        <w:r w:rsidRPr="003566EE">
          <w:rPr>
            <w:rStyle w:val="Hyperlink"/>
            <w:noProof/>
          </w:rPr>
          <w:t>Use Case:  View ‘billed’ MTR</w:t>
        </w:r>
        <w:r>
          <w:rPr>
            <w:noProof/>
            <w:webHidden/>
          </w:rPr>
          <w:tab/>
        </w:r>
        <w:r>
          <w:rPr>
            <w:noProof/>
            <w:webHidden/>
          </w:rPr>
          <w:fldChar w:fldCharType="begin"/>
        </w:r>
        <w:r>
          <w:rPr>
            <w:noProof/>
            <w:webHidden/>
          </w:rPr>
          <w:instrText xml:space="preserve"> PAGEREF _Toc253578251 \h </w:instrText>
        </w:r>
        <w:r>
          <w:rPr>
            <w:noProof/>
            <w:webHidden/>
          </w:rPr>
        </w:r>
        <w:r>
          <w:rPr>
            <w:noProof/>
            <w:webHidden/>
          </w:rPr>
          <w:fldChar w:fldCharType="separate"/>
        </w:r>
        <w:r>
          <w:rPr>
            <w:noProof/>
            <w:webHidden/>
          </w:rPr>
          <w:t>233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2" w:history="1">
        <w:r w:rsidRPr="003566EE">
          <w:rPr>
            <w:rStyle w:val="Hyperlink"/>
            <w:rFonts w:ascii="Arial Bold" w:hAnsi="Arial Bold"/>
            <w:noProof/>
          </w:rPr>
          <w:t>3.24.3.16</w:t>
        </w:r>
        <w:r>
          <w:rPr>
            <w:rFonts w:ascii="Calibri" w:hAnsi="Calibri"/>
            <w:noProof/>
            <w:sz w:val="22"/>
            <w:szCs w:val="22"/>
          </w:rPr>
          <w:tab/>
        </w:r>
        <w:r w:rsidRPr="003566EE">
          <w:rPr>
            <w:rStyle w:val="Hyperlink"/>
            <w:noProof/>
          </w:rPr>
          <w:t>Use Case:  Register prepayment</w:t>
        </w:r>
        <w:r>
          <w:rPr>
            <w:noProof/>
            <w:webHidden/>
          </w:rPr>
          <w:tab/>
        </w:r>
        <w:r>
          <w:rPr>
            <w:noProof/>
            <w:webHidden/>
          </w:rPr>
          <w:fldChar w:fldCharType="begin"/>
        </w:r>
        <w:r>
          <w:rPr>
            <w:noProof/>
            <w:webHidden/>
          </w:rPr>
          <w:instrText xml:space="preserve"> PAGEREF _Toc253578252 \h </w:instrText>
        </w:r>
        <w:r>
          <w:rPr>
            <w:noProof/>
            <w:webHidden/>
          </w:rPr>
        </w:r>
        <w:r>
          <w:rPr>
            <w:noProof/>
            <w:webHidden/>
          </w:rPr>
          <w:fldChar w:fldCharType="separate"/>
        </w:r>
        <w:r>
          <w:rPr>
            <w:noProof/>
            <w:webHidden/>
          </w:rPr>
          <w:t>234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3" w:history="1">
        <w:r w:rsidRPr="003566EE">
          <w:rPr>
            <w:rStyle w:val="Hyperlink"/>
            <w:rFonts w:ascii="Arial Bold" w:hAnsi="Arial Bold"/>
            <w:noProof/>
          </w:rPr>
          <w:t>3.24.3.17</w:t>
        </w:r>
        <w:r>
          <w:rPr>
            <w:rFonts w:ascii="Calibri" w:hAnsi="Calibri"/>
            <w:noProof/>
            <w:sz w:val="22"/>
            <w:szCs w:val="22"/>
          </w:rPr>
          <w:tab/>
        </w:r>
        <w:r w:rsidRPr="003566EE">
          <w:rPr>
            <w:rStyle w:val="Hyperlink"/>
            <w:noProof/>
          </w:rPr>
          <w:t>Use Case : View Unbilled RC/NRC</w:t>
        </w:r>
        <w:r>
          <w:rPr>
            <w:noProof/>
            <w:webHidden/>
          </w:rPr>
          <w:tab/>
        </w:r>
        <w:r>
          <w:rPr>
            <w:noProof/>
            <w:webHidden/>
          </w:rPr>
          <w:fldChar w:fldCharType="begin"/>
        </w:r>
        <w:r>
          <w:rPr>
            <w:noProof/>
            <w:webHidden/>
          </w:rPr>
          <w:instrText xml:space="preserve"> PAGEREF _Toc253578253 \h </w:instrText>
        </w:r>
        <w:r>
          <w:rPr>
            <w:noProof/>
            <w:webHidden/>
          </w:rPr>
        </w:r>
        <w:r>
          <w:rPr>
            <w:noProof/>
            <w:webHidden/>
          </w:rPr>
          <w:fldChar w:fldCharType="separate"/>
        </w:r>
        <w:r>
          <w:rPr>
            <w:noProof/>
            <w:webHidden/>
          </w:rPr>
          <w:t>236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4" w:history="1">
        <w:r w:rsidRPr="003566EE">
          <w:rPr>
            <w:rStyle w:val="Hyperlink"/>
            <w:rFonts w:ascii="Arial Bold" w:hAnsi="Arial Bold"/>
            <w:noProof/>
          </w:rPr>
          <w:t>3.24.3.18</w:t>
        </w:r>
        <w:r>
          <w:rPr>
            <w:rFonts w:ascii="Calibri" w:hAnsi="Calibri"/>
            <w:noProof/>
            <w:sz w:val="22"/>
            <w:szCs w:val="22"/>
          </w:rPr>
          <w:tab/>
        </w:r>
        <w:r w:rsidRPr="003566EE">
          <w:rPr>
            <w:rStyle w:val="Hyperlink"/>
            <w:noProof/>
          </w:rPr>
          <w:t>Use Case: View Unbilled usage</w:t>
        </w:r>
        <w:r>
          <w:rPr>
            <w:noProof/>
            <w:webHidden/>
          </w:rPr>
          <w:tab/>
        </w:r>
        <w:r>
          <w:rPr>
            <w:noProof/>
            <w:webHidden/>
          </w:rPr>
          <w:fldChar w:fldCharType="begin"/>
        </w:r>
        <w:r>
          <w:rPr>
            <w:noProof/>
            <w:webHidden/>
          </w:rPr>
          <w:instrText xml:space="preserve"> PAGEREF _Toc253578254 \h </w:instrText>
        </w:r>
        <w:r>
          <w:rPr>
            <w:noProof/>
            <w:webHidden/>
          </w:rPr>
        </w:r>
        <w:r>
          <w:rPr>
            <w:noProof/>
            <w:webHidden/>
          </w:rPr>
          <w:fldChar w:fldCharType="separate"/>
        </w:r>
        <w:r>
          <w:rPr>
            <w:noProof/>
            <w:webHidden/>
          </w:rPr>
          <w:t>236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5" w:history="1">
        <w:r w:rsidRPr="003566EE">
          <w:rPr>
            <w:rStyle w:val="Hyperlink"/>
            <w:rFonts w:ascii="Arial Bold" w:hAnsi="Arial Bold"/>
            <w:noProof/>
          </w:rPr>
          <w:t>3.24.3.19</w:t>
        </w:r>
        <w:r>
          <w:rPr>
            <w:rFonts w:ascii="Calibri" w:hAnsi="Calibri"/>
            <w:noProof/>
            <w:sz w:val="22"/>
            <w:szCs w:val="22"/>
          </w:rPr>
          <w:tab/>
        </w:r>
        <w:r w:rsidRPr="003566EE">
          <w:rPr>
            <w:rStyle w:val="Hyperlink"/>
            <w:noProof/>
          </w:rPr>
          <w:t>Use Case:  View ‘unbilled’ recharges</w:t>
        </w:r>
        <w:r>
          <w:rPr>
            <w:noProof/>
            <w:webHidden/>
          </w:rPr>
          <w:tab/>
        </w:r>
        <w:r>
          <w:rPr>
            <w:noProof/>
            <w:webHidden/>
          </w:rPr>
          <w:fldChar w:fldCharType="begin"/>
        </w:r>
        <w:r>
          <w:rPr>
            <w:noProof/>
            <w:webHidden/>
          </w:rPr>
          <w:instrText xml:space="preserve"> PAGEREF _Toc253578255 \h </w:instrText>
        </w:r>
        <w:r>
          <w:rPr>
            <w:noProof/>
            <w:webHidden/>
          </w:rPr>
        </w:r>
        <w:r>
          <w:rPr>
            <w:noProof/>
            <w:webHidden/>
          </w:rPr>
          <w:fldChar w:fldCharType="separate"/>
        </w:r>
        <w:r>
          <w:rPr>
            <w:noProof/>
            <w:webHidden/>
          </w:rPr>
          <w:t>237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56" w:history="1">
        <w:r w:rsidRPr="003566EE">
          <w:rPr>
            <w:rStyle w:val="Hyperlink"/>
            <w:rFonts w:ascii="Arial Bold" w:hAnsi="Arial Bold"/>
            <w:noProof/>
          </w:rPr>
          <w:t>3.24.3.20</w:t>
        </w:r>
        <w:r>
          <w:rPr>
            <w:rFonts w:ascii="Calibri" w:hAnsi="Calibri"/>
            <w:noProof/>
            <w:sz w:val="22"/>
            <w:szCs w:val="22"/>
          </w:rPr>
          <w:tab/>
        </w:r>
        <w:r w:rsidRPr="003566EE">
          <w:rPr>
            <w:rStyle w:val="Hyperlink"/>
            <w:noProof/>
          </w:rPr>
          <w:t>Use Case:  View ‘unbilled’ MTR</w:t>
        </w:r>
        <w:r>
          <w:rPr>
            <w:noProof/>
            <w:webHidden/>
          </w:rPr>
          <w:tab/>
        </w:r>
        <w:r>
          <w:rPr>
            <w:noProof/>
            <w:webHidden/>
          </w:rPr>
          <w:fldChar w:fldCharType="begin"/>
        </w:r>
        <w:r>
          <w:rPr>
            <w:noProof/>
            <w:webHidden/>
          </w:rPr>
          <w:instrText xml:space="preserve"> PAGEREF _Toc253578256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57" w:history="1">
        <w:r w:rsidRPr="003566EE">
          <w:rPr>
            <w:rStyle w:val="Hyperlink"/>
            <w:noProof/>
          </w:rPr>
          <w:t>3.24.4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_Toc253578257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2"/>
        <w:rPr>
          <w:rFonts w:ascii="Calibri" w:hAnsi="Calibri"/>
          <w:smallCaps w:val="0"/>
          <w:noProof/>
          <w:sz w:val="22"/>
          <w:szCs w:val="22"/>
        </w:rPr>
      </w:pPr>
      <w:hyperlink w:anchor="_Toc253578258" w:history="1">
        <w:r w:rsidRPr="003566EE">
          <w:rPr>
            <w:rStyle w:val="Hyperlink"/>
            <w:noProof/>
          </w:rPr>
          <w:t>3.25</w:t>
        </w:r>
        <w:r>
          <w:rPr>
            <w:rFonts w:ascii="Calibri" w:hAnsi="Calibri"/>
            <w:smallCaps w:val="0"/>
            <w:noProof/>
            <w:sz w:val="22"/>
            <w:szCs w:val="22"/>
          </w:rPr>
          <w:tab/>
        </w:r>
        <w:r w:rsidRPr="003566EE">
          <w:rPr>
            <w:rStyle w:val="Hyperlink"/>
            <w:noProof/>
          </w:rPr>
          <w:t>Capability 24. Order Follow-up - OFU</w:t>
        </w:r>
        <w:r>
          <w:rPr>
            <w:noProof/>
            <w:webHidden/>
          </w:rPr>
          <w:tab/>
        </w:r>
        <w:r>
          <w:rPr>
            <w:noProof/>
            <w:webHidden/>
          </w:rPr>
          <w:fldChar w:fldCharType="begin"/>
        </w:r>
        <w:r>
          <w:rPr>
            <w:noProof/>
            <w:webHidden/>
          </w:rPr>
          <w:instrText xml:space="preserve"> PAGEREF _Toc253578258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59" w:history="1">
        <w:r w:rsidRPr="003566EE">
          <w:rPr>
            <w:rStyle w:val="Hyperlink"/>
            <w:noProof/>
          </w:rPr>
          <w:t>3.25.1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_Toc253578259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60" w:history="1">
        <w:r w:rsidRPr="003566EE">
          <w:rPr>
            <w:rStyle w:val="Hyperlink"/>
            <w:noProof/>
          </w:rPr>
          <w:t>3.25.2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_Toc253578260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61" w:history="1">
        <w:r w:rsidRPr="003566EE">
          <w:rPr>
            <w:rStyle w:val="Hyperlink"/>
            <w:noProof/>
          </w:rPr>
          <w:t>3.25.3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_Toc253578261 \h </w:instrText>
        </w:r>
        <w:r>
          <w:rPr>
            <w:noProof/>
            <w:webHidden/>
          </w:rPr>
        </w:r>
        <w:r>
          <w:rPr>
            <w:noProof/>
            <w:webHidden/>
          </w:rPr>
          <w:fldChar w:fldCharType="separate"/>
        </w:r>
        <w:r>
          <w:rPr>
            <w:noProof/>
            <w:webHidden/>
          </w:rPr>
          <w:t>244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62" w:history="1">
        <w:r w:rsidRPr="003566EE">
          <w:rPr>
            <w:rStyle w:val="Hyperlink"/>
            <w:rFonts w:ascii="Arial Bold" w:hAnsi="Arial Bold"/>
            <w:noProof/>
          </w:rPr>
          <w:t>3.25.3.1</w:t>
        </w:r>
        <w:r>
          <w:rPr>
            <w:rFonts w:ascii="Calibri" w:hAnsi="Calibri"/>
            <w:noProof/>
            <w:sz w:val="22"/>
            <w:szCs w:val="22"/>
          </w:rPr>
          <w:tab/>
        </w:r>
        <w:r w:rsidRPr="003566EE">
          <w:rPr>
            <w:rStyle w:val="Hyperlink"/>
            <w:noProof/>
          </w:rPr>
          <w:t>Use Case:  Search orders</w:t>
        </w:r>
        <w:r>
          <w:rPr>
            <w:noProof/>
            <w:webHidden/>
          </w:rPr>
          <w:tab/>
        </w:r>
        <w:r>
          <w:rPr>
            <w:noProof/>
            <w:webHidden/>
          </w:rPr>
          <w:fldChar w:fldCharType="begin"/>
        </w:r>
        <w:r>
          <w:rPr>
            <w:noProof/>
            <w:webHidden/>
          </w:rPr>
          <w:instrText xml:space="preserve"> PAGEREF _Toc253578262 \h </w:instrText>
        </w:r>
        <w:r>
          <w:rPr>
            <w:noProof/>
            <w:webHidden/>
          </w:rPr>
        </w:r>
        <w:r>
          <w:rPr>
            <w:noProof/>
            <w:webHidden/>
          </w:rPr>
          <w:fldChar w:fldCharType="separate"/>
        </w:r>
        <w:r>
          <w:rPr>
            <w:noProof/>
            <w:webHidden/>
          </w:rPr>
          <w:t>244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63" w:history="1">
        <w:r w:rsidRPr="003566EE">
          <w:rPr>
            <w:rStyle w:val="Hyperlink"/>
            <w:rFonts w:ascii="Arial Bold" w:hAnsi="Arial Bold"/>
            <w:noProof/>
          </w:rPr>
          <w:t>3.25.3.2</w:t>
        </w:r>
        <w:r>
          <w:rPr>
            <w:rFonts w:ascii="Calibri" w:hAnsi="Calibri"/>
            <w:noProof/>
            <w:sz w:val="22"/>
            <w:szCs w:val="22"/>
          </w:rPr>
          <w:tab/>
        </w:r>
        <w:r w:rsidRPr="003566EE">
          <w:rPr>
            <w:rStyle w:val="Hyperlink"/>
            <w:noProof/>
          </w:rPr>
          <w:t>Use Case:  View order</w:t>
        </w:r>
        <w:r>
          <w:rPr>
            <w:noProof/>
            <w:webHidden/>
          </w:rPr>
          <w:tab/>
        </w:r>
        <w:r>
          <w:rPr>
            <w:noProof/>
            <w:webHidden/>
          </w:rPr>
          <w:fldChar w:fldCharType="begin"/>
        </w:r>
        <w:r>
          <w:rPr>
            <w:noProof/>
            <w:webHidden/>
          </w:rPr>
          <w:instrText xml:space="preserve"> PAGEREF _Toc253578263 \h </w:instrText>
        </w:r>
        <w:r>
          <w:rPr>
            <w:noProof/>
            <w:webHidden/>
          </w:rPr>
        </w:r>
        <w:r>
          <w:rPr>
            <w:noProof/>
            <w:webHidden/>
          </w:rPr>
          <w:fldChar w:fldCharType="separate"/>
        </w:r>
        <w:r>
          <w:rPr>
            <w:noProof/>
            <w:webHidden/>
          </w:rPr>
          <w:t>244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64" w:history="1">
        <w:r w:rsidRPr="003566EE">
          <w:rPr>
            <w:rStyle w:val="Hyperlink"/>
            <w:noProof/>
          </w:rPr>
          <w:t>3.25.4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_Toc253578264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2"/>
        <w:rPr>
          <w:rFonts w:ascii="Calibri" w:hAnsi="Calibri"/>
          <w:smallCaps w:val="0"/>
          <w:noProof/>
          <w:sz w:val="22"/>
          <w:szCs w:val="22"/>
        </w:rPr>
      </w:pPr>
      <w:hyperlink w:anchor="_Toc253578265" w:history="1">
        <w:r w:rsidRPr="003566EE">
          <w:rPr>
            <w:rStyle w:val="Hyperlink"/>
            <w:noProof/>
          </w:rPr>
          <w:t>3.26</w:t>
        </w:r>
        <w:r>
          <w:rPr>
            <w:rFonts w:ascii="Calibri" w:hAnsi="Calibri"/>
            <w:smallCaps w:val="0"/>
            <w:noProof/>
            <w:sz w:val="22"/>
            <w:szCs w:val="22"/>
          </w:rPr>
          <w:tab/>
        </w:r>
        <w:r w:rsidRPr="003566EE">
          <w:rPr>
            <w:rStyle w:val="Hyperlink"/>
            <w:noProof/>
          </w:rPr>
          <w:t>Capability 25. Subscriber life cycle management</w:t>
        </w:r>
        <w:r>
          <w:rPr>
            <w:noProof/>
            <w:webHidden/>
          </w:rPr>
          <w:tab/>
        </w:r>
        <w:r>
          <w:rPr>
            <w:noProof/>
            <w:webHidden/>
          </w:rPr>
          <w:fldChar w:fldCharType="begin"/>
        </w:r>
        <w:r>
          <w:rPr>
            <w:noProof/>
            <w:webHidden/>
          </w:rPr>
          <w:instrText xml:space="preserve"> PAGEREF _Toc253578265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66" w:history="1">
        <w:r w:rsidRPr="003566EE">
          <w:rPr>
            <w:rStyle w:val="Hyperlink"/>
            <w:noProof/>
          </w:rPr>
          <w:t>3.26.1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_Toc253578266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67" w:history="1">
        <w:r w:rsidRPr="003566EE">
          <w:rPr>
            <w:rStyle w:val="Hyperlink"/>
            <w:noProof/>
          </w:rPr>
          <w:t>3.26.2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_Toc253578267 \h </w:instrText>
        </w:r>
        <w:r>
          <w:rPr>
            <w:noProof/>
            <w:webHidden/>
          </w:rPr>
        </w:r>
        <w:r>
          <w:rPr>
            <w:noProof/>
            <w:webHidden/>
          </w:rPr>
          <w:fldChar w:fldCharType="separate"/>
        </w:r>
        <w:r>
          <w:rPr>
            <w:noProof/>
            <w:webHidden/>
          </w:rPr>
          <w:t>246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68" w:history="1">
        <w:r w:rsidRPr="003566EE">
          <w:rPr>
            <w:rStyle w:val="Hyperlink"/>
            <w:noProof/>
          </w:rPr>
          <w:t>3.26.3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_Toc253578268 \h </w:instrText>
        </w:r>
        <w:r>
          <w:rPr>
            <w:noProof/>
            <w:webHidden/>
          </w:rPr>
        </w:r>
        <w:r>
          <w:rPr>
            <w:noProof/>
            <w:webHidden/>
          </w:rPr>
          <w:fldChar w:fldCharType="separate"/>
        </w:r>
        <w:r>
          <w:rPr>
            <w:noProof/>
            <w:webHidden/>
          </w:rPr>
          <w:t>246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69" w:history="1">
        <w:r w:rsidRPr="003566EE">
          <w:rPr>
            <w:rStyle w:val="Hyperlink"/>
            <w:rFonts w:ascii="Arial Bold" w:hAnsi="Arial Bold"/>
            <w:noProof/>
          </w:rPr>
          <w:t>3.26.3.1</w:t>
        </w:r>
        <w:r>
          <w:rPr>
            <w:rFonts w:ascii="Calibri" w:hAnsi="Calibri"/>
            <w:noProof/>
            <w:sz w:val="22"/>
            <w:szCs w:val="22"/>
          </w:rPr>
          <w:tab/>
        </w:r>
        <w:r w:rsidRPr="003566EE">
          <w:rPr>
            <w:rStyle w:val="Hyperlink"/>
            <w:noProof/>
          </w:rPr>
          <w:t>Use Case:  Suspend subscriber</w:t>
        </w:r>
        <w:r>
          <w:rPr>
            <w:noProof/>
            <w:webHidden/>
          </w:rPr>
          <w:tab/>
        </w:r>
        <w:r>
          <w:rPr>
            <w:noProof/>
            <w:webHidden/>
          </w:rPr>
          <w:fldChar w:fldCharType="begin"/>
        </w:r>
        <w:r>
          <w:rPr>
            <w:noProof/>
            <w:webHidden/>
          </w:rPr>
          <w:instrText xml:space="preserve"> PAGEREF _Toc253578269 \h </w:instrText>
        </w:r>
        <w:r>
          <w:rPr>
            <w:noProof/>
            <w:webHidden/>
          </w:rPr>
        </w:r>
        <w:r>
          <w:rPr>
            <w:noProof/>
            <w:webHidden/>
          </w:rPr>
          <w:fldChar w:fldCharType="separate"/>
        </w:r>
        <w:r>
          <w:rPr>
            <w:noProof/>
            <w:webHidden/>
          </w:rPr>
          <w:t>246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70" w:history="1">
        <w:r w:rsidRPr="003566EE">
          <w:rPr>
            <w:rStyle w:val="Hyperlink"/>
            <w:rFonts w:ascii="Arial Bold" w:hAnsi="Arial Bold"/>
            <w:noProof/>
          </w:rPr>
          <w:t>3.26.3.2</w:t>
        </w:r>
        <w:r>
          <w:rPr>
            <w:rFonts w:ascii="Calibri" w:hAnsi="Calibri"/>
            <w:noProof/>
            <w:sz w:val="22"/>
            <w:szCs w:val="22"/>
          </w:rPr>
          <w:tab/>
        </w:r>
        <w:r w:rsidRPr="003566EE">
          <w:rPr>
            <w:rStyle w:val="Hyperlink"/>
            <w:noProof/>
          </w:rPr>
          <w:t>Use Case:  Resume subscriber</w:t>
        </w:r>
        <w:r>
          <w:rPr>
            <w:noProof/>
            <w:webHidden/>
          </w:rPr>
          <w:tab/>
        </w:r>
        <w:r>
          <w:rPr>
            <w:noProof/>
            <w:webHidden/>
          </w:rPr>
          <w:fldChar w:fldCharType="begin"/>
        </w:r>
        <w:r>
          <w:rPr>
            <w:noProof/>
            <w:webHidden/>
          </w:rPr>
          <w:instrText xml:space="preserve"> PAGEREF _Toc253578270 \h </w:instrText>
        </w:r>
        <w:r>
          <w:rPr>
            <w:noProof/>
            <w:webHidden/>
          </w:rPr>
        </w:r>
        <w:r>
          <w:rPr>
            <w:noProof/>
            <w:webHidden/>
          </w:rPr>
          <w:fldChar w:fldCharType="separate"/>
        </w:r>
        <w:r>
          <w:rPr>
            <w:noProof/>
            <w:webHidden/>
          </w:rPr>
          <w:t>247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71" w:history="1">
        <w:r w:rsidRPr="003566EE">
          <w:rPr>
            <w:rStyle w:val="Hyperlink"/>
            <w:rFonts w:ascii="Arial Bold" w:hAnsi="Arial Bold"/>
            <w:noProof/>
          </w:rPr>
          <w:t>3.26.3.3</w:t>
        </w:r>
        <w:r>
          <w:rPr>
            <w:rFonts w:ascii="Calibri" w:hAnsi="Calibri"/>
            <w:noProof/>
            <w:sz w:val="22"/>
            <w:szCs w:val="22"/>
          </w:rPr>
          <w:tab/>
        </w:r>
        <w:r w:rsidRPr="003566EE">
          <w:rPr>
            <w:rStyle w:val="Hyperlink"/>
            <w:noProof/>
          </w:rPr>
          <w:t>Use Case:  Fraud lock subscriber</w:t>
        </w:r>
        <w:r>
          <w:rPr>
            <w:noProof/>
            <w:webHidden/>
          </w:rPr>
          <w:tab/>
        </w:r>
        <w:r>
          <w:rPr>
            <w:noProof/>
            <w:webHidden/>
          </w:rPr>
          <w:fldChar w:fldCharType="begin"/>
        </w:r>
        <w:r>
          <w:rPr>
            <w:noProof/>
            <w:webHidden/>
          </w:rPr>
          <w:instrText xml:space="preserve"> PAGEREF _Toc253578271 \h </w:instrText>
        </w:r>
        <w:r>
          <w:rPr>
            <w:noProof/>
            <w:webHidden/>
          </w:rPr>
        </w:r>
        <w:r>
          <w:rPr>
            <w:noProof/>
            <w:webHidden/>
          </w:rPr>
          <w:fldChar w:fldCharType="separate"/>
        </w:r>
        <w:r>
          <w:rPr>
            <w:noProof/>
            <w:webHidden/>
          </w:rPr>
          <w:t>248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72" w:history="1">
        <w:r w:rsidRPr="003566EE">
          <w:rPr>
            <w:rStyle w:val="Hyperlink"/>
            <w:rFonts w:ascii="Arial Bold" w:hAnsi="Arial Bold"/>
            <w:noProof/>
          </w:rPr>
          <w:t>3.26.3.4</w:t>
        </w:r>
        <w:r>
          <w:rPr>
            <w:rFonts w:ascii="Calibri" w:hAnsi="Calibri"/>
            <w:noProof/>
            <w:sz w:val="22"/>
            <w:szCs w:val="22"/>
          </w:rPr>
          <w:tab/>
        </w:r>
        <w:r w:rsidRPr="003566EE">
          <w:rPr>
            <w:rStyle w:val="Hyperlink"/>
            <w:noProof/>
          </w:rPr>
          <w:t>Use Case:  Unlock fraud locked subscriber</w:t>
        </w:r>
        <w:r>
          <w:rPr>
            <w:noProof/>
            <w:webHidden/>
          </w:rPr>
          <w:tab/>
        </w:r>
        <w:r>
          <w:rPr>
            <w:noProof/>
            <w:webHidden/>
          </w:rPr>
          <w:fldChar w:fldCharType="begin"/>
        </w:r>
        <w:r>
          <w:rPr>
            <w:noProof/>
            <w:webHidden/>
          </w:rPr>
          <w:instrText xml:space="preserve"> PAGEREF _Toc253578272 \h </w:instrText>
        </w:r>
        <w:r>
          <w:rPr>
            <w:noProof/>
            <w:webHidden/>
          </w:rPr>
        </w:r>
        <w:r>
          <w:rPr>
            <w:noProof/>
            <w:webHidden/>
          </w:rPr>
          <w:fldChar w:fldCharType="separate"/>
        </w:r>
        <w:r>
          <w:rPr>
            <w:noProof/>
            <w:webHidden/>
          </w:rPr>
          <w:t>248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73" w:history="1">
        <w:r w:rsidRPr="003566EE">
          <w:rPr>
            <w:rStyle w:val="Hyperlink"/>
            <w:rFonts w:ascii="Arial Bold" w:hAnsi="Arial Bold"/>
            <w:noProof/>
          </w:rPr>
          <w:t>3.26.3.5</w:t>
        </w:r>
        <w:r>
          <w:rPr>
            <w:rFonts w:ascii="Calibri" w:hAnsi="Calibri"/>
            <w:noProof/>
            <w:sz w:val="22"/>
            <w:szCs w:val="22"/>
          </w:rPr>
          <w:tab/>
        </w:r>
        <w:r w:rsidRPr="003566EE">
          <w:rPr>
            <w:rStyle w:val="Hyperlink"/>
            <w:noProof/>
          </w:rPr>
          <w:t>Use Case:  Disconnect subscriber</w:t>
        </w:r>
        <w:r>
          <w:rPr>
            <w:noProof/>
            <w:webHidden/>
          </w:rPr>
          <w:tab/>
        </w:r>
        <w:r>
          <w:rPr>
            <w:noProof/>
            <w:webHidden/>
          </w:rPr>
          <w:fldChar w:fldCharType="begin"/>
        </w:r>
        <w:r>
          <w:rPr>
            <w:noProof/>
            <w:webHidden/>
          </w:rPr>
          <w:instrText xml:space="preserve"> PAGEREF _Toc253578273 \h </w:instrText>
        </w:r>
        <w:r>
          <w:rPr>
            <w:noProof/>
            <w:webHidden/>
          </w:rPr>
        </w:r>
        <w:r>
          <w:rPr>
            <w:noProof/>
            <w:webHidden/>
          </w:rPr>
          <w:fldChar w:fldCharType="separate"/>
        </w:r>
        <w:r>
          <w:rPr>
            <w:noProof/>
            <w:webHidden/>
          </w:rPr>
          <w:t>249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74" w:history="1">
        <w:r w:rsidRPr="003566EE">
          <w:rPr>
            <w:rStyle w:val="Hyperlink"/>
            <w:noProof/>
          </w:rPr>
          <w:t>3.26.4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_Toc253578274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2"/>
        <w:rPr>
          <w:rFonts w:ascii="Calibri" w:hAnsi="Calibri"/>
          <w:smallCaps w:val="0"/>
          <w:noProof/>
          <w:sz w:val="22"/>
          <w:szCs w:val="22"/>
        </w:rPr>
      </w:pPr>
      <w:hyperlink w:anchor="_Toc253578275" w:history="1">
        <w:r w:rsidRPr="003566EE">
          <w:rPr>
            <w:rStyle w:val="Hyperlink"/>
            <w:noProof/>
          </w:rPr>
          <w:t>3.27</w:t>
        </w:r>
        <w:r>
          <w:rPr>
            <w:rFonts w:ascii="Calibri" w:hAnsi="Calibri"/>
            <w:smallCaps w:val="0"/>
            <w:noProof/>
            <w:sz w:val="22"/>
            <w:szCs w:val="22"/>
          </w:rPr>
          <w:tab/>
        </w:r>
        <w:r w:rsidRPr="003566EE">
          <w:rPr>
            <w:rStyle w:val="Hyperlink"/>
            <w:noProof/>
          </w:rPr>
          <w:t>Capability 26. Account life cycle management</w:t>
        </w:r>
        <w:r>
          <w:rPr>
            <w:noProof/>
            <w:webHidden/>
          </w:rPr>
          <w:tab/>
        </w:r>
        <w:r>
          <w:rPr>
            <w:noProof/>
            <w:webHidden/>
          </w:rPr>
          <w:fldChar w:fldCharType="begin"/>
        </w:r>
        <w:r>
          <w:rPr>
            <w:noProof/>
            <w:webHidden/>
          </w:rPr>
          <w:instrText xml:space="preserve"> PAGEREF _Toc253578275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76" w:history="1">
        <w:r w:rsidRPr="003566EE">
          <w:rPr>
            <w:rStyle w:val="Hyperlink"/>
            <w:noProof/>
          </w:rPr>
          <w:t>3.27.1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_Toc253578276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77" w:history="1">
        <w:r w:rsidRPr="003566EE">
          <w:rPr>
            <w:rStyle w:val="Hyperlink"/>
            <w:noProof/>
          </w:rPr>
          <w:t>3.27.2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_Toc253578277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78" w:history="1">
        <w:r w:rsidRPr="003566EE">
          <w:rPr>
            <w:rStyle w:val="Hyperlink"/>
            <w:noProof/>
          </w:rPr>
          <w:t>3.27.3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_Toc253578278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79" w:history="1">
        <w:r w:rsidRPr="003566EE">
          <w:rPr>
            <w:rStyle w:val="Hyperlink"/>
            <w:rFonts w:ascii="Arial Bold" w:hAnsi="Arial Bold"/>
            <w:noProof/>
          </w:rPr>
          <w:t>3.27.3.1</w:t>
        </w:r>
        <w:r>
          <w:rPr>
            <w:rFonts w:ascii="Calibri" w:hAnsi="Calibri"/>
            <w:noProof/>
            <w:sz w:val="22"/>
            <w:szCs w:val="22"/>
          </w:rPr>
          <w:tab/>
        </w:r>
        <w:r w:rsidRPr="003566EE">
          <w:rPr>
            <w:rStyle w:val="Hyperlink"/>
            <w:noProof/>
          </w:rPr>
          <w:t>Use Case:  Disconnect account</w:t>
        </w:r>
        <w:r>
          <w:rPr>
            <w:noProof/>
            <w:webHidden/>
          </w:rPr>
          <w:tab/>
        </w:r>
        <w:r>
          <w:rPr>
            <w:noProof/>
            <w:webHidden/>
          </w:rPr>
          <w:fldChar w:fldCharType="begin"/>
        </w:r>
        <w:r>
          <w:rPr>
            <w:noProof/>
            <w:webHidden/>
          </w:rPr>
          <w:instrText xml:space="preserve"> PAGEREF _Toc253578279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80" w:history="1">
        <w:r w:rsidRPr="003566EE">
          <w:rPr>
            <w:rStyle w:val="Hyperlink"/>
            <w:noProof/>
          </w:rPr>
          <w:t>3.27.4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_Toc253578280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2"/>
        <w:rPr>
          <w:rFonts w:ascii="Calibri" w:hAnsi="Calibri"/>
          <w:smallCaps w:val="0"/>
          <w:noProof/>
          <w:sz w:val="22"/>
          <w:szCs w:val="22"/>
        </w:rPr>
      </w:pPr>
      <w:hyperlink w:anchor="_Toc253578281" w:history="1">
        <w:r w:rsidRPr="003566EE">
          <w:rPr>
            <w:rStyle w:val="Hyperlink"/>
            <w:noProof/>
          </w:rPr>
          <w:t>3.28</w:t>
        </w:r>
        <w:r>
          <w:rPr>
            <w:rFonts w:ascii="Calibri" w:hAnsi="Calibri"/>
            <w:smallCaps w:val="0"/>
            <w:noProof/>
            <w:sz w:val="22"/>
            <w:szCs w:val="22"/>
          </w:rPr>
          <w:tab/>
        </w:r>
        <w:r w:rsidRPr="003566EE">
          <w:rPr>
            <w:rStyle w:val="Hyperlink"/>
            <w:noProof/>
          </w:rPr>
          <w:t>Capability 27. Account/subscriber activity history view</w:t>
        </w:r>
        <w:r>
          <w:rPr>
            <w:noProof/>
            <w:webHidden/>
          </w:rPr>
          <w:tab/>
        </w:r>
        <w:r>
          <w:rPr>
            <w:noProof/>
            <w:webHidden/>
          </w:rPr>
          <w:fldChar w:fldCharType="begin"/>
        </w:r>
        <w:r>
          <w:rPr>
            <w:noProof/>
            <w:webHidden/>
          </w:rPr>
          <w:instrText xml:space="preserve"> PAGEREF _Toc253578281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82" w:history="1">
        <w:r w:rsidRPr="003566EE">
          <w:rPr>
            <w:rStyle w:val="Hyperlink"/>
            <w:noProof/>
          </w:rPr>
          <w:t>3.28.1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_Toc253578282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83" w:history="1">
        <w:r w:rsidRPr="003566EE">
          <w:rPr>
            <w:rStyle w:val="Hyperlink"/>
            <w:noProof/>
          </w:rPr>
          <w:t>3.28.2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_Toc253578283 \h </w:instrText>
        </w:r>
        <w:r>
          <w:rPr>
            <w:noProof/>
            <w:webHidden/>
          </w:rPr>
        </w:r>
        <w:r>
          <w:rPr>
            <w:noProof/>
            <w:webHidden/>
          </w:rPr>
          <w:fldChar w:fldCharType="separate"/>
        </w:r>
        <w:r>
          <w:rPr>
            <w:noProof/>
            <w:webHidden/>
          </w:rPr>
          <w:t>256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84" w:history="1">
        <w:r w:rsidRPr="003566EE">
          <w:rPr>
            <w:rStyle w:val="Hyperlink"/>
            <w:noProof/>
          </w:rPr>
          <w:t>3.28.3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_Toc253578284 \h </w:instrText>
        </w:r>
        <w:r>
          <w:rPr>
            <w:noProof/>
            <w:webHidden/>
          </w:rPr>
        </w:r>
        <w:r>
          <w:rPr>
            <w:noProof/>
            <w:webHidden/>
          </w:rPr>
          <w:fldChar w:fldCharType="separate"/>
        </w:r>
        <w:r>
          <w:rPr>
            <w:noProof/>
            <w:webHidden/>
          </w:rPr>
          <w:t>256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85" w:history="1">
        <w:r w:rsidRPr="003566EE">
          <w:rPr>
            <w:rStyle w:val="Hyperlink"/>
            <w:rFonts w:ascii="Arial Bold" w:hAnsi="Arial Bold"/>
            <w:noProof/>
          </w:rPr>
          <w:t>3.28.3.1</w:t>
        </w:r>
        <w:r>
          <w:rPr>
            <w:rFonts w:ascii="Calibri" w:hAnsi="Calibri"/>
            <w:noProof/>
            <w:sz w:val="22"/>
            <w:szCs w:val="22"/>
          </w:rPr>
          <w:tab/>
        </w:r>
        <w:r w:rsidRPr="003566EE">
          <w:rPr>
            <w:rStyle w:val="Hyperlink"/>
            <w:noProof/>
          </w:rPr>
          <w:t>Use Case: View usage history</w:t>
        </w:r>
        <w:r>
          <w:rPr>
            <w:noProof/>
            <w:webHidden/>
          </w:rPr>
          <w:tab/>
        </w:r>
        <w:r>
          <w:rPr>
            <w:noProof/>
            <w:webHidden/>
          </w:rPr>
          <w:fldChar w:fldCharType="begin"/>
        </w:r>
        <w:r>
          <w:rPr>
            <w:noProof/>
            <w:webHidden/>
          </w:rPr>
          <w:instrText xml:space="preserve"> PAGEREF _Toc253578285 \h </w:instrText>
        </w:r>
        <w:r>
          <w:rPr>
            <w:noProof/>
            <w:webHidden/>
          </w:rPr>
        </w:r>
        <w:r>
          <w:rPr>
            <w:noProof/>
            <w:webHidden/>
          </w:rPr>
          <w:fldChar w:fldCharType="separate"/>
        </w:r>
        <w:r>
          <w:rPr>
            <w:noProof/>
            <w:webHidden/>
          </w:rPr>
          <w:t>256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86" w:history="1">
        <w:r w:rsidRPr="003566EE">
          <w:rPr>
            <w:rStyle w:val="Hyperlink"/>
            <w:rFonts w:ascii="Arial Bold" w:hAnsi="Arial Bold"/>
            <w:noProof/>
          </w:rPr>
          <w:t>3.28.3.2</w:t>
        </w:r>
        <w:r>
          <w:rPr>
            <w:rFonts w:ascii="Calibri" w:hAnsi="Calibri"/>
            <w:noProof/>
            <w:sz w:val="22"/>
            <w:szCs w:val="22"/>
          </w:rPr>
          <w:tab/>
        </w:r>
        <w:r w:rsidRPr="003566EE">
          <w:rPr>
            <w:rStyle w:val="Hyperlink"/>
            <w:noProof/>
          </w:rPr>
          <w:t>Use Case:  View MTR history</w:t>
        </w:r>
        <w:r>
          <w:rPr>
            <w:noProof/>
            <w:webHidden/>
          </w:rPr>
          <w:tab/>
        </w:r>
        <w:r>
          <w:rPr>
            <w:noProof/>
            <w:webHidden/>
          </w:rPr>
          <w:fldChar w:fldCharType="begin"/>
        </w:r>
        <w:r>
          <w:rPr>
            <w:noProof/>
            <w:webHidden/>
          </w:rPr>
          <w:instrText xml:space="preserve"> PAGEREF _Toc253578286 \h </w:instrText>
        </w:r>
        <w:r>
          <w:rPr>
            <w:noProof/>
            <w:webHidden/>
          </w:rPr>
        </w:r>
        <w:r>
          <w:rPr>
            <w:noProof/>
            <w:webHidden/>
          </w:rPr>
          <w:fldChar w:fldCharType="separate"/>
        </w:r>
        <w:r>
          <w:rPr>
            <w:noProof/>
            <w:webHidden/>
          </w:rPr>
          <w:t>256</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87" w:history="1">
        <w:r w:rsidRPr="003566EE">
          <w:rPr>
            <w:rStyle w:val="Hyperlink"/>
            <w:rFonts w:ascii="Arial Bold" w:hAnsi="Arial Bold"/>
            <w:noProof/>
          </w:rPr>
          <w:t>3.28.3.3</w:t>
        </w:r>
        <w:r>
          <w:rPr>
            <w:rFonts w:ascii="Calibri" w:hAnsi="Calibri"/>
            <w:noProof/>
            <w:sz w:val="22"/>
            <w:szCs w:val="22"/>
          </w:rPr>
          <w:tab/>
        </w:r>
        <w:r w:rsidRPr="003566EE">
          <w:rPr>
            <w:rStyle w:val="Hyperlink"/>
            <w:noProof/>
          </w:rPr>
          <w:t>Use Case : View RC history</w:t>
        </w:r>
        <w:r>
          <w:rPr>
            <w:noProof/>
            <w:webHidden/>
          </w:rPr>
          <w:tab/>
        </w:r>
        <w:r>
          <w:rPr>
            <w:noProof/>
            <w:webHidden/>
          </w:rPr>
          <w:fldChar w:fldCharType="begin"/>
        </w:r>
        <w:r>
          <w:rPr>
            <w:noProof/>
            <w:webHidden/>
          </w:rPr>
          <w:instrText xml:space="preserve"> PAGEREF _Toc253578287 \h </w:instrText>
        </w:r>
        <w:r>
          <w:rPr>
            <w:noProof/>
            <w:webHidden/>
          </w:rPr>
        </w:r>
        <w:r>
          <w:rPr>
            <w:noProof/>
            <w:webHidden/>
          </w:rPr>
          <w:fldChar w:fldCharType="separate"/>
        </w:r>
        <w:r>
          <w:rPr>
            <w:noProof/>
            <w:webHidden/>
          </w:rPr>
          <w:t>257</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88" w:history="1">
        <w:r w:rsidRPr="003566EE">
          <w:rPr>
            <w:rStyle w:val="Hyperlink"/>
            <w:rFonts w:ascii="Arial Bold" w:hAnsi="Arial Bold"/>
            <w:noProof/>
          </w:rPr>
          <w:t>3.28.3.4</w:t>
        </w:r>
        <w:r>
          <w:rPr>
            <w:rFonts w:ascii="Calibri" w:hAnsi="Calibri"/>
            <w:noProof/>
            <w:sz w:val="22"/>
            <w:szCs w:val="22"/>
          </w:rPr>
          <w:tab/>
        </w:r>
        <w:r w:rsidRPr="003566EE">
          <w:rPr>
            <w:rStyle w:val="Hyperlink"/>
            <w:noProof/>
          </w:rPr>
          <w:t>Use Case : View NRC history</w:t>
        </w:r>
        <w:r>
          <w:rPr>
            <w:noProof/>
            <w:webHidden/>
          </w:rPr>
          <w:tab/>
        </w:r>
        <w:r>
          <w:rPr>
            <w:noProof/>
            <w:webHidden/>
          </w:rPr>
          <w:fldChar w:fldCharType="begin"/>
        </w:r>
        <w:r>
          <w:rPr>
            <w:noProof/>
            <w:webHidden/>
          </w:rPr>
          <w:instrText xml:space="preserve"> PAGEREF _Toc253578288 \h </w:instrText>
        </w:r>
        <w:r>
          <w:rPr>
            <w:noProof/>
            <w:webHidden/>
          </w:rPr>
        </w:r>
        <w:r>
          <w:rPr>
            <w:noProof/>
            <w:webHidden/>
          </w:rPr>
          <w:fldChar w:fldCharType="separate"/>
        </w:r>
        <w:r>
          <w:rPr>
            <w:noProof/>
            <w:webHidden/>
          </w:rPr>
          <w:t>258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89" w:history="1">
        <w:r w:rsidRPr="003566EE">
          <w:rPr>
            <w:rStyle w:val="Hyperlink"/>
            <w:rFonts w:ascii="Arial Bold" w:hAnsi="Arial Bold"/>
            <w:noProof/>
          </w:rPr>
          <w:t>3.28.3.5</w:t>
        </w:r>
        <w:r>
          <w:rPr>
            <w:rFonts w:ascii="Calibri" w:hAnsi="Calibri"/>
            <w:noProof/>
            <w:sz w:val="22"/>
            <w:szCs w:val="22"/>
          </w:rPr>
          <w:tab/>
        </w:r>
        <w:r w:rsidRPr="003566EE">
          <w:rPr>
            <w:rStyle w:val="Hyperlink"/>
            <w:noProof/>
          </w:rPr>
          <w:t>Use Case : View  subscriber combined history</w:t>
        </w:r>
        <w:r>
          <w:rPr>
            <w:noProof/>
            <w:webHidden/>
          </w:rPr>
          <w:tab/>
        </w:r>
        <w:r>
          <w:rPr>
            <w:noProof/>
            <w:webHidden/>
          </w:rPr>
          <w:fldChar w:fldCharType="begin"/>
        </w:r>
        <w:r>
          <w:rPr>
            <w:noProof/>
            <w:webHidden/>
          </w:rPr>
          <w:instrText xml:space="preserve"> PAGEREF _Toc253578289 \h </w:instrText>
        </w:r>
        <w:r>
          <w:rPr>
            <w:noProof/>
            <w:webHidden/>
          </w:rPr>
        </w:r>
        <w:r>
          <w:rPr>
            <w:noProof/>
            <w:webHidden/>
          </w:rPr>
          <w:fldChar w:fldCharType="separate"/>
        </w:r>
        <w:r>
          <w:rPr>
            <w:noProof/>
            <w:webHidden/>
          </w:rPr>
          <w:t>258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90" w:history="1">
        <w:r w:rsidRPr="003566EE">
          <w:rPr>
            <w:rStyle w:val="Hyperlink"/>
            <w:noProof/>
          </w:rPr>
          <w:t>3.28.4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_Toc253578290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2"/>
        <w:rPr>
          <w:rFonts w:ascii="Calibri" w:hAnsi="Calibri"/>
          <w:smallCaps w:val="0"/>
          <w:noProof/>
          <w:sz w:val="22"/>
          <w:szCs w:val="22"/>
        </w:rPr>
      </w:pPr>
      <w:hyperlink w:anchor="_Toc253578291" w:history="1">
        <w:r w:rsidRPr="003566EE">
          <w:rPr>
            <w:rStyle w:val="Hyperlink"/>
            <w:noProof/>
          </w:rPr>
          <w:t>3.29</w:t>
        </w:r>
        <w:r>
          <w:rPr>
            <w:rFonts w:ascii="Calibri" w:hAnsi="Calibri"/>
            <w:smallCaps w:val="0"/>
            <w:noProof/>
            <w:sz w:val="22"/>
            <w:szCs w:val="22"/>
          </w:rPr>
          <w:tab/>
        </w:r>
        <w:r w:rsidRPr="003566EE">
          <w:rPr>
            <w:rStyle w:val="Hyperlink"/>
            <w:noProof/>
          </w:rPr>
          <w:t>Capability 28. Usage and charge adjustment</w:t>
        </w:r>
        <w:r>
          <w:rPr>
            <w:noProof/>
            <w:webHidden/>
          </w:rPr>
          <w:tab/>
        </w:r>
        <w:r>
          <w:rPr>
            <w:noProof/>
            <w:webHidden/>
          </w:rPr>
          <w:fldChar w:fldCharType="begin"/>
        </w:r>
        <w:r>
          <w:rPr>
            <w:noProof/>
            <w:webHidden/>
          </w:rPr>
          <w:instrText xml:space="preserve"> PAGEREF _Toc253578291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92" w:history="1">
        <w:r w:rsidRPr="003566EE">
          <w:rPr>
            <w:rStyle w:val="Hyperlink"/>
            <w:noProof/>
          </w:rPr>
          <w:t>3.29.1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_Toc253578292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93" w:history="1">
        <w:r w:rsidRPr="003566EE">
          <w:rPr>
            <w:rStyle w:val="Hyperlink"/>
            <w:noProof/>
          </w:rPr>
          <w:t>3.29.2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_Toc253578293 \h </w:instrText>
        </w:r>
        <w:r>
          <w:rPr>
            <w:noProof/>
            <w:webHidden/>
          </w:rPr>
        </w:r>
        <w:r>
          <w:rPr>
            <w:noProof/>
            <w:webHidden/>
          </w:rPr>
          <w:fldChar w:fldCharType="separate"/>
        </w:r>
        <w:r>
          <w:rPr>
            <w:noProof/>
            <w:webHidden/>
          </w:rPr>
          <w:t>262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294" w:history="1">
        <w:r w:rsidRPr="003566EE">
          <w:rPr>
            <w:rStyle w:val="Hyperlink"/>
            <w:noProof/>
          </w:rPr>
          <w:t>3.29.3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_Toc253578294 \h </w:instrText>
        </w:r>
        <w:r>
          <w:rPr>
            <w:noProof/>
            <w:webHidden/>
          </w:rPr>
        </w:r>
        <w:r>
          <w:rPr>
            <w:noProof/>
            <w:webHidden/>
          </w:rPr>
          <w:fldChar w:fldCharType="separate"/>
        </w:r>
        <w:r>
          <w:rPr>
            <w:noProof/>
            <w:webHidden/>
          </w:rPr>
          <w:t>262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95" w:history="1">
        <w:r w:rsidRPr="003566EE">
          <w:rPr>
            <w:rStyle w:val="Hyperlink"/>
            <w:rFonts w:ascii="Arial Bold" w:hAnsi="Arial Bold"/>
            <w:noProof/>
          </w:rPr>
          <w:t>3.29.3.1</w:t>
        </w:r>
        <w:r>
          <w:rPr>
            <w:rFonts w:ascii="Calibri" w:hAnsi="Calibri"/>
            <w:noProof/>
            <w:sz w:val="22"/>
            <w:szCs w:val="22"/>
          </w:rPr>
          <w:tab/>
        </w:r>
        <w:r w:rsidRPr="003566EE">
          <w:rPr>
            <w:rStyle w:val="Hyperlink"/>
            <w:noProof/>
          </w:rPr>
          <w:t>Use Case:  View adjustments appearing on one invoice</w:t>
        </w:r>
        <w:r>
          <w:rPr>
            <w:noProof/>
            <w:webHidden/>
          </w:rPr>
          <w:tab/>
        </w:r>
        <w:r>
          <w:rPr>
            <w:noProof/>
            <w:webHidden/>
          </w:rPr>
          <w:fldChar w:fldCharType="begin"/>
        </w:r>
        <w:r>
          <w:rPr>
            <w:noProof/>
            <w:webHidden/>
          </w:rPr>
          <w:instrText xml:space="preserve"> PAGEREF _Toc253578295 \h </w:instrText>
        </w:r>
        <w:r>
          <w:rPr>
            <w:noProof/>
            <w:webHidden/>
          </w:rPr>
        </w:r>
        <w:r>
          <w:rPr>
            <w:noProof/>
            <w:webHidden/>
          </w:rPr>
          <w:fldChar w:fldCharType="separate"/>
        </w:r>
        <w:r>
          <w:rPr>
            <w:noProof/>
            <w:webHidden/>
          </w:rPr>
          <w:t>262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96" w:history="1">
        <w:r w:rsidRPr="003566EE">
          <w:rPr>
            <w:rStyle w:val="Hyperlink"/>
            <w:rFonts w:ascii="Arial Bold" w:hAnsi="Arial Bold"/>
            <w:noProof/>
          </w:rPr>
          <w:t>3.29.3.2</w:t>
        </w:r>
        <w:r>
          <w:rPr>
            <w:rFonts w:ascii="Calibri" w:hAnsi="Calibri"/>
            <w:noProof/>
            <w:sz w:val="22"/>
            <w:szCs w:val="22"/>
          </w:rPr>
          <w:tab/>
        </w:r>
        <w:r w:rsidRPr="003566EE">
          <w:rPr>
            <w:rStyle w:val="Hyperlink"/>
            <w:noProof/>
          </w:rPr>
          <w:t>Use Case:  View account unbilled adjustments</w:t>
        </w:r>
        <w:r>
          <w:rPr>
            <w:noProof/>
            <w:webHidden/>
          </w:rPr>
          <w:tab/>
        </w:r>
        <w:r>
          <w:rPr>
            <w:noProof/>
            <w:webHidden/>
          </w:rPr>
          <w:fldChar w:fldCharType="begin"/>
        </w:r>
        <w:r>
          <w:rPr>
            <w:noProof/>
            <w:webHidden/>
          </w:rPr>
          <w:instrText xml:space="preserve"> PAGEREF _Toc253578296 \h </w:instrText>
        </w:r>
        <w:r>
          <w:rPr>
            <w:noProof/>
            <w:webHidden/>
          </w:rPr>
        </w:r>
        <w:r>
          <w:rPr>
            <w:noProof/>
            <w:webHidden/>
          </w:rPr>
          <w:fldChar w:fldCharType="separate"/>
        </w:r>
        <w:r>
          <w:rPr>
            <w:noProof/>
            <w:webHidden/>
          </w:rPr>
          <w:t>262</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97" w:history="1">
        <w:r w:rsidRPr="003566EE">
          <w:rPr>
            <w:rStyle w:val="Hyperlink"/>
            <w:rFonts w:ascii="Arial Bold" w:hAnsi="Arial Bold"/>
            <w:noProof/>
          </w:rPr>
          <w:t>3.29.3.3</w:t>
        </w:r>
        <w:r>
          <w:rPr>
            <w:rFonts w:ascii="Calibri" w:hAnsi="Calibri"/>
            <w:noProof/>
            <w:sz w:val="22"/>
            <w:szCs w:val="22"/>
          </w:rPr>
          <w:tab/>
        </w:r>
        <w:r w:rsidRPr="003566EE">
          <w:rPr>
            <w:rStyle w:val="Hyperlink"/>
            <w:strike/>
            <w:noProof/>
          </w:rPr>
          <w:t>Use Case:  View invoice originally created adjustments</w:t>
        </w:r>
        <w:r>
          <w:rPr>
            <w:noProof/>
            <w:webHidden/>
          </w:rPr>
          <w:tab/>
        </w:r>
        <w:r>
          <w:rPr>
            <w:noProof/>
            <w:webHidden/>
          </w:rPr>
          <w:fldChar w:fldCharType="begin"/>
        </w:r>
        <w:r>
          <w:rPr>
            <w:noProof/>
            <w:webHidden/>
          </w:rPr>
          <w:instrText xml:space="preserve"> PAGEREF _Toc253578297 \h </w:instrText>
        </w:r>
        <w:r>
          <w:rPr>
            <w:noProof/>
            <w:webHidden/>
          </w:rPr>
        </w:r>
        <w:r>
          <w:rPr>
            <w:noProof/>
            <w:webHidden/>
          </w:rPr>
          <w:fldChar w:fldCharType="separate"/>
        </w:r>
        <w:r>
          <w:rPr>
            <w:noProof/>
            <w:webHidden/>
          </w:rPr>
          <w:t>263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98" w:history="1">
        <w:r w:rsidRPr="003566EE">
          <w:rPr>
            <w:rStyle w:val="Hyperlink"/>
            <w:rFonts w:ascii="Arial Bold" w:hAnsi="Arial Bold"/>
            <w:noProof/>
          </w:rPr>
          <w:t>3.29.3.4</w:t>
        </w:r>
        <w:r>
          <w:rPr>
            <w:rFonts w:ascii="Calibri" w:hAnsi="Calibri"/>
            <w:noProof/>
            <w:sz w:val="22"/>
            <w:szCs w:val="22"/>
          </w:rPr>
          <w:tab/>
        </w:r>
        <w:r w:rsidRPr="003566EE">
          <w:rPr>
            <w:rStyle w:val="Hyperlink"/>
            <w:noProof/>
          </w:rPr>
          <w:t>Use Case:  View invoice balance,/usage,/charge adjustments</w:t>
        </w:r>
        <w:r>
          <w:rPr>
            <w:noProof/>
            <w:webHidden/>
          </w:rPr>
          <w:tab/>
        </w:r>
        <w:r>
          <w:rPr>
            <w:noProof/>
            <w:webHidden/>
          </w:rPr>
          <w:fldChar w:fldCharType="begin"/>
        </w:r>
        <w:r>
          <w:rPr>
            <w:noProof/>
            <w:webHidden/>
          </w:rPr>
          <w:instrText xml:space="preserve"> PAGEREF _Toc253578298 \h </w:instrText>
        </w:r>
        <w:r>
          <w:rPr>
            <w:noProof/>
            <w:webHidden/>
          </w:rPr>
        </w:r>
        <w:r>
          <w:rPr>
            <w:noProof/>
            <w:webHidden/>
          </w:rPr>
          <w:fldChar w:fldCharType="separate"/>
        </w:r>
        <w:r>
          <w:rPr>
            <w:noProof/>
            <w:webHidden/>
          </w:rPr>
          <w:t>263</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299" w:history="1">
        <w:r w:rsidRPr="003566EE">
          <w:rPr>
            <w:rStyle w:val="Hyperlink"/>
            <w:rFonts w:ascii="Arial Bold" w:hAnsi="Arial Bold"/>
            <w:noProof/>
          </w:rPr>
          <w:t>3.29.3.5</w:t>
        </w:r>
        <w:r>
          <w:rPr>
            <w:rFonts w:ascii="Calibri" w:hAnsi="Calibri"/>
            <w:noProof/>
            <w:sz w:val="22"/>
            <w:szCs w:val="22"/>
          </w:rPr>
          <w:tab/>
        </w:r>
        <w:r w:rsidRPr="003566EE">
          <w:rPr>
            <w:rStyle w:val="Hyperlink"/>
            <w:noProof/>
          </w:rPr>
          <w:t>Use Case:  View adjustment detail</w:t>
        </w:r>
        <w:r>
          <w:rPr>
            <w:noProof/>
            <w:webHidden/>
          </w:rPr>
          <w:tab/>
        </w:r>
        <w:r>
          <w:rPr>
            <w:noProof/>
            <w:webHidden/>
          </w:rPr>
          <w:fldChar w:fldCharType="begin"/>
        </w:r>
        <w:r>
          <w:rPr>
            <w:noProof/>
            <w:webHidden/>
          </w:rPr>
          <w:instrText xml:space="preserve"> PAGEREF _Toc253578299 \h </w:instrText>
        </w:r>
        <w:r>
          <w:rPr>
            <w:noProof/>
            <w:webHidden/>
          </w:rPr>
        </w:r>
        <w:r>
          <w:rPr>
            <w:noProof/>
            <w:webHidden/>
          </w:rPr>
          <w:fldChar w:fldCharType="separate"/>
        </w:r>
        <w:r>
          <w:rPr>
            <w:noProof/>
            <w:webHidden/>
          </w:rPr>
          <w:t>264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00" w:history="1">
        <w:r w:rsidRPr="003566EE">
          <w:rPr>
            <w:rStyle w:val="Hyperlink"/>
            <w:rFonts w:ascii="Arial Bold" w:hAnsi="Arial Bold"/>
            <w:noProof/>
          </w:rPr>
          <w:t>3.29.3.6</w:t>
        </w:r>
        <w:r>
          <w:rPr>
            <w:rFonts w:ascii="Calibri" w:hAnsi="Calibri"/>
            <w:noProof/>
            <w:sz w:val="22"/>
            <w:szCs w:val="22"/>
          </w:rPr>
          <w:tab/>
        </w:r>
        <w:r w:rsidRPr="003566EE">
          <w:rPr>
            <w:rStyle w:val="Hyperlink"/>
            <w:noProof/>
          </w:rPr>
          <w:t>Use Case:  Create invoice balance/usage/charge adjustment</w:t>
        </w:r>
        <w:r>
          <w:rPr>
            <w:noProof/>
            <w:webHidden/>
          </w:rPr>
          <w:tab/>
        </w:r>
        <w:r>
          <w:rPr>
            <w:noProof/>
            <w:webHidden/>
          </w:rPr>
          <w:fldChar w:fldCharType="begin"/>
        </w:r>
        <w:r>
          <w:rPr>
            <w:noProof/>
            <w:webHidden/>
          </w:rPr>
          <w:instrText xml:space="preserve"> PAGEREF _Toc253578300 \h </w:instrText>
        </w:r>
        <w:r>
          <w:rPr>
            <w:noProof/>
            <w:webHidden/>
          </w:rPr>
        </w:r>
        <w:r>
          <w:rPr>
            <w:noProof/>
            <w:webHidden/>
          </w:rPr>
          <w:fldChar w:fldCharType="separate"/>
        </w:r>
        <w:r>
          <w:rPr>
            <w:noProof/>
            <w:webHidden/>
          </w:rPr>
          <w:t>264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01" w:history="1">
        <w:r w:rsidRPr="003566EE">
          <w:rPr>
            <w:rStyle w:val="Hyperlink"/>
            <w:rFonts w:ascii="Arial Bold" w:hAnsi="Arial Bold"/>
            <w:noProof/>
          </w:rPr>
          <w:t>3.29.3.7</w:t>
        </w:r>
        <w:r>
          <w:rPr>
            <w:rFonts w:ascii="Calibri" w:hAnsi="Calibri"/>
            <w:noProof/>
            <w:sz w:val="22"/>
            <w:szCs w:val="22"/>
          </w:rPr>
          <w:tab/>
        </w:r>
        <w:r w:rsidRPr="003566EE">
          <w:rPr>
            <w:rStyle w:val="Hyperlink"/>
            <w:noProof/>
          </w:rPr>
          <w:t>Use Case:  Delete adjustment</w:t>
        </w:r>
        <w:r>
          <w:rPr>
            <w:noProof/>
            <w:webHidden/>
          </w:rPr>
          <w:tab/>
        </w:r>
        <w:r>
          <w:rPr>
            <w:noProof/>
            <w:webHidden/>
          </w:rPr>
          <w:fldChar w:fldCharType="begin"/>
        </w:r>
        <w:r>
          <w:rPr>
            <w:noProof/>
            <w:webHidden/>
          </w:rPr>
          <w:instrText xml:space="preserve"> PAGEREF _Toc253578301 \h </w:instrText>
        </w:r>
        <w:r>
          <w:rPr>
            <w:noProof/>
            <w:webHidden/>
          </w:rPr>
        </w:r>
        <w:r>
          <w:rPr>
            <w:noProof/>
            <w:webHidden/>
          </w:rPr>
          <w:fldChar w:fldCharType="separate"/>
        </w:r>
        <w:r>
          <w:rPr>
            <w:noProof/>
            <w:webHidden/>
          </w:rPr>
          <w:t>265</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02" w:history="1">
        <w:r w:rsidRPr="003566EE">
          <w:rPr>
            <w:rStyle w:val="Hyperlink"/>
            <w:rFonts w:ascii="Arial Bold" w:hAnsi="Arial Bold"/>
            <w:noProof/>
          </w:rPr>
          <w:t>3.29.3.8</w:t>
        </w:r>
        <w:r>
          <w:rPr>
            <w:rFonts w:ascii="Calibri" w:hAnsi="Calibri"/>
            <w:noProof/>
            <w:sz w:val="22"/>
            <w:szCs w:val="22"/>
          </w:rPr>
          <w:tab/>
        </w:r>
        <w:r w:rsidRPr="003566EE">
          <w:rPr>
            <w:rStyle w:val="Hyperlink"/>
            <w:noProof/>
          </w:rPr>
          <w:t>Use Case:  Reverse adjustment</w:t>
        </w:r>
        <w:r>
          <w:rPr>
            <w:noProof/>
            <w:webHidden/>
          </w:rPr>
          <w:tab/>
        </w:r>
        <w:r>
          <w:rPr>
            <w:noProof/>
            <w:webHidden/>
          </w:rPr>
          <w:fldChar w:fldCharType="begin"/>
        </w:r>
        <w:r>
          <w:rPr>
            <w:noProof/>
            <w:webHidden/>
          </w:rPr>
          <w:instrText xml:space="preserve"> PAGEREF _Toc253578302 \h </w:instrText>
        </w:r>
        <w:r>
          <w:rPr>
            <w:noProof/>
            <w:webHidden/>
          </w:rPr>
        </w:r>
        <w:r>
          <w:rPr>
            <w:noProof/>
            <w:webHidden/>
          </w:rPr>
          <w:fldChar w:fldCharType="separate"/>
        </w:r>
        <w:r>
          <w:rPr>
            <w:noProof/>
            <w:webHidden/>
          </w:rPr>
          <w:t>266</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03" w:history="1">
        <w:r w:rsidRPr="003566EE">
          <w:rPr>
            <w:rStyle w:val="Hyperlink"/>
            <w:noProof/>
          </w:rPr>
          <w:t>3.29.4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_Toc253578303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2"/>
        <w:rPr>
          <w:rFonts w:ascii="Calibri" w:hAnsi="Calibri"/>
          <w:smallCaps w:val="0"/>
          <w:noProof/>
          <w:sz w:val="22"/>
          <w:szCs w:val="22"/>
        </w:rPr>
      </w:pPr>
      <w:hyperlink w:anchor="_Toc253578304" w:history="1">
        <w:r w:rsidRPr="003566EE">
          <w:rPr>
            <w:rStyle w:val="Hyperlink"/>
            <w:noProof/>
          </w:rPr>
          <w:t>3.30</w:t>
        </w:r>
        <w:r>
          <w:rPr>
            <w:rFonts w:ascii="Calibri" w:hAnsi="Calibri"/>
            <w:smallCaps w:val="0"/>
            <w:noProof/>
            <w:sz w:val="22"/>
            <w:szCs w:val="22"/>
          </w:rPr>
          <w:tab/>
        </w:r>
        <w:r w:rsidRPr="003566EE">
          <w:rPr>
            <w:rStyle w:val="Hyperlink"/>
            <w:noProof/>
          </w:rPr>
          <w:t>Capability 29. Balance adjustment</w:t>
        </w:r>
        <w:r>
          <w:rPr>
            <w:noProof/>
            <w:webHidden/>
          </w:rPr>
          <w:tab/>
        </w:r>
        <w:r>
          <w:rPr>
            <w:noProof/>
            <w:webHidden/>
          </w:rPr>
          <w:fldChar w:fldCharType="begin"/>
        </w:r>
        <w:r>
          <w:rPr>
            <w:noProof/>
            <w:webHidden/>
          </w:rPr>
          <w:instrText xml:space="preserve"> PAGEREF _Toc253578304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05" w:history="1">
        <w:r w:rsidRPr="003566EE">
          <w:rPr>
            <w:rStyle w:val="Hyperlink"/>
            <w:noProof/>
          </w:rPr>
          <w:t>3.30.1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_Toc253578305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06" w:history="1">
        <w:r w:rsidRPr="003566EE">
          <w:rPr>
            <w:rStyle w:val="Hyperlink"/>
            <w:noProof/>
          </w:rPr>
          <w:t>3.30.2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_Toc253578306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07" w:history="1">
        <w:r w:rsidRPr="003566EE">
          <w:rPr>
            <w:rStyle w:val="Hyperlink"/>
            <w:noProof/>
          </w:rPr>
          <w:t>3.30.3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_Toc253578307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08" w:history="1">
        <w:r w:rsidRPr="003566EE">
          <w:rPr>
            <w:rStyle w:val="Hyperlink"/>
            <w:rFonts w:ascii="Arial Bold" w:hAnsi="Arial Bold"/>
            <w:noProof/>
          </w:rPr>
          <w:t>3.30.3.1</w:t>
        </w:r>
        <w:r>
          <w:rPr>
            <w:rFonts w:ascii="Calibri" w:hAnsi="Calibri"/>
            <w:noProof/>
            <w:sz w:val="22"/>
            <w:szCs w:val="22"/>
          </w:rPr>
          <w:tab/>
        </w:r>
        <w:r w:rsidRPr="003566EE">
          <w:rPr>
            <w:rStyle w:val="Hyperlink"/>
            <w:noProof/>
          </w:rPr>
          <w:t>Use Case:  Adjust balance</w:t>
        </w:r>
        <w:r>
          <w:rPr>
            <w:noProof/>
            <w:webHidden/>
          </w:rPr>
          <w:tab/>
        </w:r>
        <w:r>
          <w:rPr>
            <w:noProof/>
            <w:webHidden/>
          </w:rPr>
          <w:fldChar w:fldCharType="begin"/>
        </w:r>
        <w:r>
          <w:rPr>
            <w:noProof/>
            <w:webHidden/>
          </w:rPr>
          <w:instrText xml:space="preserve"> PAGEREF _Toc253578308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09" w:history="1">
        <w:r w:rsidRPr="003566EE">
          <w:rPr>
            <w:rStyle w:val="Hyperlink"/>
            <w:noProof/>
          </w:rPr>
          <w:t>3.30.4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_Toc253578309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2"/>
        <w:rPr>
          <w:rFonts w:ascii="Calibri" w:hAnsi="Calibri"/>
          <w:smallCaps w:val="0"/>
          <w:noProof/>
          <w:sz w:val="22"/>
          <w:szCs w:val="22"/>
        </w:rPr>
      </w:pPr>
      <w:hyperlink w:anchor="_Toc253578310" w:history="1">
        <w:r w:rsidRPr="003566EE">
          <w:rPr>
            <w:rStyle w:val="Hyperlink"/>
            <w:noProof/>
          </w:rPr>
          <w:t>3.31</w:t>
        </w:r>
        <w:r>
          <w:rPr>
            <w:rFonts w:ascii="Calibri" w:hAnsi="Calibri"/>
            <w:smallCaps w:val="0"/>
            <w:noProof/>
            <w:sz w:val="22"/>
            <w:szCs w:val="22"/>
          </w:rPr>
          <w:tab/>
        </w:r>
        <w:r w:rsidRPr="003566EE">
          <w:rPr>
            <w:rStyle w:val="Hyperlink"/>
            <w:noProof/>
          </w:rPr>
          <w:t>Capability 30. Deposit management</w:t>
        </w:r>
        <w:r>
          <w:rPr>
            <w:noProof/>
            <w:webHidden/>
          </w:rPr>
          <w:tab/>
        </w:r>
        <w:r>
          <w:rPr>
            <w:noProof/>
            <w:webHidden/>
          </w:rPr>
          <w:fldChar w:fldCharType="begin"/>
        </w:r>
        <w:r>
          <w:rPr>
            <w:noProof/>
            <w:webHidden/>
          </w:rPr>
          <w:instrText xml:space="preserve"> PAGEREF _Toc253578310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11" w:history="1">
        <w:r w:rsidRPr="003566EE">
          <w:rPr>
            <w:rStyle w:val="Hyperlink"/>
            <w:noProof/>
          </w:rPr>
          <w:t>3.31.1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_Toc253578311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12" w:history="1">
        <w:r w:rsidRPr="003566EE">
          <w:rPr>
            <w:rStyle w:val="Hyperlink"/>
            <w:noProof/>
          </w:rPr>
          <w:t>3.31.2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_Toc253578312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13" w:history="1">
        <w:r w:rsidRPr="003566EE">
          <w:rPr>
            <w:rStyle w:val="Hyperlink"/>
            <w:noProof/>
          </w:rPr>
          <w:t>3.31.3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_Toc253578313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14" w:history="1">
        <w:r w:rsidRPr="003566EE">
          <w:rPr>
            <w:rStyle w:val="Hyperlink"/>
            <w:rFonts w:ascii="Arial Bold" w:hAnsi="Arial Bold"/>
            <w:noProof/>
          </w:rPr>
          <w:t>3.31.3.1</w:t>
        </w:r>
        <w:r>
          <w:rPr>
            <w:rFonts w:ascii="Calibri" w:hAnsi="Calibri"/>
            <w:noProof/>
            <w:sz w:val="22"/>
            <w:szCs w:val="22"/>
          </w:rPr>
          <w:tab/>
        </w:r>
        <w:r w:rsidRPr="003566EE">
          <w:rPr>
            <w:rStyle w:val="Hyperlink"/>
            <w:noProof/>
          </w:rPr>
          <w:t>Use Case:  View deposits</w:t>
        </w:r>
        <w:r>
          <w:rPr>
            <w:noProof/>
            <w:webHidden/>
          </w:rPr>
          <w:tab/>
        </w:r>
        <w:r>
          <w:rPr>
            <w:noProof/>
            <w:webHidden/>
          </w:rPr>
          <w:fldChar w:fldCharType="begin"/>
        </w:r>
        <w:r>
          <w:rPr>
            <w:noProof/>
            <w:webHidden/>
          </w:rPr>
          <w:instrText xml:space="preserve"> PAGEREF _Toc253578314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15" w:history="1">
        <w:r w:rsidRPr="003566EE">
          <w:rPr>
            <w:rStyle w:val="Hyperlink"/>
            <w:rFonts w:ascii="Arial Bold" w:hAnsi="Arial Bold"/>
            <w:noProof/>
          </w:rPr>
          <w:t>3.31.3.2</w:t>
        </w:r>
        <w:r>
          <w:rPr>
            <w:rFonts w:ascii="Calibri" w:hAnsi="Calibri"/>
            <w:noProof/>
            <w:sz w:val="22"/>
            <w:szCs w:val="22"/>
          </w:rPr>
          <w:tab/>
        </w:r>
        <w:r w:rsidRPr="003566EE">
          <w:rPr>
            <w:rStyle w:val="Hyperlink"/>
            <w:noProof/>
          </w:rPr>
          <w:t>Use Case:  Add Deposit</w:t>
        </w:r>
        <w:r>
          <w:rPr>
            <w:noProof/>
            <w:webHidden/>
          </w:rPr>
          <w:tab/>
        </w:r>
        <w:r>
          <w:rPr>
            <w:noProof/>
            <w:webHidden/>
          </w:rPr>
          <w:fldChar w:fldCharType="begin"/>
        </w:r>
        <w:r>
          <w:rPr>
            <w:noProof/>
            <w:webHidden/>
          </w:rPr>
          <w:instrText xml:space="preserve"> PAGEREF _Toc253578315 \h </w:instrText>
        </w:r>
        <w:r>
          <w:rPr>
            <w:noProof/>
            <w:webHidden/>
          </w:rPr>
        </w:r>
        <w:r>
          <w:rPr>
            <w:noProof/>
            <w:webHidden/>
          </w:rPr>
          <w:fldChar w:fldCharType="separate"/>
        </w:r>
        <w:r>
          <w:rPr>
            <w:noProof/>
            <w:webHidden/>
          </w:rPr>
          <w:t>270</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16" w:history="1">
        <w:r w:rsidRPr="003566EE">
          <w:rPr>
            <w:rStyle w:val="Hyperlink"/>
            <w:noProof/>
          </w:rPr>
          <w:t>3.31.4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_Toc253578316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2"/>
        <w:rPr>
          <w:rFonts w:ascii="Calibri" w:hAnsi="Calibri"/>
          <w:smallCaps w:val="0"/>
          <w:noProof/>
          <w:sz w:val="22"/>
          <w:szCs w:val="22"/>
        </w:rPr>
      </w:pPr>
      <w:hyperlink w:anchor="_Toc253578317" w:history="1">
        <w:r w:rsidRPr="003566EE">
          <w:rPr>
            <w:rStyle w:val="Hyperlink"/>
            <w:noProof/>
          </w:rPr>
          <w:t>3.32</w:t>
        </w:r>
        <w:r>
          <w:rPr>
            <w:rFonts w:ascii="Calibri" w:hAnsi="Calibri"/>
            <w:smallCaps w:val="0"/>
            <w:noProof/>
            <w:sz w:val="22"/>
            <w:szCs w:val="22"/>
          </w:rPr>
          <w:tab/>
        </w:r>
        <w:r w:rsidRPr="003566EE">
          <w:rPr>
            <w:rStyle w:val="Hyperlink"/>
            <w:noProof/>
          </w:rPr>
          <w:t>Capability 31. Stand alone charge management</w:t>
        </w:r>
        <w:r>
          <w:rPr>
            <w:noProof/>
            <w:webHidden/>
          </w:rPr>
          <w:tab/>
        </w:r>
        <w:r>
          <w:rPr>
            <w:noProof/>
            <w:webHidden/>
          </w:rPr>
          <w:fldChar w:fldCharType="begin"/>
        </w:r>
        <w:r>
          <w:rPr>
            <w:noProof/>
            <w:webHidden/>
          </w:rPr>
          <w:instrText xml:space="preserve"> PAGEREF _Toc253578317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18" w:history="1">
        <w:r w:rsidRPr="003566EE">
          <w:rPr>
            <w:rStyle w:val="Hyperlink"/>
            <w:noProof/>
          </w:rPr>
          <w:t>3.32.1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_Toc253578318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19" w:history="1">
        <w:r w:rsidRPr="003566EE">
          <w:rPr>
            <w:rStyle w:val="Hyperlink"/>
            <w:noProof/>
          </w:rPr>
          <w:t>3.32.2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_Toc253578319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20" w:history="1">
        <w:r w:rsidRPr="003566EE">
          <w:rPr>
            <w:rStyle w:val="Hyperlink"/>
            <w:noProof/>
          </w:rPr>
          <w:t>3.32.3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_Toc253578320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21" w:history="1">
        <w:r w:rsidRPr="003566EE">
          <w:rPr>
            <w:rStyle w:val="Hyperlink"/>
            <w:rFonts w:ascii="Arial Bold" w:hAnsi="Arial Bold"/>
            <w:noProof/>
          </w:rPr>
          <w:t>3.32.3.1</w:t>
        </w:r>
        <w:r>
          <w:rPr>
            <w:rFonts w:ascii="Calibri" w:hAnsi="Calibri"/>
            <w:noProof/>
            <w:sz w:val="22"/>
            <w:szCs w:val="22"/>
          </w:rPr>
          <w:tab/>
        </w:r>
        <w:r w:rsidRPr="003566EE">
          <w:rPr>
            <w:rStyle w:val="Hyperlink"/>
            <w:noProof/>
          </w:rPr>
          <w:t>Use Case:  Add stand alone charge</w:t>
        </w:r>
        <w:r>
          <w:rPr>
            <w:noProof/>
            <w:webHidden/>
          </w:rPr>
          <w:tab/>
        </w:r>
        <w:r>
          <w:rPr>
            <w:noProof/>
            <w:webHidden/>
          </w:rPr>
          <w:fldChar w:fldCharType="begin"/>
        </w:r>
        <w:r>
          <w:rPr>
            <w:noProof/>
            <w:webHidden/>
          </w:rPr>
          <w:instrText xml:space="preserve"> PAGEREF _Toc253578321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22" w:history="1">
        <w:r w:rsidRPr="003566EE">
          <w:rPr>
            <w:rStyle w:val="Hyperlink"/>
            <w:rFonts w:ascii="Arial Bold" w:hAnsi="Arial Bold"/>
            <w:noProof/>
          </w:rPr>
          <w:t>3.32.3.2</w:t>
        </w:r>
        <w:r>
          <w:rPr>
            <w:rFonts w:ascii="Calibri" w:hAnsi="Calibri"/>
            <w:noProof/>
            <w:sz w:val="22"/>
            <w:szCs w:val="22"/>
          </w:rPr>
          <w:tab/>
        </w:r>
        <w:r w:rsidRPr="003566EE">
          <w:rPr>
            <w:rStyle w:val="Hyperlink"/>
            <w:noProof/>
          </w:rPr>
          <w:t>Use Case:  Charge admin event</w:t>
        </w:r>
        <w:r>
          <w:rPr>
            <w:noProof/>
            <w:webHidden/>
          </w:rPr>
          <w:tab/>
        </w:r>
        <w:r>
          <w:rPr>
            <w:noProof/>
            <w:webHidden/>
          </w:rPr>
          <w:fldChar w:fldCharType="begin"/>
        </w:r>
        <w:r>
          <w:rPr>
            <w:noProof/>
            <w:webHidden/>
          </w:rPr>
          <w:instrText xml:space="preserve"> PAGEREF _Toc253578322 \h </w:instrText>
        </w:r>
        <w:r>
          <w:rPr>
            <w:noProof/>
            <w:webHidden/>
          </w:rPr>
        </w:r>
        <w:r>
          <w:rPr>
            <w:noProof/>
            <w:webHidden/>
          </w:rPr>
          <w:fldChar w:fldCharType="separate"/>
        </w:r>
        <w:r>
          <w:rPr>
            <w:noProof/>
            <w:webHidden/>
          </w:rPr>
          <w:t>272</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23" w:history="1">
        <w:r w:rsidRPr="003566EE">
          <w:rPr>
            <w:rStyle w:val="Hyperlink"/>
            <w:noProof/>
          </w:rPr>
          <w:t>3.32.4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_Toc253578323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2"/>
        <w:rPr>
          <w:rFonts w:ascii="Calibri" w:hAnsi="Calibri"/>
          <w:smallCaps w:val="0"/>
          <w:noProof/>
          <w:sz w:val="22"/>
          <w:szCs w:val="22"/>
        </w:rPr>
      </w:pPr>
      <w:hyperlink w:anchor="_Toc253578324" w:history="1">
        <w:r w:rsidRPr="003566EE">
          <w:rPr>
            <w:rStyle w:val="Hyperlink"/>
            <w:noProof/>
          </w:rPr>
          <w:t>3.33</w:t>
        </w:r>
        <w:r>
          <w:rPr>
            <w:rFonts w:ascii="Calibri" w:hAnsi="Calibri"/>
            <w:smallCaps w:val="0"/>
            <w:noProof/>
            <w:sz w:val="22"/>
            <w:szCs w:val="22"/>
          </w:rPr>
          <w:tab/>
        </w:r>
        <w:r w:rsidRPr="003566EE">
          <w:rPr>
            <w:rStyle w:val="Hyperlink"/>
            <w:noProof/>
          </w:rPr>
          <w:t>Capability 32. Get PUK - PBM</w:t>
        </w:r>
        <w:r>
          <w:rPr>
            <w:noProof/>
            <w:webHidden/>
          </w:rPr>
          <w:tab/>
        </w:r>
        <w:r>
          <w:rPr>
            <w:noProof/>
            <w:webHidden/>
          </w:rPr>
          <w:fldChar w:fldCharType="begin"/>
        </w:r>
        <w:r>
          <w:rPr>
            <w:noProof/>
            <w:webHidden/>
          </w:rPr>
          <w:instrText xml:space="preserve"> PAGEREF _Toc253578324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25" w:history="1">
        <w:r w:rsidRPr="003566EE">
          <w:rPr>
            <w:rStyle w:val="Hyperlink"/>
            <w:rFonts w:ascii="Arial Bold" w:hAnsi="Arial Bold"/>
            <w:noProof/>
          </w:rPr>
          <w:t>3.33.1.1</w:t>
        </w:r>
        <w:r>
          <w:rPr>
            <w:rFonts w:ascii="Calibri" w:hAnsi="Calibri"/>
            <w:noProof/>
            <w:sz w:val="22"/>
            <w:szCs w:val="22"/>
          </w:rPr>
          <w:tab/>
        </w:r>
        <w:r w:rsidRPr="003566EE">
          <w:rPr>
            <w:rStyle w:val="Hyperlink"/>
            <w:noProof/>
          </w:rPr>
          <w:t>Use Case:  Get PUK</w:t>
        </w:r>
        <w:r>
          <w:rPr>
            <w:noProof/>
            <w:webHidden/>
          </w:rPr>
          <w:tab/>
        </w:r>
        <w:r>
          <w:rPr>
            <w:noProof/>
            <w:webHidden/>
          </w:rPr>
          <w:fldChar w:fldCharType="begin"/>
        </w:r>
        <w:r>
          <w:rPr>
            <w:noProof/>
            <w:webHidden/>
          </w:rPr>
          <w:instrText xml:space="preserve"> PAGEREF _Toc253578325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26" w:history="1">
        <w:r w:rsidRPr="003566EE">
          <w:rPr>
            <w:rStyle w:val="Hyperlink"/>
            <w:noProof/>
          </w:rPr>
          <w:t>3.33.2</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_Toc253578326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2"/>
        <w:rPr>
          <w:rFonts w:ascii="Calibri" w:hAnsi="Calibri"/>
          <w:smallCaps w:val="0"/>
          <w:noProof/>
          <w:sz w:val="22"/>
          <w:szCs w:val="22"/>
        </w:rPr>
      </w:pPr>
      <w:hyperlink w:anchor="_Toc253578327" w:history="1">
        <w:r w:rsidRPr="003566EE">
          <w:rPr>
            <w:rStyle w:val="Hyperlink"/>
            <w:noProof/>
          </w:rPr>
          <w:t>3.34</w:t>
        </w:r>
        <w:r>
          <w:rPr>
            <w:rFonts w:ascii="Calibri" w:hAnsi="Calibri"/>
            <w:smallCaps w:val="0"/>
            <w:noProof/>
            <w:sz w:val="22"/>
            <w:szCs w:val="22"/>
          </w:rPr>
          <w:tab/>
        </w:r>
        <w:r w:rsidRPr="003566EE">
          <w:rPr>
            <w:rStyle w:val="Hyperlink"/>
            <w:noProof/>
          </w:rPr>
          <w:t>Capability 33. Customer Interaction Tracking – PBM</w:t>
        </w:r>
        <w:r>
          <w:rPr>
            <w:noProof/>
            <w:webHidden/>
          </w:rPr>
          <w:tab/>
        </w:r>
        <w:r>
          <w:rPr>
            <w:noProof/>
            <w:webHidden/>
          </w:rPr>
          <w:fldChar w:fldCharType="begin"/>
        </w:r>
        <w:r>
          <w:rPr>
            <w:noProof/>
            <w:webHidden/>
          </w:rPr>
          <w:instrText xml:space="preserve"> PAGEREF _Toc253578327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28" w:history="1">
        <w:r w:rsidRPr="003566EE">
          <w:rPr>
            <w:rStyle w:val="Hyperlink"/>
            <w:noProof/>
          </w:rPr>
          <w:t>3.34.1</w:t>
        </w:r>
        <w:r>
          <w:rPr>
            <w:rFonts w:ascii="Calibri" w:hAnsi="Calibri"/>
            <w:i w:val="0"/>
            <w:iCs w:val="0"/>
            <w:noProof/>
            <w:sz w:val="22"/>
            <w:szCs w:val="22"/>
          </w:rPr>
          <w:tab/>
        </w:r>
        <w:r w:rsidRPr="003566EE">
          <w:rPr>
            <w:rStyle w:val="Hyperlink"/>
            <w:noProof/>
          </w:rPr>
          <w:t>Capability Description</w:t>
        </w:r>
        <w:r>
          <w:rPr>
            <w:noProof/>
            <w:webHidden/>
          </w:rPr>
          <w:tab/>
        </w:r>
        <w:r>
          <w:rPr>
            <w:noProof/>
            <w:webHidden/>
          </w:rPr>
          <w:fldChar w:fldCharType="begin"/>
        </w:r>
        <w:r>
          <w:rPr>
            <w:noProof/>
            <w:webHidden/>
          </w:rPr>
          <w:instrText xml:space="preserve"> PAGEREF _Toc253578328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29" w:history="1">
        <w:r w:rsidRPr="003566EE">
          <w:rPr>
            <w:rStyle w:val="Hyperlink"/>
            <w:noProof/>
          </w:rPr>
          <w:t>3.34.2</w:t>
        </w:r>
        <w:r>
          <w:rPr>
            <w:rFonts w:ascii="Calibri" w:hAnsi="Calibri"/>
            <w:i w:val="0"/>
            <w:iCs w:val="0"/>
            <w:noProof/>
            <w:sz w:val="22"/>
            <w:szCs w:val="22"/>
          </w:rPr>
          <w:tab/>
        </w:r>
        <w:r w:rsidRPr="003566EE">
          <w:rPr>
            <w:rStyle w:val="Hyperlink"/>
            <w:noProof/>
          </w:rPr>
          <w:t>Capability Assumptions/Dependencies</w:t>
        </w:r>
        <w:r>
          <w:rPr>
            <w:noProof/>
            <w:webHidden/>
          </w:rPr>
          <w:tab/>
        </w:r>
        <w:r>
          <w:rPr>
            <w:noProof/>
            <w:webHidden/>
          </w:rPr>
          <w:fldChar w:fldCharType="begin"/>
        </w:r>
        <w:r>
          <w:rPr>
            <w:noProof/>
            <w:webHidden/>
          </w:rPr>
          <w:instrText xml:space="preserve"> PAGEREF _Toc253578329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30" w:history="1">
        <w:r w:rsidRPr="003566EE">
          <w:rPr>
            <w:rStyle w:val="Hyperlink"/>
            <w:noProof/>
          </w:rPr>
          <w:t>3.34.3</w:t>
        </w:r>
        <w:r>
          <w:rPr>
            <w:rFonts w:ascii="Calibri" w:hAnsi="Calibri"/>
            <w:i w:val="0"/>
            <w:iCs w:val="0"/>
            <w:noProof/>
            <w:sz w:val="22"/>
            <w:szCs w:val="22"/>
          </w:rPr>
          <w:tab/>
        </w:r>
        <w:r w:rsidRPr="003566EE">
          <w:rPr>
            <w:rStyle w:val="Hyperlink"/>
            <w:noProof/>
          </w:rPr>
          <w:t>Capability Use Cases</w:t>
        </w:r>
        <w:r>
          <w:rPr>
            <w:noProof/>
            <w:webHidden/>
          </w:rPr>
          <w:tab/>
        </w:r>
        <w:r>
          <w:rPr>
            <w:noProof/>
            <w:webHidden/>
          </w:rPr>
          <w:fldChar w:fldCharType="begin"/>
        </w:r>
        <w:r>
          <w:rPr>
            <w:noProof/>
            <w:webHidden/>
          </w:rPr>
          <w:instrText xml:space="preserve"> PAGEREF _Toc253578330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31" w:history="1">
        <w:r w:rsidRPr="003566EE">
          <w:rPr>
            <w:rStyle w:val="Hyperlink"/>
            <w:rFonts w:ascii="Arial Bold" w:hAnsi="Arial Bold"/>
            <w:noProof/>
          </w:rPr>
          <w:t>3.34.3.1</w:t>
        </w:r>
        <w:r>
          <w:rPr>
            <w:rFonts w:ascii="Calibri" w:hAnsi="Calibri"/>
            <w:noProof/>
            <w:sz w:val="22"/>
            <w:szCs w:val="22"/>
          </w:rPr>
          <w:tab/>
        </w:r>
        <w:r w:rsidRPr="003566EE">
          <w:rPr>
            <w:rStyle w:val="Hyperlink"/>
            <w:noProof/>
          </w:rPr>
          <w:t>Use Case:  View existing Sessions for an Account</w:t>
        </w:r>
        <w:r>
          <w:rPr>
            <w:noProof/>
            <w:webHidden/>
          </w:rPr>
          <w:tab/>
        </w:r>
        <w:r>
          <w:rPr>
            <w:noProof/>
            <w:webHidden/>
          </w:rPr>
          <w:fldChar w:fldCharType="begin"/>
        </w:r>
        <w:r>
          <w:rPr>
            <w:noProof/>
            <w:webHidden/>
          </w:rPr>
          <w:instrText xml:space="preserve"> PAGEREF _Toc253578331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32" w:history="1">
        <w:r w:rsidRPr="003566EE">
          <w:rPr>
            <w:rStyle w:val="Hyperlink"/>
            <w:rFonts w:ascii="Arial Bold" w:hAnsi="Arial Bold"/>
            <w:noProof/>
          </w:rPr>
          <w:t>3.34.3.2</w:t>
        </w:r>
        <w:r>
          <w:rPr>
            <w:rFonts w:ascii="Calibri" w:hAnsi="Calibri"/>
            <w:noProof/>
            <w:sz w:val="22"/>
            <w:szCs w:val="22"/>
          </w:rPr>
          <w:tab/>
        </w:r>
        <w:r w:rsidRPr="003566EE">
          <w:rPr>
            <w:rStyle w:val="Hyperlink"/>
            <w:noProof/>
          </w:rPr>
          <w:t>Use Case:  View details of a Session</w:t>
        </w:r>
        <w:r>
          <w:rPr>
            <w:noProof/>
            <w:webHidden/>
          </w:rPr>
          <w:tab/>
        </w:r>
        <w:r>
          <w:rPr>
            <w:noProof/>
            <w:webHidden/>
          </w:rPr>
          <w:fldChar w:fldCharType="begin"/>
        </w:r>
        <w:r>
          <w:rPr>
            <w:noProof/>
            <w:webHidden/>
          </w:rPr>
          <w:instrText xml:space="preserve"> PAGEREF _Toc253578332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4"/>
        <w:tabs>
          <w:tab w:val="left" w:pos="1600"/>
          <w:tab w:val="right" w:leader="dot" w:pos="9350"/>
        </w:tabs>
        <w:rPr>
          <w:rFonts w:ascii="Calibri" w:hAnsi="Calibri"/>
          <w:noProof/>
          <w:sz w:val="22"/>
          <w:szCs w:val="22"/>
        </w:rPr>
      </w:pPr>
      <w:hyperlink w:anchor="_Toc253578333" w:history="1">
        <w:r w:rsidRPr="003566EE">
          <w:rPr>
            <w:rStyle w:val="Hyperlink"/>
            <w:rFonts w:ascii="Arial Bold" w:hAnsi="Arial Bold"/>
            <w:noProof/>
          </w:rPr>
          <w:t>3.34.3.3</w:t>
        </w:r>
        <w:r>
          <w:rPr>
            <w:rFonts w:ascii="Calibri" w:hAnsi="Calibri"/>
            <w:noProof/>
            <w:sz w:val="22"/>
            <w:szCs w:val="22"/>
          </w:rPr>
          <w:tab/>
        </w:r>
        <w:r w:rsidRPr="003566EE">
          <w:rPr>
            <w:rStyle w:val="Hyperlink"/>
            <w:noProof/>
          </w:rPr>
          <w:t>Use Case:  Create Session Notes</w:t>
        </w:r>
        <w:r>
          <w:rPr>
            <w:noProof/>
            <w:webHidden/>
          </w:rPr>
          <w:tab/>
        </w:r>
        <w:r>
          <w:rPr>
            <w:noProof/>
            <w:webHidden/>
          </w:rPr>
          <w:fldChar w:fldCharType="begin"/>
        </w:r>
        <w:r>
          <w:rPr>
            <w:noProof/>
            <w:webHidden/>
          </w:rPr>
          <w:instrText xml:space="preserve"> PAGEREF _Toc253578333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3"/>
        <w:tabs>
          <w:tab w:val="left" w:pos="1200"/>
          <w:tab w:val="right" w:leader="dot" w:pos="9350"/>
        </w:tabs>
        <w:rPr>
          <w:rFonts w:ascii="Calibri" w:hAnsi="Calibri"/>
          <w:i w:val="0"/>
          <w:iCs w:val="0"/>
          <w:noProof/>
          <w:sz w:val="22"/>
          <w:szCs w:val="22"/>
        </w:rPr>
      </w:pPr>
      <w:hyperlink w:anchor="_Toc253578334" w:history="1">
        <w:r w:rsidRPr="003566EE">
          <w:rPr>
            <w:rStyle w:val="Hyperlink"/>
            <w:noProof/>
          </w:rPr>
          <w:t>3.34.4</w:t>
        </w:r>
        <w:r>
          <w:rPr>
            <w:rFonts w:ascii="Calibri" w:hAnsi="Calibri"/>
            <w:i w:val="0"/>
            <w:iCs w:val="0"/>
            <w:noProof/>
            <w:sz w:val="22"/>
            <w:szCs w:val="22"/>
          </w:rPr>
          <w:tab/>
        </w:r>
        <w:r w:rsidRPr="003566EE">
          <w:rPr>
            <w:rStyle w:val="Hyperlink"/>
            <w:noProof/>
          </w:rPr>
          <w:t>Channel/CSR light application requirements</w:t>
        </w:r>
        <w:r>
          <w:rPr>
            <w:noProof/>
            <w:webHidden/>
          </w:rPr>
          <w:tab/>
        </w:r>
        <w:r>
          <w:rPr>
            <w:noProof/>
            <w:webHidden/>
          </w:rPr>
          <w:fldChar w:fldCharType="begin"/>
        </w:r>
        <w:r>
          <w:rPr>
            <w:noProof/>
            <w:webHidden/>
          </w:rPr>
          <w:instrText xml:space="preserve"> PAGEREF _Toc253578334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2"/>
        <w:rPr>
          <w:rFonts w:ascii="Calibri" w:hAnsi="Calibri"/>
          <w:smallCaps w:val="0"/>
          <w:noProof/>
          <w:sz w:val="22"/>
          <w:szCs w:val="22"/>
        </w:rPr>
      </w:pPr>
      <w:hyperlink w:anchor="_Toc253578335" w:history="1">
        <w:r w:rsidRPr="003566EE">
          <w:rPr>
            <w:rStyle w:val="Hyperlink"/>
            <w:strike/>
            <w:noProof/>
          </w:rPr>
          <w:t>3.35</w:t>
        </w:r>
        <w:r>
          <w:rPr>
            <w:rFonts w:ascii="Calibri" w:hAnsi="Calibri"/>
            <w:smallCaps w:val="0"/>
            <w:noProof/>
            <w:sz w:val="22"/>
            <w:szCs w:val="22"/>
          </w:rPr>
          <w:tab/>
        </w:r>
        <w:r w:rsidRPr="003566EE">
          <w:rPr>
            <w:rStyle w:val="Hyperlink"/>
            <w:strike/>
            <w:noProof/>
          </w:rPr>
          <w:t xml:space="preserve">Capability </w:t>
        </w:r>
        <w:r w:rsidRPr="003566EE">
          <w:rPr>
            <w:rStyle w:val="Hyperlink"/>
            <w:noProof/>
          </w:rPr>
          <w:t>34.</w:t>
        </w:r>
        <w:r w:rsidRPr="003566EE">
          <w:rPr>
            <w:rStyle w:val="Hyperlink"/>
            <w:strike/>
            <w:noProof/>
          </w:rPr>
          <w:t xml:space="preserve"> Manage Up Sell lead - USL</w:t>
        </w:r>
        <w:r>
          <w:rPr>
            <w:noProof/>
            <w:webHidden/>
          </w:rPr>
          <w:tab/>
        </w:r>
        <w:r>
          <w:rPr>
            <w:noProof/>
            <w:webHidden/>
          </w:rPr>
          <w:fldChar w:fldCharType="begin"/>
        </w:r>
        <w:r>
          <w:rPr>
            <w:noProof/>
            <w:webHidden/>
          </w:rPr>
          <w:instrText xml:space="preserve"> PAGEREF _Toc253578335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1"/>
        <w:tabs>
          <w:tab w:val="left" w:pos="400"/>
          <w:tab w:val="right" w:leader="dot" w:pos="9350"/>
        </w:tabs>
        <w:rPr>
          <w:rFonts w:ascii="Calibri" w:hAnsi="Calibri"/>
          <w:b w:val="0"/>
          <w:bCs w:val="0"/>
          <w:caps w:val="0"/>
          <w:noProof/>
          <w:sz w:val="22"/>
          <w:szCs w:val="22"/>
        </w:rPr>
      </w:pPr>
      <w:hyperlink w:anchor="_Toc253578336" w:history="1">
        <w:r w:rsidRPr="003566EE">
          <w:rPr>
            <w:rStyle w:val="Hyperlink"/>
            <w:noProof/>
          </w:rPr>
          <w:t>4</w:t>
        </w:r>
        <w:r>
          <w:rPr>
            <w:rFonts w:ascii="Calibri" w:hAnsi="Calibri"/>
            <w:b w:val="0"/>
            <w:bCs w:val="0"/>
            <w:caps w:val="0"/>
            <w:noProof/>
            <w:sz w:val="22"/>
            <w:szCs w:val="22"/>
          </w:rPr>
          <w:tab/>
        </w:r>
        <w:r w:rsidRPr="003566EE">
          <w:rPr>
            <w:rStyle w:val="Hyperlink"/>
            <w:noProof/>
          </w:rPr>
          <w:t>Requirements - Non-functional</w:t>
        </w:r>
        <w:r>
          <w:rPr>
            <w:noProof/>
            <w:webHidden/>
          </w:rPr>
          <w:tab/>
        </w:r>
        <w:r>
          <w:rPr>
            <w:noProof/>
            <w:webHidden/>
          </w:rPr>
          <w:fldChar w:fldCharType="begin"/>
        </w:r>
        <w:r>
          <w:rPr>
            <w:noProof/>
            <w:webHidden/>
          </w:rPr>
          <w:instrText xml:space="preserve"> PAGEREF _Toc253578336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2"/>
        <w:rPr>
          <w:rFonts w:ascii="Calibri" w:hAnsi="Calibri"/>
          <w:smallCaps w:val="0"/>
          <w:noProof/>
          <w:sz w:val="22"/>
          <w:szCs w:val="22"/>
        </w:rPr>
      </w:pPr>
      <w:hyperlink w:anchor="_Toc253578337" w:history="1">
        <w:r w:rsidRPr="003566EE">
          <w:rPr>
            <w:rStyle w:val="Hyperlink"/>
            <w:noProof/>
          </w:rPr>
          <w:t>4.1</w:t>
        </w:r>
        <w:r>
          <w:rPr>
            <w:rFonts w:ascii="Calibri" w:hAnsi="Calibri"/>
            <w:smallCaps w:val="0"/>
            <w:noProof/>
            <w:sz w:val="22"/>
            <w:szCs w:val="22"/>
          </w:rPr>
          <w:tab/>
        </w:r>
        <w:r w:rsidRPr="003566EE">
          <w:rPr>
            <w:rStyle w:val="Hyperlink"/>
            <w:noProof/>
          </w:rPr>
          <w:t>Deployment, Integration and platform consideration</w:t>
        </w:r>
        <w:r>
          <w:rPr>
            <w:noProof/>
            <w:webHidden/>
          </w:rPr>
          <w:tab/>
        </w:r>
        <w:r>
          <w:rPr>
            <w:noProof/>
            <w:webHidden/>
          </w:rPr>
          <w:fldChar w:fldCharType="begin"/>
        </w:r>
        <w:r>
          <w:rPr>
            <w:noProof/>
            <w:webHidden/>
          </w:rPr>
          <w:instrText xml:space="preserve"> PAGEREF _Toc253578337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2"/>
        <w:rPr>
          <w:rFonts w:ascii="Calibri" w:hAnsi="Calibri"/>
          <w:smallCaps w:val="0"/>
          <w:noProof/>
          <w:sz w:val="22"/>
          <w:szCs w:val="22"/>
        </w:rPr>
      </w:pPr>
      <w:hyperlink w:anchor="_Toc253578338" w:history="1">
        <w:r w:rsidRPr="003566EE">
          <w:rPr>
            <w:rStyle w:val="Hyperlink"/>
            <w:noProof/>
          </w:rPr>
          <w:t>4.2</w:t>
        </w:r>
        <w:r>
          <w:rPr>
            <w:rFonts w:ascii="Calibri" w:hAnsi="Calibri"/>
            <w:smallCaps w:val="0"/>
            <w:noProof/>
            <w:sz w:val="22"/>
            <w:szCs w:val="22"/>
          </w:rPr>
          <w:tab/>
        </w:r>
        <w:r w:rsidRPr="003566EE">
          <w:rPr>
            <w:rStyle w:val="Hyperlink"/>
            <w:noProof/>
          </w:rPr>
          <w:t>Reliability, Availability, and Maintainability Requirements</w:t>
        </w:r>
        <w:r>
          <w:rPr>
            <w:noProof/>
            <w:webHidden/>
          </w:rPr>
          <w:tab/>
        </w:r>
        <w:r>
          <w:rPr>
            <w:noProof/>
            <w:webHidden/>
          </w:rPr>
          <w:fldChar w:fldCharType="begin"/>
        </w:r>
        <w:r>
          <w:rPr>
            <w:noProof/>
            <w:webHidden/>
          </w:rPr>
          <w:instrText xml:space="preserve"> PAGEREF _Toc253578338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2"/>
        <w:rPr>
          <w:rFonts w:ascii="Calibri" w:hAnsi="Calibri"/>
          <w:smallCaps w:val="0"/>
          <w:noProof/>
          <w:sz w:val="22"/>
          <w:szCs w:val="22"/>
        </w:rPr>
      </w:pPr>
      <w:hyperlink w:anchor="_Toc253578339" w:history="1">
        <w:r w:rsidRPr="003566EE">
          <w:rPr>
            <w:rStyle w:val="Hyperlink"/>
            <w:noProof/>
          </w:rPr>
          <w:t>4.3</w:t>
        </w:r>
        <w:r>
          <w:rPr>
            <w:rFonts w:ascii="Calibri" w:hAnsi="Calibri"/>
            <w:smallCaps w:val="0"/>
            <w:noProof/>
            <w:sz w:val="22"/>
            <w:szCs w:val="22"/>
          </w:rPr>
          <w:tab/>
        </w:r>
        <w:r w:rsidRPr="003566EE">
          <w:rPr>
            <w:rStyle w:val="Hyperlink"/>
            <w:rFonts w:eastAsia="MS Mincho"/>
            <w:noProof/>
            <w:lang w:eastAsia="ja-JP" w:bidi="he-IL"/>
          </w:rPr>
          <w:t>Operation, Administration, Maintenance and Provisioning Requirements</w:t>
        </w:r>
        <w:r>
          <w:rPr>
            <w:noProof/>
            <w:webHidden/>
          </w:rPr>
          <w:tab/>
        </w:r>
        <w:r>
          <w:rPr>
            <w:noProof/>
            <w:webHidden/>
          </w:rPr>
          <w:fldChar w:fldCharType="begin"/>
        </w:r>
        <w:r>
          <w:rPr>
            <w:noProof/>
            <w:webHidden/>
          </w:rPr>
          <w:instrText xml:space="preserve"> PAGEREF _Toc253578339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2"/>
        <w:rPr>
          <w:rFonts w:ascii="Calibri" w:hAnsi="Calibri"/>
          <w:smallCaps w:val="0"/>
          <w:noProof/>
          <w:sz w:val="22"/>
          <w:szCs w:val="22"/>
        </w:rPr>
      </w:pPr>
      <w:hyperlink w:anchor="_Toc253578340" w:history="1">
        <w:r w:rsidRPr="003566EE">
          <w:rPr>
            <w:rStyle w:val="Hyperlink"/>
            <w:rFonts w:eastAsia="MS Mincho"/>
            <w:noProof/>
            <w:lang w:eastAsia="ja-JP" w:bidi="he-IL"/>
          </w:rPr>
          <w:t>4.4</w:t>
        </w:r>
        <w:r>
          <w:rPr>
            <w:rFonts w:ascii="Calibri" w:hAnsi="Calibri"/>
            <w:smallCaps w:val="0"/>
            <w:noProof/>
            <w:sz w:val="22"/>
            <w:szCs w:val="22"/>
          </w:rPr>
          <w:tab/>
        </w:r>
        <w:r w:rsidRPr="003566EE">
          <w:rPr>
            <w:rStyle w:val="Hyperlink"/>
            <w:rFonts w:eastAsia="MS Mincho"/>
            <w:noProof/>
            <w:lang w:eastAsia="ja-JP" w:bidi="he-IL"/>
          </w:rPr>
          <w:t>Acceptance Test Primary offer Considerations</w:t>
        </w:r>
        <w:r>
          <w:rPr>
            <w:noProof/>
            <w:webHidden/>
          </w:rPr>
          <w:tab/>
        </w:r>
        <w:r>
          <w:rPr>
            <w:noProof/>
            <w:webHidden/>
          </w:rPr>
          <w:fldChar w:fldCharType="begin"/>
        </w:r>
        <w:r>
          <w:rPr>
            <w:noProof/>
            <w:webHidden/>
          </w:rPr>
          <w:instrText xml:space="preserve"> PAGEREF _Toc253578340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2"/>
        <w:rPr>
          <w:rFonts w:ascii="Calibri" w:hAnsi="Calibri"/>
          <w:smallCaps w:val="0"/>
          <w:noProof/>
          <w:sz w:val="22"/>
          <w:szCs w:val="22"/>
        </w:rPr>
      </w:pPr>
      <w:hyperlink w:anchor="_Toc253578341" w:history="1">
        <w:r w:rsidRPr="003566EE">
          <w:rPr>
            <w:rStyle w:val="Hyperlink"/>
            <w:rFonts w:eastAsia="MS Mincho"/>
            <w:noProof/>
          </w:rPr>
          <w:t>4.5</w:t>
        </w:r>
        <w:r>
          <w:rPr>
            <w:rFonts w:ascii="Calibri" w:hAnsi="Calibri"/>
            <w:smallCaps w:val="0"/>
            <w:noProof/>
            <w:sz w:val="22"/>
            <w:szCs w:val="22"/>
          </w:rPr>
          <w:tab/>
        </w:r>
        <w:r w:rsidRPr="003566EE">
          <w:rPr>
            <w:rStyle w:val="Hyperlink"/>
            <w:rFonts w:eastAsia="MS Mincho"/>
            <w:noProof/>
          </w:rPr>
          <w:t>Cost of Goods Sold Considerations</w:t>
        </w:r>
        <w:r>
          <w:rPr>
            <w:noProof/>
            <w:webHidden/>
          </w:rPr>
          <w:tab/>
        </w:r>
        <w:r>
          <w:rPr>
            <w:noProof/>
            <w:webHidden/>
          </w:rPr>
          <w:fldChar w:fldCharType="begin"/>
        </w:r>
        <w:r>
          <w:rPr>
            <w:noProof/>
            <w:webHidden/>
          </w:rPr>
          <w:instrText xml:space="preserve"> PAGEREF _Toc253578341 \h </w:instrText>
        </w:r>
        <w:r>
          <w:rPr>
            <w:noProof/>
            <w:webHidden/>
          </w:rPr>
        </w:r>
        <w:r>
          <w:rPr>
            <w:noProof/>
            <w:webHidden/>
          </w:rPr>
          <w:fldChar w:fldCharType="separate"/>
        </w:r>
        <w:r>
          <w:rPr>
            <w:noProof/>
            <w:webHidden/>
          </w:rPr>
          <w:t>277</w:t>
        </w:r>
        <w:r>
          <w:rPr>
            <w:noProof/>
            <w:webHidden/>
          </w:rPr>
          <w:fldChar w:fldCharType="end"/>
        </w:r>
      </w:hyperlink>
    </w:p>
    <w:p w:rsidR="003867B2" w:rsidRDefault="003867B2">
      <w:pPr>
        <w:pStyle w:val="TOC2"/>
        <w:rPr>
          <w:rFonts w:ascii="Calibri" w:hAnsi="Calibri"/>
          <w:smallCaps w:val="0"/>
          <w:noProof/>
          <w:sz w:val="22"/>
          <w:szCs w:val="22"/>
        </w:rPr>
      </w:pPr>
      <w:hyperlink w:anchor="_Toc253578342" w:history="1">
        <w:r w:rsidRPr="003566EE">
          <w:rPr>
            <w:rStyle w:val="Hyperlink"/>
            <w:rFonts w:eastAsia="MS Mincho"/>
            <w:noProof/>
          </w:rPr>
          <w:t>4.6</w:t>
        </w:r>
        <w:r>
          <w:rPr>
            <w:rFonts w:ascii="Calibri" w:hAnsi="Calibri"/>
            <w:smallCaps w:val="0"/>
            <w:noProof/>
            <w:sz w:val="22"/>
            <w:szCs w:val="22"/>
          </w:rPr>
          <w:tab/>
        </w:r>
        <w:r w:rsidRPr="003566EE">
          <w:rPr>
            <w:rStyle w:val="Hyperlink"/>
            <w:rFonts w:eastAsia="MS Mincho"/>
            <w:noProof/>
          </w:rPr>
          <w:t>Performance Considerations</w:t>
        </w:r>
        <w:r>
          <w:rPr>
            <w:noProof/>
            <w:webHidden/>
          </w:rPr>
          <w:tab/>
        </w:r>
        <w:r>
          <w:rPr>
            <w:noProof/>
            <w:webHidden/>
          </w:rPr>
          <w:fldChar w:fldCharType="begin"/>
        </w:r>
        <w:r>
          <w:rPr>
            <w:noProof/>
            <w:webHidden/>
          </w:rPr>
          <w:instrText xml:space="preserve"> PAGEREF _Toc253578342 \h </w:instrText>
        </w:r>
        <w:r>
          <w:rPr>
            <w:noProof/>
            <w:webHidden/>
          </w:rPr>
        </w:r>
        <w:r>
          <w:rPr>
            <w:noProof/>
            <w:webHidden/>
          </w:rPr>
          <w:fldChar w:fldCharType="separate"/>
        </w:r>
        <w:r>
          <w:rPr>
            <w:noProof/>
            <w:webHidden/>
          </w:rPr>
          <w:t>277</w:t>
        </w:r>
        <w:r>
          <w:rPr>
            <w:noProof/>
            <w:webHidden/>
          </w:rPr>
          <w:fldChar w:fldCharType="end"/>
        </w:r>
      </w:hyperlink>
    </w:p>
    <w:p w:rsidR="003867B2" w:rsidRDefault="003867B2">
      <w:pPr>
        <w:pStyle w:val="TOC2"/>
        <w:rPr>
          <w:rFonts w:ascii="Calibri" w:hAnsi="Calibri"/>
          <w:smallCaps w:val="0"/>
          <w:noProof/>
          <w:sz w:val="22"/>
          <w:szCs w:val="22"/>
        </w:rPr>
      </w:pPr>
      <w:hyperlink w:anchor="_Toc253578343" w:history="1">
        <w:r w:rsidRPr="003566EE">
          <w:rPr>
            <w:rStyle w:val="Hyperlink"/>
            <w:noProof/>
          </w:rPr>
          <w:t>4.7</w:t>
        </w:r>
        <w:r>
          <w:rPr>
            <w:rFonts w:ascii="Calibri" w:hAnsi="Calibri"/>
            <w:smallCaps w:val="0"/>
            <w:noProof/>
            <w:sz w:val="22"/>
            <w:szCs w:val="22"/>
          </w:rPr>
          <w:tab/>
        </w:r>
        <w:r w:rsidRPr="003566EE">
          <w:rPr>
            <w:rStyle w:val="Hyperlink"/>
            <w:noProof/>
          </w:rPr>
          <w:t>Documentation Considerations</w:t>
        </w:r>
        <w:r>
          <w:rPr>
            <w:noProof/>
            <w:webHidden/>
          </w:rPr>
          <w:tab/>
        </w:r>
        <w:r>
          <w:rPr>
            <w:noProof/>
            <w:webHidden/>
          </w:rPr>
          <w:fldChar w:fldCharType="begin"/>
        </w:r>
        <w:r>
          <w:rPr>
            <w:noProof/>
            <w:webHidden/>
          </w:rPr>
          <w:instrText xml:space="preserve"> PAGEREF _Toc253578343 \h </w:instrText>
        </w:r>
        <w:r>
          <w:rPr>
            <w:noProof/>
            <w:webHidden/>
          </w:rPr>
        </w:r>
        <w:r>
          <w:rPr>
            <w:noProof/>
            <w:webHidden/>
          </w:rPr>
          <w:fldChar w:fldCharType="separate"/>
        </w:r>
        <w:r>
          <w:rPr>
            <w:noProof/>
            <w:webHidden/>
          </w:rPr>
          <w:t>277</w:t>
        </w:r>
        <w:r>
          <w:rPr>
            <w:noProof/>
            <w:webHidden/>
          </w:rPr>
          <w:fldChar w:fldCharType="end"/>
        </w:r>
      </w:hyperlink>
    </w:p>
    <w:p w:rsidR="003867B2" w:rsidRDefault="003867B2">
      <w:pPr>
        <w:pStyle w:val="TOC1"/>
        <w:tabs>
          <w:tab w:val="left" w:pos="400"/>
          <w:tab w:val="right" w:leader="dot" w:pos="9350"/>
        </w:tabs>
        <w:rPr>
          <w:rFonts w:ascii="Calibri" w:hAnsi="Calibri"/>
          <w:b w:val="0"/>
          <w:bCs w:val="0"/>
          <w:caps w:val="0"/>
          <w:noProof/>
          <w:sz w:val="22"/>
          <w:szCs w:val="22"/>
        </w:rPr>
      </w:pPr>
      <w:hyperlink w:anchor="_Toc253578344" w:history="1">
        <w:r w:rsidRPr="003566EE">
          <w:rPr>
            <w:rStyle w:val="Hyperlink"/>
            <w:noProof/>
          </w:rPr>
          <w:t>5</w:t>
        </w:r>
        <w:r>
          <w:rPr>
            <w:rFonts w:ascii="Calibri" w:hAnsi="Calibri"/>
            <w:b w:val="0"/>
            <w:bCs w:val="0"/>
            <w:caps w:val="0"/>
            <w:noProof/>
            <w:sz w:val="22"/>
            <w:szCs w:val="22"/>
          </w:rPr>
          <w:tab/>
        </w:r>
        <w:r w:rsidRPr="003566EE">
          <w:rPr>
            <w:rStyle w:val="Hyperlink"/>
            <w:noProof/>
          </w:rPr>
          <w:t>Requirements Summary</w:t>
        </w:r>
        <w:r>
          <w:rPr>
            <w:noProof/>
            <w:webHidden/>
          </w:rPr>
          <w:tab/>
        </w:r>
        <w:r>
          <w:rPr>
            <w:noProof/>
            <w:webHidden/>
          </w:rPr>
          <w:fldChar w:fldCharType="begin"/>
        </w:r>
        <w:r>
          <w:rPr>
            <w:noProof/>
            <w:webHidden/>
          </w:rPr>
          <w:instrText xml:space="preserve"> PAGEREF _Toc253578344 \h </w:instrText>
        </w:r>
        <w:r>
          <w:rPr>
            <w:noProof/>
            <w:webHidden/>
          </w:rPr>
        </w:r>
        <w:r>
          <w:rPr>
            <w:noProof/>
            <w:webHidden/>
          </w:rPr>
          <w:fldChar w:fldCharType="separate"/>
        </w:r>
        <w:r>
          <w:rPr>
            <w:noProof/>
            <w:webHidden/>
          </w:rPr>
          <w:t>278</w:t>
        </w:r>
        <w:r>
          <w:rPr>
            <w:noProof/>
            <w:webHidden/>
          </w:rPr>
          <w:fldChar w:fldCharType="end"/>
        </w:r>
      </w:hyperlink>
    </w:p>
    <w:p w:rsidR="003867B2" w:rsidRDefault="003867B2">
      <w:pPr>
        <w:pStyle w:val="TOC2"/>
        <w:rPr>
          <w:rFonts w:ascii="Calibri" w:hAnsi="Calibri"/>
          <w:smallCaps w:val="0"/>
          <w:noProof/>
          <w:sz w:val="22"/>
          <w:szCs w:val="22"/>
        </w:rPr>
      </w:pPr>
      <w:hyperlink w:anchor="_Toc253578345" w:history="1">
        <w:r w:rsidRPr="003566EE">
          <w:rPr>
            <w:rStyle w:val="Hyperlink"/>
            <w:noProof/>
          </w:rPr>
          <w:t>5.1</w:t>
        </w:r>
        <w:r>
          <w:rPr>
            <w:rFonts w:ascii="Calibri" w:hAnsi="Calibri"/>
            <w:smallCaps w:val="0"/>
            <w:noProof/>
            <w:sz w:val="22"/>
            <w:szCs w:val="22"/>
          </w:rPr>
          <w:tab/>
        </w:r>
        <w:r w:rsidRPr="003566EE">
          <w:rPr>
            <w:rStyle w:val="Hyperlink"/>
            <w:noProof/>
          </w:rPr>
          <w:t>Requirements List Gr</w:t>
        </w:r>
        <w:r w:rsidRPr="003566EE">
          <w:rPr>
            <w:rStyle w:val="Hyperlink"/>
            <w:noProof/>
          </w:rPr>
          <w:t>o</w:t>
        </w:r>
        <w:r w:rsidRPr="003566EE">
          <w:rPr>
            <w:rStyle w:val="Hyperlink"/>
            <w:noProof/>
          </w:rPr>
          <w:t>uped by “Capability”</w:t>
        </w:r>
        <w:r>
          <w:rPr>
            <w:noProof/>
            <w:webHidden/>
          </w:rPr>
          <w:tab/>
        </w:r>
        <w:r>
          <w:rPr>
            <w:noProof/>
            <w:webHidden/>
          </w:rPr>
          <w:fldChar w:fldCharType="begin"/>
        </w:r>
        <w:r>
          <w:rPr>
            <w:noProof/>
            <w:webHidden/>
          </w:rPr>
          <w:instrText xml:space="preserve"> PAGEREF _Toc253578345 \h </w:instrText>
        </w:r>
        <w:r>
          <w:rPr>
            <w:noProof/>
            <w:webHidden/>
          </w:rPr>
        </w:r>
        <w:r>
          <w:rPr>
            <w:noProof/>
            <w:webHidden/>
          </w:rPr>
          <w:fldChar w:fldCharType="separate"/>
        </w:r>
        <w:r>
          <w:rPr>
            <w:noProof/>
            <w:webHidden/>
          </w:rPr>
          <w:t>278</w:t>
        </w:r>
        <w:r>
          <w:rPr>
            <w:noProof/>
            <w:webHidden/>
          </w:rPr>
          <w:fldChar w:fldCharType="end"/>
        </w:r>
      </w:hyperlink>
    </w:p>
    <w:p w:rsidR="003867B2" w:rsidRDefault="003867B2">
      <w:pPr>
        <w:pStyle w:val="TOC2"/>
        <w:rPr>
          <w:rFonts w:ascii="Calibri" w:hAnsi="Calibri"/>
          <w:smallCaps w:val="0"/>
          <w:noProof/>
          <w:sz w:val="22"/>
          <w:szCs w:val="22"/>
        </w:rPr>
      </w:pPr>
      <w:hyperlink w:anchor="_Toc253578346" w:history="1">
        <w:r w:rsidRPr="003566EE">
          <w:rPr>
            <w:rStyle w:val="Hyperlink"/>
            <w:noProof/>
          </w:rPr>
          <w:t>5.2</w:t>
        </w:r>
        <w:r>
          <w:rPr>
            <w:rFonts w:ascii="Calibri" w:hAnsi="Calibri"/>
            <w:smallCaps w:val="0"/>
            <w:noProof/>
            <w:sz w:val="22"/>
            <w:szCs w:val="22"/>
          </w:rPr>
          <w:tab/>
        </w:r>
        <w:r w:rsidRPr="003566EE">
          <w:rPr>
            <w:rStyle w:val="Hyperlink"/>
            <w:noProof/>
          </w:rPr>
          <w:t>Additional Requirements Information</w:t>
        </w:r>
        <w:r>
          <w:rPr>
            <w:noProof/>
            <w:webHidden/>
          </w:rPr>
          <w:tab/>
        </w:r>
        <w:r>
          <w:rPr>
            <w:noProof/>
            <w:webHidden/>
          </w:rPr>
          <w:fldChar w:fldCharType="begin"/>
        </w:r>
        <w:r>
          <w:rPr>
            <w:noProof/>
            <w:webHidden/>
          </w:rPr>
          <w:instrText xml:space="preserve"> PAGEREF _Toc253578346 \h </w:instrText>
        </w:r>
        <w:r>
          <w:rPr>
            <w:noProof/>
            <w:webHidden/>
          </w:rPr>
        </w:r>
        <w:r>
          <w:rPr>
            <w:noProof/>
            <w:webHidden/>
          </w:rPr>
          <w:fldChar w:fldCharType="separate"/>
        </w:r>
        <w:r>
          <w:rPr>
            <w:noProof/>
            <w:webHidden/>
          </w:rPr>
          <w:t>322</w:t>
        </w:r>
        <w:r>
          <w:rPr>
            <w:noProof/>
            <w:webHidden/>
          </w:rPr>
          <w:fldChar w:fldCharType="end"/>
        </w:r>
      </w:hyperlink>
    </w:p>
    <w:p w:rsidR="00AB3FED" w:rsidRDefault="00CA2A06" w:rsidP="009669A3">
      <w:pPr>
        <w:jc w:val="both"/>
      </w:pPr>
      <w:r>
        <w:rPr>
          <w:rFonts w:ascii="Times New Roman" w:hAnsi="Times New Roman"/>
          <w:szCs w:val="24"/>
        </w:rPr>
        <w:fldChar w:fldCharType="end"/>
      </w:r>
    </w:p>
    <w:p w:rsidR="00DA46C2" w:rsidRPr="00D72F07" w:rsidRDefault="00DA46C2" w:rsidP="00D72F07">
      <w:pPr>
        <w:pageBreakBefore/>
        <w:jc w:val="center"/>
        <w:rPr>
          <w:b/>
          <w:sz w:val="28"/>
        </w:rPr>
      </w:pPr>
      <w:r w:rsidRPr="00D72F07">
        <w:rPr>
          <w:b/>
          <w:sz w:val="28"/>
        </w:rPr>
        <w:lastRenderedPageBreak/>
        <w:t>Table of Figures</w:t>
      </w:r>
    </w:p>
    <w:p w:rsidR="00DA46C2" w:rsidRDefault="00DA46C2" w:rsidP="00DA46C2">
      <w:pPr>
        <w:sectPr w:rsidR="00DA46C2" w:rsidSect="00DA0FB0">
          <w:headerReference w:type="default" r:id="rId13"/>
          <w:footerReference w:type="default" r:id="rId14"/>
          <w:footerReference w:type="first" r:id="rId15"/>
          <w:type w:val="continuous"/>
          <w:pgSz w:w="12240" w:h="15840" w:code="1"/>
          <w:pgMar w:top="1440" w:right="1440" w:bottom="1440" w:left="1440" w:header="720" w:footer="720" w:gutter="0"/>
          <w:pgNumType w:start="1"/>
          <w:cols w:space="720"/>
          <w:titlePg/>
        </w:sectPr>
      </w:pPr>
      <w:r>
        <w:fldChar w:fldCharType="begin"/>
      </w:r>
      <w:r>
        <w:instrText xml:space="preserve"> TOC \h \z \t "Caption,1" </w:instrText>
      </w:r>
      <w:r>
        <w:fldChar w:fldCharType="separate"/>
      </w:r>
      <w:r w:rsidR="00E16112">
        <w:rPr>
          <w:b/>
          <w:bCs/>
          <w:noProof/>
        </w:rPr>
        <w:t>Error! No table of contents entries found.</w:t>
      </w:r>
      <w:r>
        <w:fldChar w:fldCharType="end"/>
      </w:r>
    </w:p>
    <w:p w:rsidR="00AB3FED" w:rsidRPr="00BD5542" w:rsidRDefault="0015339B" w:rsidP="00BD5542">
      <w:pPr>
        <w:pStyle w:val="Heading1"/>
      </w:pPr>
      <w:bookmarkStart w:id="5" w:name="_Toc484595751"/>
      <w:bookmarkStart w:id="6" w:name="_Toc526902297"/>
      <w:bookmarkStart w:id="7" w:name="_Toc200771424"/>
      <w:bookmarkStart w:id="8" w:name="_Toc253577909"/>
      <w:bookmarkEnd w:id="2"/>
      <w:r w:rsidRPr="00BD5542">
        <w:lastRenderedPageBreak/>
        <w:t>FRS</w:t>
      </w:r>
      <w:r w:rsidR="00AB3FED" w:rsidRPr="00BD5542">
        <w:t xml:space="preserve"> Information</w:t>
      </w:r>
      <w:bookmarkEnd w:id="6"/>
      <w:bookmarkEnd w:id="7"/>
      <w:bookmarkEnd w:id="8"/>
    </w:p>
    <w:p w:rsidR="00537657" w:rsidRDefault="0053765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288" w:type="dxa"/>
        </w:tblCellMar>
        <w:tblLook w:val="0000"/>
      </w:tblPr>
      <w:tblGrid>
        <w:gridCol w:w="2880"/>
        <w:gridCol w:w="5940"/>
      </w:tblGrid>
      <w:tr w:rsidR="00AB3FED">
        <w:tblPrEx>
          <w:tblCellMar>
            <w:top w:w="0" w:type="dxa"/>
            <w:bottom w:w="0" w:type="dxa"/>
          </w:tblCellMar>
        </w:tblPrEx>
        <w:tc>
          <w:tcPr>
            <w:tcW w:w="2880" w:type="dxa"/>
          </w:tcPr>
          <w:p w:rsidR="00AB3FED" w:rsidRDefault="00AB3FED">
            <w:pPr>
              <w:spacing w:before="60" w:after="60"/>
              <w:jc w:val="right"/>
              <w:rPr>
                <w:b/>
              </w:rPr>
            </w:pPr>
            <w:r>
              <w:rPr>
                <w:b/>
              </w:rPr>
              <w:t>Title</w:t>
            </w:r>
          </w:p>
        </w:tc>
        <w:tc>
          <w:tcPr>
            <w:tcW w:w="5940" w:type="dxa"/>
          </w:tcPr>
          <w:p w:rsidR="00AB3FED" w:rsidRPr="00D72F07" w:rsidRDefault="00AB3FED" w:rsidP="00D72F07">
            <w:pPr>
              <w:pStyle w:val="CommentText"/>
              <w:spacing w:before="60" w:after="60"/>
              <w:rPr>
                <w:rFonts w:ascii="Arial" w:hAnsi="Arial"/>
              </w:rPr>
            </w:pPr>
            <w:fldSimple w:instr=" DOCPROPERTY &quot;Title&quot;  \* MERGEFORMAT ">
              <w:r w:rsidR="00A2650A">
                <w:rPr>
                  <w:rFonts w:ascii="Arial" w:hAnsi="Arial"/>
                </w:rPr>
                <w:t>FRS Channel/CSR Portal</w:t>
              </w:r>
            </w:fldSimple>
          </w:p>
        </w:tc>
      </w:tr>
      <w:tr w:rsidR="00AB3FED">
        <w:tblPrEx>
          <w:tblCellMar>
            <w:top w:w="0" w:type="dxa"/>
            <w:bottom w:w="0" w:type="dxa"/>
          </w:tblCellMar>
        </w:tblPrEx>
        <w:tc>
          <w:tcPr>
            <w:tcW w:w="2880" w:type="dxa"/>
          </w:tcPr>
          <w:p w:rsidR="00AB3FED" w:rsidRDefault="00142321">
            <w:pPr>
              <w:spacing w:before="60" w:after="60"/>
              <w:jc w:val="right"/>
              <w:rPr>
                <w:b/>
              </w:rPr>
            </w:pPr>
            <w:r>
              <w:rPr>
                <w:b/>
              </w:rPr>
              <w:t>Revi</w:t>
            </w:r>
            <w:r w:rsidR="00AB3FED">
              <w:rPr>
                <w:b/>
              </w:rPr>
              <w:t>sion</w:t>
            </w:r>
            <w:r>
              <w:rPr>
                <w:b/>
              </w:rPr>
              <w:t xml:space="preserve"> Number</w:t>
            </w:r>
          </w:p>
        </w:tc>
        <w:tc>
          <w:tcPr>
            <w:tcW w:w="5940" w:type="dxa"/>
          </w:tcPr>
          <w:p w:rsidR="00AB3FED" w:rsidRPr="00D72F07" w:rsidRDefault="00683B78" w:rsidP="00D22C99">
            <w:pPr>
              <w:spacing w:before="60" w:after="60"/>
            </w:pPr>
            <w:r>
              <w:t>3</w:t>
            </w:r>
            <w:r w:rsidR="00173C5B">
              <w:t>.0</w:t>
            </w:r>
          </w:p>
        </w:tc>
      </w:tr>
      <w:tr w:rsidR="00AB3FED">
        <w:tblPrEx>
          <w:tblCellMar>
            <w:top w:w="0" w:type="dxa"/>
            <w:bottom w:w="0" w:type="dxa"/>
          </w:tblCellMar>
        </w:tblPrEx>
        <w:tc>
          <w:tcPr>
            <w:tcW w:w="2880" w:type="dxa"/>
          </w:tcPr>
          <w:p w:rsidR="00AB3FED" w:rsidRDefault="00AB3FED">
            <w:pPr>
              <w:spacing w:before="60" w:after="60"/>
              <w:jc w:val="right"/>
              <w:rPr>
                <w:b/>
              </w:rPr>
            </w:pPr>
            <w:r>
              <w:rPr>
                <w:b/>
              </w:rPr>
              <w:t>Reference Number</w:t>
            </w:r>
          </w:p>
        </w:tc>
        <w:tc>
          <w:tcPr>
            <w:tcW w:w="5940" w:type="dxa"/>
          </w:tcPr>
          <w:p w:rsidR="00AB3FED" w:rsidRPr="00D72F07" w:rsidRDefault="00FC01C8">
            <w:pPr>
              <w:spacing w:before="60" w:after="60"/>
            </w:pPr>
            <w:fldSimple w:instr=" DOCPROPERTY &quot;Title&quot;  \* MERGEFORMAT ">
              <w:r w:rsidR="00012E33">
                <w:t>FRS Channel/CSR Portal</w:t>
              </w:r>
            </w:fldSimple>
            <w:r w:rsidR="00E7349D" w:rsidRPr="00D72F07">
              <w:t>-</w:t>
            </w:r>
            <w:fldSimple w:instr=" DOCPROPERTY  &quot;Tracking Number&quot;  \* MERGEFORMAT ">
              <w:r w:rsidR="00012E33">
                <w:t>DR-4-008-525</w:t>
              </w:r>
            </w:fldSimple>
          </w:p>
        </w:tc>
      </w:tr>
      <w:tr w:rsidR="00AB3FED" w:rsidRPr="003E3783">
        <w:tblPrEx>
          <w:tblCellMar>
            <w:top w:w="0" w:type="dxa"/>
            <w:bottom w:w="0" w:type="dxa"/>
          </w:tblCellMar>
        </w:tblPrEx>
        <w:tc>
          <w:tcPr>
            <w:tcW w:w="2880" w:type="dxa"/>
          </w:tcPr>
          <w:p w:rsidR="00AB3FED" w:rsidRDefault="00AB3FED">
            <w:pPr>
              <w:spacing w:before="60" w:after="60"/>
              <w:jc w:val="right"/>
              <w:rPr>
                <w:b/>
              </w:rPr>
            </w:pPr>
            <w:r>
              <w:rPr>
                <w:b/>
              </w:rPr>
              <w:t>Author</w:t>
            </w:r>
            <w:r w:rsidR="00537657">
              <w:rPr>
                <w:b/>
              </w:rPr>
              <w:t>(</w:t>
            </w:r>
            <w:r w:rsidR="00A332C3">
              <w:rPr>
                <w:b/>
              </w:rPr>
              <w:t>s</w:t>
            </w:r>
            <w:r w:rsidR="00537657">
              <w:rPr>
                <w:b/>
              </w:rPr>
              <w:t>)</w:t>
            </w:r>
          </w:p>
        </w:tc>
        <w:tc>
          <w:tcPr>
            <w:tcW w:w="5940" w:type="dxa"/>
          </w:tcPr>
          <w:p w:rsidR="00AB3FED" w:rsidRPr="003E3783" w:rsidRDefault="00FC01C8">
            <w:pPr>
              <w:spacing w:before="60" w:after="60"/>
              <w:rPr>
                <w:lang w:val="fr-FR"/>
              </w:rPr>
            </w:pPr>
            <w:r w:rsidRPr="003E3783">
              <w:rPr>
                <w:lang w:val="fr-FR"/>
              </w:rPr>
              <w:t>Raphael Gueho</w:t>
            </w:r>
          </w:p>
          <w:p w:rsidR="00FC01C8" w:rsidRPr="003E3783" w:rsidRDefault="00FC01C8">
            <w:pPr>
              <w:spacing w:before="60" w:after="60"/>
              <w:rPr>
                <w:lang w:val="fr-FR"/>
              </w:rPr>
            </w:pPr>
            <w:r w:rsidRPr="003E3783">
              <w:rPr>
                <w:lang w:val="fr-FR"/>
              </w:rPr>
              <w:t>Philippe Leroy</w:t>
            </w:r>
          </w:p>
          <w:p w:rsidR="00FC01C8" w:rsidRPr="003E3783" w:rsidRDefault="00FC01C8">
            <w:pPr>
              <w:spacing w:before="60" w:after="60"/>
              <w:rPr>
                <w:lang w:val="fr-FR"/>
              </w:rPr>
            </w:pPr>
            <w:r w:rsidRPr="003E3783">
              <w:rPr>
                <w:lang w:val="fr-FR"/>
              </w:rPr>
              <w:t>Michel Perot</w:t>
            </w:r>
          </w:p>
        </w:tc>
      </w:tr>
    </w:tbl>
    <w:p w:rsidR="00BD5542" w:rsidRPr="003E3783" w:rsidRDefault="00BD5542" w:rsidP="00CA7E73">
      <w:pPr>
        <w:autoSpaceDE w:val="0"/>
        <w:autoSpaceDN w:val="0"/>
        <w:adjustRightInd w:val="0"/>
        <w:ind w:left="576"/>
        <w:jc w:val="both"/>
        <w:rPr>
          <w:i/>
          <w:lang w:val="fr-FR"/>
        </w:rPr>
      </w:pPr>
    </w:p>
    <w:p w:rsidR="00CA7E73" w:rsidRPr="00012CD2" w:rsidRDefault="008A5B3C" w:rsidP="00BD5542">
      <w:pPr>
        <w:pStyle w:val="Heading2"/>
      </w:pPr>
      <w:bookmarkStart w:id="9" w:name="_Toc200771425"/>
      <w:bookmarkStart w:id="10" w:name="_Toc253577910"/>
      <w:r>
        <w:t>Document Ownership and Contact Information</w:t>
      </w:r>
      <w:bookmarkEnd w:id="9"/>
      <w:bookmarkEnd w:id="10"/>
    </w:p>
    <w:p w:rsidR="00790BF1" w:rsidRDefault="00790BF1" w:rsidP="00CA7E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40"/>
        <w:gridCol w:w="4680"/>
      </w:tblGrid>
      <w:tr w:rsidR="00790BF1" w:rsidRPr="00C94226" w:rsidTr="00C94226">
        <w:tc>
          <w:tcPr>
            <w:tcW w:w="4140" w:type="dxa"/>
            <w:shd w:val="solid" w:color="auto" w:fill="auto"/>
          </w:tcPr>
          <w:p w:rsidR="00790BF1" w:rsidRPr="00C94226" w:rsidRDefault="00790BF1" w:rsidP="00C94226">
            <w:pPr>
              <w:spacing w:before="120"/>
              <w:jc w:val="both"/>
              <w:rPr>
                <w:b/>
                <w:color w:val="FFFFFF"/>
              </w:rPr>
            </w:pPr>
            <w:r w:rsidRPr="00C94226">
              <w:rPr>
                <w:b/>
                <w:color w:val="FFFFFF"/>
              </w:rPr>
              <w:t>Author / Contact Person</w:t>
            </w:r>
          </w:p>
        </w:tc>
        <w:tc>
          <w:tcPr>
            <w:tcW w:w="4680" w:type="dxa"/>
            <w:shd w:val="solid" w:color="auto" w:fill="auto"/>
          </w:tcPr>
          <w:p w:rsidR="00790BF1" w:rsidRPr="00C94226" w:rsidRDefault="00790BF1" w:rsidP="00C94226">
            <w:pPr>
              <w:spacing w:before="120"/>
              <w:jc w:val="both"/>
              <w:rPr>
                <w:b/>
                <w:color w:val="FFFFFF"/>
              </w:rPr>
            </w:pPr>
            <w:r w:rsidRPr="00C94226">
              <w:rPr>
                <w:b/>
                <w:color w:val="FFFFFF"/>
              </w:rPr>
              <w:t>‘Responsible for’ Sections</w:t>
            </w:r>
          </w:p>
        </w:tc>
      </w:tr>
      <w:tr w:rsidR="00790BF1" w:rsidTr="00C94226">
        <w:tc>
          <w:tcPr>
            <w:tcW w:w="4140" w:type="dxa"/>
          </w:tcPr>
          <w:p w:rsidR="00790BF1" w:rsidRDefault="00FC01C8" w:rsidP="00C94226">
            <w:pPr>
              <w:spacing w:before="120"/>
              <w:jc w:val="both"/>
            </w:pPr>
            <w:r>
              <w:t>Raphael Gueho</w:t>
            </w:r>
          </w:p>
        </w:tc>
        <w:tc>
          <w:tcPr>
            <w:tcW w:w="4680" w:type="dxa"/>
          </w:tcPr>
          <w:p w:rsidR="00790BF1" w:rsidRDefault="00FC01C8" w:rsidP="00C94226">
            <w:pPr>
              <w:spacing w:before="120"/>
              <w:jc w:val="both"/>
            </w:pPr>
            <w:r>
              <w:t>All</w:t>
            </w:r>
          </w:p>
        </w:tc>
      </w:tr>
      <w:tr w:rsidR="00790BF1" w:rsidTr="00C94226">
        <w:tc>
          <w:tcPr>
            <w:tcW w:w="4140" w:type="dxa"/>
          </w:tcPr>
          <w:p w:rsidR="00790BF1" w:rsidRDefault="00790BF1" w:rsidP="00C94226">
            <w:pPr>
              <w:spacing w:before="120"/>
              <w:jc w:val="both"/>
            </w:pPr>
          </w:p>
        </w:tc>
        <w:tc>
          <w:tcPr>
            <w:tcW w:w="4680" w:type="dxa"/>
          </w:tcPr>
          <w:p w:rsidR="00790BF1" w:rsidRDefault="00790BF1" w:rsidP="00C94226">
            <w:pPr>
              <w:spacing w:before="120"/>
              <w:jc w:val="both"/>
            </w:pPr>
          </w:p>
        </w:tc>
      </w:tr>
      <w:tr w:rsidR="00790BF1" w:rsidTr="00C94226">
        <w:tc>
          <w:tcPr>
            <w:tcW w:w="4140" w:type="dxa"/>
          </w:tcPr>
          <w:p w:rsidR="00790BF1" w:rsidRDefault="00790BF1" w:rsidP="00C94226">
            <w:pPr>
              <w:spacing w:before="120"/>
              <w:jc w:val="both"/>
            </w:pPr>
          </w:p>
        </w:tc>
        <w:tc>
          <w:tcPr>
            <w:tcW w:w="4680" w:type="dxa"/>
          </w:tcPr>
          <w:p w:rsidR="00790BF1" w:rsidRDefault="00790BF1" w:rsidP="00C94226">
            <w:pPr>
              <w:spacing w:before="120"/>
              <w:jc w:val="both"/>
            </w:pPr>
          </w:p>
        </w:tc>
      </w:tr>
    </w:tbl>
    <w:p w:rsidR="00E61BB5" w:rsidRDefault="00E61BB5" w:rsidP="00CA7E73"/>
    <w:p w:rsidR="00AB3FED" w:rsidRDefault="00AB3FED" w:rsidP="00DA46C2">
      <w:pPr>
        <w:pStyle w:val="Heading2"/>
      </w:pPr>
      <w:bookmarkStart w:id="11" w:name="_Toc526902298"/>
      <w:bookmarkStart w:id="12" w:name="_References"/>
      <w:bookmarkStart w:id="13" w:name="_References_/_DDTS"/>
      <w:bookmarkStart w:id="14" w:name="_Toc200771426"/>
      <w:bookmarkStart w:id="15" w:name="_Toc253577911"/>
      <w:bookmarkEnd w:id="12"/>
      <w:bookmarkEnd w:id="13"/>
      <w:r>
        <w:t>Referenc</w:t>
      </w:r>
      <w:bookmarkEnd w:id="11"/>
      <w:r>
        <w:t>es / DDTS</w:t>
      </w:r>
      <w:r w:rsidR="00DA46C2">
        <w:t xml:space="preserve"> / DiME</w:t>
      </w:r>
      <w:bookmarkEnd w:id="14"/>
      <w:bookmarkEnd w:id="15"/>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10"/>
        <w:gridCol w:w="3150"/>
        <w:gridCol w:w="2369"/>
        <w:gridCol w:w="2491"/>
      </w:tblGrid>
      <w:tr w:rsidR="0055745B" w:rsidRPr="00C94226" w:rsidTr="00C94226">
        <w:tc>
          <w:tcPr>
            <w:tcW w:w="810" w:type="dxa"/>
            <w:shd w:val="solid" w:color="auto" w:fill="auto"/>
          </w:tcPr>
          <w:p w:rsidR="0055745B" w:rsidRPr="00C94226" w:rsidRDefault="0055745B" w:rsidP="00C94226">
            <w:pPr>
              <w:spacing w:before="120"/>
              <w:jc w:val="center"/>
              <w:rPr>
                <w:b/>
              </w:rPr>
            </w:pPr>
            <w:r w:rsidRPr="00C94226">
              <w:rPr>
                <w:b/>
              </w:rPr>
              <w:t>Ref#</w:t>
            </w:r>
          </w:p>
        </w:tc>
        <w:tc>
          <w:tcPr>
            <w:tcW w:w="3150" w:type="dxa"/>
            <w:shd w:val="solid" w:color="auto" w:fill="auto"/>
          </w:tcPr>
          <w:p w:rsidR="0055745B" w:rsidRPr="00C94226" w:rsidRDefault="0055745B" w:rsidP="00C94226">
            <w:pPr>
              <w:spacing w:before="120"/>
              <w:jc w:val="center"/>
              <w:rPr>
                <w:b/>
              </w:rPr>
            </w:pPr>
            <w:r w:rsidRPr="00C94226">
              <w:rPr>
                <w:b/>
              </w:rPr>
              <w:t>Reference Tag / Document Name / Version</w:t>
            </w:r>
          </w:p>
        </w:tc>
        <w:tc>
          <w:tcPr>
            <w:tcW w:w="2369" w:type="dxa"/>
            <w:shd w:val="solid" w:color="auto" w:fill="auto"/>
          </w:tcPr>
          <w:p w:rsidR="0055745B" w:rsidRPr="00C94226" w:rsidRDefault="0055745B" w:rsidP="00C94226">
            <w:pPr>
              <w:spacing w:before="120"/>
              <w:jc w:val="center"/>
              <w:rPr>
                <w:b/>
              </w:rPr>
            </w:pPr>
            <w:r w:rsidRPr="00C94226">
              <w:rPr>
                <w:b/>
              </w:rPr>
              <w:t>Location</w:t>
            </w:r>
          </w:p>
        </w:tc>
        <w:tc>
          <w:tcPr>
            <w:tcW w:w="2491" w:type="dxa"/>
            <w:shd w:val="solid" w:color="auto" w:fill="auto"/>
          </w:tcPr>
          <w:p w:rsidR="0055745B" w:rsidRPr="00C94226" w:rsidRDefault="0055745B" w:rsidP="00C94226">
            <w:pPr>
              <w:spacing w:before="120"/>
              <w:jc w:val="center"/>
              <w:rPr>
                <w:b/>
              </w:rPr>
            </w:pPr>
            <w:r w:rsidRPr="00C94226">
              <w:rPr>
                <w:b/>
              </w:rPr>
              <w:t>Author(s)</w:t>
            </w:r>
          </w:p>
        </w:tc>
      </w:tr>
      <w:tr w:rsidR="0055745B" w:rsidTr="00C94226">
        <w:tc>
          <w:tcPr>
            <w:tcW w:w="810" w:type="dxa"/>
          </w:tcPr>
          <w:p w:rsidR="00A332C3" w:rsidRPr="00B767BC" w:rsidRDefault="00A332C3" w:rsidP="00C94226">
            <w:pPr>
              <w:spacing w:before="120"/>
              <w:jc w:val="both"/>
            </w:pPr>
          </w:p>
        </w:tc>
        <w:tc>
          <w:tcPr>
            <w:tcW w:w="3150" w:type="dxa"/>
          </w:tcPr>
          <w:p w:rsidR="0055745B" w:rsidRDefault="0055745B" w:rsidP="00C94226">
            <w:pPr>
              <w:spacing w:before="120"/>
              <w:jc w:val="both"/>
            </w:pPr>
          </w:p>
        </w:tc>
        <w:tc>
          <w:tcPr>
            <w:tcW w:w="2369" w:type="dxa"/>
          </w:tcPr>
          <w:p w:rsidR="00EC1E40" w:rsidRPr="00EC1E40" w:rsidRDefault="00EC1E40" w:rsidP="00C94226">
            <w:pPr>
              <w:spacing w:before="120"/>
              <w:jc w:val="both"/>
            </w:pPr>
          </w:p>
        </w:tc>
        <w:tc>
          <w:tcPr>
            <w:tcW w:w="2491" w:type="dxa"/>
          </w:tcPr>
          <w:p w:rsidR="0055745B" w:rsidRDefault="0055745B" w:rsidP="00C94226">
            <w:pPr>
              <w:spacing w:before="120"/>
              <w:jc w:val="both"/>
            </w:pPr>
          </w:p>
        </w:tc>
      </w:tr>
      <w:tr w:rsidR="00901A1D" w:rsidTr="00C94226">
        <w:tc>
          <w:tcPr>
            <w:tcW w:w="810" w:type="dxa"/>
          </w:tcPr>
          <w:p w:rsidR="00901A1D" w:rsidRPr="00B767BC" w:rsidRDefault="00901A1D" w:rsidP="00C94226">
            <w:pPr>
              <w:spacing w:before="120"/>
              <w:jc w:val="both"/>
            </w:pPr>
          </w:p>
        </w:tc>
        <w:tc>
          <w:tcPr>
            <w:tcW w:w="3150" w:type="dxa"/>
          </w:tcPr>
          <w:p w:rsidR="00901A1D" w:rsidRDefault="00901A1D" w:rsidP="00C94226">
            <w:pPr>
              <w:spacing w:before="120"/>
              <w:jc w:val="both"/>
            </w:pPr>
          </w:p>
        </w:tc>
        <w:tc>
          <w:tcPr>
            <w:tcW w:w="2369" w:type="dxa"/>
          </w:tcPr>
          <w:p w:rsidR="00901A1D" w:rsidRPr="00901A1D" w:rsidRDefault="00901A1D" w:rsidP="00C94226">
            <w:pPr>
              <w:spacing w:before="120"/>
              <w:jc w:val="both"/>
            </w:pPr>
          </w:p>
        </w:tc>
        <w:tc>
          <w:tcPr>
            <w:tcW w:w="2491" w:type="dxa"/>
          </w:tcPr>
          <w:p w:rsidR="00901A1D" w:rsidRDefault="00901A1D" w:rsidP="00C94226">
            <w:pPr>
              <w:spacing w:before="120"/>
              <w:jc w:val="both"/>
            </w:pPr>
          </w:p>
        </w:tc>
      </w:tr>
      <w:tr w:rsidR="00087EBF" w:rsidRPr="00C94226" w:rsidTr="00C94226">
        <w:tc>
          <w:tcPr>
            <w:tcW w:w="810" w:type="dxa"/>
          </w:tcPr>
          <w:p w:rsidR="00087EBF" w:rsidRPr="00C94226" w:rsidRDefault="00087EBF" w:rsidP="00C94226">
            <w:pPr>
              <w:spacing w:before="120"/>
              <w:jc w:val="both"/>
              <w:rPr>
                <w:strike/>
              </w:rPr>
            </w:pPr>
          </w:p>
        </w:tc>
        <w:tc>
          <w:tcPr>
            <w:tcW w:w="3150" w:type="dxa"/>
          </w:tcPr>
          <w:p w:rsidR="00087EBF" w:rsidRPr="00C94226" w:rsidRDefault="00087EBF" w:rsidP="00C94226">
            <w:pPr>
              <w:spacing w:before="120"/>
              <w:jc w:val="both"/>
              <w:rPr>
                <w:strike/>
              </w:rPr>
            </w:pPr>
          </w:p>
        </w:tc>
        <w:tc>
          <w:tcPr>
            <w:tcW w:w="2369" w:type="dxa"/>
          </w:tcPr>
          <w:p w:rsidR="00087EBF" w:rsidRPr="00C94226" w:rsidRDefault="00087EBF" w:rsidP="00C94226">
            <w:pPr>
              <w:spacing w:before="120"/>
              <w:jc w:val="both"/>
              <w:rPr>
                <w:strike/>
              </w:rPr>
            </w:pPr>
          </w:p>
        </w:tc>
        <w:tc>
          <w:tcPr>
            <w:tcW w:w="2491" w:type="dxa"/>
          </w:tcPr>
          <w:p w:rsidR="00087EBF" w:rsidRPr="00C94226" w:rsidRDefault="00087EBF" w:rsidP="00C94226">
            <w:pPr>
              <w:spacing w:before="120"/>
              <w:jc w:val="both"/>
              <w:rPr>
                <w:strike/>
              </w:rPr>
            </w:pPr>
          </w:p>
        </w:tc>
      </w:tr>
      <w:tr w:rsidR="00C16C43" w:rsidRPr="00C94226" w:rsidTr="00C94226">
        <w:tc>
          <w:tcPr>
            <w:tcW w:w="810" w:type="dxa"/>
          </w:tcPr>
          <w:p w:rsidR="00C16C43" w:rsidRPr="00C94226" w:rsidRDefault="00C16C43" w:rsidP="00C94226">
            <w:pPr>
              <w:spacing w:before="120"/>
              <w:jc w:val="both"/>
              <w:rPr>
                <w:strike/>
              </w:rPr>
            </w:pPr>
          </w:p>
        </w:tc>
        <w:tc>
          <w:tcPr>
            <w:tcW w:w="3150" w:type="dxa"/>
          </w:tcPr>
          <w:p w:rsidR="00C16C43" w:rsidRPr="00C94226" w:rsidRDefault="00C16C43" w:rsidP="00C94226">
            <w:pPr>
              <w:spacing w:before="120"/>
              <w:jc w:val="both"/>
              <w:rPr>
                <w:strike/>
              </w:rPr>
            </w:pPr>
          </w:p>
        </w:tc>
        <w:tc>
          <w:tcPr>
            <w:tcW w:w="2369" w:type="dxa"/>
          </w:tcPr>
          <w:p w:rsidR="00C16C43" w:rsidRPr="00C94226" w:rsidRDefault="00C16C43" w:rsidP="00C94226">
            <w:pPr>
              <w:spacing w:before="120"/>
              <w:jc w:val="both"/>
              <w:rPr>
                <w:strike/>
              </w:rPr>
            </w:pPr>
          </w:p>
        </w:tc>
        <w:tc>
          <w:tcPr>
            <w:tcW w:w="2491" w:type="dxa"/>
          </w:tcPr>
          <w:p w:rsidR="00C16C43" w:rsidRPr="00C94226" w:rsidRDefault="00C16C43" w:rsidP="00C94226">
            <w:pPr>
              <w:spacing w:before="120"/>
              <w:jc w:val="both"/>
              <w:rPr>
                <w:strike/>
              </w:rPr>
            </w:pPr>
          </w:p>
        </w:tc>
      </w:tr>
      <w:tr w:rsidR="00606CE3" w:rsidTr="00C94226">
        <w:tc>
          <w:tcPr>
            <w:tcW w:w="810" w:type="dxa"/>
          </w:tcPr>
          <w:p w:rsidR="00606CE3" w:rsidRDefault="00606CE3" w:rsidP="00C94226">
            <w:pPr>
              <w:spacing w:before="120"/>
              <w:jc w:val="both"/>
            </w:pPr>
          </w:p>
        </w:tc>
        <w:tc>
          <w:tcPr>
            <w:tcW w:w="3150" w:type="dxa"/>
          </w:tcPr>
          <w:p w:rsidR="00606CE3" w:rsidRDefault="00606CE3" w:rsidP="00C94226">
            <w:pPr>
              <w:spacing w:before="120"/>
              <w:jc w:val="both"/>
            </w:pPr>
          </w:p>
        </w:tc>
        <w:tc>
          <w:tcPr>
            <w:tcW w:w="2369" w:type="dxa"/>
          </w:tcPr>
          <w:p w:rsidR="00606CE3" w:rsidRDefault="00606CE3" w:rsidP="00C94226">
            <w:pPr>
              <w:spacing w:before="120"/>
              <w:jc w:val="both"/>
            </w:pPr>
          </w:p>
        </w:tc>
        <w:tc>
          <w:tcPr>
            <w:tcW w:w="2491" w:type="dxa"/>
          </w:tcPr>
          <w:p w:rsidR="00606CE3" w:rsidRDefault="00606CE3" w:rsidP="00C94226">
            <w:pPr>
              <w:spacing w:before="120"/>
              <w:jc w:val="both"/>
            </w:pPr>
          </w:p>
        </w:tc>
      </w:tr>
    </w:tbl>
    <w:p w:rsidR="00AB3FED" w:rsidRDefault="00AB3FED" w:rsidP="00CC4BA2">
      <w:pPr>
        <w:pStyle w:val="Heading2"/>
        <w:spacing w:before="360" w:after="240"/>
      </w:pPr>
      <w:bookmarkStart w:id="16" w:name="_Toc484595756"/>
      <w:bookmarkStart w:id="17" w:name="_Toc526902299"/>
      <w:bookmarkStart w:id="18" w:name="_Toc200771427"/>
      <w:bookmarkStart w:id="19" w:name="_Toc253577912"/>
      <w:r>
        <w:t>Revision History</w:t>
      </w:r>
      <w:bookmarkEnd w:id="16"/>
      <w:bookmarkEnd w:id="17"/>
      <w:bookmarkEnd w:id="18"/>
      <w:bookmarkEnd w:id="19"/>
    </w:p>
    <w:p w:rsidR="001F69A8" w:rsidRPr="000C6F18" w:rsidRDefault="001F69A8" w:rsidP="000C6F18">
      <w:pPr>
        <w:pStyle w:val="Instructions"/>
      </w:pPr>
    </w:p>
    <w:tbl>
      <w:tblPr>
        <w:tblW w:w="8802"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990"/>
        <w:gridCol w:w="1260"/>
        <w:gridCol w:w="1980"/>
        <w:gridCol w:w="4572"/>
      </w:tblGrid>
      <w:tr w:rsidR="00AB3FED" w:rsidRPr="00C94226" w:rsidTr="00C94226">
        <w:tc>
          <w:tcPr>
            <w:tcW w:w="990" w:type="dxa"/>
            <w:shd w:val="solid" w:color="auto" w:fill="auto"/>
          </w:tcPr>
          <w:p w:rsidR="00AB3FED" w:rsidRPr="00C94226" w:rsidRDefault="00142321" w:rsidP="00C94226">
            <w:pPr>
              <w:spacing w:before="120"/>
              <w:jc w:val="center"/>
              <w:rPr>
                <w:b/>
              </w:rPr>
            </w:pPr>
            <w:r w:rsidRPr="00C94226">
              <w:rPr>
                <w:b/>
              </w:rPr>
              <w:t>Rev. #</w:t>
            </w:r>
          </w:p>
        </w:tc>
        <w:tc>
          <w:tcPr>
            <w:tcW w:w="1260" w:type="dxa"/>
            <w:shd w:val="solid" w:color="auto" w:fill="auto"/>
          </w:tcPr>
          <w:p w:rsidR="00AB3FED" w:rsidRPr="00C94226" w:rsidRDefault="00AB3FED" w:rsidP="00C94226">
            <w:pPr>
              <w:spacing w:before="120"/>
              <w:jc w:val="center"/>
              <w:rPr>
                <w:b/>
              </w:rPr>
            </w:pPr>
            <w:r w:rsidRPr="00C94226">
              <w:rPr>
                <w:b/>
              </w:rPr>
              <w:t>Date</w:t>
            </w:r>
          </w:p>
        </w:tc>
        <w:tc>
          <w:tcPr>
            <w:tcW w:w="1980" w:type="dxa"/>
            <w:shd w:val="solid" w:color="auto" w:fill="auto"/>
          </w:tcPr>
          <w:p w:rsidR="00AB3FED" w:rsidRPr="00C94226" w:rsidRDefault="00AB3FED" w:rsidP="00C94226">
            <w:pPr>
              <w:spacing w:before="120"/>
              <w:jc w:val="center"/>
              <w:rPr>
                <w:b/>
              </w:rPr>
            </w:pPr>
            <w:r w:rsidRPr="00C94226">
              <w:rPr>
                <w:b/>
              </w:rPr>
              <w:t>Whom</w:t>
            </w:r>
          </w:p>
        </w:tc>
        <w:tc>
          <w:tcPr>
            <w:tcW w:w="4572" w:type="dxa"/>
            <w:shd w:val="solid" w:color="auto" w:fill="auto"/>
          </w:tcPr>
          <w:p w:rsidR="00AB3FED" w:rsidRPr="00C94226" w:rsidRDefault="00AB3FED" w:rsidP="00C94226">
            <w:pPr>
              <w:spacing w:before="120"/>
              <w:jc w:val="center"/>
              <w:rPr>
                <w:b/>
              </w:rPr>
            </w:pPr>
            <w:r w:rsidRPr="00C94226">
              <w:rPr>
                <w:b/>
              </w:rPr>
              <w:t>Changes</w:t>
            </w:r>
          </w:p>
        </w:tc>
      </w:tr>
      <w:tr w:rsidR="00514FA8" w:rsidTr="00C94226">
        <w:tc>
          <w:tcPr>
            <w:tcW w:w="990" w:type="dxa"/>
          </w:tcPr>
          <w:p w:rsidR="00514FA8" w:rsidRDefault="00A2650A" w:rsidP="00C94226">
            <w:pPr>
              <w:spacing w:before="120"/>
              <w:jc w:val="both"/>
            </w:pPr>
            <w:r>
              <w:t>0.1</w:t>
            </w:r>
          </w:p>
        </w:tc>
        <w:tc>
          <w:tcPr>
            <w:tcW w:w="1260" w:type="dxa"/>
          </w:tcPr>
          <w:p w:rsidR="00514FA8" w:rsidRDefault="00A2650A" w:rsidP="00C94226">
            <w:pPr>
              <w:spacing w:before="120"/>
              <w:jc w:val="both"/>
            </w:pPr>
            <w:r>
              <w:t>12/14/09</w:t>
            </w:r>
          </w:p>
        </w:tc>
        <w:tc>
          <w:tcPr>
            <w:tcW w:w="1980" w:type="dxa"/>
          </w:tcPr>
          <w:p w:rsidR="00514FA8" w:rsidRDefault="00514FA8" w:rsidP="00A2650A">
            <w:pPr>
              <w:spacing w:before="120"/>
              <w:jc w:val="both"/>
            </w:pPr>
            <w:r>
              <w:t>MP</w:t>
            </w:r>
          </w:p>
        </w:tc>
        <w:tc>
          <w:tcPr>
            <w:tcW w:w="4572" w:type="dxa"/>
          </w:tcPr>
          <w:p w:rsidR="00AE2CB2" w:rsidRPr="00F14273" w:rsidRDefault="00C5248F" w:rsidP="00A2650A">
            <w:pPr>
              <w:pStyle w:val="BodyText"/>
              <w:spacing w:before="120"/>
              <w:jc w:val="both"/>
            </w:pPr>
            <w:r>
              <w:t xml:space="preserve">First version </w:t>
            </w:r>
            <w:r w:rsidR="00A2650A">
              <w:t>copied from 3.2 version</w:t>
            </w:r>
          </w:p>
        </w:tc>
      </w:tr>
      <w:tr w:rsidR="000D3A08" w:rsidRPr="00C94226" w:rsidTr="00C94226">
        <w:tc>
          <w:tcPr>
            <w:tcW w:w="990" w:type="dxa"/>
          </w:tcPr>
          <w:p w:rsidR="000D3A08" w:rsidRDefault="00173C5B" w:rsidP="00C94226">
            <w:pPr>
              <w:spacing w:before="120"/>
              <w:jc w:val="both"/>
            </w:pPr>
            <w:r>
              <w:t>1.0</w:t>
            </w:r>
          </w:p>
        </w:tc>
        <w:tc>
          <w:tcPr>
            <w:tcW w:w="1260" w:type="dxa"/>
          </w:tcPr>
          <w:p w:rsidR="000D3A08" w:rsidRDefault="00173C5B" w:rsidP="00C94226">
            <w:pPr>
              <w:spacing w:before="120"/>
              <w:jc w:val="both"/>
            </w:pPr>
            <w:r>
              <w:t>12/22/09</w:t>
            </w:r>
          </w:p>
        </w:tc>
        <w:tc>
          <w:tcPr>
            <w:tcW w:w="1980" w:type="dxa"/>
          </w:tcPr>
          <w:p w:rsidR="000D3A08" w:rsidRDefault="00173C5B" w:rsidP="00C94226">
            <w:pPr>
              <w:spacing w:before="120"/>
              <w:jc w:val="both"/>
            </w:pPr>
            <w:r>
              <w:t>MP</w:t>
            </w:r>
          </w:p>
        </w:tc>
        <w:tc>
          <w:tcPr>
            <w:tcW w:w="4572" w:type="dxa"/>
          </w:tcPr>
          <w:p w:rsidR="000D3A08" w:rsidRDefault="00173C5B" w:rsidP="00173C5B">
            <w:pPr>
              <w:pStyle w:val="Body"/>
              <w:spacing w:before="0" w:after="0"/>
              <w:ind w:left="0"/>
              <w:jc w:val="both"/>
            </w:pPr>
            <w:r>
              <w:t>Version to base lined</w:t>
            </w:r>
          </w:p>
          <w:p w:rsidR="00173C5B" w:rsidRPr="00FA6D7B" w:rsidRDefault="00173C5B" w:rsidP="00173C5B">
            <w:pPr>
              <w:pStyle w:val="Body"/>
              <w:spacing w:before="0" w:after="0"/>
              <w:ind w:left="0"/>
              <w:jc w:val="both"/>
            </w:pPr>
            <w:r>
              <w:t>Remove all use cases moved to specific DR</w:t>
            </w:r>
          </w:p>
        </w:tc>
      </w:tr>
      <w:tr w:rsidR="00417E9E" w:rsidRPr="00C94226" w:rsidTr="00D45B34">
        <w:trPr>
          <w:ins w:id="20" w:author="Raphaël Guého" w:date="2010-01-05T11:04:00Z"/>
        </w:trPr>
        <w:tc>
          <w:tcPr>
            <w:tcW w:w="990" w:type="dxa"/>
          </w:tcPr>
          <w:p w:rsidR="00417E9E" w:rsidRDefault="00417E9E" w:rsidP="00D45B34">
            <w:pPr>
              <w:spacing w:before="120"/>
              <w:jc w:val="both"/>
              <w:rPr>
                <w:ins w:id="21" w:author="Raphaël Guého" w:date="2010-01-05T11:04:00Z"/>
              </w:rPr>
            </w:pPr>
            <w:ins w:id="22" w:author="Raphaël Guého" w:date="2010-01-05T11:04:00Z">
              <w:r>
                <w:t>1.1</w:t>
              </w:r>
            </w:ins>
          </w:p>
        </w:tc>
        <w:tc>
          <w:tcPr>
            <w:tcW w:w="1260" w:type="dxa"/>
          </w:tcPr>
          <w:p w:rsidR="00417E9E" w:rsidRDefault="00417E9E" w:rsidP="00417E9E">
            <w:pPr>
              <w:spacing w:before="120"/>
              <w:jc w:val="both"/>
              <w:rPr>
                <w:ins w:id="23" w:author="Raphaël Guého" w:date="2010-01-05T11:04:00Z"/>
              </w:rPr>
            </w:pPr>
            <w:ins w:id="24" w:author="Raphaël Guého" w:date="2010-01-05T11:04:00Z">
              <w:r>
                <w:t>01/05/10</w:t>
              </w:r>
            </w:ins>
          </w:p>
        </w:tc>
        <w:tc>
          <w:tcPr>
            <w:tcW w:w="1980" w:type="dxa"/>
          </w:tcPr>
          <w:p w:rsidR="00417E9E" w:rsidRDefault="00417E9E" w:rsidP="00417E9E">
            <w:pPr>
              <w:spacing w:before="120"/>
              <w:jc w:val="both"/>
              <w:rPr>
                <w:ins w:id="25" w:author="Raphaël Guého" w:date="2010-01-05T11:04:00Z"/>
              </w:rPr>
            </w:pPr>
            <w:ins w:id="26" w:author="Raphaël Guého" w:date="2010-01-05T11:04:00Z">
              <w:r>
                <w:t>RG</w:t>
              </w:r>
            </w:ins>
          </w:p>
        </w:tc>
        <w:tc>
          <w:tcPr>
            <w:tcW w:w="4572" w:type="dxa"/>
          </w:tcPr>
          <w:p w:rsidR="00E05A53" w:rsidRDefault="00E05A53" w:rsidP="00E05A53">
            <w:pPr>
              <w:spacing w:before="120"/>
              <w:ind w:left="-18"/>
              <w:jc w:val="both"/>
              <w:rPr>
                <w:ins w:id="27" w:author="Raphaël Guého" w:date="2010-01-05T11:23:00Z"/>
              </w:rPr>
            </w:pPr>
            <w:ins w:id="28" w:author="Raphaël Guého" w:date="2010-01-05T11:23:00Z">
              <w:r>
                <w:t>Updated use cases (Referral management):</w:t>
              </w:r>
            </w:ins>
          </w:p>
          <w:p w:rsidR="00E05A53" w:rsidRDefault="00E05A53" w:rsidP="00892BF1">
            <w:pPr>
              <w:pStyle w:val="NoSpacing"/>
              <w:ind w:left="576"/>
              <w:rPr>
                <w:ins w:id="29" w:author="Raphaël Guého" w:date="2010-01-05T11:24:00Z"/>
              </w:rPr>
            </w:pPr>
            <w:ins w:id="30" w:author="Raphaël Guého" w:date="2010-01-05T11:23:00Z">
              <w:r>
                <w:t>NCA0010 – New customer</w:t>
              </w:r>
            </w:ins>
          </w:p>
          <w:p w:rsidR="00E05A53" w:rsidRDefault="00E05A53" w:rsidP="00892BF1">
            <w:pPr>
              <w:pStyle w:val="NoSpacing"/>
              <w:ind w:left="576"/>
              <w:rPr>
                <w:ins w:id="31" w:author="Raphaël Guého" w:date="2010-01-05T11:29:00Z"/>
              </w:rPr>
            </w:pPr>
            <w:ins w:id="32" w:author="Raphaël Guého" w:date="2010-01-05T11:24:00Z">
              <w:r>
                <w:t>NSA0010 – New customer for an existing customer</w:t>
              </w:r>
            </w:ins>
          </w:p>
          <w:p w:rsidR="00361B7C" w:rsidRDefault="00361B7C" w:rsidP="00892BF1">
            <w:pPr>
              <w:pStyle w:val="NoSpacing"/>
              <w:ind w:left="576"/>
              <w:rPr>
                <w:ins w:id="33" w:author="Raphaël Guého" w:date="2010-01-05T20:53:00Z"/>
              </w:rPr>
            </w:pPr>
            <w:ins w:id="34" w:author="Raphaël Guého" w:date="2010-01-05T11:29:00Z">
              <w:r>
                <w:t xml:space="preserve">SUM0080 </w:t>
              </w:r>
            </w:ins>
            <w:ins w:id="35" w:author="Raphaël Guého" w:date="2010-01-05T11:30:00Z">
              <w:r>
                <w:t>–</w:t>
              </w:r>
            </w:ins>
            <w:ins w:id="36" w:author="Raphaël Guého" w:date="2010-01-05T11:29:00Z">
              <w:r>
                <w:t xml:space="preserve"> Migrate </w:t>
              </w:r>
            </w:ins>
            <w:ins w:id="37" w:author="Raphaël Guého" w:date="2010-01-05T11:30:00Z">
              <w:r>
                <w:t>from prepaid to postpaid</w:t>
              </w:r>
            </w:ins>
          </w:p>
          <w:p w:rsidR="009E6354" w:rsidRDefault="009E6354" w:rsidP="00892BF1">
            <w:pPr>
              <w:pStyle w:val="NoSpacing"/>
              <w:ind w:left="576"/>
              <w:rPr>
                <w:ins w:id="38" w:author="Raphaël Guého" w:date="2010-01-05T11:23:00Z"/>
              </w:rPr>
            </w:pPr>
            <w:ins w:id="39" w:author="Raphaël Guého" w:date="2010-01-05T20:53:00Z">
              <w:r>
                <w:lastRenderedPageBreak/>
                <w:t>SUM0090 – Change primary offer and supplementary offers</w:t>
              </w:r>
            </w:ins>
          </w:p>
          <w:p w:rsidR="00892BF1" w:rsidRDefault="00892BF1" w:rsidP="00892BF1">
            <w:pPr>
              <w:pStyle w:val="NoSpacing"/>
              <w:ind w:left="576"/>
              <w:rPr>
                <w:ins w:id="40" w:author="Raphaël Guého" w:date="2010-01-05T11:13:00Z"/>
              </w:rPr>
            </w:pPr>
            <w:ins w:id="41" w:author="Raphaël Guého" w:date="2010-01-05T11:11:00Z">
              <w:r>
                <w:t xml:space="preserve">RRM0010 - </w:t>
              </w:r>
            </w:ins>
            <w:ins w:id="42" w:author="Raphaël Guého" w:date="2010-01-05T11:10:00Z">
              <w:r>
                <w:t>View list o</w:t>
              </w:r>
              <w:r>
                <w:t>f request</w:t>
              </w:r>
            </w:ins>
            <w:ins w:id="43" w:author="Raphaël Guého" w:date="2010-01-05T11:11:00Z">
              <w:r>
                <w:t>s in referral</w:t>
              </w:r>
            </w:ins>
          </w:p>
          <w:p w:rsidR="00892BF1" w:rsidRDefault="00892BF1" w:rsidP="00892BF1">
            <w:pPr>
              <w:pStyle w:val="NoSpacing"/>
              <w:ind w:left="576"/>
              <w:rPr>
                <w:ins w:id="44" w:author="Raphaël Guého" w:date="2010-01-05T11:14:00Z"/>
              </w:rPr>
            </w:pPr>
            <w:ins w:id="45" w:author="Raphaël Guého" w:date="2010-01-05T11:13:00Z">
              <w:r>
                <w:t>RRM0020</w:t>
              </w:r>
            </w:ins>
            <w:ins w:id="46" w:author="Raphaël Guého" w:date="2010-01-05T11:14:00Z">
              <w:r>
                <w:t xml:space="preserve"> – View details of request in referral</w:t>
              </w:r>
            </w:ins>
          </w:p>
          <w:p w:rsidR="00892BF1" w:rsidRDefault="00892BF1" w:rsidP="00892BF1">
            <w:pPr>
              <w:pStyle w:val="NoSpacing"/>
              <w:ind w:left="576"/>
              <w:rPr>
                <w:ins w:id="47" w:author="Raphaël Guého" w:date="2010-01-05T11:07:00Z"/>
              </w:rPr>
            </w:pPr>
            <w:ins w:id="48" w:author="Raphaël Guého" w:date="2010-01-05T11:14:00Z">
              <w:r>
                <w:t xml:space="preserve">RRM0030 – Handle status of a request </w:t>
              </w:r>
            </w:ins>
            <w:ins w:id="49" w:author="Raphaël Guého" w:date="2010-01-05T11:15:00Z">
              <w:r>
                <w:t>i</w:t>
              </w:r>
            </w:ins>
            <w:ins w:id="50" w:author="Raphaël Guého" w:date="2010-01-05T11:14:00Z">
              <w:r>
                <w:t>n referral</w:t>
              </w:r>
            </w:ins>
          </w:p>
          <w:p w:rsidR="008F352F" w:rsidRDefault="008F352F" w:rsidP="008F352F">
            <w:pPr>
              <w:spacing w:before="120"/>
              <w:ind w:left="-18"/>
              <w:jc w:val="both"/>
            </w:pPr>
          </w:p>
          <w:p w:rsidR="008F352F" w:rsidRDefault="008F352F" w:rsidP="008F352F">
            <w:pPr>
              <w:spacing w:before="120"/>
              <w:ind w:left="-18"/>
              <w:jc w:val="both"/>
              <w:rPr>
                <w:ins w:id="51" w:author="Raphaël Guého" w:date="2010-01-05T11:07:00Z"/>
              </w:rPr>
            </w:pPr>
            <w:ins w:id="52" w:author="Raphaël Guého" w:date="2010-01-05T11:07:00Z">
              <w:r>
                <w:t>Updated use cases</w:t>
              </w:r>
            </w:ins>
            <w:ins w:id="53" w:author="Raphaël Guého" w:date="2010-01-05T11:22:00Z">
              <w:r>
                <w:t xml:space="preserve"> (Account </w:t>
              </w:r>
            </w:ins>
            <w:ins w:id="54" w:author="Raphaël Guého" w:date="2010-01-06T10:55:00Z">
              <w:r w:rsidR="00D614C0">
                <w:t xml:space="preserve">and Subscriber </w:t>
              </w:r>
            </w:ins>
            <w:ins w:id="55" w:author="Raphaël Guého" w:date="2010-01-05T11:22:00Z">
              <w:r>
                <w:t>dashboard)</w:t>
              </w:r>
            </w:ins>
            <w:ins w:id="56" w:author="Raphaël Guého" w:date="2010-01-05T11:07:00Z">
              <w:r>
                <w:t>:</w:t>
              </w:r>
            </w:ins>
          </w:p>
          <w:p w:rsidR="008F352F" w:rsidRDefault="008F352F" w:rsidP="008F352F">
            <w:pPr>
              <w:pStyle w:val="NoSpacing"/>
              <w:ind w:left="576"/>
              <w:rPr>
                <w:ins w:id="57" w:author="Raphaël Guého" w:date="2010-01-06T10:55:00Z"/>
              </w:rPr>
            </w:pPr>
            <w:ins w:id="58" w:author="Raphaël Guého" w:date="2010-01-05T11:07:00Z">
              <w:r>
                <w:t>BAM0010 – View</w:t>
              </w:r>
              <w:r>
                <w:t xml:space="preserve"> and manage billing account</w:t>
              </w:r>
            </w:ins>
          </w:p>
          <w:p w:rsidR="00D614C0" w:rsidRDefault="00D614C0" w:rsidP="008F352F">
            <w:pPr>
              <w:pStyle w:val="NoSpacing"/>
              <w:ind w:left="576"/>
              <w:rPr>
                <w:ins w:id="59" w:author="Raphaël Guého" w:date="2010-01-05T11:23:00Z"/>
              </w:rPr>
            </w:pPr>
            <w:ins w:id="60" w:author="Raphaël Guého" w:date="2010-01-06T10:55:00Z">
              <w:r>
                <w:t>SUM0010 – View and manage subscriber</w:t>
              </w:r>
            </w:ins>
          </w:p>
          <w:p w:rsidR="00417E9E" w:rsidRDefault="00417E9E" w:rsidP="008F352F">
            <w:pPr>
              <w:pStyle w:val="NoSpacing"/>
              <w:rPr>
                <w:ins w:id="61" w:author="Raphaël Guého" w:date="2010-01-06T10:54:00Z"/>
              </w:rPr>
            </w:pPr>
          </w:p>
          <w:p w:rsidR="00BA720F" w:rsidRDefault="00BA720F" w:rsidP="008F352F">
            <w:pPr>
              <w:pStyle w:val="NoSpacing"/>
              <w:rPr>
                <w:ins w:id="62" w:author="Raphaël Guého" w:date="2010-01-06T15:02:00Z"/>
              </w:rPr>
            </w:pPr>
            <w:ins w:id="63" w:author="Raphaël Guého" w:date="2010-01-06T15:02:00Z">
              <w:r>
                <w:t>New requirements (Account and subscriber dashboard)</w:t>
              </w:r>
            </w:ins>
          </w:p>
          <w:p w:rsidR="00BA720F" w:rsidRDefault="00BA720F" w:rsidP="00BA720F">
            <w:pPr>
              <w:pStyle w:val="NoSpacing"/>
              <w:ind w:left="576"/>
              <w:rPr>
                <w:ins w:id="64" w:author="Raphaël Guého" w:date="2010-01-06T15:18:00Z"/>
              </w:rPr>
            </w:pPr>
            <w:ins w:id="65" w:author="Raphaël Guého" w:date="2010-01-06T15:03:00Z">
              <w:r>
                <w:t>CHA-3.6.4.10.5.1</w:t>
              </w:r>
            </w:ins>
          </w:p>
          <w:p w:rsidR="0034550C" w:rsidRDefault="0034550C" w:rsidP="00BA720F">
            <w:pPr>
              <w:pStyle w:val="NoSpacing"/>
              <w:ind w:left="576"/>
              <w:rPr>
                <w:ins w:id="66" w:author="Raphaël Guého" w:date="2010-01-06T15:19:00Z"/>
              </w:rPr>
            </w:pPr>
            <w:ins w:id="67" w:author="Raphaël Guého" w:date="2010-01-06T15:18:00Z">
              <w:r>
                <w:t>CHA-3.6.4.10.6</w:t>
              </w:r>
            </w:ins>
          </w:p>
          <w:p w:rsidR="0034550C" w:rsidRDefault="0034550C" w:rsidP="00BA720F">
            <w:pPr>
              <w:pStyle w:val="NoSpacing"/>
              <w:ind w:left="576"/>
              <w:rPr>
                <w:ins w:id="68" w:author="Raphaël Guého" w:date="2010-01-06T15:03:00Z"/>
              </w:rPr>
            </w:pPr>
            <w:ins w:id="69" w:author="Raphaël Guého" w:date="2010-01-06T15:19:00Z">
              <w:r>
                <w:t>CHA-3.6.4.65.x</w:t>
              </w:r>
            </w:ins>
          </w:p>
          <w:p w:rsidR="00BA720F" w:rsidRDefault="00BA720F" w:rsidP="008F352F">
            <w:pPr>
              <w:pStyle w:val="NoSpacing"/>
              <w:rPr>
                <w:ins w:id="70" w:author="Raphaël Guého" w:date="2010-01-06T15:03:00Z"/>
              </w:rPr>
            </w:pPr>
          </w:p>
          <w:p w:rsidR="00D614C0" w:rsidRDefault="00D614C0" w:rsidP="008F352F">
            <w:pPr>
              <w:pStyle w:val="NoSpacing"/>
              <w:rPr>
                <w:ins w:id="71" w:author="Raphaël Guého" w:date="2010-01-06T10:54:00Z"/>
              </w:rPr>
            </w:pPr>
            <w:ins w:id="72" w:author="Raphaël Guého" w:date="2010-01-06T10:54:00Z">
              <w:r>
                <w:t>Removed requirements</w:t>
              </w:r>
            </w:ins>
            <w:ins w:id="73" w:author="Raphaël Guého" w:date="2010-01-06T10:55:00Z">
              <w:r>
                <w:t xml:space="preserve"> (Account </w:t>
              </w:r>
            </w:ins>
            <w:ins w:id="74" w:author="Raphaël Guého" w:date="2010-01-06T10:56:00Z">
              <w:r>
                <w:t xml:space="preserve">and subscriber </w:t>
              </w:r>
            </w:ins>
            <w:ins w:id="75" w:author="Raphaël Guého" w:date="2010-01-06T10:55:00Z">
              <w:r>
                <w:t>dashboard)</w:t>
              </w:r>
            </w:ins>
            <w:ins w:id="76" w:author="Raphaël Guého" w:date="2010-01-06T10:54:00Z">
              <w:r>
                <w:t>:</w:t>
              </w:r>
            </w:ins>
          </w:p>
          <w:p w:rsidR="00D614C0" w:rsidRDefault="00D614C0" w:rsidP="00D614C0">
            <w:pPr>
              <w:pStyle w:val="NoSpacing"/>
              <w:ind w:left="576"/>
              <w:rPr>
                <w:ins w:id="77" w:author="Raphaël Guého" w:date="2010-01-06T15:20:00Z"/>
              </w:rPr>
            </w:pPr>
            <w:ins w:id="78" w:author="Raphaël Guého" w:date="2010-01-06T10:54:00Z">
              <w:r w:rsidRPr="0025093F">
                <w:t>CHA-3.6.4.</w:t>
              </w:r>
              <w:r>
                <w:t>6</w:t>
              </w:r>
              <w:r w:rsidRPr="0025093F">
                <w:t>0</w:t>
              </w:r>
              <w:r>
                <w:t>.x</w:t>
              </w:r>
            </w:ins>
          </w:p>
          <w:p w:rsidR="0034550C" w:rsidRDefault="0034550C" w:rsidP="0034550C">
            <w:pPr>
              <w:pStyle w:val="NoSpacing"/>
              <w:ind w:left="576"/>
              <w:rPr>
                <w:ins w:id="79" w:author="Raphaël Guého" w:date="2010-01-06T10:54:00Z"/>
              </w:rPr>
            </w:pPr>
            <w:ins w:id="80" w:author="Raphaël Guého" w:date="2010-01-06T15:20:00Z">
              <w:r w:rsidRPr="0025093F">
                <w:t>CHA-3.</w:t>
              </w:r>
              <w:r>
                <w:t>7</w:t>
              </w:r>
              <w:r w:rsidRPr="0025093F">
                <w:t>.4.</w:t>
              </w:r>
              <w:r>
                <w:t>6</w:t>
              </w:r>
              <w:r w:rsidRPr="0025093F">
                <w:t>0</w:t>
              </w:r>
              <w:r>
                <w:t>.x</w:t>
              </w:r>
            </w:ins>
          </w:p>
          <w:p w:rsidR="00D614C0" w:rsidRPr="00FA6D7B" w:rsidRDefault="00D614C0" w:rsidP="008F352F">
            <w:pPr>
              <w:pStyle w:val="NoSpacing"/>
              <w:rPr>
                <w:ins w:id="81" w:author="Raphaël Guého" w:date="2010-01-05T11:04:00Z"/>
              </w:rPr>
            </w:pPr>
          </w:p>
        </w:tc>
      </w:tr>
      <w:tr w:rsidR="00643FDA" w:rsidTr="00C94226">
        <w:tc>
          <w:tcPr>
            <w:tcW w:w="990" w:type="dxa"/>
          </w:tcPr>
          <w:p w:rsidR="00643FDA" w:rsidRDefault="00B92D93" w:rsidP="00C94226">
            <w:pPr>
              <w:spacing w:before="120"/>
              <w:jc w:val="both"/>
            </w:pPr>
            <w:ins w:id="82" w:author="Raphaël Guého" w:date="2010-02-05T12:38:00Z">
              <w:r>
                <w:lastRenderedPageBreak/>
                <w:t>2</w:t>
              </w:r>
            </w:ins>
            <w:ins w:id="83" w:author="Raphaël Guého" w:date="2010-02-05T14:18:00Z">
              <w:r w:rsidR="00642D9E">
                <w:t>.0</w:t>
              </w:r>
            </w:ins>
          </w:p>
        </w:tc>
        <w:tc>
          <w:tcPr>
            <w:tcW w:w="1260" w:type="dxa"/>
          </w:tcPr>
          <w:p w:rsidR="00643FDA" w:rsidRDefault="00B92D93" w:rsidP="00C94226">
            <w:pPr>
              <w:spacing w:before="120"/>
              <w:jc w:val="both"/>
            </w:pPr>
            <w:ins w:id="84" w:author="Raphaël Guého" w:date="2010-02-05T12:39:00Z">
              <w:r>
                <w:t>02/05/2010</w:t>
              </w:r>
            </w:ins>
          </w:p>
        </w:tc>
        <w:tc>
          <w:tcPr>
            <w:tcW w:w="1980" w:type="dxa"/>
          </w:tcPr>
          <w:p w:rsidR="00643FDA" w:rsidRDefault="00B92D93" w:rsidP="00C94226">
            <w:pPr>
              <w:spacing w:before="120"/>
              <w:jc w:val="both"/>
            </w:pPr>
            <w:ins w:id="85" w:author="Raphaël Guého" w:date="2010-02-05T12:39:00Z">
              <w:r>
                <w:t>RG</w:t>
              </w:r>
            </w:ins>
          </w:p>
        </w:tc>
        <w:tc>
          <w:tcPr>
            <w:tcW w:w="4572" w:type="dxa"/>
          </w:tcPr>
          <w:p w:rsidR="00B92D93" w:rsidRDefault="00B92D93" w:rsidP="00B92D93">
            <w:pPr>
              <w:spacing w:before="120"/>
              <w:ind w:left="-18"/>
              <w:jc w:val="both"/>
              <w:rPr>
                <w:ins w:id="86" w:author="Raphaël Guého" w:date="2010-02-05T12:40:00Z"/>
              </w:rPr>
            </w:pPr>
            <w:ins w:id="87" w:author="Raphaël Guého" w:date="2010-02-05T12:40:00Z">
              <w:r>
                <w:t>New use case:</w:t>
              </w:r>
            </w:ins>
          </w:p>
          <w:p w:rsidR="00B92D93" w:rsidRDefault="00B92D93" w:rsidP="00B92D93">
            <w:pPr>
              <w:pStyle w:val="NoSpacing"/>
              <w:ind w:left="576"/>
              <w:rPr>
                <w:ins w:id="88" w:author="Raphaël Guého" w:date="2010-02-05T12:40:00Z"/>
              </w:rPr>
            </w:pPr>
            <w:ins w:id="89" w:author="Raphaël Guého" w:date="2010-02-05T12:40:00Z">
              <w:r>
                <w:t>SUM0155 – Modify subscriber supplementary offer</w:t>
              </w:r>
            </w:ins>
          </w:p>
          <w:p w:rsidR="00B92D93" w:rsidRDefault="00B92D93" w:rsidP="00B92D93">
            <w:pPr>
              <w:pStyle w:val="NoSpacing"/>
              <w:rPr>
                <w:ins w:id="90" w:author="Raphaël Guého" w:date="2010-02-05T12:40:00Z"/>
              </w:rPr>
            </w:pPr>
          </w:p>
          <w:p w:rsidR="00B92D93" w:rsidRDefault="00B92D93" w:rsidP="00B92D93">
            <w:pPr>
              <w:pStyle w:val="NoSpacing"/>
              <w:rPr>
                <w:ins w:id="91" w:author="Raphaël Guého" w:date="2010-02-05T12:39:00Z"/>
              </w:rPr>
            </w:pPr>
            <w:ins w:id="92" w:author="Raphaël Guého" w:date="2010-02-05T12:39:00Z">
              <w:r>
                <w:t>New requirements</w:t>
              </w:r>
            </w:ins>
            <w:ins w:id="93" w:author="Raphaël Guého" w:date="2010-02-05T12:40:00Z">
              <w:r>
                <w:t>:</w:t>
              </w:r>
            </w:ins>
          </w:p>
          <w:p w:rsidR="00B92D93" w:rsidRDefault="00B92D93" w:rsidP="00B92D93">
            <w:pPr>
              <w:pStyle w:val="NoSpacing"/>
              <w:ind w:left="576"/>
              <w:rPr>
                <w:ins w:id="94" w:author="Raphaël Guého" w:date="2010-02-05T12:39:00Z"/>
              </w:rPr>
            </w:pPr>
            <w:ins w:id="95" w:author="Raphaël Guého" w:date="2010-02-05T12:39:00Z">
              <w:r w:rsidRPr="0058431F">
                <w:t>CHA-3.7.4.</w:t>
              </w:r>
              <w:r>
                <w:t>355</w:t>
              </w:r>
            </w:ins>
          </w:p>
          <w:p w:rsidR="00B92D93" w:rsidRDefault="00B92D93" w:rsidP="00B92D93">
            <w:pPr>
              <w:pStyle w:val="NoSpacing"/>
              <w:ind w:left="576"/>
              <w:rPr>
                <w:ins w:id="96" w:author="Raphaël Guého" w:date="2010-02-05T12:39:00Z"/>
              </w:rPr>
            </w:pPr>
            <w:ins w:id="97" w:author="Raphaël Guého" w:date="2010-02-05T12:39:00Z">
              <w:r w:rsidRPr="0058431F">
                <w:t>CHA-3.7.4.</w:t>
              </w:r>
              <w:r>
                <w:t>355.1</w:t>
              </w:r>
            </w:ins>
          </w:p>
          <w:p w:rsidR="0020599F" w:rsidRDefault="0020599F" w:rsidP="00C94226">
            <w:pPr>
              <w:pStyle w:val="Body"/>
              <w:jc w:val="both"/>
            </w:pPr>
          </w:p>
        </w:tc>
      </w:tr>
      <w:tr w:rsidR="00683B78" w:rsidTr="003867B2">
        <w:trPr>
          <w:ins w:id="98" w:author="Raphaël Guého" w:date="2010-02-10T14:49:00Z"/>
        </w:trPr>
        <w:tc>
          <w:tcPr>
            <w:tcW w:w="990" w:type="dxa"/>
          </w:tcPr>
          <w:p w:rsidR="00683B78" w:rsidRDefault="00683B78" w:rsidP="003867B2">
            <w:pPr>
              <w:spacing w:before="120"/>
              <w:jc w:val="both"/>
              <w:rPr>
                <w:ins w:id="99" w:author="Raphaël Guého" w:date="2010-02-10T14:49:00Z"/>
              </w:rPr>
            </w:pPr>
            <w:ins w:id="100" w:author="Raphaël Guého" w:date="2010-02-10T14:49:00Z">
              <w:r>
                <w:t>3.0</w:t>
              </w:r>
            </w:ins>
          </w:p>
        </w:tc>
        <w:tc>
          <w:tcPr>
            <w:tcW w:w="1260" w:type="dxa"/>
          </w:tcPr>
          <w:p w:rsidR="00683B78" w:rsidRDefault="00683B78" w:rsidP="00683B78">
            <w:pPr>
              <w:spacing w:before="120"/>
              <w:jc w:val="both"/>
              <w:rPr>
                <w:ins w:id="101" w:author="Raphaël Guého" w:date="2010-02-10T14:49:00Z"/>
              </w:rPr>
            </w:pPr>
            <w:ins w:id="102" w:author="Raphaël Guého" w:date="2010-02-10T14:49:00Z">
              <w:r>
                <w:t>02/</w:t>
              </w:r>
            </w:ins>
            <w:ins w:id="103" w:author="Raphaël Guého" w:date="2010-02-10T14:50:00Z">
              <w:r>
                <w:t>10</w:t>
              </w:r>
            </w:ins>
            <w:ins w:id="104" w:author="Raphaël Guého" w:date="2010-02-10T14:49:00Z">
              <w:r>
                <w:t>/2010</w:t>
              </w:r>
            </w:ins>
          </w:p>
        </w:tc>
        <w:tc>
          <w:tcPr>
            <w:tcW w:w="1980" w:type="dxa"/>
          </w:tcPr>
          <w:p w:rsidR="00683B78" w:rsidRDefault="00683B78" w:rsidP="003867B2">
            <w:pPr>
              <w:spacing w:before="120"/>
              <w:jc w:val="both"/>
              <w:rPr>
                <w:ins w:id="105" w:author="Raphaël Guého" w:date="2010-02-10T14:49:00Z"/>
              </w:rPr>
            </w:pPr>
            <w:ins w:id="106" w:author="Raphaël Guého" w:date="2010-02-10T14:49:00Z">
              <w:r>
                <w:t>RG</w:t>
              </w:r>
            </w:ins>
          </w:p>
        </w:tc>
        <w:tc>
          <w:tcPr>
            <w:tcW w:w="4572" w:type="dxa"/>
          </w:tcPr>
          <w:p w:rsidR="00683B78" w:rsidRDefault="00683B78" w:rsidP="003867B2">
            <w:pPr>
              <w:spacing w:before="120"/>
              <w:ind w:left="-18"/>
              <w:jc w:val="both"/>
              <w:rPr>
                <w:ins w:id="107" w:author="Raphaël Guého" w:date="2010-02-10T14:49:00Z"/>
              </w:rPr>
            </w:pPr>
            <w:ins w:id="108" w:author="Raphaël Guého" w:date="2010-02-10T14:50:00Z">
              <w:r>
                <w:t xml:space="preserve">Update </w:t>
              </w:r>
            </w:ins>
            <w:ins w:id="109" w:author="Raphaël Guého" w:date="2010-02-10T14:49:00Z">
              <w:r>
                <w:t>use case:</w:t>
              </w:r>
            </w:ins>
          </w:p>
          <w:p w:rsidR="00683B78" w:rsidRDefault="00683B78" w:rsidP="003867B2">
            <w:pPr>
              <w:pStyle w:val="NoSpacing"/>
              <w:ind w:left="576"/>
              <w:rPr>
                <w:ins w:id="110" w:author="Raphaël Guého" w:date="2010-02-10T14:49:00Z"/>
              </w:rPr>
            </w:pPr>
            <w:ins w:id="111" w:author="Raphaël Guého" w:date="2010-02-10T14:59:00Z">
              <w:r>
                <w:fldChar w:fldCharType="begin"/>
              </w:r>
              <w:r>
                <w:instrText xml:space="preserve"> HYPERLINK  \l "_Use_Case:_" </w:instrText>
              </w:r>
              <w:r>
                <w:fldChar w:fldCharType="separate"/>
              </w:r>
              <w:r w:rsidRPr="00683B78">
                <w:rPr>
                  <w:rStyle w:val="Hyperlink"/>
                </w:rPr>
                <w:t>SUM0155 – Modify subs</w:t>
              </w:r>
              <w:r w:rsidRPr="00683B78">
                <w:rPr>
                  <w:rStyle w:val="Hyperlink"/>
                </w:rPr>
                <w:t>c</w:t>
              </w:r>
              <w:r w:rsidRPr="00683B78">
                <w:rPr>
                  <w:rStyle w:val="Hyperlink"/>
                </w:rPr>
                <w:t>riber offer</w:t>
              </w:r>
              <w:r>
                <w:fldChar w:fldCharType="end"/>
              </w:r>
            </w:ins>
          </w:p>
          <w:p w:rsidR="00683B78" w:rsidRDefault="00683B78" w:rsidP="003867B2">
            <w:pPr>
              <w:pStyle w:val="NoSpacing"/>
              <w:rPr>
                <w:ins w:id="112" w:author="Raphaël Guého" w:date="2010-02-10T14:49:00Z"/>
              </w:rPr>
            </w:pPr>
          </w:p>
          <w:p w:rsidR="00683B78" w:rsidRDefault="00683B78" w:rsidP="00683B78">
            <w:pPr>
              <w:pStyle w:val="NoSpacing"/>
              <w:ind w:left="576"/>
              <w:rPr>
                <w:ins w:id="113" w:author="Raphaël Guého" w:date="2010-02-10T14:49:00Z"/>
              </w:rPr>
            </w:pPr>
          </w:p>
        </w:tc>
      </w:tr>
      <w:tr w:rsidR="00FC4B35" w:rsidTr="00C94226">
        <w:tc>
          <w:tcPr>
            <w:tcW w:w="990" w:type="dxa"/>
          </w:tcPr>
          <w:p w:rsidR="00FC4B35" w:rsidRDefault="00FC4B35" w:rsidP="00C94226">
            <w:pPr>
              <w:spacing w:before="120"/>
              <w:jc w:val="both"/>
            </w:pPr>
          </w:p>
        </w:tc>
        <w:tc>
          <w:tcPr>
            <w:tcW w:w="1260" w:type="dxa"/>
          </w:tcPr>
          <w:p w:rsidR="00FC4B35" w:rsidRDefault="00FC4B35" w:rsidP="00C94226">
            <w:pPr>
              <w:spacing w:before="120"/>
              <w:jc w:val="both"/>
            </w:pPr>
          </w:p>
        </w:tc>
        <w:tc>
          <w:tcPr>
            <w:tcW w:w="1980" w:type="dxa"/>
          </w:tcPr>
          <w:p w:rsidR="00FC4B35" w:rsidRDefault="00FC4B35" w:rsidP="00C94226">
            <w:pPr>
              <w:spacing w:before="120"/>
              <w:jc w:val="both"/>
            </w:pPr>
          </w:p>
        </w:tc>
        <w:tc>
          <w:tcPr>
            <w:tcW w:w="4572" w:type="dxa"/>
          </w:tcPr>
          <w:p w:rsidR="00FC4B35" w:rsidRDefault="00FC4B35" w:rsidP="00C94226">
            <w:pPr>
              <w:spacing w:before="120"/>
              <w:ind w:left="-18"/>
              <w:jc w:val="both"/>
            </w:pPr>
          </w:p>
        </w:tc>
      </w:tr>
    </w:tbl>
    <w:p w:rsidR="008F352F" w:rsidRDefault="008F352F" w:rsidP="00892BF1">
      <w:pPr>
        <w:pStyle w:val="BodyText"/>
      </w:pPr>
      <w:bookmarkStart w:id="114" w:name="_Toc526902300"/>
      <w:bookmarkStart w:id="115" w:name="_Toc40671424"/>
      <w:bookmarkStart w:id="116" w:name="_Toc136073200"/>
      <w:bookmarkStart w:id="117" w:name="_Toc200771428"/>
    </w:p>
    <w:p w:rsidR="009D5DAD" w:rsidRDefault="009D5DAD" w:rsidP="00CC4BA2">
      <w:pPr>
        <w:pStyle w:val="Heading2"/>
        <w:spacing w:before="360" w:after="240"/>
      </w:pPr>
      <w:bookmarkStart w:id="118" w:name="_Toc253577913"/>
      <w:r>
        <w:t>Acronyms and Definitions used in this document</w:t>
      </w:r>
      <w:bookmarkEnd w:id="116"/>
      <w:bookmarkEnd w:id="117"/>
      <w:bookmarkEnd w:id="118"/>
    </w:p>
    <w:p w:rsidR="009D5DAD" w:rsidRDefault="009D5DAD" w:rsidP="00801970">
      <w:pPr>
        <w:pStyle w:val="Heading3"/>
      </w:pPr>
      <w:bookmarkStart w:id="119" w:name="_Toc136073201"/>
      <w:bookmarkStart w:id="120" w:name="_Toc200771429"/>
      <w:bookmarkStart w:id="121" w:name="_Toc253577914"/>
      <w:r>
        <w:t>Acronyms</w:t>
      </w:r>
      <w:bookmarkEnd w:id="115"/>
      <w:bookmarkEnd w:id="119"/>
      <w:bookmarkEnd w:id="120"/>
      <w:bookmarkEnd w:id="121"/>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48"/>
        <w:gridCol w:w="6372"/>
      </w:tblGrid>
      <w:tr w:rsidR="009D5DAD" w:rsidRPr="00C94226" w:rsidTr="00C94226">
        <w:tc>
          <w:tcPr>
            <w:tcW w:w="2448" w:type="dxa"/>
            <w:shd w:val="solid" w:color="auto" w:fill="auto"/>
          </w:tcPr>
          <w:p w:rsidR="009D5DAD" w:rsidRPr="00C94226" w:rsidRDefault="009D5DAD" w:rsidP="00C94226">
            <w:pPr>
              <w:keepNext/>
              <w:spacing w:before="120"/>
              <w:jc w:val="both"/>
              <w:rPr>
                <w:b/>
              </w:rPr>
            </w:pPr>
            <w:r w:rsidRPr="00C94226">
              <w:rPr>
                <w:b/>
              </w:rPr>
              <w:t>Acronym</w:t>
            </w:r>
          </w:p>
        </w:tc>
        <w:tc>
          <w:tcPr>
            <w:tcW w:w="6372" w:type="dxa"/>
            <w:shd w:val="solid" w:color="auto" w:fill="auto"/>
          </w:tcPr>
          <w:p w:rsidR="009D5DAD" w:rsidRPr="00C94226" w:rsidRDefault="009D5DAD" w:rsidP="00C94226">
            <w:pPr>
              <w:spacing w:before="120"/>
              <w:jc w:val="both"/>
              <w:rPr>
                <w:b/>
              </w:rPr>
            </w:pPr>
            <w:r w:rsidRPr="00C94226">
              <w:rPr>
                <w:b/>
              </w:rPr>
              <w:t>Description</w:t>
            </w:r>
          </w:p>
        </w:tc>
      </w:tr>
      <w:tr w:rsidR="009D5DAD" w:rsidRPr="00C227EC" w:rsidTr="00C94226">
        <w:tc>
          <w:tcPr>
            <w:tcW w:w="2448" w:type="dxa"/>
          </w:tcPr>
          <w:p w:rsidR="009D5DAD" w:rsidRPr="00C94226" w:rsidRDefault="009D5DAD" w:rsidP="00C94226">
            <w:pPr>
              <w:pStyle w:val="CommentText"/>
              <w:spacing w:before="120"/>
              <w:jc w:val="both"/>
              <w:rPr>
                <w:rFonts w:ascii="Arial" w:hAnsi="Arial"/>
              </w:rPr>
            </w:pPr>
          </w:p>
        </w:tc>
        <w:tc>
          <w:tcPr>
            <w:tcW w:w="6372" w:type="dxa"/>
          </w:tcPr>
          <w:p w:rsidR="009D5DAD" w:rsidRPr="00C227EC" w:rsidRDefault="009D5DAD" w:rsidP="00C94226">
            <w:pPr>
              <w:spacing w:before="120"/>
              <w:jc w:val="both"/>
            </w:pPr>
          </w:p>
        </w:tc>
      </w:tr>
      <w:tr w:rsidR="009D5DAD" w:rsidRPr="00C94226" w:rsidTr="00C94226">
        <w:tc>
          <w:tcPr>
            <w:tcW w:w="2448" w:type="dxa"/>
          </w:tcPr>
          <w:p w:rsidR="009D5DAD" w:rsidRPr="00C227EC" w:rsidRDefault="009D5DAD" w:rsidP="00C94226">
            <w:pPr>
              <w:spacing w:before="120"/>
              <w:jc w:val="both"/>
            </w:pPr>
          </w:p>
        </w:tc>
        <w:tc>
          <w:tcPr>
            <w:tcW w:w="6372" w:type="dxa"/>
          </w:tcPr>
          <w:p w:rsidR="009D5DAD" w:rsidRPr="00C227EC" w:rsidRDefault="009D5DAD" w:rsidP="00C94226">
            <w:pPr>
              <w:spacing w:before="120"/>
              <w:jc w:val="both"/>
            </w:pPr>
          </w:p>
        </w:tc>
      </w:tr>
    </w:tbl>
    <w:p w:rsidR="009D5DAD" w:rsidRDefault="009D5DAD" w:rsidP="00801970">
      <w:pPr>
        <w:pStyle w:val="Heading3"/>
      </w:pPr>
      <w:bookmarkStart w:id="122" w:name="_Toc136073202"/>
      <w:bookmarkStart w:id="123" w:name="_Toc200771430"/>
      <w:bookmarkStart w:id="124" w:name="_Toc253577915"/>
      <w:r>
        <w:lastRenderedPageBreak/>
        <w:t>Definitions</w:t>
      </w:r>
      <w:bookmarkEnd w:id="122"/>
      <w:bookmarkEnd w:id="123"/>
      <w:bookmarkEnd w:id="124"/>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48"/>
        <w:gridCol w:w="6372"/>
      </w:tblGrid>
      <w:tr w:rsidR="009D5DAD" w:rsidRPr="00C94226" w:rsidTr="00C94226">
        <w:tc>
          <w:tcPr>
            <w:tcW w:w="2448" w:type="dxa"/>
          </w:tcPr>
          <w:p w:rsidR="009D5DAD" w:rsidRPr="00C94226" w:rsidRDefault="009D5DAD" w:rsidP="00C94226">
            <w:pPr>
              <w:spacing w:before="120"/>
              <w:jc w:val="both"/>
              <w:rPr>
                <w:b/>
              </w:rPr>
            </w:pPr>
            <w:r w:rsidRPr="00C94226">
              <w:rPr>
                <w:b/>
              </w:rPr>
              <w:t>Term</w:t>
            </w:r>
          </w:p>
        </w:tc>
        <w:tc>
          <w:tcPr>
            <w:tcW w:w="6372" w:type="dxa"/>
          </w:tcPr>
          <w:p w:rsidR="009D5DAD" w:rsidRPr="00C94226" w:rsidRDefault="009D5DAD" w:rsidP="00C94226">
            <w:pPr>
              <w:spacing w:before="120"/>
              <w:jc w:val="both"/>
              <w:rPr>
                <w:b/>
              </w:rPr>
            </w:pPr>
            <w:r w:rsidRPr="00C94226">
              <w:rPr>
                <w:b/>
              </w:rPr>
              <w:t>Definition</w:t>
            </w:r>
          </w:p>
        </w:tc>
      </w:tr>
      <w:tr w:rsidR="009D5DAD" w:rsidRPr="00C227EC" w:rsidTr="00C94226">
        <w:tc>
          <w:tcPr>
            <w:tcW w:w="2448" w:type="dxa"/>
          </w:tcPr>
          <w:p w:rsidR="009D5DAD" w:rsidRPr="00C227EC" w:rsidRDefault="00A75B21" w:rsidP="00C94226">
            <w:pPr>
              <w:spacing w:before="120"/>
              <w:jc w:val="both"/>
            </w:pPr>
            <w:r>
              <w:t>Customer</w:t>
            </w:r>
          </w:p>
        </w:tc>
        <w:tc>
          <w:tcPr>
            <w:tcW w:w="6372" w:type="dxa"/>
          </w:tcPr>
          <w:p w:rsidR="009D5DAD" w:rsidRPr="00C227EC" w:rsidRDefault="00A75B21" w:rsidP="00C94226">
            <w:pPr>
              <w:spacing w:before="120"/>
              <w:jc w:val="both"/>
            </w:pPr>
            <w:r>
              <w:t xml:space="preserve">A customer is a client of the service </w:t>
            </w:r>
            <w:r>
              <w:t>provider. In context of Comverse one billing, a customer is the root account of an account hierarchy.</w:t>
            </w:r>
          </w:p>
        </w:tc>
      </w:tr>
      <w:tr w:rsidR="009D5DAD" w:rsidRPr="00C227EC" w:rsidTr="00C94226">
        <w:tc>
          <w:tcPr>
            <w:tcW w:w="2448" w:type="dxa"/>
          </w:tcPr>
          <w:p w:rsidR="009D5DAD" w:rsidRPr="00C227EC" w:rsidRDefault="00E143B2" w:rsidP="00C94226">
            <w:pPr>
              <w:spacing w:before="120"/>
              <w:jc w:val="both"/>
            </w:pPr>
            <w:r>
              <w:t>Root billing account</w:t>
            </w:r>
          </w:p>
        </w:tc>
        <w:tc>
          <w:tcPr>
            <w:tcW w:w="6372" w:type="dxa"/>
          </w:tcPr>
          <w:p w:rsidR="009D5DAD" w:rsidRPr="00C94226" w:rsidRDefault="004C26F6" w:rsidP="00C94226">
            <w:pPr>
              <w:pStyle w:val="CommentText"/>
              <w:spacing w:before="120"/>
              <w:jc w:val="both"/>
              <w:rPr>
                <w:rFonts w:ascii="Arial" w:hAnsi="Arial" w:cs="Arial"/>
              </w:rPr>
            </w:pPr>
            <w:r w:rsidRPr="00C94226">
              <w:rPr>
                <w:rFonts w:ascii="Arial" w:hAnsi="Arial" w:cs="Arial"/>
                <w:bCs/>
              </w:rPr>
              <w:t>A root billing account is a billing account with no parent billing account and is the only one having no parent within the same organization.</w:t>
            </w:r>
          </w:p>
        </w:tc>
      </w:tr>
    </w:tbl>
    <w:p w:rsidR="00E61BB5" w:rsidRDefault="00E61BB5" w:rsidP="006F098D">
      <w:pPr>
        <w:pStyle w:val="BodyText"/>
      </w:pPr>
    </w:p>
    <w:p w:rsidR="005B4377" w:rsidRDefault="005B4377" w:rsidP="005B4377">
      <w:pPr>
        <w:pStyle w:val="Heading3"/>
      </w:pPr>
      <w:bookmarkStart w:id="125" w:name="_Toc253577916"/>
      <w:r>
        <w:t>Mapping channel Self service-Comverse one terminology</w:t>
      </w:r>
      <w:bookmarkEnd w:id="125"/>
    </w:p>
    <w:p w:rsidR="00F546B5" w:rsidRDefault="00F546B5" w:rsidP="00F546B5">
      <w:pPr>
        <w:pStyle w:val="Body"/>
        <w:ind w:left="0"/>
      </w:pPr>
      <w:r>
        <w:t>Legacy terms used in Self service are renamed to be consistent with Comverse One vocabulary according to table below:</w:t>
      </w:r>
    </w:p>
    <w:p w:rsidR="00F546B5" w:rsidRDefault="00F546B5" w:rsidP="00F546B5">
      <w:pPr>
        <w:pStyle w:val="Body"/>
        <w:ind w:left="0"/>
      </w:pPr>
    </w:p>
    <w:tbl>
      <w:tblPr>
        <w:tblW w:w="11062" w:type="dxa"/>
        <w:tblCellMar>
          <w:left w:w="0" w:type="dxa"/>
          <w:right w:w="0" w:type="dxa"/>
        </w:tblCellMar>
        <w:tblLook w:val="0000"/>
      </w:tblPr>
      <w:tblGrid>
        <w:gridCol w:w="3322"/>
        <w:gridCol w:w="2790"/>
        <w:gridCol w:w="2610"/>
        <w:gridCol w:w="2340"/>
      </w:tblGrid>
      <w:tr w:rsidR="00F546B5" w:rsidRPr="00F546B5" w:rsidTr="00F546B5">
        <w:trPr>
          <w:trHeight w:val="673"/>
        </w:trPr>
        <w:tc>
          <w:tcPr>
            <w:tcW w:w="3322"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tcPr>
          <w:p w:rsidR="00F546B5" w:rsidRPr="00F546B5" w:rsidRDefault="00F546B5" w:rsidP="00F546B5">
            <w:pPr>
              <w:spacing w:before="120"/>
              <w:jc w:val="both"/>
              <w:rPr>
                <w:rFonts w:cs="Arial"/>
                <w:b/>
                <w:bCs/>
                <w:sz w:val="22"/>
                <w:szCs w:val="22"/>
              </w:rPr>
            </w:pPr>
            <w:r w:rsidRPr="00F546B5">
              <w:rPr>
                <w:rFonts w:ascii="Calibri" w:hAnsi="Calibri"/>
                <w:b/>
                <w:bCs/>
                <w:sz w:val="22"/>
                <w:szCs w:val="22"/>
              </w:rPr>
              <w:t>Comverse one</w:t>
            </w:r>
          </w:p>
        </w:tc>
        <w:tc>
          <w:tcPr>
            <w:tcW w:w="2790" w:type="dxa"/>
            <w:tcBorders>
              <w:top w:val="single" w:sz="8" w:space="0" w:color="auto"/>
              <w:left w:val="nil"/>
              <w:bottom w:val="single" w:sz="8" w:space="0" w:color="auto"/>
              <w:right w:val="single" w:sz="8" w:space="0" w:color="auto"/>
            </w:tcBorders>
            <w:shd w:val="clear" w:color="auto" w:fill="000000"/>
          </w:tcPr>
          <w:p w:rsidR="00F546B5" w:rsidRPr="00F546B5" w:rsidRDefault="00F546B5" w:rsidP="00F546B5">
            <w:pPr>
              <w:spacing w:before="120"/>
              <w:jc w:val="both"/>
              <w:rPr>
                <w:rFonts w:ascii="Calibri" w:hAnsi="Calibri"/>
                <w:b/>
                <w:bCs/>
                <w:color w:val="1F497D"/>
                <w:sz w:val="22"/>
                <w:szCs w:val="22"/>
              </w:rPr>
            </w:pPr>
            <w:r w:rsidRPr="00F546B5">
              <w:rPr>
                <w:rFonts w:ascii="Calibri" w:hAnsi="Calibri"/>
                <w:b/>
                <w:bCs/>
                <w:color w:val="FFFFFF"/>
                <w:sz w:val="22"/>
                <w:szCs w:val="22"/>
              </w:rPr>
              <w:t xml:space="preserve">Channel Self service – </w:t>
            </w:r>
          </w:p>
          <w:p w:rsidR="00F546B5" w:rsidRPr="00F546B5" w:rsidRDefault="00F546B5" w:rsidP="00F546B5">
            <w:pPr>
              <w:spacing w:before="120"/>
              <w:jc w:val="both"/>
              <w:rPr>
                <w:rFonts w:cs="Arial"/>
                <w:b/>
                <w:bCs/>
                <w:color w:val="FFFFFF"/>
                <w:sz w:val="22"/>
                <w:szCs w:val="22"/>
              </w:rPr>
            </w:pPr>
            <w:r w:rsidRPr="00F546B5">
              <w:rPr>
                <w:rFonts w:ascii="Calibri" w:hAnsi="Calibri"/>
                <w:b/>
                <w:bCs/>
                <w:color w:val="FFFFFF"/>
                <w:sz w:val="22"/>
                <w:szCs w:val="22"/>
              </w:rPr>
              <w:t>Former FRS terms</w:t>
            </w:r>
          </w:p>
        </w:tc>
        <w:tc>
          <w:tcPr>
            <w:tcW w:w="2610"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tcPr>
          <w:p w:rsidR="00F546B5" w:rsidRPr="00F546B5" w:rsidRDefault="00F546B5" w:rsidP="00F546B5">
            <w:pPr>
              <w:spacing w:before="120"/>
              <w:jc w:val="both"/>
              <w:rPr>
                <w:rFonts w:ascii="Calibri" w:hAnsi="Calibri"/>
                <w:b/>
                <w:bCs/>
                <w:color w:val="FFFFFF"/>
                <w:sz w:val="22"/>
                <w:szCs w:val="22"/>
              </w:rPr>
            </w:pPr>
            <w:r w:rsidRPr="00F546B5">
              <w:rPr>
                <w:rFonts w:ascii="Calibri" w:hAnsi="Calibri"/>
                <w:b/>
                <w:bCs/>
                <w:color w:val="FFFFFF"/>
                <w:sz w:val="22"/>
                <w:szCs w:val="22"/>
              </w:rPr>
              <w:t>Channel Self service –</w:t>
            </w:r>
          </w:p>
          <w:p w:rsidR="00F546B5" w:rsidRPr="00F546B5" w:rsidRDefault="00F546B5" w:rsidP="00F546B5">
            <w:pPr>
              <w:spacing w:before="120"/>
              <w:jc w:val="both"/>
              <w:rPr>
                <w:rFonts w:cs="Arial"/>
                <w:b/>
                <w:bCs/>
                <w:color w:val="FFFFFF"/>
                <w:sz w:val="22"/>
                <w:szCs w:val="22"/>
              </w:rPr>
            </w:pPr>
            <w:r w:rsidRPr="00F546B5">
              <w:rPr>
                <w:rFonts w:ascii="Calibri" w:hAnsi="Calibri"/>
                <w:b/>
                <w:bCs/>
                <w:color w:val="FFFFFF"/>
                <w:sz w:val="22"/>
                <w:szCs w:val="22"/>
              </w:rPr>
              <w:t>New FRS terms</w:t>
            </w:r>
          </w:p>
        </w:tc>
        <w:tc>
          <w:tcPr>
            <w:tcW w:w="2340" w:type="dxa"/>
            <w:tcBorders>
              <w:top w:val="single" w:sz="8" w:space="0" w:color="auto"/>
              <w:left w:val="nil"/>
              <w:bottom w:val="single" w:sz="8" w:space="0" w:color="auto"/>
              <w:right w:val="single" w:sz="8" w:space="0" w:color="auto"/>
            </w:tcBorders>
            <w:shd w:val="clear" w:color="auto" w:fill="000000"/>
          </w:tcPr>
          <w:p w:rsidR="00F546B5" w:rsidRPr="00F546B5" w:rsidRDefault="00F546B5" w:rsidP="00F546B5">
            <w:pPr>
              <w:spacing w:before="120"/>
              <w:jc w:val="both"/>
              <w:rPr>
                <w:rFonts w:ascii="Calibri" w:hAnsi="Calibri"/>
                <w:b/>
                <w:bCs/>
                <w:color w:val="FFFFFF"/>
                <w:sz w:val="22"/>
                <w:szCs w:val="22"/>
              </w:rPr>
            </w:pPr>
            <w:r w:rsidRPr="00F546B5">
              <w:rPr>
                <w:rFonts w:ascii="Calibri" w:hAnsi="Calibri"/>
                <w:b/>
                <w:bCs/>
                <w:color w:val="FFFFFF"/>
                <w:sz w:val="22"/>
                <w:szCs w:val="22"/>
              </w:rPr>
              <w:t xml:space="preserve">Channel Self service – </w:t>
            </w:r>
          </w:p>
          <w:p w:rsidR="00F546B5" w:rsidRPr="00F546B5" w:rsidRDefault="00F546B5" w:rsidP="00F546B5">
            <w:pPr>
              <w:spacing w:before="120"/>
              <w:jc w:val="both"/>
              <w:rPr>
                <w:rFonts w:ascii="Calibri" w:hAnsi="Calibri"/>
                <w:b/>
                <w:bCs/>
                <w:sz w:val="22"/>
                <w:szCs w:val="22"/>
              </w:rPr>
            </w:pPr>
            <w:r w:rsidRPr="00F546B5">
              <w:rPr>
                <w:rFonts w:ascii="Calibri" w:hAnsi="Calibri"/>
                <w:b/>
                <w:bCs/>
                <w:color w:val="FFFFFF"/>
                <w:sz w:val="22"/>
                <w:szCs w:val="22"/>
              </w:rPr>
              <w:t>Application labelling</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Billing Account</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Billing Account</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Billing Account</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Account Bundle</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sz w:val="22"/>
                <w:szCs w:val="22"/>
              </w:rPr>
            </w:pPr>
            <w:r w:rsidRPr="00F546B5">
              <w:rPr>
                <w:rFonts w:ascii="Calibri" w:hAnsi="Calibri"/>
                <w:sz w:val="22"/>
                <w:szCs w:val="22"/>
              </w:rPr>
              <w:t>Account Bundle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Account Bundle</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Account Offer</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Account Service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 xml:space="preserve">Account Offer </w:t>
            </w:r>
            <w:r w:rsidRPr="00F546B5">
              <w:rPr>
                <w:rFonts w:cs="Arial"/>
                <w:b/>
                <w:bCs/>
                <w:sz w:val="24"/>
                <w:szCs w:val="24"/>
                <w:lang w:val="fr-FR" w:eastAsia="fr-FR"/>
              </w:rPr>
              <w:t>*</w:t>
            </w:r>
            <w:r w:rsidRPr="00F546B5">
              <w:rPr>
                <w:rFonts w:cs="Arial"/>
                <w:b/>
                <w:bCs/>
                <w:lang w:val="fr-FR" w:eastAsia="fr-FR"/>
              </w:rPr>
              <w:t xml:space="preserve">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Offer</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Product Group for Dealer</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Channel Catalog</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Product Group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External id type</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Line Role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1529D7" w:rsidP="00F546B5">
            <w:pPr>
              <w:spacing w:before="120"/>
              <w:jc w:val="both"/>
              <w:rPr>
                <w:rFonts w:cs="Arial"/>
                <w:lang w:val="fr-FR" w:eastAsia="fr-FR"/>
              </w:rPr>
            </w:pPr>
            <w:r>
              <w:rPr>
                <w:rFonts w:cs="Arial"/>
                <w:lang w:val="fr-FR" w:eastAsia="fr-FR"/>
              </w:rPr>
              <w:t>External Id type</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External Id value</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Line Value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1529D7" w:rsidP="00F546B5">
            <w:pPr>
              <w:spacing w:before="120"/>
              <w:jc w:val="both"/>
              <w:rPr>
                <w:rFonts w:cs="Arial"/>
                <w:lang w:val="fr-FR" w:eastAsia="fr-FR"/>
              </w:rPr>
            </w:pPr>
            <w:r>
              <w:rPr>
                <w:rFonts w:cs="Arial"/>
                <w:lang w:val="fr-FR" w:eastAsia="fr-FR"/>
              </w:rPr>
              <w:t>External Id</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Plan</w:t>
            </w:r>
          </w:p>
        </w:tc>
        <w:tc>
          <w:tcPr>
            <w:tcW w:w="2790" w:type="dxa"/>
            <w:tcBorders>
              <w:top w:val="nil"/>
              <w:left w:val="nil"/>
              <w:bottom w:val="single" w:sz="8" w:space="0" w:color="auto"/>
              <w:right w:val="single" w:sz="8" w:space="0" w:color="auto"/>
            </w:tcBorders>
          </w:tcPr>
          <w:p w:rsidR="00F546B5" w:rsidRPr="00F546B5" w:rsidRDefault="001529D7" w:rsidP="00F546B5">
            <w:pPr>
              <w:spacing w:before="120"/>
              <w:jc w:val="both"/>
              <w:rPr>
                <w:rFonts w:cs="Arial"/>
                <w:lang w:val="fr-FR" w:eastAsia="fr-FR"/>
              </w:rPr>
            </w:pPr>
            <w:r>
              <w:rPr>
                <w:rFonts w:cs="Arial"/>
                <w:lang w:val="fr-FR" w:eastAsia="fr-FR"/>
              </w:rPr>
              <w:t>Feature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1529D7" w:rsidP="00F546B5">
            <w:pPr>
              <w:spacing w:before="120"/>
              <w:jc w:val="both"/>
              <w:rPr>
                <w:rFonts w:cs="Arial"/>
                <w:lang w:val="fr-FR" w:eastAsia="fr-FR"/>
              </w:rPr>
            </w:pPr>
            <w:r>
              <w:rPr>
                <w:rFonts w:cs="Arial"/>
                <w:lang w:val="fr-FR" w:eastAsia="fr-FR"/>
              </w:rPr>
              <w:t>Plan</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Primary Offer</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Plan</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Primary Offer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N/A</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Plan Element</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lang w:val="fr-FR" w:eastAsia="fr-FR"/>
              </w:rPr>
            </w:pPr>
            <w:r w:rsidRPr="00F546B5">
              <w:rPr>
                <w:rFonts w:cs="Arial"/>
                <w:lang w:val="fr-FR" w:eastAsia="fr-FR"/>
              </w:rPr>
              <w:t>Primary Offer</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N/A</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Plan Series</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Offer Series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Subscriber</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Contract</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Subscriber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Subscriber Bundle</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Plan Bundle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Subscriber Bundle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sz w:val="22"/>
                <w:szCs w:val="22"/>
              </w:rPr>
            </w:pPr>
            <w:r w:rsidRPr="00F546B5">
              <w:rPr>
                <w:rFonts w:ascii="Calibri" w:hAnsi="Calibri"/>
                <w:sz w:val="22"/>
                <w:szCs w:val="22"/>
              </w:rPr>
              <w:t>Subscriber Supplementary Offer</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 xml:space="preserve">Contract service </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A13724" w:rsidP="00F546B5">
            <w:pPr>
              <w:spacing w:before="120"/>
              <w:jc w:val="both"/>
              <w:rPr>
                <w:rFonts w:cs="Arial"/>
                <w:b/>
                <w:bCs/>
                <w:lang w:val="fr-FR" w:eastAsia="fr-FR"/>
              </w:rPr>
            </w:pPr>
            <w:r>
              <w:rPr>
                <w:rFonts w:cs="Arial"/>
                <w:b/>
                <w:bCs/>
                <w:lang w:val="fr-FR" w:eastAsia="fr-FR"/>
              </w:rPr>
              <w:t xml:space="preserve">Subscriber </w:t>
            </w:r>
            <w:r w:rsidR="00F546B5" w:rsidRPr="00F546B5">
              <w:rPr>
                <w:rFonts w:cs="Arial"/>
                <w:b/>
                <w:bCs/>
                <w:lang w:val="fr-FR" w:eastAsia="fr-FR"/>
              </w:rPr>
              <w:t xml:space="preserve">Supplementary Offer (new) </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Offer</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Provisioning Items</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Service Parameter</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Offer Parameter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Parameter</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Service Category</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Network Type</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1529D7" w:rsidP="00F546B5">
            <w:pPr>
              <w:spacing w:before="120"/>
              <w:jc w:val="both"/>
              <w:rPr>
                <w:rFonts w:cs="Arial"/>
                <w:lang w:val="fr-FR" w:eastAsia="fr-FR"/>
              </w:rPr>
            </w:pPr>
            <w:r>
              <w:rPr>
                <w:rFonts w:cs="Arial"/>
                <w:lang w:val="fr-FR" w:eastAsia="fr-FR"/>
              </w:rPr>
              <w:t>Service category</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N/A</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Service Option</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b/>
                <w:bCs/>
                <w:lang w:val="fr-FR" w:eastAsia="fr-FR"/>
              </w:rPr>
            </w:pPr>
            <w:r w:rsidRPr="00F546B5">
              <w:rPr>
                <w:rFonts w:cs="Arial"/>
                <w:b/>
                <w:bCs/>
                <w:lang w:val="fr-FR" w:eastAsia="fr-FR"/>
              </w:rPr>
              <w:t>Offer Option (new)</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Offer Option</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N/A</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Bonus Group</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lang w:val="fr-FR" w:eastAsia="fr-FR"/>
              </w:rPr>
            </w:pPr>
            <w:r w:rsidRPr="00F546B5">
              <w:rPr>
                <w:rFonts w:cs="Arial"/>
                <w:lang w:val="fr-FR" w:eastAsia="fr-FR"/>
              </w:rPr>
              <w:t>Bonus Group</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r w:rsidR="00F546B5" w:rsidRPr="00F546B5" w:rsidTr="00F546B5">
        <w:trPr>
          <w:trHeight w:val="397"/>
        </w:trPr>
        <w:tc>
          <w:tcPr>
            <w:tcW w:w="332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ascii="Calibri" w:hAnsi="Calibri"/>
                <w:sz w:val="22"/>
                <w:szCs w:val="22"/>
              </w:rPr>
            </w:pPr>
            <w:r w:rsidRPr="00F546B5">
              <w:rPr>
                <w:rFonts w:ascii="Calibri" w:hAnsi="Calibri"/>
                <w:sz w:val="22"/>
                <w:szCs w:val="22"/>
              </w:rPr>
              <w:t>N/A</w:t>
            </w:r>
          </w:p>
        </w:tc>
        <w:tc>
          <w:tcPr>
            <w:tcW w:w="279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Bonus Option</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F546B5" w:rsidRPr="00F546B5" w:rsidRDefault="00F546B5" w:rsidP="00F546B5">
            <w:pPr>
              <w:spacing w:before="120"/>
              <w:jc w:val="both"/>
              <w:rPr>
                <w:rFonts w:cs="Arial"/>
                <w:lang w:val="fr-FR" w:eastAsia="fr-FR"/>
              </w:rPr>
            </w:pPr>
            <w:r w:rsidRPr="00F546B5">
              <w:rPr>
                <w:rFonts w:cs="Arial"/>
                <w:lang w:val="fr-FR" w:eastAsia="fr-FR"/>
              </w:rPr>
              <w:t>Bonus Option</w:t>
            </w:r>
          </w:p>
        </w:tc>
        <w:tc>
          <w:tcPr>
            <w:tcW w:w="2340" w:type="dxa"/>
            <w:tcBorders>
              <w:top w:val="nil"/>
              <w:left w:val="nil"/>
              <w:bottom w:val="single" w:sz="8" w:space="0" w:color="auto"/>
              <w:right w:val="single" w:sz="8" w:space="0" w:color="auto"/>
            </w:tcBorders>
          </w:tcPr>
          <w:p w:rsidR="00F546B5" w:rsidRPr="00F546B5" w:rsidRDefault="00F546B5" w:rsidP="00F546B5">
            <w:pPr>
              <w:spacing w:before="120"/>
              <w:jc w:val="both"/>
              <w:rPr>
                <w:rFonts w:cs="Arial"/>
                <w:lang w:val="fr-FR" w:eastAsia="fr-FR"/>
              </w:rPr>
            </w:pPr>
            <w:r w:rsidRPr="00F546B5">
              <w:rPr>
                <w:rFonts w:cs="Arial"/>
                <w:lang w:val="fr-FR" w:eastAsia="fr-FR"/>
              </w:rPr>
              <w:t>idem</w:t>
            </w:r>
          </w:p>
        </w:tc>
      </w:tr>
    </w:tbl>
    <w:p w:rsidR="00F546B5" w:rsidRPr="00F546B5" w:rsidRDefault="00F546B5" w:rsidP="00F546B5">
      <w:pPr>
        <w:rPr>
          <w:rFonts w:ascii="Calibri" w:hAnsi="Calibri"/>
          <w:color w:val="1F497D"/>
          <w:sz w:val="22"/>
          <w:szCs w:val="22"/>
        </w:rPr>
      </w:pPr>
    </w:p>
    <w:p w:rsidR="00F546B5" w:rsidRDefault="00F546B5" w:rsidP="00F546B5">
      <w:pPr>
        <w:pStyle w:val="Body"/>
        <w:ind w:left="0"/>
      </w:pPr>
    </w:p>
    <w:p w:rsidR="00F546B5" w:rsidRPr="00F546B5" w:rsidRDefault="00F546B5" w:rsidP="00F546B5">
      <w:pPr>
        <w:pStyle w:val="Body"/>
        <w:ind w:left="0"/>
      </w:pPr>
    </w:p>
    <w:p w:rsidR="00C227EC" w:rsidRDefault="00C227EC" w:rsidP="009D5DAD">
      <w:pPr>
        <w:pStyle w:val="Heading2"/>
      </w:pPr>
      <w:bookmarkStart w:id="126" w:name="_Toc200771431"/>
      <w:bookmarkStart w:id="127" w:name="_Toc253577917"/>
      <w:r>
        <w:t>Issues</w:t>
      </w:r>
      <w:bookmarkEnd w:id="126"/>
      <w:bookmarkEnd w:id="127"/>
    </w:p>
    <w:p w:rsidR="00AB3FED" w:rsidRDefault="00AB3FED" w:rsidP="00C227EC">
      <w:pPr>
        <w:pStyle w:val="Heading3"/>
      </w:pPr>
      <w:bookmarkStart w:id="128" w:name="_Toc200771432"/>
      <w:bookmarkStart w:id="129" w:name="_Toc253577918"/>
      <w:r>
        <w:t>Open Issues</w:t>
      </w:r>
      <w:bookmarkEnd w:id="128"/>
      <w:bookmarkEnd w:id="129"/>
    </w:p>
    <w:p w:rsidR="00AB3FED" w:rsidRDefault="00AB3FED">
      <w:r>
        <w:rPr>
          <w:b/>
          <w:bCs/>
          <w:caps/>
        </w:rPr>
        <w:fldChar w:fldCharType="begin"/>
      </w:r>
      <w:r>
        <w:rPr>
          <w:b/>
          <w:bCs/>
          <w:caps/>
        </w:rPr>
        <w:instrText xml:space="preserve"> TOC \h \z \t "ISSUE,1" </w:instrText>
      </w:r>
      <w:r>
        <w:rPr>
          <w:b/>
          <w:bCs/>
          <w:caps/>
        </w:rPr>
        <w:fldChar w:fldCharType="separate"/>
      </w:r>
      <w:r w:rsidR="0064611F">
        <w:rPr>
          <w:caps/>
          <w:noProof/>
        </w:rPr>
        <w:t>Error! No table of contents entries found.</w:t>
      </w:r>
      <w:r>
        <w:rPr>
          <w:rFonts w:ascii="Times New Roman" w:hAnsi="Times New Roman"/>
          <w:b/>
          <w:bCs/>
          <w:caps/>
          <w:szCs w:val="24"/>
        </w:rPr>
        <w:fldChar w:fldCharType="end"/>
      </w:r>
    </w:p>
    <w:p w:rsidR="00AB3FED" w:rsidRDefault="00AB3FED" w:rsidP="00C227EC">
      <w:pPr>
        <w:pStyle w:val="Heading3"/>
      </w:pPr>
      <w:bookmarkStart w:id="130" w:name="_Toc200771433"/>
      <w:bookmarkStart w:id="131" w:name="_Toc253577919"/>
      <w:r>
        <w:t>Resolved Issues</w:t>
      </w:r>
      <w:bookmarkEnd w:id="130"/>
      <w:bookmarkEnd w:id="131"/>
    </w:p>
    <w:p w:rsidR="001022AE" w:rsidRDefault="00AB3FED">
      <w:pPr>
        <w:pStyle w:val="TOC1"/>
        <w:tabs>
          <w:tab w:val="left" w:pos="2518"/>
          <w:tab w:val="right" w:leader="dot" w:pos="9350"/>
        </w:tabs>
        <w:rPr>
          <w:b w:val="0"/>
          <w:bCs w:val="0"/>
          <w:caps w:val="0"/>
          <w:noProof/>
          <w:sz w:val="24"/>
        </w:rPr>
      </w:pPr>
      <w:r>
        <w:rPr>
          <w:b w:val="0"/>
          <w:bCs w:val="0"/>
          <w:caps w:val="0"/>
        </w:rPr>
        <w:fldChar w:fldCharType="begin"/>
      </w:r>
      <w:r>
        <w:rPr>
          <w:b w:val="0"/>
          <w:bCs w:val="0"/>
          <w:caps w:val="0"/>
        </w:rPr>
        <w:instrText xml:space="preserve"> TOC \h \z \t "ISSUE - RESOLVED,1" </w:instrText>
      </w:r>
      <w:r>
        <w:rPr>
          <w:b w:val="0"/>
          <w:bCs w:val="0"/>
          <w:caps w:val="0"/>
        </w:rPr>
        <w:fldChar w:fldCharType="separate"/>
      </w:r>
      <w:hyperlink w:anchor="_Toc234982485" w:history="1">
        <w:r w:rsidR="001022AE" w:rsidRPr="00F52B87">
          <w:rPr>
            <w:rStyle w:val="Hyperlink"/>
            <w:noProof/>
          </w:rPr>
          <w:t>ISSUE # 1  (resolved):</w:t>
        </w:r>
        <w:r w:rsidR="001022AE">
          <w:rPr>
            <w:b w:val="0"/>
            <w:bCs w:val="0"/>
            <w:caps w:val="0"/>
            <w:noProof/>
            <w:sz w:val="24"/>
          </w:rPr>
          <w:tab/>
        </w:r>
        <w:r w:rsidR="001022AE" w:rsidRPr="00F52B87">
          <w:rPr>
            <w:rStyle w:val="Hyperlink"/>
            <w:noProof/>
          </w:rPr>
          <w:t>Is there any deposit notion associated to an offer in PC?</w:t>
        </w:r>
        <w:r w:rsidR="001022AE">
          <w:rPr>
            <w:noProof/>
            <w:webHidden/>
          </w:rPr>
          <w:tab/>
        </w:r>
        <w:r w:rsidR="001022AE">
          <w:rPr>
            <w:noProof/>
            <w:webHidden/>
          </w:rPr>
          <w:fldChar w:fldCharType="begin"/>
        </w:r>
        <w:r w:rsidR="001022AE">
          <w:rPr>
            <w:noProof/>
            <w:webHidden/>
          </w:rPr>
          <w:instrText xml:space="preserve"> PAGEREF _Toc234982485 \h </w:instrText>
        </w:r>
        <w:r w:rsidR="00B1754D">
          <w:rPr>
            <w:noProof/>
          </w:rPr>
        </w:r>
        <w:r w:rsidR="001022AE">
          <w:rPr>
            <w:noProof/>
            <w:webHidden/>
          </w:rPr>
          <w:fldChar w:fldCharType="separate"/>
        </w:r>
        <w:r w:rsidR="0030733C">
          <w:rPr>
            <w:noProof/>
            <w:webHidden/>
          </w:rPr>
          <w:t>165</w:t>
        </w:r>
        <w:r w:rsidR="001022AE">
          <w:rPr>
            <w:noProof/>
            <w:webHidden/>
          </w:rPr>
          <w:fldChar w:fldCharType="end"/>
        </w:r>
      </w:hyperlink>
    </w:p>
    <w:p w:rsidR="00AB3FED" w:rsidRDefault="00AB3FED">
      <w:r>
        <w:rPr>
          <w:rFonts w:ascii="Times New Roman" w:hAnsi="Times New Roman"/>
          <w:b/>
          <w:bCs/>
          <w:caps/>
          <w:szCs w:val="24"/>
        </w:rPr>
        <w:fldChar w:fldCharType="end"/>
      </w:r>
    </w:p>
    <w:p w:rsidR="00C658FF" w:rsidRDefault="00C658FF" w:rsidP="00C227EC">
      <w:pPr>
        <w:pStyle w:val="Heading3"/>
      </w:pPr>
      <w:bookmarkStart w:id="132" w:name="_Toc200771434"/>
      <w:bookmarkStart w:id="133" w:name="_Toc253577920"/>
      <w:r>
        <w:t>Deferred Issues</w:t>
      </w:r>
      <w:bookmarkEnd w:id="132"/>
      <w:bookmarkEnd w:id="133"/>
    </w:p>
    <w:p w:rsidR="00C658FF" w:rsidRDefault="00D72F07" w:rsidP="00C658FF">
      <w:r>
        <w:rPr>
          <w:b/>
          <w:bCs/>
          <w:caps/>
        </w:rPr>
        <w:fldChar w:fldCharType="begin"/>
      </w:r>
      <w:r>
        <w:rPr>
          <w:b/>
          <w:bCs/>
          <w:caps/>
        </w:rPr>
        <w:instrText xml:space="preserve"> TOC \h \z \t "ISSUE - DEFERRED,1" </w:instrText>
      </w:r>
      <w:r>
        <w:rPr>
          <w:b/>
          <w:bCs/>
          <w:caps/>
        </w:rPr>
        <w:fldChar w:fldCharType="separate"/>
      </w:r>
      <w:r w:rsidR="00E16112">
        <w:rPr>
          <w:caps/>
          <w:noProof/>
        </w:rPr>
        <w:t>Error! No table of contents entries found.</w:t>
      </w:r>
      <w:r>
        <w:rPr>
          <w:b/>
          <w:bCs/>
          <w:caps/>
        </w:rPr>
        <w:fldChar w:fldCharType="end"/>
      </w:r>
    </w:p>
    <w:p w:rsidR="00AB3FED" w:rsidRPr="00C227EC" w:rsidRDefault="00AB3FED" w:rsidP="00790BF1">
      <w:pPr>
        <w:pStyle w:val="BodyText"/>
      </w:pPr>
    </w:p>
    <w:p w:rsidR="00D66F19" w:rsidRDefault="005D727B" w:rsidP="004B78C5">
      <w:pPr>
        <w:pStyle w:val="Heading1"/>
      </w:pPr>
      <w:bookmarkStart w:id="134" w:name="_Toc200771435"/>
      <w:bookmarkStart w:id="135" w:name="_Toc253577921"/>
      <w:bookmarkEnd w:id="5"/>
      <w:bookmarkEnd w:id="114"/>
      <w:r w:rsidRPr="00BD5542">
        <w:lastRenderedPageBreak/>
        <w:t>Feature Description</w:t>
      </w:r>
      <w:bookmarkEnd w:id="134"/>
      <w:bookmarkEnd w:id="135"/>
    </w:p>
    <w:p w:rsidR="004B78C5" w:rsidRPr="004B78C5" w:rsidRDefault="004B78C5" w:rsidP="00526B07">
      <w:pPr>
        <w:pStyle w:val="Body"/>
      </w:pPr>
      <w:r>
        <w:t>This FRS defines all capabilities of Channel</w:t>
      </w:r>
      <w:r w:rsidR="00E00B3E">
        <w:t xml:space="preserve">/CSR light </w:t>
      </w:r>
      <w:r w:rsidR="00AA0C44">
        <w:t>solution</w:t>
      </w:r>
      <w:r w:rsidR="00931882">
        <w:t xml:space="preserve"> scheduled in 2 phases, or 2 versions of Channel CSR/Light solution. </w:t>
      </w:r>
    </w:p>
    <w:p w:rsidR="006D1B04" w:rsidRDefault="006D1B04" w:rsidP="006D1B04">
      <w:pPr>
        <w:pStyle w:val="Heading2"/>
      </w:pPr>
      <w:bookmarkStart w:id="136" w:name="_Toc200771436"/>
      <w:bookmarkStart w:id="137" w:name="_Toc253577922"/>
      <w:r>
        <w:t>Feature Overview</w:t>
      </w:r>
      <w:bookmarkEnd w:id="136"/>
      <w:bookmarkEnd w:id="137"/>
    </w:p>
    <w:p w:rsidR="00E00B3E" w:rsidRDefault="004B78C5" w:rsidP="00E00B3E">
      <w:pPr>
        <w:pStyle w:val="Body"/>
      </w:pPr>
      <w:r>
        <w:t>Channel</w:t>
      </w:r>
      <w:r w:rsidR="00E00B3E">
        <w:t>/CSR light</w:t>
      </w:r>
      <w:r>
        <w:t xml:space="preserve"> is a Web </w:t>
      </w:r>
      <w:r w:rsidR="00E00B3E">
        <w:t>based solution covering two main goals:</w:t>
      </w:r>
    </w:p>
    <w:p w:rsidR="004B78C5" w:rsidRDefault="00E00B3E" w:rsidP="000F7361">
      <w:pPr>
        <w:pStyle w:val="Body"/>
        <w:numPr>
          <w:ilvl w:val="0"/>
          <w:numId w:val="478"/>
        </w:numPr>
      </w:pPr>
      <w:r>
        <w:t xml:space="preserve">Allow </w:t>
      </w:r>
      <w:r w:rsidR="004B78C5">
        <w:t>dealers acqui</w:t>
      </w:r>
      <w:r w:rsidR="00A90BE5">
        <w:t>ring</w:t>
      </w:r>
      <w:r w:rsidR="004B78C5">
        <w:t xml:space="preserve"> new customers</w:t>
      </w:r>
      <w:r w:rsidR="00A90BE5">
        <w:t>/</w:t>
      </w:r>
      <w:r w:rsidR="00A13724">
        <w:t>subscriber</w:t>
      </w:r>
      <w:r w:rsidR="00A90BE5">
        <w:t>s</w:t>
      </w:r>
      <w:r w:rsidR="004B78C5">
        <w:t xml:space="preserve"> and manag</w:t>
      </w:r>
      <w:r w:rsidR="00A90BE5">
        <w:t>ing</w:t>
      </w:r>
      <w:r w:rsidR="004B78C5">
        <w:t xml:space="preserve"> existing one</w:t>
      </w:r>
      <w:r w:rsidR="00A90BE5">
        <w:t>s.</w:t>
      </w:r>
    </w:p>
    <w:p w:rsidR="00E00B3E" w:rsidRDefault="00E00B3E" w:rsidP="000F7361">
      <w:pPr>
        <w:pStyle w:val="Body"/>
        <w:numPr>
          <w:ilvl w:val="0"/>
          <w:numId w:val="478"/>
        </w:numPr>
      </w:pPr>
      <w:r>
        <w:t>Provides to first level CSR</w:t>
      </w:r>
      <w:r w:rsidR="00E83467">
        <w:t>s</w:t>
      </w:r>
      <w:r>
        <w:t xml:space="preserve"> a Web interface</w:t>
      </w:r>
      <w:r w:rsidR="00E83467">
        <w:t xml:space="preserve"> providing capabilities similar to CSM (but not all) </w:t>
      </w:r>
      <w:r w:rsidR="00AA0C44">
        <w:t>exposed more simply but less powerful.</w:t>
      </w:r>
      <w:r w:rsidR="00E83467">
        <w:t xml:space="preserve"> </w:t>
      </w:r>
    </w:p>
    <w:p w:rsidR="00AA0C44" w:rsidRDefault="004B1512" w:rsidP="00AA0C44">
      <w:pPr>
        <w:pStyle w:val="Body"/>
      </w:pPr>
      <w:r>
        <w:t>This solution</w:t>
      </w:r>
      <w:r w:rsidR="00AA0C44">
        <w:t xml:space="preserve"> doesn’t intend to replace CSM.</w:t>
      </w:r>
    </w:p>
    <w:p w:rsidR="004B1512" w:rsidRDefault="004B1512" w:rsidP="00AA0C44">
      <w:pPr>
        <w:pStyle w:val="Body"/>
      </w:pPr>
      <w:r>
        <w:t>Even if from a core product group, the idea is to develop only one solution, Channel and CSR light can be sold as two different products</w:t>
      </w:r>
    </w:p>
    <w:p w:rsidR="004B1512" w:rsidRDefault="004B1512" w:rsidP="00AA0C44">
      <w:pPr>
        <w:pStyle w:val="Body"/>
      </w:pPr>
      <w:r>
        <w:t>List of use cases available for the service provider will depends on products he has purchased:</w:t>
      </w:r>
    </w:p>
    <w:p w:rsidR="004B1512" w:rsidRDefault="004B1512" w:rsidP="000F7361">
      <w:pPr>
        <w:pStyle w:val="Body"/>
        <w:numPr>
          <w:ilvl w:val="0"/>
          <w:numId w:val="483"/>
        </w:numPr>
      </w:pPr>
      <w:r>
        <w:t xml:space="preserve">Channel only: only use cases </w:t>
      </w:r>
      <w:r w:rsidR="00E639DF">
        <w:t xml:space="preserve">available in channel </w:t>
      </w:r>
    </w:p>
    <w:p w:rsidR="004B1512" w:rsidRDefault="004B1512" w:rsidP="000F7361">
      <w:pPr>
        <w:pStyle w:val="Body"/>
        <w:numPr>
          <w:ilvl w:val="0"/>
          <w:numId w:val="483"/>
        </w:numPr>
      </w:pPr>
      <w:r>
        <w:t xml:space="preserve">CSR light only: only use cases </w:t>
      </w:r>
      <w:r w:rsidR="00E639DF">
        <w:t>available in</w:t>
      </w:r>
      <w:r>
        <w:t xml:space="preserve"> CSR light</w:t>
      </w:r>
    </w:p>
    <w:p w:rsidR="004B1512" w:rsidRDefault="004B1512" w:rsidP="000F7361">
      <w:pPr>
        <w:pStyle w:val="Body"/>
        <w:numPr>
          <w:ilvl w:val="0"/>
          <w:numId w:val="483"/>
        </w:numPr>
      </w:pPr>
      <w:r>
        <w:t>Both: all use cases will be available, Service provider could decide by localization to give to a dealer actors access to a CSR light use case</w:t>
      </w:r>
    </w:p>
    <w:p w:rsidR="004B1512" w:rsidRDefault="00E639DF" w:rsidP="00E639DF">
      <w:pPr>
        <w:pStyle w:val="Body"/>
      </w:pPr>
      <w:r>
        <w:t>Of course most of use cases will be available for the both product by default. The goal of having some use case</w:t>
      </w:r>
      <w:r w:rsidR="009A14E1">
        <w:t>s</w:t>
      </w:r>
      <w:r>
        <w:t xml:space="preserve"> available in only one product is to justify two different products.</w:t>
      </w:r>
    </w:p>
    <w:p w:rsidR="00AA0C44" w:rsidRDefault="00AA0C44" w:rsidP="00AA0C44">
      <w:pPr>
        <w:pStyle w:val="Body"/>
      </w:pPr>
      <w:r>
        <w:t>Main domains covered by this solution are:</w:t>
      </w:r>
    </w:p>
    <w:p w:rsidR="00A90BE5" w:rsidRPr="00CF4B92" w:rsidRDefault="000C3838" w:rsidP="00A90BE5">
      <w:pPr>
        <w:pStyle w:val="Body"/>
      </w:pPr>
      <w:r w:rsidRPr="000C3838">
        <w:pict>
          <v:shape id="_x0000_i1026" type="#_x0000_t75" style="width:467.25pt;height:172.5pt">
            <v:imagedata r:id="rId16" o:title=""/>
          </v:shape>
        </w:pict>
      </w:r>
    </w:p>
    <w:p w:rsidR="00A90BE5" w:rsidRDefault="00A90BE5" w:rsidP="00A90BE5">
      <w:pPr>
        <w:pStyle w:val="Body"/>
      </w:pPr>
    </w:p>
    <w:p w:rsidR="00526B07" w:rsidRDefault="00526B07" w:rsidP="00526B07">
      <w:pPr>
        <w:pStyle w:val="Body"/>
      </w:pPr>
      <w:r>
        <w:t>Channel/CSR light provides capabilities in the following main domains:</w:t>
      </w:r>
    </w:p>
    <w:p w:rsidR="00526B07" w:rsidRDefault="00526B07" w:rsidP="000F7361">
      <w:pPr>
        <w:pStyle w:val="Body"/>
        <w:numPr>
          <w:ilvl w:val="0"/>
          <w:numId w:val="134"/>
        </w:numPr>
      </w:pPr>
      <w:r>
        <w:t>Customer/</w:t>
      </w:r>
      <w:r w:rsidR="00A13724">
        <w:t>subscriber</w:t>
      </w:r>
      <w:r>
        <w:t xml:space="preserve"> acquisition: New customer acquisition and new </w:t>
      </w:r>
      <w:r w:rsidR="00A13724">
        <w:t>subscriber</w:t>
      </w:r>
      <w:r>
        <w:t>s for an existing customer</w:t>
      </w:r>
    </w:p>
    <w:p w:rsidR="00526B07" w:rsidRDefault="00526B07" w:rsidP="000F7361">
      <w:pPr>
        <w:pStyle w:val="Body"/>
        <w:numPr>
          <w:ilvl w:val="0"/>
          <w:numId w:val="134"/>
        </w:numPr>
      </w:pPr>
      <w:r>
        <w:t>Existing Customer/</w:t>
      </w:r>
      <w:r w:rsidR="00A13724">
        <w:t>Subscriber</w:t>
      </w:r>
      <w:r>
        <w:t xml:space="preserve"> management: account/</w:t>
      </w:r>
      <w:r w:rsidR="00A13724">
        <w:t>subscriber</w:t>
      </w:r>
      <w:r>
        <w:t xml:space="preserve"> search, , account and </w:t>
      </w:r>
      <w:r w:rsidR="00A13724">
        <w:t>subscriber</w:t>
      </w:r>
      <w:r>
        <w:t xml:space="preserve"> information management, account/</w:t>
      </w:r>
      <w:r w:rsidR="00A13724">
        <w:t>subscriber</w:t>
      </w:r>
      <w:r>
        <w:t xml:space="preserve"> offers reconfiguration and account/</w:t>
      </w:r>
      <w:r w:rsidR="00A13724">
        <w:t>subscriber</w:t>
      </w:r>
      <w:r>
        <w:t xml:space="preserve"> life cycle management (fraud lock, suspend, resume, disconnect)</w:t>
      </w:r>
    </w:p>
    <w:p w:rsidR="00526B07" w:rsidRDefault="00526B07" w:rsidP="000F7361">
      <w:pPr>
        <w:pStyle w:val="Body"/>
        <w:numPr>
          <w:ilvl w:val="0"/>
          <w:numId w:val="134"/>
        </w:numPr>
      </w:pPr>
      <w:r>
        <w:lastRenderedPageBreak/>
        <w:t>Referral management: Referral process management in any acquisition process (channel only)</w:t>
      </w:r>
    </w:p>
    <w:p w:rsidR="00526B07" w:rsidRDefault="00526B07" w:rsidP="000F7361">
      <w:pPr>
        <w:pStyle w:val="Body"/>
        <w:numPr>
          <w:ilvl w:val="0"/>
          <w:numId w:val="134"/>
        </w:numPr>
      </w:pPr>
      <w:r>
        <w:t>Electronic Bill Presentment and Payment: List/Display customer invoices, their details and payment. Allows to register a payment for an invoice</w:t>
      </w:r>
    </w:p>
    <w:p w:rsidR="00526B07" w:rsidRDefault="00526B07" w:rsidP="000F7361">
      <w:pPr>
        <w:pStyle w:val="Body"/>
        <w:numPr>
          <w:ilvl w:val="0"/>
          <w:numId w:val="134"/>
        </w:numPr>
      </w:pPr>
      <w:r>
        <w:t>Adjustments: Adjust balance, View/Add/Reverse/Delete adjustments on invoice balance, billed/unbilled RC,NRC and calls</w:t>
      </w:r>
    </w:p>
    <w:p w:rsidR="00526B07" w:rsidRDefault="00526B07" w:rsidP="000F7361">
      <w:pPr>
        <w:pStyle w:val="Body"/>
        <w:numPr>
          <w:ilvl w:val="0"/>
          <w:numId w:val="134"/>
        </w:numPr>
      </w:pPr>
      <w:r>
        <w:t xml:space="preserve">Problem management: Submission of trouble tickets for a customer, get PUK for GSM </w:t>
      </w:r>
      <w:r w:rsidR="00A13724">
        <w:t>subscriber</w:t>
      </w:r>
    </w:p>
    <w:p w:rsidR="00526B07" w:rsidRDefault="00526B07" w:rsidP="000F7361">
      <w:pPr>
        <w:pStyle w:val="Body"/>
        <w:numPr>
          <w:ilvl w:val="0"/>
          <w:numId w:val="134"/>
        </w:numPr>
      </w:pPr>
      <w:r>
        <w:t>Shopping Management: Catalog browsing, basket management and checkout process in support of acquisition processes. Catalog browsing is required for any acquisition use case; but dealer user can also browses the catalog to inform customers/prospects about offers in general and more specifically on offers eligibility</w:t>
      </w:r>
    </w:p>
    <w:p w:rsidR="00526B07" w:rsidRDefault="00526B07" w:rsidP="000F7361">
      <w:pPr>
        <w:pStyle w:val="Body"/>
        <w:numPr>
          <w:ilvl w:val="0"/>
          <w:numId w:val="134"/>
        </w:numPr>
      </w:pPr>
      <w:r>
        <w:t>Deposit and stand alone charge: Create/View deposits, Provision stand alone charge for account/</w:t>
      </w:r>
      <w:r w:rsidR="00A13724">
        <w:t>subscriber</w:t>
      </w:r>
    </w:p>
    <w:p w:rsidR="00526B07" w:rsidRDefault="00526B07" w:rsidP="000F7361">
      <w:pPr>
        <w:pStyle w:val="Body"/>
        <w:numPr>
          <w:ilvl w:val="0"/>
          <w:numId w:val="134"/>
        </w:numPr>
      </w:pPr>
      <w:r>
        <w:t xml:space="preserve">Real time balance management, accumulators and recharge: View, configuration and reconfiguration of real time balances, recharge of account and </w:t>
      </w:r>
      <w:r w:rsidR="00A13724">
        <w:t>subscriber</w:t>
      </w:r>
      <w:r>
        <w:t xml:space="preserve">, view real time </w:t>
      </w:r>
      <w:r>
        <w:t>promotion</w:t>
      </w:r>
      <w:r>
        <w:t xml:space="preserve">s for account and </w:t>
      </w:r>
      <w:r w:rsidR="00A13724">
        <w:t>subscriber</w:t>
      </w:r>
    </w:p>
    <w:p w:rsidR="00526B07" w:rsidRDefault="00526B07" w:rsidP="000F7361">
      <w:pPr>
        <w:pStyle w:val="Body"/>
        <w:numPr>
          <w:ilvl w:val="0"/>
          <w:numId w:val="134"/>
        </w:numPr>
      </w:pPr>
      <w:r>
        <w:t>Request management: Follow up of requests submitted by the dealer</w:t>
      </w:r>
    </w:p>
    <w:p w:rsidR="00526B07" w:rsidRDefault="00526B07" w:rsidP="000F7361">
      <w:pPr>
        <w:pStyle w:val="Body"/>
        <w:numPr>
          <w:ilvl w:val="0"/>
          <w:numId w:val="134"/>
        </w:numPr>
      </w:pPr>
      <w:r>
        <w:t>Dealer registration: Registration of a dealer organization to channel self service application (Channel only)</w:t>
      </w:r>
    </w:p>
    <w:p w:rsidR="00526B07" w:rsidRDefault="00526B07" w:rsidP="000F7361">
      <w:pPr>
        <w:pStyle w:val="Body"/>
        <w:numPr>
          <w:ilvl w:val="0"/>
          <w:numId w:val="134"/>
        </w:numPr>
      </w:pPr>
      <w:r>
        <w:t>Dealer and Telco organization</w:t>
      </w:r>
      <w:r w:rsidRPr="0032307C">
        <w:t xml:space="preserve"> </w:t>
      </w:r>
      <w:r>
        <w:t>management: Telco hierarchy and Dealer hierarchy management</w:t>
      </w:r>
    </w:p>
    <w:p w:rsidR="00526B07" w:rsidRDefault="00526B07" w:rsidP="000F7361">
      <w:pPr>
        <w:pStyle w:val="Body"/>
        <w:numPr>
          <w:ilvl w:val="0"/>
          <w:numId w:val="134"/>
        </w:numPr>
      </w:pPr>
      <w:r>
        <w:t>User and access management: login and logout processes, new user creation, user administration.</w:t>
      </w:r>
    </w:p>
    <w:p w:rsidR="000C3838" w:rsidRDefault="00526B07" w:rsidP="000F7361">
      <w:pPr>
        <w:pStyle w:val="Body"/>
        <w:numPr>
          <w:ilvl w:val="0"/>
          <w:numId w:val="134"/>
        </w:numPr>
      </w:pPr>
      <w:r>
        <w:t>Order follow up: Search/View orders submitted through channel CSR light.</w:t>
      </w:r>
    </w:p>
    <w:p w:rsidR="00173C5B" w:rsidRPr="00173C5B" w:rsidRDefault="000C3838" w:rsidP="000F7361">
      <w:pPr>
        <w:pStyle w:val="Body"/>
        <w:numPr>
          <w:ilvl w:val="0"/>
          <w:numId w:val="134"/>
        </w:numPr>
        <w:rPr>
          <w:b/>
        </w:rPr>
      </w:pPr>
      <w:r>
        <w:t>B2C lead management: View account/subscriber up sell leads, order lead, add/modify note to a lead and cancel a lead</w:t>
      </w:r>
      <w:r w:rsidR="00173C5B">
        <w:t>: This domain is not described in this document but specified in ‘DR 4-008-523 Channel and CSR portal enhancements for up sell lead’</w:t>
      </w:r>
    </w:p>
    <w:p w:rsidR="00173C5B" w:rsidRDefault="00173C5B" w:rsidP="00173C5B">
      <w:pPr>
        <w:pStyle w:val="Body"/>
        <w:ind w:left="1296"/>
      </w:pPr>
    </w:p>
    <w:p w:rsidR="003C3BC1" w:rsidRPr="00173C5B" w:rsidRDefault="003C3BC1" w:rsidP="00173C5B">
      <w:pPr>
        <w:pStyle w:val="Body"/>
        <w:ind w:left="1296"/>
        <w:rPr>
          <w:b/>
        </w:rPr>
      </w:pPr>
      <w:r w:rsidRPr="00173C5B">
        <w:rPr>
          <w:b/>
        </w:rPr>
        <w:t>Channel</w:t>
      </w:r>
      <w:r w:rsidR="00AA0C44" w:rsidRPr="00173C5B">
        <w:rPr>
          <w:b/>
        </w:rPr>
        <w:t>/CSR light</w:t>
      </w:r>
      <w:r w:rsidRPr="00173C5B">
        <w:rPr>
          <w:b/>
        </w:rPr>
        <w:t xml:space="preserve"> </w:t>
      </w:r>
      <w:r w:rsidR="00AA0C44" w:rsidRPr="00173C5B">
        <w:rPr>
          <w:b/>
        </w:rPr>
        <w:t>solution</w:t>
      </w:r>
      <w:r w:rsidRPr="00173C5B">
        <w:rPr>
          <w:b/>
        </w:rPr>
        <w:t xml:space="preserve"> is available both to be deployed with Comverse one Billing but can b</w:t>
      </w:r>
      <w:r w:rsidRPr="00173C5B">
        <w:rPr>
          <w:b/>
        </w:rPr>
        <w:t>e sold ‘alone’ to be integrated with any back office system the service provider has already in place.</w:t>
      </w:r>
      <w:r w:rsidR="00AA0C44" w:rsidRPr="00173C5B">
        <w:rPr>
          <w:b/>
        </w:rPr>
        <w:t xml:space="preserve"> However, in this case only the channel part will be available. There </w:t>
      </w:r>
      <w:r w:rsidR="00CD2E35" w:rsidRPr="00173C5B">
        <w:rPr>
          <w:b/>
        </w:rPr>
        <w:t>isn’t any requirement</w:t>
      </w:r>
      <w:r w:rsidR="00AA0C44" w:rsidRPr="00173C5B">
        <w:rPr>
          <w:b/>
        </w:rPr>
        <w:t xml:space="preserve"> to support CSR light in stand alone mode.</w:t>
      </w:r>
    </w:p>
    <w:p w:rsidR="003C3BC1" w:rsidRDefault="003C3BC1" w:rsidP="003C3BC1">
      <w:pPr>
        <w:pStyle w:val="Body"/>
        <w:ind w:left="0"/>
      </w:pPr>
    </w:p>
    <w:p w:rsidR="006F098D" w:rsidRDefault="006F098D" w:rsidP="006F098D">
      <w:pPr>
        <w:pStyle w:val="Heading2"/>
      </w:pPr>
      <w:bookmarkStart w:id="138" w:name="_Actors"/>
      <w:bookmarkStart w:id="139" w:name="_Toc253577923"/>
      <w:bookmarkEnd w:id="138"/>
      <w:r>
        <w:t>Actors</w:t>
      </w:r>
      <w:bookmarkEnd w:id="139"/>
    </w:p>
    <w:p w:rsidR="00E00B3E" w:rsidRDefault="00E00B3E" w:rsidP="00CD2E35">
      <w:pPr>
        <w:pStyle w:val="Body"/>
      </w:pPr>
      <w:r>
        <w:t xml:space="preserve">Channel/CSR light </w:t>
      </w:r>
      <w:r w:rsidR="00CD2E35">
        <w:t>addresses two categories of users/actors:</w:t>
      </w:r>
    </w:p>
    <w:p w:rsidR="00CD2E35" w:rsidRDefault="00CD2E35" w:rsidP="000F7361">
      <w:pPr>
        <w:pStyle w:val="Body"/>
        <w:numPr>
          <w:ilvl w:val="0"/>
          <w:numId w:val="479"/>
        </w:numPr>
      </w:pPr>
      <w:r>
        <w:t>Service provider users (also called Telco users)</w:t>
      </w:r>
    </w:p>
    <w:p w:rsidR="00CD2E35" w:rsidRDefault="00CD2E35" w:rsidP="000F7361">
      <w:pPr>
        <w:pStyle w:val="Body"/>
        <w:numPr>
          <w:ilvl w:val="0"/>
          <w:numId w:val="479"/>
        </w:numPr>
      </w:pPr>
      <w:r>
        <w:t>Dealer users</w:t>
      </w:r>
    </w:p>
    <w:p w:rsidR="00717FFE" w:rsidRDefault="00717FFE" w:rsidP="00717FFE">
      <w:pPr>
        <w:pStyle w:val="Body"/>
      </w:pPr>
      <w:r>
        <w:t>The list of actors available and use case</w:t>
      </w:r>
      <w:r w:rsidR="009A14E1">
        <w:t>s</w:t>
      </w:r>
      <w:r>
        <w:t xml:space="preserve"> they will be able to access will depend on products purchased by the service provider.</w:t>
      </w:r>
    </w:p>
    <w:p w:rsidR="006054A1" w:rsidRDefault="006054A1" w:rsidP="001B2B4C">
      <w:pPr>
        <w:pStyle w:val="Heading3"/>
      </w:pPr>
      <w:bookmarkStart w:id="140" w:name="_Toc225563548"/>
      <w:bookmarkStart w:id="141" w:name="_Toc225575428"/>
      <w:bookmarkStart w:id="142" w:name="_Toc225575767"/>
      <w:bookmarkStart w:id="143" w:name="_Toc225577713"/>
      <w:bookmarkStart w:id="144" w:name="_Toc225737903"/>
      <w:bookmarkStart w:id="145" w:name="_Toc226277022"/>
      <w:bookmarkStart w:id="146" w:name="_Toc226436865"/>
      <w:bookmarkStart w:id="147" w:name="_Toc226458139"/>
      <w:bookmarkStart w:id="148" w:name="_Toc226458523"/>
      <w:bookmarkStart w:id="149" w:name="_Toc99189178"/>
      <w:bookmarkStart w:id="150" w:name="OLE_LINK1"/>
      <w:bookmarkStart w:id="151" w:name="OLE_LINK2"/>
      <w:bookmarkStart w:id="152" w:name="_Toc147912191"/>
      <w:bookmarkStart w:id="153" w:name="_Toc253577924"/>
      <w:bookmarkEnd w:id="140"/>
      <w:bookmarkEnd w:id="141"/>
      <w:bookmarkEnd w:id="142"/>
      <w:bookmarkEnd w:id="143"/>
      <w:bookmarkEnd w:id="144"/>
      <w:bookmarkEnd w:id="145"/>
      <w:bookmarkEnd w:id="146"/>
      <w:bookmarkEnd w:id="147"/>
      <w:bookmarkEnd w:id="148"/>
      <w:r>
        <w:lastRenderedPageBreak/>
        <w:t xml:space="preserve">Telco </w:t>
      </w:r>
      <w:r w:rsidRPr="0060120B">
        <w:t>Actors</w:t>
      </w:r>
      <w:bookmarkEnd w:id="149"/>
      <w:bookmarkEnd w:id="152"/>
      <w:bookmarkEnd w:id="153"/>
    </w:p>
    <w:bookmarkEnd w:id="150"/>
    <w:bookmarkEnd w:id="151"/>
    <w:p w:rsidR="006054A1" w:rsidRDefault="00324217" w:rsidP="004B1512">
      <w:r>
        <w:t xml:space="preserve">Telco actors </w:t>
      </w:r>
      <w:r w:rsidR="00684EEE">
        <w:t>and their rights on Channel</w:t>
      </w:r>
      <w:r w:rsidR="00FA31D9">
        <w:t xml:space="preserve">/CSR light solution </w:t>
      </w:r>
      <w:r w:rsidR="00684EEE">
        <w:t xml:space="preserve">use cases can be organized hierarchically as described in the following diagram. </w:t>
      </w:r>
    </w:p>
    <w:p w:rsidR="006054A1" w:rsidRDefault="006054A1" w:rsidP="00FA31D9">
      <w:pPr>
        <w:pStyle w:val="BodyText"/>
      </w:pPr>
    </w:p>
    <w:p w:rsidR="00FA31D9" w:rsidRPr="00FD5830" w:rsidRDefault="00FD5830" w:rsidP="006054A1">
      <w:pPr>
        <w:pStyle w:val="BodyText"/>
        <w:jc w:val="center"/>
      </w:pPr>
      <w:r w:rsidRPr="00FD5830">
        <w:pict>
          <v:shape id="_x0000_i1027" type="#_x0000_t75" style="width:389.25pt;height:396pt">
            <v:imagedata r:id="rId17" o:title=""/>
          </v:shape>
        </w:pict>
      </w:r>
    </w:p>
    <w:p w:rsidR="006054A1" w:rsidRDefault="006054A1" w:rsidP="004752DD">
      <w:pPr>
        <w:pStyle w:val="Heading4"/>
        <w:rPr>
          <w:lang w:val="en-GB"/>
        </w:rPr>
      </w:pPr>
      <w:bookmarkStart w:id="154" w:name="_Toc99189179"/>
      <w:bookmarkStart w:id="155" w:name="_Toc147912192"/>
      <w:bookmarkStart w:id="156" w:name="_Toc253577925"/>
      <w:r w:rsidRPr="0060120B">
        <w:t>Telco</w:t>
      </w:r>
      <w:r>
        <w:rPr>
          <w:lang w:val="en-GB"/>
        </w:rPr>
        <w:t xml:space="preserve"> User</w:t>
      </w:r>
      <w:bookmarkEnd w:id="154"/>
      <w:bookmarkEnd w:id="155"/>
      <w:bookmarkEnd w:id="156"/>
    </w:p>
    <w:p w:rsidR="00684EEE" w:rsidRDefault="00684EEE" w:rsidP="00684EEE">
      <w:r>
        <w:t>T</w:t>
      </w:r>
      <w:r w:rsidR="006054A1">
        <w:t xml:space="preserve">his user is </w:t>
      </w:r>
      <w:r>
        <w:t xml:space="preserve">a </w:t>
      </w:r>
      <w:r w:rsidR="006054A1">
        <w:t xml:space="preserve">generic </w:t>
      </w:r>
      <w:r>
        <w:t xml:space="preserve">(or abstract) </w:t>
      </w:r>
      <w:r w:rsidR="006054A1">
        <w:t xml:space="preserve">user </w:t>
      </w:r>
      <w:r>
        <w:t xml:space="preserve">defining </w:t>
      </w:r>
      <w:r w:rsidR="006054A1">
        <w:t xml:space="preserve">any Telco employee. </w:t>
      </w:r>
      <w:r>
        <w:t>This actor is a way to represent users from</w:t>
      </w:r>
      <w:r w:rsidR="00535602">
        <w:t xml:space="preserve"> the Telco family (belonging to a Telco organization). </w:t>
      </w:r>
    </w:p>
    <w:p w:rsidR="006054A1" w:rsidRDefault="006054A1" w:rsidP="004752DD">
      <w:pPr>
        <w:pStyle w:val="Heading4"/>
        <w:rPr>
          <w:lang w:val="en-GB"/>
        </w:rPr>
      </w:pPr>
      <w:bookmarkStart w:id="157" w:name="_Toc99189181"/>
      <w:bookmarkStart w:id="158" w:name="_Toc147912193"/>
      <w:bookmarkStart w:id="159" w:name="_Toc253577926"/>
      <w:r>
        <w:rPr>
          <w:lang w:val="en-GB"/>
        </w:rPr>
        <w:t xml:space="preserve">Telco </w:t>
      </w:r>
      <w:r w:rsidRPr="0060120B">
        <w:t>Admin</w:t>
      </w:r>
      <w:bookmarkEnd w:id="157"/>
      <w:r w:rsidRPr="0060120B">
        <w:t>istrator</w:t>
      </w:r>
      <w:bookmarkEnd w:id="158"/>
      <w:bookmarkEnd w:id="159"/>
    </w:p>
    <w:p w:rsidR="00096B1D" w:rsidRDefault="00535602" w:rsidP="00096B1D">
      <w:pPr>
        <w:rPr>
          <w:lang w:val="en-GB"/>
        </w:rPr>
      </w:pPr>
      <w:r>
        <w:rPr>
          <w:lang w:val="en-GB"/>
        </w:rPr>
        <w:t xml:space="preserve">A Telco administrator </w:t>
      </w:r>
      <w:r w:rsidR="00FD5830">
        <w:rPr>
          <w:lang w:val="en-GB"/>
        </w:rPr>
        <w:t xml:space="preserve">is in charge of </w:t>
      </w:r>
    </w:p>
    <w:p w:rsidR="00096B1D" w:rsidRDefault="00096B1D" w:rsidP="000F7361">
      <w:pPr>
        <w:numPr>
          <w:ilvl w:val="0"/>
          <w:numId w:val="482"/>
        </w:numPr>
        <w:rPr>
          <w:lang w:val="en-GB"/>
        </w:rPr>
      </w:pPr>
      <w:r>
        <w:rPr>
          <w:lang w:val="en-GB"/>
        </w:rPr>
        <w:t>A</w:t>
      </w:r>
      <w:r w:rsidR="00FD5830">
        <w:rPr>
          <w:lang w:val="en-GB"/>
        </w:rPr>
        <w:t>dministrati</w:t>
      </w:r>
      <w:r>
        <w:rPr>
          <w:lang w:val="en-GB"/>
        </w:rPr>
        <w:t xml:space="preserve">on of the service provider organization and employees, </w:t>
      </w:r>
    </w:p>
    <w:p w:rsidR="00096B1D" w:rsidRDefault="00096B1D" w:rsidP="000F7361">
      <w:pPr>
        <w:numPr>
          <w:ilvl w:val="0"/>
          <w:numId w:val="482"/>
        </w:numPr>
        <w:rPr>
          <w:lang w:val="en-GB"/>
        </w:rPr>
      </w:pPr>
      <w:r>
        <w:rPr>
          <w:lang w:val="en-GB"/>
        </w:rPr>
        <w:t>Registration of dealers and creation of the first employee</w:t>
      </w:r>
    </w:p>
    <w:p w:rsidR="00096B1D" w:rsidRDefault="009A14E1" w:rsidP="000F7361">
      <w:pPr>
        <w:numPr>
          <w:ilvl w:val="0"/>
          <w:numId w:val="482"/>
        </w:numPr>
        <w:rPr>
          <w:lang w:val="en-GB"/>
        </w:rPr>
      </w:pPr>
      <w:r>
        <w:rPr>
          <w:lang w:val="en-GB"/>
        </w:rPr>
        <w:t>Administration of</w:t>
      </w:r>
      <w:r w:rsidR="00096B1D">
        <w:rPr>
          <w:lang w:val="en-GB"/>
        </w:rPr>
        <w:t xml:space="preserve"> a specific dealer organization and employee</w:t>
      </w:r>
      <w:r>
        <w:rPr>
          <w:lang w:val="en-GB"/>
        </w:rPr>
        <w:t>s</w:t>
      </w:r>
      <w:r w:rsidR="00096B1D">
        <w:rPr>
          <w:lang w:val="en-GB"/>
        </w:rPr>
        <w:t xml:space="preserve"> when requested</w:t>
      </w:r>
    </w:p>
    <w:p w:rsidR="00096B1D" w:rsidRDefault="00096B1D" w:rsidP="00096B1D">
      <w:pPr>
        <w:rPr>
          <w:lang w:val="en-GB"/>
        </w:rPr>
      </w:pPr>
      <w:r>
        <w:rPr>
          <w:lang w:val="en-GB"/>
        </w:rPr>
        <w:t>This user doesn’t have access to customers</w:t>
      </w:r>
    </w:p>
    <w:p w:rsidR="009A14E1" w:rsidRDefault="00096B1D" w:rsidP="009A14E1">
      <w:pPr>
        <w:rPr>
          <w:lang w:val="en-GB"/>
        </w:rPr>
      </w:pPr>
      <w:r>
        <w:rPr>
          <w:lang w:val="en-GB"/>
        </w:rPr>
        <w:t xml:space="preserve">This actor has access to dealer management </w:t>
      </w:r>
      <w:r w:rsidR="009A14E1">
        <w:rPr>
          <w:lang w:val="en-GB"/>
        </w:rPr>
        <w:t>capabilities</w:t>
      </w:r>
      <w:r>
        <w:rPr>
          <w:lang w:val="en-GB"/>
        </w:rPr>
        <w:t xml:space="preserve"> only if the service provider has purchased at least channel application</w:t>
      </w:r>
    </w:p>
    <w:p w:rsidR="00535602" w:rsidRDefault="009A14E1" w:rsidP="00096B1D">
      <w:pPr>
        <w:rPr>
          <w:lang w:val="en-GB"/>
        </w:rPr>
      </w:pPr>
      <w:r>
        <w:rPr>
          <w:lang w:val="en-GB"/>
        </w:rPr>
        <w:lastRenderedPageBreak/>
        <w:t>This actor is available in both products.</w:t>
      </w:r>
    </w:p>
    <w:p w:rsidR="00096B1D" w:rsidRPr="00FA31D9" w:rsidRDefault="00096B1D" w:rsidP="00096B1D">
      <w:pPr>
        <w:pStyle w:val="Heading4"/>
      </w:pPr>
      <w:bookmarkStart w:id="160" w:name="_Toc147912195"/>
      <w:bookmarkStart w:id="161" w:name="_Toc253577927"/>
      <w:r w:rsidRPr="00FA31D9">
        <w:t>Telco Referral User</w:t>
      </w:r>
      <w:bookmarkEnd w:id="161"/>
      <w:r>
        <w:t xml:space="preserve"> </w:t>
      </w:r>
    </w:p>
    <w:p w:rsidR="00096B1D" w:rsidRPr="00FA31D9" w:rsidRDefault="00096B1D" w:rsidP="00096B1D">
      <w:r w:rsidRPr="00FA31D9">
        <w:t>The Telco Referral User has the specific responsibility of managing prospects to be manually referred.</w:t>
      </w:r>
    </w:p>
    <w:p w:rsidR="00096B1D" w:rsidRPr="00FA31D9" w:rsidRDefault="00096B1D" w:rsidP="00096B1D">
      <w:r w:rsidRPr="00FA31D9">
        <w:t>This actor has the privileges of:</w:t>
      </w:r>
    </w:p>
    <w:p w:rsidR="00096B1D" w:rsidRPr="00FA31D9" w:rsidRDefault="00096B1D" w:rsidP="00096B1D">
      <w:pPr>
        <w:numPr>
          <w:ilvl w:val="0"/>
          <w:numId w:val="10"/>
        </w:numPr>
        <w:spacing w:after="60"/>
        <w:jc w:val="both"/>
      </w:pPr>
      <w:r w:rsidRPr="00FA31D9">
        <w:t>Listing prospects to be referred</w:t>
      </w:r>
    </w:p>
    <w:p w:rsidR="00096B1D" w:rsidRDefault="00096B1D" w:rsidP="00096B1D">
      <w:pPr>
        <w:numPr>
          <w:ilvl w:val="0"/>
          <w:numId w:val="10"/>
        </w:numPr>
        <w:spacing w:after="60"/>
        <w:jc w:val="both"/>
      </w:pPr>
      <w:r w:rsidRPr="00FA31D9">
        <w:t>Viewing and validating referred prospects</w:t>
      </w:r>
    </w:p>
    <w:p w:rsidR="00096B1D" w:rsidRDefault="00096B1D" w:rsidP="004B1512">
      <w:pPr>
        <w:spacing w:after="60"/>
        <w:jc w:val="both"/>
      </w:pPr>
      <w:r>
        <w:t xml:space="preserve">This actor is available only if the service provider has purchased </w:t>
      </w:r>
      <w:r w:rsidR="004B1512">
        <w:t>at least Channel product</w:t>
      </w:r>
      <w:r>
        <w:t>.</w:t>
      </w:r>
    </w:p>
    <w:p w:rsidR="006054A1" w:rsidRPr="00FA31D9" w:rsidRDefault="006054A1" w:rsidP="004752DD">
      <w:pPr>
        <w:pStyle w:val="Heading4"/>
      </w:pPr>
      <w:bookmarkStart w:id="162" w:name="_Toc253577928"/>
      <w:r w:rsidRPr="00FA31D9">
        <w:t>Telco Referral Admin</w:t>
      </w:r>
      <w:bookmarkEnd w:id="160"/>
      <w:bookmarkEnd w:id="162"/>
      <w:r w:rsidR="00FA31D9">
        <w:t xml:space="preserve"> </w:t>
      </w:r>
    </w:p>
    <w:p w:rsidR="006054A1" w:rsidRPr="00FA31D9" w:rsidRDefault="006054A1" w:rsidP="006054A1">
      <w:r w:rsidRPr="00FA31D9">
        <w:t>This actor has the privileges of:</w:t>
      </w:r>
    </w:p>
    <w:p w:rsidR="006054A1" w:rsidRPr="00FA31D9" w:rsidRDefault="006054A1" w:rsidP="006054A1">
      <w:pPr>
        <w:numPr>
          <w:ilvl w:val="0"/>
          <w:numId w:val="11"/>
        </w:numPr>
        <w:spacing w:after="60"/>
        <w:jc w:val="both"/>
      </w:pPr>
      <w:r w:rsidRPr="00FA31D9">
        <w:t xml:space="preserve">Telco Referral user </w:t>
      </w:r>
    </w:p>
    <w:p w:rsidR="006054A1" w:rsidRPr="00FA31D9" w:rsidRDefault="006054A1" w:rsidP="00096B1D">
      <w:pPr>
        <w:numPr>
          <w:ilvl w:val="0"/>
          <w:numId w:val="11"/>
        </w:numPr>
        <w:spacing w:after="60"/>
        <w:jc w:val="both"/>
      </w:pPr>
      <w:r w:rsidRPr="00FA31D9">
        <w:t xml:space="preserve">Create and manage </w:t>
      </w:r>
      <w:r w:rsidR="009A14E1">
        <w:t>referral</w:t>
      </w:r>
      <w:r w:rsidR="00096B1D" w:rsidRPr="00FA31D9">
        <w:t xml:space="preserve"> </w:t>
      </w:r>
      <w:r w:rsidRPr="00FA31D9">
        <w:t>users in his hierarchy</w:t>
      </w:r>
    </w:p>
    <w:p w:rsidR="006054A1" w:rsidRPr="00FA31D9" w:rsidRDefault="006054A1" w:rsidP="006054A1">
      <w:pPr>
        <w:numPr>
          <w:ilvl w:val="0"/>
          <w:numId w:val="11"/>
        </w:numPr>
        <w:spacing w:after="60"/>
        <w:jc w:val="both"/>
      </w:pPr>
      <w:r w:rsidRPr="00FA31D9">
        <w:t>Create and manage levels in his hierarchy</w:t>
      </w:r>
    </w:p>
    <w:p w:rsidR="006054A1" w:rsidRDefault="006054A1" w:rsidP="006054A1">
      <w:pPr>
        <w:numPr>
          <w:ilvl w:val="0"/>
          <w:numId w:val="11"/>
        </w:numPr>
        <w:spacing w:after="60"/>
        <w:jc w:val="both"/>
      </w:pPr>
      <w:r w:rsidRPr="00FA31D9">
        <w:t>Special assignment capabilities for referral prospect management (unlock…)</w:t>
      </w:r>
    </w:p>
    <w:p w:rsidR="004B1512" w:rsidRPr="00FA31D9" w:rsidRDefault="004B1512" w:rsidP="004B1512">
      <w:pPr>
        <w:spacing w:after="60"/>
        <w:jc w:val="both"/>
      </w:pPr>
      <w:r>
        <w:t>This actor is available only if the service provider has purchased at least Channel product.</w:t>
      </w:r>
    </w:p>
    <w:p w:rsidR="00FA31D9" w:rsidRDefault="00FA31D9" w:rsidP="00FA31D9">
      <w:pPr>
        <w:pStyle w:val="Heading4"/>
      </w:pPr>
      <w:bookmarkStart w:id="163" w:name="_Toc225737913"/>
      <w:bookmarkStart w:id="164" w:name="_Toc226277032"/>
      <w:bookmarkStart w:id="165" w:name="_Toc226436875"/>
      <w:bookmarkStart w:id="166" w:name="_Toc226458149"/>
      <w:bookmarkStart w:id="167" w:name="_Toc226458533"/>
      <w:bookmarkStart w:id="168" w:name="_Toc253577929"/>
      <w:bookmarkEnd w:id="163"/>
      <w:bookmarkEnd w:id="164"/>
      <w:bookmarkEnd w:id="165"/>
      <w:bookmarkEnd w:id="166"/>
      <w:bookmarkEnd w:id="167"/>
      <w:r>
        <w:t>CSR</w:t>
      </w:r>
      <w:r w:rsidR="00FD5830">
        <w:t xml:space="preserve"> user</w:t>
      </w:r>
      <w:bookmarkEnd w:id="168"/>
    </w:p>
    <w:p w:rsidR="004B1512" w:rsidRDefault="00FA31D9" w:rsidP="004B1512">
      <w:pPr>
        <w:pStyle w:val="BodyText"/>
      </w:pPr>
      <w:r>
        <w:t xml:space="preserve">CSR </w:t>
      </w:r>
      <w:r w:rsidR="00FD5830">
        <w:t>user (Customer Support Representative) is</w:t>
      </w:r>
      <w:r>
        <w:t xml:space="preserve"> the main user of CSR light</w:t>
      </w:r>
      <w:r w:rsidR="00FD5830">
        <w:t xml:space="preserve"> application</w:t>
      </w:r>
      <w:r>
        <w:t>. They are in charge of acquiring new customers and managing/supporting them.</w:t>
      </w:r>
      <w:r w:rsidR="00096B1D">
        <w:t xml:space="preserve"> </w:t>
      </w:r>
    </w:p>
    <w:p w:rsidR="00FA31D9" w:rsidRDefault="00096B1D" w:rsidP="004B1512">
      <w:pPr>
        <w:pStyle w:val="BodyText"/>
      </w:pPr>
      <w:r>
        <w:t xml:space="preserve">This actor is available </w:t>
      </w:r>
      <w:r w:rsidR="004B1512">
        <w:t xml:space="preserve">only </w:t>
      </w:r>
      <w:r>
        <w:t>if the service provider has</w:t>
      </w:r>
      <w:r w:rsidR="004B1512">
        <w:t xml:space="preserve"> purchased at least CSR light product.</w:t>
      </w:r>
      <w:r>
        <w:t xml:space="preserve"> </w:t>
      </w:r>
    </w:p>
    <w:p w:rsidR="004B1512" w:rsidRDefault="004B1512" w:rsidP="004B1512">
      <w:pPr>
        <w:pStyle w:val="Heading4"/>
      </w:pPr>
      <w:bookmarkStart w:id="169" w:name="_Toc253577930"/>
      <w:r>
        <w:t>CSR administrator</w:t>
      </w:r>
      <w:bookmarkEnd w:id="169"/>
    </w:p>
    <w:p w:rsidR="004B1512" w:rsidRPr="00FA31D9" w:rsidRDefault="004B1512" w:rsidP="004B1512">
      <w:r w:rsidRPr="00FA31D9">
        <w:t>This actor has the privileges of:</w:t>
      </w:r>
    </w:p>
    <w:p w:rsidR="004B1512" w:rsidRPr="00FA31D9" w:rsidRDefault="004B1512" w:rsidP="004B1512">
      <w:pPr>
        <w:numPr>
          <w:ilvl w:val="0"/>
          <w:numId w:val="11"/>
        </w:numPr>
        <w:spacing w:after="60"/>
        <w:jc w:val="both"/>
      </w:pPr>
      <w:r>
        <w:t>CSR</w:t>
      </w:r>
      <w:r w:rsidRPr="00FA31D9">
        <w:t xml:space="preserve"> user </w:t>
      </w:r>
    </w:p>
    <w:p w:rsidR="004B1512" w:rsidRPr="00FA31D9" w:rsidRDefault="004B1512" w:rsidP="004B1512">
      <w:pPr>
        <w:numPr>
          <w:ilvl w:val="0"/>
          <w:numId w:val="11"/>
        </w:numPr>
        <w:spacing w:after="60"/>
        <w:jc w:val="both"/>
      </w:pPr>
      <w:r w:rsidRPr="00FA31D9">
        <w:t xml:space="preserve">Create and manage </w:t>
      </w:r>
      <w:r>
        <w:t>CSR</w:t>
      </w:r>
      <w:r w:rsidRPr="00FA31D9">
        <w:t xml:space="preserve"> users in his hierarchy</w:t>
      </w:r>
    </w:p>
    <w:p w:rsidR="004B1512" w:rsidRDefault="004B1512" w:rsidP="004B1512">
      <w:pPr>
        <w:numPr>
          <w:ilvl w:val="0"/>
          <w:numId w:val="11"/>
        </w:numPr>
        <w:spacing w:after="60"/>
        <w:jc w:val="both"/>
      </w:pPr>
      <w:r w:rsidRPr="00FA31D9">
        <w:t>Create and manage levels in his hierarchy</w:t>
      </w:r>
    </w:p>
    <w:p w:rsidR="004B1512" w:rsidRPr="00FA31D9" w:rsidRDefault="004B1512" w:rsidP="004B1512">
      <w:pPr>
        <w:spacing w:after="60"/>
        <w:jc w:val="both"/>
      </w:pPr>
      <w:r>
        <w:t>This actor is available only if the service provider has purchased at least CSR light product.</w:t>
      </w:r>
    </w:p>
    <w:p w:rsidR="006054A1" w:rsidRDefault="006054A1" w:rsidP="004752DD">
      <w:pPr>
        <w:pStyle w:val="Heading4"/>
      </w:pPr>
      <w:bookmarkStart w:id="170" w:name="_Toc147912198"/>
      <w:bookmarkStart w:id="171" w:name="_Toc253577931"/>
      <w:r>
        <w:t>Telco OCM Publisher</w:t>
      </w:r>
      <w:bookmarkEnd w:id="170"/>
      <w:bookmarkEnd w:id="171"/>
    </w:p>
    <w:p w:rsidR="006054A1" w:rsidRDefault="006054A1" w:rsidP="006054A1">
      <w:r>
        <w:t>This user is an OCM user with publication rights.</w:t>
      </w:r>
    </w:p>
    <w:p w:rsidR="004B1512" w:rsidRDefault="004B1512" w:rsidP="009A14E1">
      <w:r>
        <w:t>This actor is avai</w:t>
      </w:r>
      <w:r w:rsidR="009A14E1">
        <w:t>l</w:t>
      </w:r>
      <w:r>
        <w:t>able</w:t>
      </w:r>
      <w:r w:rsidR="009A14E1">
        <w:t xml:space="preserve"> in both products</w:t>
      </w:r>
    </w:p>
    <w:p w:rsidR="006054A1" w:rsidRDefault="006054A1" w:rsidP="004752DD">
      <w:pPr>
        <w:pStyle w:val="Heading4"/>
      </w:pPr>
      <w:bookmarkStart w:id="172" w:name="_Toc147912199"/>
      <w:bookmarkStart w:id="173" w:name="_Toc253577932"/>
      <w:r>
        <w:t>Telco OCM User</w:t>
      </w:r>
      <w:bookmarkEnd w:id="172"/>
      <w:bookmarkEnd w:id="173"/>
    </w:p>
    <w:p w:rsidR="006054A1" w:rsidRDefault="006054A1" w:rsidP="006054A1">
      <w:r>
        <w:t xml:space="preserve">This user is able to edit and modify a catalog and is only able to use the Online Catalogue Manager application. </w:t>
      </w:r>
    </w:p>
    <w:p w:rsidR="009A14E1" w:rsidRDefault="009A14E1" w:rsidP="009A14E1">
      <w:r>
        <w:t>This actor is available in both products</w:t>
      </w:r>
    </w:p>
    <w:p w:rsidR="00FA31D9" w:rsidRDefault="00FA31D9" w:rsidP="006054A1"/>
    <w:p w:rsidR="006054A1" w:rsidRDefault="00324217" w:rsidP="001B2B4C">
      <w:pPr>
        <w:pStyle w:val="Heading3"/>
      </w:pPr>
      <w:bookmarkStart w:id="174" w:name="_Toc253577933"/>
      <w:r>
        <w:t>Dealer Actors</w:t>
      </w:r>
      <w:bookmarkEnd w:id="174"/>
    </w:p>
    <w:p w:rsidR="006054A1" w:rsidRDefault="00535602" w:rsidP="006054A1">
      <w:r>
        <w:t xml:space="preserve">Dealer </w:t>
      </w:r>
      <w:r w:rsidR="006054A1">
        <w:t xml:space="preserve">organizations </w:t>
      </w:r>
      <w:r>
        <w:t xml:space="preserve">represent a whole Dealer company, organized hierarchically with departments and employees. </w:t>
      </w:r>
    </w:p>
    <w:p w:rsidR="006054A1" w:rsidRDefault="006054A1" w:rsidP="006054A1">
      <w:pPr>
        <w:pStyle w:val="BodyText"/>
        <w:jc w:val="center"/>
      </w:pPr>
    </w:p>
    <w:p w:rsidR="006054A1" w:rsidRPr="003B1B5D" w:rsidRDefault="00563A77" w:rsidP="006054A1">
      <w:pPr>
        <w:pStyle w:val="BodyText"/>
        <w:jc w:val="center"/>
      </w:pPr>
      <w:r w:rsidRPr="003B1B5D">
        <w:lastRenderedPageBreak/>
        <w:pict>
          <v:shape id="_x0000_i1028" type="#_x0000_t75" style="width:392.25pt;height:346.5pt">
            <v:imagedata r:id="rId18" o:title=""/>
          </v:shape>
        </w:pict>
      </w:r>
    </w:p>
    <w:p w:rsidR="006054A1" w:rsidRDefault="00080655" w:rsidP="004752DD">
      <w:pPr>
        <w:pStyle w:val="Heading4"/>
        <w:rPr>
          <w:lang w:val="en-GB"/>
        </w:rPr>
      </w:pPr>
      <w:bookmarkStart w:id="175" w:name="_Toc147912201"/>
      <w:bookmarkStart w:id="176" w:name="_Toc253577934"/>
      <w:r>
        <w:t>Dealer</w:t>
      </w:r>
      <w:r w:rsidR="006054A1">
        <w:t xml:space="preserve"> User</w:t>
      </w:r>
      <w:bookmarkEnd w:id="175"/>
      <w:bookmarkEnd w:id="176"/>
    </w:p>
    <w:p w:rsidR="00080655" w:rsidRDefault="00080655" w:rsidP="00080655">
      <w:r>
        <w:t xml:space="preserve">This user is a generic (or abstract) user defining any Dealer employee. This actor is a way to represent users from the Dealer family (belonging to a Dealer organization). </w:t>
      </w:r>
    </w:p>
    <w:p w:rsidR="006054A1" w:rsidRDefault="00080655" w:rsidP="00065917">
      <w:r>
        <w:t xml:space="preserve">A </w:t>
      </w:r>
      <w:r w:rsidR="006E75B3">
        <w:t>d</w:t>
      </w:r>
      <w:r w:rsidR="00065917">
        <w:t>ealer</w:t>
      </w:r>
      <w:r>
        <w:t xml:space="preserve"> user </w:t>
      </w:r>
      <w:r w:rsidR="006E75B3">
        <w:t>will be able to p</w:t>
      </w:r>
      <w:r w:rsidR="006054A1">
        <w:t>erform POS workflow of customer acquisition and customer care for a customer.</w:t>
      </w:r>
    </w:p>
    <w:p w:rsidR="00A24743" w:rsidRDefault="00A24743" w:rsidP="006054A1">
      <w:r>
        <w:t>Dealer user roles are existing both for dealer part of the service provider organization and for independent user.</w:t>
      </w:r>
    </w:p>
    <w:p w:rsidR="00A24743" w:rsidRDefault="00A24743" w:rsidP="006054A1">
      <w:r>
        <w:t>Having different roles will help specializing use case depending if the dealer is part of Telco organization or not.</w:t>
      </w:r>
    </w:p>
    <w:p w:rsidR="009A14E1" w:rsidRPr="00FA31D9" w:rsidRDefault="009A14E1" w:rsidP="009A14E1">
      <w:pPr>
        <w:spacing w:after="60"/>
        <w:jc w:val="both"/>
      </w:pPr>
      <w:r>
        <w:t>This actor is available only if the service provider has p</w:t>
      </w:r>
      <w:r>
        <w:t>urchased at least Channel product.</w:t>
      </w:r>
    </w:p>
    <w:p w:rsidR="009A14E1" w:rsidRDefault="009A14E1" w:rsidP="006054A1"/>
    <w:p w:rsidR="00080655" w:rsidRDefault="00080655" w:rsidP="004752DD">
      <w:pPr>
        <w:pStyle w:val="Heading4"/>
        <w:rPr>
          <w:lang w:val="en-GB"/>
        </w:rPr>
      </w:pPr>
      <w:bookmarkStart w:id="177" w:name="_Toc253577935"/>
      <w:r>
        <w:t>Dealer Employee</w:t>
      </w:r>
      <w:bookmarkEnd w:id="177"/>
    </w:p>
    <w:p w:rsidR="00080655" w:rsidRDefault="00080655" w:rsidP="00080655">
      <w:r>
        <w:t xml:space="preserve">This user is a generic (or abstract) user defining any Dealer employee. This actor is a way to represent users from the Dealer family (belonging to a Dealer organization). </w:t>
      </w:r>
    </w:p>
    <w:p w:rsidR="006E75B3" w:rsidRDefault="006E75B3" w:rsidP="006E75B3">
      <w:bookmarkStart w:id="178" w:name="_Toc147912202"/>
      <w:r>
        <w:t>A dealer user will be able to perform POS workflow of customer acquisition and customer care for a customer.</w:t>
      </w:r>
    </w:p>
    <w:p w:rsidR="009A14E1" w:rsidRPr="00FA31D9" w:rsidRDefault="009A14E1" w:rsidP="009A14E1">
      <w:pPr>
        <w:spacing w:after="60"/>
        <w:jc w:val="both"/>
      </w:pPr>
      <w:r>
        <w:t>This actor is available only if the service provider has purchased at least Channel product.</w:t>
      </w:r>
    </w:p>
    <w:p w:rsidR="009A14E1" w:rsidRDefault="009A14E1" w:rsidP="006E75B3"/>
    <w:p w:rsidR="006054A1" w:rsidRDefault="00080655" w:rsidP="004752DD">
      <w:pPr>
        <w:pStyle w:val="Heading4"/>
        <w:rPr>
          <w:lang w:val="en-GB"/>
        </w:rPr>
      </w:pPr>
      <w:bookmarkStart w:id="179" w:name="_Toc253577936"/>
      <w:r>
        <w:lastRenderedPageBreak/>
        <w:t>Dealer</w:t>
      </w:r>
      <w:r w:rsidR="006054A1">
        <w:t xml:space="preserve"> </w:t>
      </w:r>
      <w:r w:rsidR="006054A1" w:rsidRPr="0060120B">
        <w:t>Administrator</w:t>
      </w:r>
      <w:bookmarkEnd w:id="178"/>
      <w:bookmarkEnd w:id="179"/>
    </w:p>
    <w:p w:rsidR="006054A1" w:rsidRDefault="006054A1" w:rsidP="006054A1">
      <w:pPr>
        <w:rPr>
          <w:lang w:val="en-GB"/>
        </w:rPr>
      </w:pPr>
      <w:r>
        <w:rPr>
          <w:lang w:val="en-GB"/>
        </w:rPr>
        <w:t xml:space="preserve">The </w:t>
      </w:r>
      <w:r w:rsidR="006E75B3">
        <w:rPr>
          <w:lang w:val="en-GB"/>
        </w:rPr>
        <w:t>dealer administrator</w:t>
      </w:r>
      <w:r>
        <w:rPr>
          <w:lang w:val="en-GB"/>
        </w:rPr>
        <w:t xml:space="preserve"> has administrative rights over the organisation or department he is attached to.</w:t>
      </w:r>
    </w:p>
    <w:p w:rsidR="006054A1" w:rsidRDefault="006E75B3" w:rsidP="006054A1">
      <w:r>
        <w:rPr>
          <w:lang w:val="en-GB"/>
        </w:rPr>
        <w:t>In addition to all features a dealer employee will have access to a dealer administrator will be able to manage</w:t>
      </w:r>
      <w:r w:rsidR="006054A1">
        <w:t xml:space="preserve"> the </w:t>
      </w:r>
      <w:r>
        <w:t xml:space="preserve">dealer </w:t>
      </w:r>
      <w:r w:rsidR="006054A1">
        <w:t>organization</w:t>
      </w:r>
      <w:r>
        <w:t xml:space="preserve"> itself</w:t>
      </w:r>
      <w:r w:rsidR="006054A1">
        <w:t>.</w:t>
      </w:r>
    </w:p>
    <w:p w:rsidR="009A14E1" w:rsidRPr="00FA31D9" w:rsidRDefault="009A14E1" w:rsidP="009A14E1">
      <w:pPr>
        <w:spacing w:after="60"/>
        <w:jc w:val="both"/>
      </w:pPr>
      <w:r>
        <w:t>This actor is available only if the service provider has purchased at least Channel product.</w:t>
      </w:r>
    </w:p>
    <w:p w:rsidR="009A14E1" w:rsidRDefault="009A14E1" w:rsidP="006054A1"/>
    <w:p w:rsidR="00FA31D9" w:rsidRDefault="00B34206" w:rsidP="005F0988">
      <w:pPr>
        <w:pStyle w:val="Heading3"/>
      </w:pPr>
      <w:bookmarkStart w:id="180" w:name="_Actor_security"/>
      <w:bookmarkStart w:id="181" w:name="_Toc253577937"/>
      <w:bookmarkEnd w:id="180"/>
      <w:r>
        <w:t>Actor security</w:t>
      </w:r>
      <w:bookmarkEnd w:id="181"/>
    </w:p>
    <w:p w:rsidR="00B34206" w:rsidRDefault="00B34206" w:rsidP="00B34206">
      <w:pPr>
        <w:pStyle w:val="BodyText"/>
      </w:pPr>
      <w:r>
        <w:t xml:space="preserve">Channel/CSR light solution supports two users </w:t>
      </w:r>
      <w:r w:rsidR="00931882">
        <w:t>referential</w:t>
      </w:r>
      <w:r>
        <w:t>, the Comverse One security server and the self service local users referential.</w:t>
      </w:r>
    </w:p>
    <w:p w:rsidR="00B34206" w:rsidRDefault="00B34206" w:rsidP="00B34206">
      <w:pPr>
        <w:pStyle w:val="BodyText"/>
      </w:pPr>
      <w:r>
        <w:t>Following table specified combination of supported referential per actor type and purchased product.</w:t>
      </w:r>
      <w:r w:rsidR="001C0EDA">
        <w:t>(when integrated with Comverse One)</w:t>
      </w:r>
    </w:p>
    <w:tbl>
      <w:tblPr>
        <w:tblW w:w="8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28"/>
        <w:gridCol w:w="1448"/>
        <w:gridCol w:w="1612"/>
        <w:gridCol w:w="2174"/>
      </w:tblGrid>
      <w:tr w:rsidR="00356F79" w:rsidRPr="00C94226" w:rsidTr="00C94226">
        <w:trPr>
          <w:trHeight w:val="265"/>
        </w:trPr>
        <w:tc>
          <w:tcPr>
            <w:tcW w:w="3528" w:type="dxa"/>
            <w:shd w:val="clear" w:color="auto" w:fill="B3B3B3"/>
          </w:tcPr>
          <w:p w:rsidR="00356F79" w:rsidRPr="00C94226" w:rsidRDefault="00356F79" w:rsidP="00C94226">
            <w:pPr>
              <w:spacing w:before="120"/>
              <w:jc w:val="both"/>
              <w:rPr>
                <w:rFonts w:cs="Arial"/>
                <w:b/>
                <w:bCs/>
                <w:color w:val="FFFFFF"/>
              </w:rPr>
            </w:pPr>
            <w:r w:rsidRPr="00C94226">
              <w:rPr>
                <w:rFonts w:cs="Arial"/>
                <w:b/>
                <w:bCs/>
                <w:color w:val="FFFFFF"/>
              </w:rPr>
              <w:t>Actor/Product</w:t>
            </w:r>
          </w:p>
        </w:tc>
        <w:tc>
          <w:tcPr>
            <w:tcW w:w="1448" w:type="dxa"/>
            <w:shd w:val="clear" w:color="auto" w:fill="B3B3B3"/>
          </w:tcPr>
          <w:p w:rsidR="00356F79" w:rsidRPr="00C94226" w:rsidRDefault="00356F79" w:rsidP="00C94226">
            <w:pPr>
              <w:spacing w:before="120"/>
              <w:jc w:val="center"/>
              <w:rPr>
                <w:rFonts w:cs="Arial"/>
                <w:b/>
                <w:bCs/>
                <w:color w:val="FFFFFF"/>
              </w:rPr>
            </w:pPr>
            <w:r w:rsidRPr="00C94226">
              <w:rPr>
                <w:rFonts w:cs="Arial"/>
                <w:b/>
                <w:bCs/>
                <w:color w:val="FFFFFF"/>
              </w:rPr>
              <w:t>Channel</w:t>
            </w:r>
          </w:p>
        </w:tc>
        <w:tc>
          <w:tcPr>
            <w:tcW w:w="1612" w:type="dxa"/>
            <w:shd w:val="clear" w:color="auto" w:fill="B3B3B3"/>
          </w:tcPr>
          <w:p w:rsidR="00356F79" w:rsidRPr="00C94226" w:rsidRDefault="00356F79" w:rsidP="00C94226">
            <w:pPr>
              <w:spacing w:before="120"/>
              <w:jc w:val="center"/>
              <w:rPr>
                <w:rFonts w:cs="Arial"/>
                <w:b/>
                <w:bCs/>
                <w:color w:val="FFFFFF"/>
              </w:rPr>
            </w:pPr>
            <w:r w:rsidRPr="00C94226">
              <w:rPr>
                <w:rFonts w:cs="Arial"/>
                <w:b/>
                <w:bCs/>
                <w:color w:val="FFFFFF"/>
              </w:rPr>
              <w:t>CSR lite</w:t>
            </w:r>
          </w:p>
        </w:tc>
        <w:tc>
          <w:tcPr>
            <w:tcW w:w="2174" w:type="dxa"/>
            <w:shd w:val="clear" w:color="auto" w:fill="B3B3B3"/>
          </w:tcPr>
          <w:p w:rsidR="00356F79" w:rsidRPr="00C94226" w:rsidRDefault="00356F79" w:rsidP="00C94226">
            <w:pPr>
              <w:spacing w:before="120"/>
              <w:jc w:val="center"/>
              <w:rPr>
                <w:rFonts w:cs="Arial"/>
                <w:b/>
                <w:bCs/>
                <w:color w:val="FFFFFF"/>
              </w:rPr>
            </w:pPr>
            <w:r w:rsidRPr="00C94226">
              <w:rPr>
                <w:rFonts w:cs="Arial"/>
                <w:b/>
                <w:bCs/>
                <w:color w:val="FFFFFF"/>
              </w:rPr>
              <w:t>Channel/CSR lite</w:t>
            </w:r>
          </w:p>
        </w:tc>
      </w:tr>
      <w:tr w:rsidR="00356F79" w:rsidRPr="00C94226" w:rsidTr="00C94226">
        <w:trPr>
          <w:trHeight w:val="265"/>
        </w:trPr>
        <w:tc>
          <w:tcPr>
            <w:tcW w:w="3528" w:type="dxa"/>
          </w:tcPr>
          <w:p w:rsidR="00356F79" w:rsidRPr="00C94226" w:rsidRDefault="00356F79" w:rsidP="00C94226">
            <w:pPr>
              <w:spacing w:before="120"/>
              <w:jc w:val="both"/>
              <w:rPr>
                <w:rFonts w:cs="Arial"/>
              </w:rPr>
            </w:pPr>
            <w:r w:rsidRPr="00C94226">
              <w:rPr>
                <w:rFonts w:cs="Arial"/>
              </w:rPr>
              <w:t>Telco admin</w:t>
            </w:r>
          </w:p>
        </w:tc>
        <w:tc>
          <w:tcPr>
            <w:tcW w:w="1448" w:type="dxa"/>
          </w:tcPr>
          <w:p w:rsidR="00356F79" w:rsidRPr="00C94226" w:rsidRDefault="003B0C01" w:rsidP="00C94226">
            <w:pPr>
              <w:spacing w:before="120"/>
              <w:jc w:val="center"/>
              <w:rPr>
                <w:rFonts w:cs="Arial"/>
              </w:rPr>
            </w:pPr>
            <w:r w:rsidRPr="00C94226">
              <w:rPr>
                <w:rFonts w:cs="Arial"/>
              </w:rPr>
              <w:t>Self Service</w:t>
            </w:r>
          </w:p>
        </w:tc>
        <w:tc>
          <w:tcPr>
            <w:tcW w:w="1612" w:type="dxa"/>
          </w:tcPr>
          <w:p w:rsidR="00356F79" w:rsidRPr="00C94226" w:rsidRDefault="003B0C01" w:rsidP="00C94226">
            <w:pPr>
              <w:spacing w:before="120"/>
              <w:jc w:val="center"/>
              <w:rPr>
                <w:rFonts w:cs="Arial"/>
              </w:rPr>
            </w:pPr>
            <w:r w:rsidRPr="00C94226">
              <w:rPr>
                <w:rFonts w:cs="Arial"/>
              </w:rPr>
              <w:t>Self Service</w:t>
            </w:r>
          </w:p>
        </w:tc>
        <w:tc>
          <w:tcPr>
            <w:tcW w:w="2174" w:type="dxa"/>
          </w:tcPr>
          <w:p w:rsidR="00356F79" w:rsidRPr="00C94226" w:rsidRDefault="003B0C01" w:rsidP="00C94226">
            <w:pPr>
              <w:spacing w:before="120"/>
              <w:jc w:val="center"/>
              <w:rPr>
                <w:rFonts w:cs="Arial"/>
              </w:rPr>
            </w:pPr>
            <w:r w:rsidRPr="00C94226">
              <w:rPr>
                <w:rFonts w:cs="Arial"/>
              </w:rPr>
              <w:t>Self Service</w:t>
            </w:r>
          </w:p>
        </w:tc>
      </w:tr>
      <w:tr w:rsidR="00356F79" w:rsidRPr="00C94226" w:rsidTr="00C94226">
        <w:trPr>
          <w:trHeight w:val="265"/>
        </w:trPr>
        <w:tc>
          <w:tcPr>
            <w:tcW w:w="3528" w:type="dxa"/>
          </w:tcPr>
          <w:p w:rsidR="00356F79" w:rsidRPr="00C94226" w:rsidRDefault="00356F79" w:rsidP="00C94226">
            <w:pPr>
              <w:spacing w:before="120"/>
              <w:jc w:val="both"/>
              <w:rPr>
                <w:rFonts w:cs="Arial"/>
              </w:rPr>
            </w:pPr>
            <w:r w:rsidRPr="00C94226">
              <w:rPr>
                <w:rFonts w:cs="Arial"/>
              </w:rPr>
              <w:t>Telco ocm (user and admin)</w:t>
            </w:r>
          </w:p>
        </w:tc>
        <w:tc>
          <w:tcPr>
            <w:tcW w:w="1448" w:type="dxa"/>
          </w:tcPr>
          <w:p w:rsidR="00356F79" w:rsidRPr="00C94226" w:rsidRDefault="00356F79" w:rsidP="00C94226">
            <w:pPr>
              <w:spacing w:before="120"/>
              <w:jc w:val="center"/>
              <w:rPr>
                <w:rFonts w:cs="Arial"/>
              </w:rPr>
            </w:pPr>
            <w:r w:rsidRPr="00C94226">
              <w:rPr>
                <w:rFonts w:cs="Arial"/>
              </w:rPr>
              <w:t>Self service</w:t>
            </w:r>
          </w:p>
        </w:tc>
        <w:tc>
          <w:tcPr>
            <w:tcW w:w="1612" w:type="dxa"/>
          </w:tcPr>
          <w:p w:rsidR="00356F79" w:rsidRPr="00C94226" w:rsidRDefault="00356F79" w:rsidP="00C94226">
            <w:pPr>
              <w:spacing w:before="120"/>
              <w:jc w:val="center"/>
              <w:rPr>
                <w:rFonts w:cs="Arial"/>
              </w:rPr>
            </w:pPr>
            <w:r w:rsidRPr="00C94226">
              <w:rPr>
                <w:rFonts w:cs="Arial"/>
              </w:rPr>
              <w:t>Self service</w:t>
            </w:r>
          </w:p>
        </w:tc>
        <w:tc>
          <w:tcPr>
            <w:tcW w:w="2174" w:type="dxa"/>
          </w:tcPr>
          <w:p w:rsidR="00356F79" w:rsidRPr="00C94226" w:rsidRDefault="00356F79" w:rsidP="00C94226">
            <w:pPr>
              <w:spacing w:before="120"/>
              <w:jc w:val="center"/>
              <w:rPr>
                <w:rFonts w:cs="Arial"/>
              </w:rPr>
            </w:pPr>
            <w:r w:rsidRPr="00C94226">
              <w:rPr>
                <w:rFonts w:cs="Arial"/>
              </w:rPr>
              <w:t>Self service</w:t>
            </w:r>
          </w:p>
        </w:tc>
      </w:tr>
      <w:tr w:rsidR="00356F79" w:rsidRPr="00C94226" w:rsidTr="00C94226">
        <w:trPr>
          <w:trHeight w:val="265"/>
        </w:trPr>
        <w:tc>
          <w:tcPr>
            <w:tcW w:w="3528" w:type="dxa"/>
          </w:tcPr>
          <w:p w:rsidR="00356F79" w:rsidRPr="00C94226" w:rsidRDefault="00356F79" w:rsidP="00C94226">
            <w:pPr>
              <w:spacing w:before="120"/>
              <w:jc w:val="both"/>
              <w:rPr>
                <w:rFonts w:cs="Arial"/>
              </w:rPr>
            </w:pPr>
            <w:r w:rsidRPr="00C94226">
              <w:rPr>
                <w:rFonts w:cs="Arial"/>
              </w:rPr>
              <w:t>Telco referral (user and admin)</w:t>
            </w:r>
          </w:p>
        </w:tc>
        <w:tc>
          <w:tcPr>
            <w:tcW w:w="1448" w:type="dxa"/>
          </w:tcPr>
          <w:p w:rsidR="00356F79" w:rsidRPr="00C94226" w:rsidRDefault="001C0EDA" w:rsidP="00C94226">
            <w:pPr>
              <w:spacing w:before="120"/>
              <w:jc w:val="center"/>
              <w:rPr>
                <w:rFonts w:cs="Arial"/>
              </w:rPr>
            </w:pPr>
            <w:r w:rsidRPr="00C94226">
              <w:rPr>
                <w:rFonts w:cs="Arial"/>
              </w:rPr>
              <w:t>Security server</w:t>
            </w:r>
          </w:p>
        </w:tc>
        <w:tc>
          <w:tcPr>
            <w:tcW w:w="1612" w:type="dxa"/>
          </w:tcPr>
          <w:p w:rsidR="00356F79" w:rsidRPr="00C94226" w:rsidRDefault="00356F79" w:rsidP="00C94226">
            <w:pPr>
              <w:spacing w:before="120"/>
              <w:jc w:val="center"/>
              <w:rPr>
                <w:rFonts w:cs="Arial"/>
              </w:rPr>
            </w:pPr>
            <w:r w:rsidRPr="00C94226">
              <w:rPr>
                <w:rFonts w:cs="Arial"/>
              </w:rPr>
              <w:t>N/A</w:t>
            </w:r>
          </w:p>
        </w:tc>
        <w:tc>
          <w:tcPr>
            <w:tcW w:w="2174" w:type="dxa"/>
          </w:tcPr>
          <w:p w:rsidR="00356F79" w:rsidRPr="00C94226" w:rsidRDefault="001C0EDA" w:rsidP="00C94226">
            <w:pPr>
              <w:spacing w:before="120"/>
              <w:jc w:val="center"/>
              <w:rPr>
                <w:rFonts w:cs="Arial"/>
              </w:rPr>
            </w:pPr>
            <w:r w:rsidRPr="00C94226">
              <w:rPr>
                <w:rFonts w:cs="Arial"/>
              </w:rPr>
              <w:t>Security server</w:t>
            </w:r>
          </w:p>
        </w:tc>
      </w:tr>
      <w:tr w:rsidR="00356F79" w:rsidRPr="00C94226" w:rsidTr="00C94226">
        <w:trPr>
          <w:trHeight w:val="265"/>
        </w:trPr>
        <w:tc>
          <w:tcPr>
            <w:tcW w:w="3528" w:type="dxa"/>
          </w:tcPr>
          <w:p w:rsidR="00356F79" w:rsidRPr="00C94226" w:rsidRDefault="00356F79" w:rsidP="00C94226">
            <w:pPr>
              <w:spacing w:before="120"/>
              <w:jc w:val="both"/>
              <w:rPr>
                <w:rFonts w:cs="Arial"/>
              </w:rPr>
            </w:pPr>
            <w:r w:rsidRPr="00C94226">
              <w:rPr>
                <w:rFonts w:cs="Arial"/>
              </w:rPr>
              <w:t>CSR (user and admin)</w:t>
            </w:r>
          </w:p>
        </w:tc>
        <w:tc>
          <w:tcPr>
            <w:tcW w:w="1448" w:type="dxa"/>
          </w:tcPr>
          <w:p w:rsidR="00356F79" w:rsidRPr="00C94226" w:rsidRDefault="00356F79" w:rsidP="00C94226">
            <w:pPr>
              <w:spacing w:before="120"/>
              <w:jc w:val="center"/>
              <w:rPr>
                <w:rFonts w:cs="Arial"/>
              </w:rPr>
            </w:pPr>
            <w:r w:rsidRPr="00C94226">
              <w:rPr>
                <w:rFonts w:cs="Arial"/>
              </w:rPr>
              <w:t>N/A</w:t>
            </w:r>
          </w:p>
        </w:tc>
        <w:tc>
          <w:tcPr>
            <w:tcW w:w="1612" w:type="dxa"/>
          </w:tcPr>
          <w:p w:rsidR="00356F79" w:rsidRPr="00C94226" w:rsidRDefault="00356F79" w:rsidP="00C94226">
            <w:pPr>
              <w:spacing w:before="120"/>
              <w:jc w:val="center"/>
              <w:rPr>
                <w:rFonts w:cs="Arial"/>
              </w:rPr>
            </w:pPr>
            <w:r w:rsidRPr="00C94226">
              <w:rPr>
                <w:rFonts w:cs="Arial"/>
              </w:rPr>
              <w:t>Security server</w:t>
            </w:r>
          </w:p>
        </w:tc>
        <w:tc>
          <w:tcPr>
            <w:tcW w:w="2174" w:type="dxa"/>
          </w:tcPr>
          <w:p w:rsidR="00356F79" w:rsidRPr="00C94226" w:rsidRDefault="00356F79" w:rsidP="00C94226">
            <w:pPr>
              <w:spacing w:before="120"/>
              <w:jc w:val="center"/>
              <w:rPr>
                <w:rFonts w:cs="Arial"/>
              </w:rPr>
            </w:pPr>
            <w:r w:rsidRPr="00C94226">
              <w:rPr>
                <w:rFonts w:cs="Arial"/>
              </w:rPr>
              <w:t>Security server</w:t>
            </w:r>
          </w:p>
        </w:tc>
      </w:tr>
      <w:tr w:rsidR="00356F79" w:rsidRPr="00C94226" w:rsidTr="00C94226">
        <w:trPr>
          <w:trHeight w:val="265"/>
        </w:trPr>
        <w:tc>
          <w:tcPr>
            <w:tcW w:w="3528" w:type="dxa"/>
          </w:tcPr>
          <w:p w:rsidR="00356F79" w:rsidRPr="00C94226" w:rsidRDefault="00356F79" w:rsidP="00C94226">
            <w:pPr>
              <w:spacing w:before="120"/>
              <w:jc w:val="both"/>
              <w:rPr>
                <w:rFonts w:cs="Arial"/>
              </w:rPr>
            </w:pPr>
            <w:r w:rsidRPr="00C94226">
              <w:rPr>
                <w:rFonts w:cs="Arial"/>
              </w:rPr>
              <w:t>Affiliated dealer (</w:t>
            </w:r>
            <w:r w:rsidR="00931882" w:rsidRPr="00C94226">
              <w:rPr>
                <w:rFonts w:cs="Arial"/>
              </w:rPr>
              <w:t>employee</w:t>
            </w:r>
            <w:r w:rsidRPr="00C94226">
              <w:rPr>
                <w:rFonts w:cs="Arial"/>
              </w:rPr>
              <w:t xml:space="preserve"> and </w:t>
            </w:r>
            <w:r w:rsidR="00931882" w:rsidRPr="00C94226">
              <w:rPr>
                <w:rFonts w:cs="Arial"/>
              </w:rPr>
              <w:t>admin</w:t>
            </w:r>
            <w:r w:rsidRPr="00C94226">
              <w:rPr>
                <w:rFonts w:cs="Arial"/>
              </w:rPr>
              <w:t>)</w:t>
            </w:r>
          </w:p>
        </w:tc>
        <w:tc>
          <w:tcPr>
            <w:tcW w:w="1448" w:type="dxa"/>
          </w:tcPr>
          <w:p w:rsidR="00356F79" w:rsidRPr="00C94226" w:rsidRDefault="001C0EDA" w:rsidP="00C94226">
            <w:pPr>
              <w:spacing w:before="120"/>
              <w:jc w:val="center"/>
              <w:rPr>
                <w:rFonts w:cs="Arial"/>
              </w:rPr>
            </w:pPr>
            <w:r w:rsidRPr="00C94226">
              <w:rPr>
                <w:rFonts w:cs="Arial"/>
              </w:rPr>
              <w:t>Security server</w:t>
            </w:r>
          </w:p>
        </w:tc>
        <w:tc>
          <w:tcPr>
            <w:tcW w:w="1612" w:type="dxa"/>
          </w:tcPr>
          <w:p w:rsidR="00356F79" w:rsidRPr="00C94226" w:rsidRDefault="00356F79" w:rsidP="00C94226">
            <w:pPr>
              <w:spacing w:before="120"/>
              <w:jc w:val="center"/>
              <w:rPr>
                <w:rFonts w:cs="Arial"/>
              </w:rPr>
            </w:pPr>
            <w:r w:rsidRPr="00C94226">
              <w:rPr>
                <w:rFonts w:cs="Arial"/>
              </w:rPr>
              <w:t>N/A</w:t>
            </w:r>
          </w:p>
        </w:tc>
        <w:tc>
          <w:tcPr>
            <w:tcW w:w="2174" w:type="dxa"/>
          </w:tcPr>
          <w:p w:rsidR="00356F79" w:rsidRPr="00C94226" w:rsidRDefault="001C0EDA" w:rsidP="00C94226">
            <w:pPr>
              <w:spacing w:before="120"/>
              <w:jc w:val="center"/>
              <w:rPr>
                <w:rFonts w:cs="Arial"/>
              </w:rPr>
            </w:pPr>
            <w:r w:rsidRPr="00C94226">
              <w:rPr>
                <w:rFonts w:cs="Arial"/>
              </w:rPr>
              <w:t>Security server</w:t>
            </w:r>
          </w:p>
        </w:tc>
      </w:tr>
      <w:tr w:rsidR="00356F79" w:rsidRPr="00C94226" w:rsidTr="00C94226">
        <w:trPr>
          <w:trHeight w:val="265"/>
        </w:trPr>
        <w:tc>
          <w:tcPr>
            <w:tcW w:w="3528" w:type="dxa"/>
          </w:tcPr>
          <w:p w:rsidR="00356F79" w:rsidRPr="00C94226" w:rsidRDefault="00356F79" w:rsidP="00C94226">
            <w:pPr>
              <w:spacing w:before="120"/>
              <w:jc w:val="both"/>
              <w:rPr>
                <w:rFonts w:cs="Arial"/>
              </w:rPr>
            </w:pPr>
            <w:r w:rsidRPr="00C94226">
              <w:rPr>
                <w:rFonts w:cs="Arial"/>
              </w:rPr>
              <w:t>Indep. Dealer (</w:t>
            </w:r>
            <w:r w:rsidR="00931882" w:rsidRPr="00C94226">
              <w:rPr>
                <w:rFonts w:cs="Arial"/>
              </w:rPr>
              <w:t>employee and admin</w:t>
            </w:r>
            <w:r w:rsidRPr="00C94226">
              <w:rPr>
                <w:rFonts w:cs="Arial"/>
              </w:rPr>
              <w:t>)</w:t>
            </w:r>
          </w:p>
        </w:tc>
        <w:tc>
          <w:tcPr>
            <w:tcW w:w="1448" w:type="dxa"/>
          </w:tcPr>
          <w:p w:rsidR="00356F79" w:rsidRPr="00C94226" w:rsidRDefault="001C0EDA" w:rsidP="00C94226">
            <w:pPr>
              <w:spacing w:before="120"/>
              <w:jc w:val="center"/>
              <w:rPr>
                <w:rFonts w:cs="Arial"/>
              </w:rPr>
            </w:pPr>
            <w:r w:rsidRPr="00C94226">
              <w:rPr>
                <w:rFonts w:cs="Arial"/>
              </w:rPr>
              <w:t>Security server</w:t>
            </w:r>
          </w:p>
        </w:tc>
        <w:tc>
          <w:tcPr>
            <w:tcW w:w="1612" w:type="dxa"/>
          </w:tcPr>
          <w:p w:rsidR="00356F79" w:rsidRPr="00C94226" w:rsidRDefault="00356F79" w:rsidP="00C94226">
            <w:pPr>
              <w:spacing w:before="120"/>
              <w:jc w:val="center"/>
              <w:rPr>
                <w:rFonts w:cs="Arial"/>
              </w:rPr>
            </w:pPr>
            <w:r w:rsidRPr="00C94226">
              <w:rPr>
                <w:rFonts w:cs="Arial"/>
              </w:rPr>
              <w:t>N/A</w:t>
            </w:r>
          </w:p>
        </w:tc>
        <w:tc>
          <w:tcPr>
            <w:tcW w:w="2174" w:type="dxa"/>
          </w:tcPr>
          <w:p w:rsidR="00356F79" w:rsidRPr="00C94226" w:rsidRDefault="001C0EDA" w:rsidP="00C94226">
            <w:pPr>
              <w:spacing w:before="120"/>
              <w:jc w:val="center"/>
              <w:rPr>
                <w:rFonts w:cs="Arial"/>
              </w:rPr>
            </w:pPr>
            <w:r w:rsidRPr="00C94226">
              <w:rPr>
                <w:rFonts w:cs="Arial"/>
              </w:rPr>
              <w:t>Security server</w:t>
            </w:r>
          </w:p>
        </w:tc>
      </w:tr>
    </w:tbl>
    <w:p w:rsidR="00356F79" w:rsidRDefault="00356F79" w:rsidP="00356F79">
      <w:pPr>
        <w:rPr>
          <w:rFonts w:ascii="Verdana" w:hAnsi="Verdana"/>
        </w:rPr>
      </w:pPr>
    </w:p>
    <w:p w:rsidR="00B34206" w:rsidRDefault="00B34206" w:rsidP="00B34206">
      <w:pPr>
        <w:pStyle w:val="BodyText"/>
      </w:pPr>
    </w:p>
    <w:p w:rsidR="00B34206" w:rsidRPr="00B34206" w:rsidRDefault="00B34206" w:rsidP="00B34206">
      <w:pPr>
        <w:pStyle w:val="BodyText"/>
      </w:pPr>
    </w:p>
    <w:p w:rsidR="00C90EB7" w:rsidRDefault="003A1EA9" w:rsidP="004127C4">
      <w:pPr>
        <w:pStyle w:val="Heading2"/>
      </w:pPr>
      <w:bookmarkStart w:id="182" w:name="_Toc201537536"/>
      <w:bookmarkStart w:id="183" w:name="_Toc253577938"/>
      <w:r>
        <w:lastRenderedPageBreak/>
        <w:t>Main Entities O</w:t>
      </w:r>
      <w:r w:rsidR="00C90EB7">
        <w:t>verview</w:t>
      </w:r>
      <w:bookmarkEnd w:id="182"/>
      <w:bookmarkEnd w:id="183"/>
    </w:p>
    <w:p w:rsidR="00C90EB7" w:rsidRDefault="0041239F" w:rsidP="00A5683C">
      <w:pPr>
        <w:pStyle w:val="Heading3"/>
      </w:pPr>
      <w:bookmarkStart w:id="184" w:name="_Toc253577939"/>
      <w:r>
        <w:t>Dealer organi</w:t>
      </w:r>
      <w:r>
        <w:t>zation</w:t>
      </w:r>
      <w:bookmarkEnd w:id="184"/>
    </w:p>
    <w:p w:rsidR="00C90EB7" w:rsidRPr="00CF4B92" w:rsidRDefault="00CF4B92" w:rsidP="0041239F">
      <w:pPr>
        <w:pStyle w:val="BodyText"/>
      </w:pPr>
      <w:r w:rsidRPr="00CF4B92">
        <w:pict>
          <v:shape id="_x0000_i1029" type="#_x0000_t75" style="width:451.5pt;height:479.25pt">
            <v:imagedata r:id="rId19" o:title=""/>
          </v:shape>
        </w:pict>
      </w:r>
    </w:p>
    <w:p w:rsidR="0041239F" w:rsidRDefault="0041239F" w:rsidP="0041239F">
      <w:pPr>
        <w:pStyle w:val="BodyText"/>
      </w:pPr>
      <w:r>
        <w:t>A dealer organization is a hierarchical organization</w:t>
      </w:r>
      <w:r w:rsidR="00160F7A">
        <w:t xml:space="preserve"> in CSS</w:t>
      </w:r>
      <w:r>
        <w:t>. Ther</w:t>
      </w:r>
      <w:r>
        <w:t>e is no restriction in Channel application concerning the dealer hierarchy depth.</w:t>
      </w:r>
    </w:p>
    <w:p w:rsidR="00160F7A" w:rsidRDefault="00160F7A" w:rsidP="0041239F">
      <w:pPr>
        <w:pStyle w:val="BodyText"/>
      </w:pPr>
      <w:r>
        <w:t>Nevertheless, in Comverse one billing</w:t>
      </w:r>
      <w:r w:rsidR="000C1190">
        <w:t xml:space="preserve"> backend side</w:t>
      </w:r>
      <w:r>
        <w:t xml:space="preserve">, a dealer is not hierarchical, </w:t>
      </w:r>
      <w:r w:rsidR="000C1190">
        <w:t xml:space="preserve">but </w:t>
      </w:r>
      <w:r>
        <w:t xml:space="preserve">only the root is </w:t>
      </w:r>
      <w:r w:rsidR="000C1190">
        <w:t>managed</w:t>
      </w:r>
      <w:r>
        <w:t>.</w:t>
      </w:r>
    </w:p>
    <w:p w:rsidR="00160F7A" w:rsidRDefault="00160F7A" w:rsidP="00160F7A">
      <w:pPr>
        <w:pStyle w:val="BodyText"/>
      </w:pPr>
      <w:r>
        <w:t xml:space="preserve">In PC, a dealer also exists and similarly to the </w:t>
      </w:r>
      <w:r w:rsidR="000C1190">
        <w:t>backend end side</w:t>
      </w:r>
      <w:r>
        <w:t xml:space="preserve">, </w:t>
      </w:r>
      <w:r w:rsidR="000C1190">
        <w:t xml:space="preserve">solely </w:t>
      </w:r>
      <w:r>
        <w:t xml:space="preserve">the root is </w:t>
      </w:r>
      <w:r w:rsidR="000C1190">
        <w:t>defined</w:t>
      </w:r>
      <w:r>
        <w:t>.</w:t>
      </w:r>
    </w:p>
    <w:p w:rsidR="0041239F" w:rsidRDefault="00160F7A" w:rsidP="0041239F">
      <w:pPr>
        <w:pStyle w:val="BodyText"/>
      </w:pPr>
      <w:r>
        <w:t xml:space="preserve"> </w:t>
      </w:r>
      <w:r w:rsidR="0041239F">
        <w:t xml:space="preserve">A dealer organization has a profile. This profile can specify a channel to limit offers that can be sold by the dealer. This is limited to </w:t>
      </w:r>
      <w:r w:rsidR="00D31184">
        <w:t>Channel</w:t>
      </w:r>
      <w:r w:rsidR="0041239F">
        <w:t xml:space="preserve"> application stand alone mode. </w:t>
      </w:r>
    </w:p>
    <w:p w:rsidR="0041239F" w:rsidRDefault="0041239F" w:rsidP="0041239F">
      <w:pPr>
        <w:pStyle w:val="BodyText"/>
      </w:pPr>
      <w:r>
        <w:lastRenderedPageBreak/>
        <w:t>When integrated with Comverse one:</w:t>
      </w:r>
    </w:p>
    <w:p w:rsidR="0041239F" w:rsidRDefault="0041239F" w:rsidP="000F7361">
      <w:pPr>
        <w:pStyle w:val="BodyText"/>
        <w:numPr>
          <w:ilvl w:val="0"/>
          <w:numId w:val="136"/>
        </w:numPr>
      </w:pPr>
      <w:r>
        <w:t>Dealer</w:t>
      </w:r>
      <w:r w:rsidR="005508B1">
        <w:t>s</w:t>
      </w:r>
      <w:r>
        <w:t xml:space="preserve"> are synchronized with dealer define</w:t>
      </w:r>
      <w:r w:rsidR="000C1190">
        <w:t>d</w:t>
      </w:r>
      <w:r>
        <w:t xml:space="preserve"> in PC</w:t>
      </w:r>
    </w:p>
    <w:p w:rsidR="0041239F" w:rsidRDefault="0041239F" w:rsidP="000F7361">
      <w:pPr>
        <w:pStyle w:val="BodyText"/>
        <w:numPr>
          <w:ilvl w:val="0"/>
          <w:numId w:val="136"/>
        </w:numPr>
      </w:pPr>
      <w:r>
        <w:t>Dealer hierarchy is managed only locally in Channel application</w:t>
      </w:r>
    </w:p>
    <w:p w:rsidR="0041239F" w:rsidRPr="0041239F" w:rsidRDefault="0041239F" w:rsidP="000F7361">
      <w:pPr>
        <w:pStyle w:val="BodyText"/>
        <w:numPr>
          <w:ilvl w:val="0"/>
          <w:numId w:val="135"/>
        </w:numPr>
      </w:pPr>
      <w:r>
        <w:t>Channel application support associating one</w:t>
      </w:r>
      <w:r w:rsidR="003C4EF2">
        <w:t xml:space="preserve"> or more</w:t>
      </w:r>
      <w:r>
        <w:t xml:space="preserve"> </w:t>
      </w:r>
      <w:r w:rsidR="003C4EF2">
        <w:t>product groups</w:t>
      </w:r>
      <w:r>
        <w:t xml:space="preserve"> (i.e. dealer group) to the dealer organization allowing offer filtering according to PC definition.</w:t>
      </w:r>
      <w:r w:rsidR="00CF4B92">
        <w:t xml:space="preserve"> In addition, Channel application allows reducing the list of product groups available at any level of the dealer hierarchy</w:t>
      </w:r>
    </w:p>
    <w:p w:rsidR="00E6095B" w:rsidRDefault="00E6095B" w:rsidP="00E6095B">
      <w:pPr>
        <w:pStyle w:val="Heading2"/>
      </w:pPr>
      <w:bookmarkStart w:id="185" w:name="_Toc200771437"/>
      <w:bookmarkStart w:id="186" w:name="_Toc200771438"/>
      <w:bookmarkStart w:id="187" w:name="_Toc253577940"/>
      <w:r>
        <w:t>FRS Capabilities</w:t>
      </w:r>
      <w:bookmarkEnd w:id="186"/>
      <w:r>
        <w:t xml:space="preserve"> Overview</w:t>
      </w:r>
      <w:bookmarkEnd w:id="187"/>
    </w:p>
    <w:p w:rsidR="00894497" w:rsidRDefault="00894497" w:rsidP="00894497">
      <w:pPr>
        <w:pStyle w:val="Heading3"/>
      </w:pPr>
      <w:bookmarkStart w:id="188" w:name="_Toc253577941"/>
      <w:bookmarkEnd w:id="185"/>
      <w:r>
        <w:t>Domain Customer</w:t>
      </w:r>
      <w:r w:rsidR="00B71C30">
        <w:t>/</w:t>
      </w:r>
      <w:r w:rsidR="00A13724">
        <w:t>Subscriber</w:t>
      </w:r>
      <w:r>
        <w:t xml:space="preserve"> Acquisition</w:t>
      </w:r>
      <w:bookmarkEnd w:id="188"/>
    </w:p>
    <w:p w:rsidR="00894497" w:rsidRDefault="00894497" w:rsidP="004752DD">
      <w:pPr>
        <w:pStyle w:val="Heading4"/>
      </w:pPr>
      <w:bookmarkStart w:id="189" w:name="_Toc253577942"/>
      <w:r>
        <w:t>Capability 1 – Customer Acquisition</w:t>
      </w:r>
      <w:bookmarkEnd w:id="189"/>
    </w:p>
    <w:p w:rsidR="00894497" w:rsidRPr="00CF4B92" w:rsidRDefault="00CF4B92" w:rsidP="00894497">
      <w:pPr>
        <w:pStyle w:val="BodyText"/>
      </w:pPr>
      <w:r w:rsidRPr="00CF4B92">
        <w:pict>
          <v:shape id="_x0000_i1030" type="#_x0000_t75" style="width:468pt;height:274.5pt">
            <v:imagedata r:id="rId20" o:title=""/>
          </v:shape>
        </w:pict>
      </w:r>
    </w:p>
    <w:p w:rsidR="008F6034" w:rsidRDefault="008F6034" w:rsidP="008F6034">
      <w:pPr>
        <w:pStyle w:val="BodyText"/>
      </w:pPr>
      <w:r>
        <w:t xml:space="preserve">This capability is the main activity of the dealer and is also available for CSR. It allows dealers and CSR acquiring a new customer with one or more </w:t>
      </w:r>
      <w:r w:rsidR="00A13724">
        <w:t>subscriber</w:t>
      </w:r>
      <w:r>
        <w:t>s (i.e. subscribers) and sends the order to the billing.</w:t>
      </w:r>
    </w:p>
    <w:p w:rsidR="008F6034" w:rsidRDefault="008F6034" w:rsidP="008F6034">
      <w:pPr>
        <w:pStyle w:val="BodyText"/>
      </w:pPr>
      <w:r>
        <w:t xml:space="preserve">At a very high level, Dealer/CSR user starts by capturing all information required to identify the customer but also to process credit checking. Then he can browse </w:t>
      </w:r>
      <w:r w:rsidR="002C56C0">
        <w:t>primary offer</w:t>
      </w:r>
      <w:r>
        <w:t xml:space="preserve">s, </w:t>
      </w:r>
      <w:r w:rsidR="002C56C0">
        <w:t>subscriber bundle</w:t>
      </w:r>
      <w:r>
        <w:t xml:space="preserve">s (i.e. primary offers, subscriber bundles) and account bundles to select what the customer wants to purchase and creates </w:t>
      </w:r>
      <w:r w:rsidR="00A13724">
        <w:t>subscriber</w:t>
      </w:r>
      <w:r>
        <w:t xml:space="preserve"> accordingly to selected </w:t>
      </w:r>
      <w:r w:rsidR="002C56C0">
        <w:t>primary offer</w:t>
      </w:r>
      <w:r>
        <w:t>/bundle.</w:t>
      </w:r>
    </w:p>
    <w:p w:rsidR="008F6034" w:rsidRDefault="008F6034" w:rsidP="008F6034">
      <w:pPr>
        <w:pStyle w:val="BodyText"/>
      </w:pPr>
      <w:r>
        <w:t xml:space="preserve">After every new created </w:t>
      </w:r>
      <w:r w:rsidR="00A13724">
        <w:t>subscriber</w:t>
      </w:r>
      <w:r>
        <w:t xml:space="preserve">, the dealer/CSR user views his basket. Dealer/CSR will be able to give external id being reserved that must be given to the user (e.g. MSISDN). He can either decide to checkout or browse again offering to add another </w:t>
      </w:r>
      <w:r w:rsidR="00A13724">
        <w:t>subscriber</w:t>
      </w:r>
      <w:r>
        <w:t xml:space="preserve">. </w:t>
      </w:r>
    </w:p>
    <w:p w:rsidR="008F6034" w:rsidRDefault="008F6034" w:rsidP="008F6034">
      <w:pPr>
        <w:pStyle w:val="BodyText"/>
      </w:pPr>
      <w:r>
        <w:t xml:space="preserve">Checkout finally submits the order to the billing. </w:t>
      </w:r>
    </w:p>
    <w:p w:rsidR="0066725A" w:rsidRPr="0066725A" w:rsidRDefault="00B63796" w:rsidP="004752DD">
      <w:pPr>
        <w:pStyle w:val="Heading4"/>
      </w:pPr>
      <w:bookmarkStart w:id="190" w:name="_Toc253577943"/>
      <w:r>
        <w:lastRenderedPageBreak/>
        <w:t xml:space="preserve">Capability 2 – </w:t>
      </w:r>
      <w:r w:rsidR="00A13724">
        <w:t>Subscriber</w:t>
      </w:r>
      <w:r>
        <w:t xml:space="preserve"> Creation</w:t>
      </w:r>
      <w:bookmarkEnd w:id="190"/>
    </w:p>
    <w:p w:rsidR="00040F2F" w:rsidRDefault="00B63796" w:rsidP="00FA31D9">
      <w:pPr>
        <w:pStyle w:val="BodyText"/>
      </w:pPr>
      <w:r>
        <w:t xml:space="preserve">This capability </w:t>
      </w:r>
      <w:r w:rsidR="0066725A">
        <w:t>is the base of all acquisition process.</w:t>
      </w:r>
      <w:r>
        <w:t xml:space="preserve"> </w:t>
      </w:r>
      <w:r w:rsidR="0066725A">
        <w:t xml:space="preserve">It allows the user creating </w:t>
      </w:r>
      <w:r>
        <w:t xml:space="preserve">new </w:t>
      </w:r>
      <w:r w:rsidR="00A13724">
        <w:t>subscriber</w:t>
      </w:r>
      <w:r w:rsidR="0066725A">
        <w:t>s either</w:t>
      </w:r>
      <w:r>
        <w:t xml:space="preserve"> for a new customer or an existing one using the channel</w:t>
      </w:r>
      <w:r w:rsidR="00FA31D9">
        <w:t>/</w:t>
      </w:r>
      <w:r w:rsidR="00FA31D9">
        <w:t>CSR light</w:t>
      </w:r>
      <w:r>
        <w:t xml:space="preserve"> </w:t>
      </w:r>
      <w:r w:rsidR="00FA31D9">
        <w:t>solution</w:t>
      </w:r>
      <w:r>
        <w:t xml:space="preserve">. </w:t>
      </w:r>
    </w:p>
    <w:p w:rsidR="00B63796" w:rsidRDefault="00B63796" w:rsidP="00B63796">
      <w:pPr>
        <w:pStyle w:val="Heading5"/>
      </w:pPr>
      <w:r>
        <w:t xml:space="preserve">New </w:t>
      </w:r>
      <w:r w:rsidR="00A13724">
        <w:t>subscriber</w:t>
      </w:r>
      <w:r>
        <w:t xml:space="preserve"> for existing customer</w:t>
      </w:r>
    </w:p>
    <w:p w:rsidR="008F6034" w:rsidRPr="00CF4B92" w:rsidRDefault="00CF4B92" w:rsidP="008F6034">
      <w:pPr>
        <w:pStyle w:val="BodyText"/>
      </w:pPr>
      <w:r w:rsidRPr="00CF4B92">
        <w:pict>
          <v:shape id="_x0000_i1031" type="#_x0000_t75" style="width:467.25pt;height:277.5pt">
            <v:imagedata r:id="rId21" o:title=""/>
          </v:shape>
        </w:pict>
      </w:r>
    </w:p>
    <w:p w:rsidR="008F6034" w:rsidRDefault="008F6034" w:rsidP="008F6034">
      <w:pPr>
        <w:pStyle w:val="Body"/>
        <w:ind w:left="0"/>
      </w:pPr>
      <w:r>
        <w:t xml:space="preserve">This use case allows a dealer user to acquire one or more </w:t>
      </w:r>
      <w:r w:rsidR="00A13724">
        <w:t>subscriber</w:t>
      </w:r>
      <w:r>
        <w:t xml:space="preserve">s for an existing customer. It is very similar to the new customer acquisition use case except for account information management (Update an existing account or create a new account at the same time). </w:t>
      </w:r>
    </w:p>
    <w:p w:rsidR="008F6034" w:rsidRDefault="008F6034" w:rsidP="008F6034">
      <w:pPr>
        <w:pStyle w:val="BodyText"/>
      </w:pPr>
      <w:r>
        <w:t xml:space="preserve">Handling orders containing multiple </w:t>
      </w:r>
      <w:r w:rsidR="00A13724">
        <w:t>subscriber</w:t>
      </w:r>
      <w:r>
        <w:t xml:space="preserve">s will be managed in terms of transaction with Comverse One billing similarly than in Consumer application. In consumer, when a </w:t>
      </w:r>
      <w:r w:rsidR="00A13724">
        <w:t>subscriber</w:t>
      </w:r>
      <w:r>
        <w:t xml:space="preserve"> creation fails, other </w:t>
      </w:r>
      <w:r w:rsidR="00A13724">
        <w:t>subscriber</w:t>
      </w:r>
      <w:r>
        <w:t>s can succeed.</w:t>
      </w:r>
    </w:p>
    <w:p w:rsidR="00A46BF6" w:rsidRPr="007C5141" w:rsidRDefault="00A46BF6" w:rsidP="00332BFA">
      <w:pPr>
        <w:pStyle w:val="BodyText"/>
      </w:pPr>
    </w:p>
    <w:p w:rsidR="00B63796" w:rsidRDefault="00B63796" w:rsidP="00850F51">
      <w:pPr>
        <w:pStyle w:val="Heading5"/>
      </w:pPr>
      <w:r>
        <w:lastRenderedPageBreak/>
        <w:t xml:space="preserve"> New </w:t>
      </w:r>
      <w:r w:rsidR="00A13724">
        <w:t>subscriber</w:t>
      </w:r>
    </w:p>
    <w:p w:rsidR="00FA535E" w:rsidRPr="00CF4B92" w:rsidRDefault="00012E33" w:rsidP="00B63796">
      <w:pPr>
        <w:pStyle w:val="BodyText"/>
      </w:pPr>
      <w:r w:rsidRPr="00012E33">
        <w:pict>
          <v:shape id="_x0000_i1032" type="#_x0000_t75" style="width:468pt;height:273pt">
            <v:imagedata r:id="rId22" o:title=""/>
          </v:shape>
        </w:pict>
      </w:r>
    </w:p>
    <w:p w:rsidR="0011768B" w:rsidRDefault="0011768B" w:rsidP="0011768B">
      <w:pPr>
        <w:pStyle w:val="Body"/>
        <w:ind w:left="0"/>
      </w:pPr>
      <w:r>
        <w:t xml:space="preserve">The use case ‘New </w:t>
      </w:r>
      <w:r w:rsidR="00A13724">
        <w:t>subscriber</w:t>
      </w:r>
      <w:r>
        <w:t xml:space="preserve">’ describes all the steps (and reference included use cases) that are part of both “New </w:t>
      </w:r>
      <w:r w:rsidR="00A13724">
        <w:t>subscriber</w:t>
      </w:r>
      <w:r>
        <w:t xml:space="preserve"> for existing customer” and “New customer” use cases (described in Capability Customer acquisition).</w:t>
      </w:r>
    </w:p>
    <w:p w:rsidR="0011768B" w:rsidRDefault="0011768B" w:rsidP="0011768B">
      <w:pPr>
        <w:pStyle w:val="Body"/>
        <w:ind w:left="0"/>
      </w:pPr>
      <w:r>
        <w:t xml:space="preserve">In fact, use case ‘New </w:t>
      </w:r>
      <w:r w:rsidR="00A13724">
        <w:t>subscriber</w:t>
      </w:r>
      <w:r>
        <w:t>’ is shared between these two higher level use cases.</w:t>
      </w:r>
    </w:p>
    <w:p w:rsidR="0011768B" w:rsidRPr="00D85736" w:rsidRDefault="0011768B" w:rsidP="00B63796">
      <w:pPr>
        <w:pStyle w:val="BodyText"/>
      </w:pPr>
    </w:p>
    <w:p w:rsidR="00FA535E" w:rsidRDefault="00FA535E" w:rsidP="00B63796">
      <w:pPr>
        <w:pStyle w:val="BodyText"/>
      </w:pPr>
      <w:r>
        <w:t xml:space="preserve">To create a new </w:t>
      </w:r>
      <w:r w:rsidR="00A13724">
        <w:t>subscriber</w:t>
      </w:r>
      <w:r>
        <w:t>, Dealer</w:t>
      </w:r>
      <w:r w:rsidR="00802DF8">
        <w:t xml:space="preserve"> and CSR</w:t>
      </w:r>
      <w:r>
        <w:t xml:space="preserve"> user </w:t>
      </w:r>
      <w:r w:rsidR="004616B8">
        <w:t xml:space="preserve">has to set the </w:t>
      </w:r>
      <w:r w:rsidR="00A13724">
        <w:t>subscriber</w:t>
      </w:r>
      <w:r w:rsidR="004616B8">
        <w:t xml:space="preserve"> attributes, the </w:t>
      </w:r>
      <w:r w:rsidR="00A13724">
        <w:t>subscriber</w:t>
      </w:r>
      <w:r w:rsidR="004616B8">
        <w:t xml:space="preserve"> identity and service address.</w:t>
      </w:r>
    </w:p>
    <w:p w:rsidR="004616B8" w:rsidRDefault="004616B8" w:rsidP="004616B8">
      <w:pPr>
        <w:pStyle w:val="BodyText"/>
      </w:pPr>
      <w:r>
        <w:t xml:space="preserve">He can subscribe to </w:t>
      </w:r>
      <w:r w:rsidR="00D22280">
        <w:t>supplementary offer</w:t>
      </w:r>
      <w:r>
        <w:t>s.</w:t>
      </w:r>
    </w:p>
    <w:p w:rsidR="004616B8" w:rsidRPr="00802DF8" w:rsidRDefault="004616B8" w:rsidP="008F6034">
      <w:pPr>
        <w:pStyle w:val="BodyText"/>
      </w:pPr>
      <w:r>
        <w:t xml:space="preserve">According to subscribed </w:t>
      </w:r>
      <w:r w:rsidR="002C56C0">
        <w:t>primary offer</w:t>
      </w:r>
      <w:r>
        <w:t xml:space="preserve"> and </w:t>
      </w:r>
      <w:r w:rsidR="00E95ABF">
        <w:t>offer option</w:t>
      </w:r>
      <w:r>
        <w:t>s, he can have t</w:t>
      </w:r>
      <w:r>
        <w:t>o set their parameters value (i.e. provisioning item</w:t>
      </w:r>
      <w:r w:rsidR="00B3140D">
        <w:t>s</w:t>
      </w:r>
      <w:r>
        <w:t>)</w:t>
      </w:r>
      <w:r w:rsidR="00012E33">
        <w:t>.</w:t>
      </w:r>
    </w:p>
    <w:p w:rsidR="004616B8" w:rsidRDefault="004616B8" w:rsidP="00B63796">
      <w:pPr>
        <w:pStyle w:val="BodyText"/>
      </w:pPr>
      <w:r>
        <w:t>He can also in some case configure balances mainly to s</w:t>
      </w:r>
      <w:r>
        <w:t xml:space="preserve">et spending </w:t>
      </w:r>
      <w:r w:rsidR="00012E33">
        <w:t xml:space="preserve">and credit </w:t>
      </w:r>
      <w:r>
        <w:t>limits.</w:t>
      </w:r>
    </w:p>
    <w:p w:rsidR="004616B8" w:rsidRPr="00FA535E" w:rsidRDefault="004616B8" w:rsidP="004616B8">
      <w:pPr>
        <w:pStyle w:val="BodyText"/>
      </w:pPr>
      <w:r>
        <w:t xml:space="preserve">To complete </w:t>
      </w:r>
      <w:r w:rsidR="00A13724">
        <w:t>subscriber</w:t>
      </w:r>
      <w:r>
        <w:t xml:space="preserve"> creation, he needs to configure </w:t>
      </w:r>
      <w:r w:rsidR="00A13724">
        <w:t>subscriber</w:t>
      </w:r>
      <w:r>
        <w:t xml:space="preserve"> identifiers (i.e. external id type and values) </w:t>
      </w:r>
    </w:p>
    <w:p w:rsidR="008D00B5" w:rsidRDefault="008D00B5" w:rsidP="00B63796">
      <w:pPr>
        <w:pStyle w:val="Heading3"/>
      </w:pPr>
      <w:bookmarkStart w:id="191" w:name="_Toc253577944"/>
      <w:r>
        <w:lastRenderedPageBreak/>
        <w:t>Domain Existing Customer</w:t>
      </w:r>
      <w:r w:rsidR="00B63796">
        <w:t>/</w:t>
      </w:r>
      <w:r w:rsidR="00A13724">
        <w:t>Subscriber</w:t>
      </w:r>
      <w:r w:rsidR="00C15250">
        <w:t xml:space="preserve"> Management</w:t>
      </w:r>
      <w:bookmarkEnd w:id="191"/>
    </w:p>
    <w:p w:rsidR="008E3025" w:rsidRDefault="00B63796" w:rsidP="004752DD">
      <w:pPr>
        <w:pStyle w:val="Heading4"/>
      </w:pPr>
      <w:bookmarkStart w:id="192" w:name="_Toc253577945"/>
      <w:r>
        <w:t>Capability 3</w:t>
      </w:r>
      <w:r w:rsidR="008D00B5">
        <w:t xml:space="preserve"> – Customer Identification</w:t>
      </w:r>
      <w:bookmarkEnd w:id="192"/>
    </w:p>
    <w:p w:rsidR="00D963B6" w:rsidRPr="00CF4B92" w:rsidRDefault="00CF4B92" w:rsidP="008E3025">
      <w:pPr>
        <w:pStyle w:val="BodyText"/>
      </w:pPr>
      <w:r w:rsidRPr="00CF4B92">
        <w:pict>
          <v:shape id="_x0000_i1033" type="#_x0000_t75" style="width:468pt;height:219.75pt">
            <v:imagedata r:id="rId23" o:title=""/>
          </v:shape>
        </w:pict>
      </w:r>
    </w:p>
    <w:p w:rsidR="008D00B5" w:rsidRDefault="0029321B" w:rsidP="008F6034">
      <w:pPr>
        <w:pStyle w:val="BodyText"/>
      </w:pPr>
      <w:r>
        <w:t xml:space="preserve">This capability allows a user </w:t>
      </w:r>
      <w:r w:rsidR="00D2479F">
        <w:t>retrieving</w:t>
      </w:r>
      <w:r>
        <w:t xml:space="preserve"> a customer using different criteria</w:t>
      </w:r>
      <w:r w:rsidR="00E0539F">
        <w:t xml:space="preserve"> either on the customer (i.</w:t>
      </w:r>
      <w:r w:rsidR="009673F0">
        <w:t xml:space="preserve">e. root account) or through </w:t>
      </w:r>
      <w:r w:rsidR="001529D7">
        <w:t>external id type</w:t>
      </w:r>
      <w:r w:rsidR="00E0539F">
        <w:t xml:space="preserve"> of a given </w:t>
      </w:r>
      <w:r w:rsidR="00A13724">
        <w:t>subscriber</w:t>
      </w:r>
      <w:r>
        <w:t>. When integrated with Comverse one billing 3.</w:t>
      </w:r>
      <w:r w:rsidR="008F6034">
        <w:t>2</w:t>
      </w:r>
      <w:r>
        <w:t xml:space="preserve">, it allows </w:t>
      </w:r>
      <w:r w:rsidR="00802DF8">
        <w:t xml:space="preserve">initializing synchronization of </w:t>
      </w:r>
      <w:r>
        <w:t>the customer with</w:t>
      </w:r>
      <w:r w:rsidR="00D2479F">
        <w:t xml:space="preserve"> channel</w:t>
      </w:r>
      <w:r w:rsidR="00802DF8">
        <w:t>/CSR light solution</w:t>
      </w:r>
      <w:r>
        <w:t xml:space="preserve"> </w:t>
      </w:r>
    </w:p>
    <w:p w:rsidR="008D00B5" w:rsidRDefault="008D00B5" w:rsidP="004752DD">
      <w:pPr>
        <w:pStyle w:val="Heading4"/>
      </w:pPr>
      <w:bookmarkStart w:id="193" w:name="_Toc253577946"/>
      <w:r>
        <w:t>Capability 4 – Customer Information Management</w:t>
      </w:r>
      <w:bookmarkEnd w:id="193"/>
    </w:p>
    <w:p w:rsidR="008D00B5" w:rsidRPr="00CF4B92" w:rsidRDefault="00CF4B92" w:rsidP="00033AFE">
      <w:pPr>
        <w:pStyle w:val="BodyText"/>
        <w:jc w:val="center"/>
      </w:pPr>
      <w:r w:rsidRPr="00CF4B92">
        <w:pict>
          <v:shape id="_x0000_i1034" type="#_x0000_t75" style="width:372pt;height:159pt">
            <v:imagedata r:id="rId24" o:title=""/>
          </v:shape>
        </w:pict>
      </w:r>
    </w:p>
    <w:p w:rsidR="000C05CF" w:rsidRDefault="000C05CF" w:rsidP="008D00B5">
      <w:pPr>
        <w:pStyle w:val="BodyText"/>
      </w:pPr>
      <w:r>
        <w:t>This capability allows presenting a dashboard/summary of the customer and modifying his contact</w:t>
      </w:r>
    </w:p>
    <w:p w:rsidR="003009CD" w:rsidRPr="000C05CF" w:rsidRDefault="003009CD" w:rsidP="008D00B5">
      <w:pPr>
        <w:pStyle w:val="BodyText"/>
      </w:pPr>
      <w:r>
        <w:t>Billing accounts are displayed in the view customer information summary in flat mode as in Consumer application.</w:t>
      </w:r>
    </w:p>
    <w:p w:rsidR="008D00B5" w:rsidRDefault="008D00B5" w:rsidP="004752DD">
      <w:pPr>
        <w:pStyle w:val="Heading4"/>
      </w:pPr>
      <w:bookmarkStart w:id="194" w:name="_Toc253577947"/>
      <w:r>
        <w:lastRenderedPageBreak/>
        <w:t>Capability 5 – Billing Account Management</w:t>
      </w:r>
      <w:bookmarkEnd w:id="194"/>
    </w:p>
    <w:p w:rsidR="008D00B5" w:rsidRPr="00C16C43" w:rsidRDefault="002E3CF2" w:rsidP="008D00B5">
      <w:pPr>
        <w:pStyle w:val="BodyText"/>
      </w:pPr>
      <w:r w:rsidRPr="002E3CF2">
        <w:pict>
          <v:shape id="_x0000_i1035" type="#_x0000_t75" style="width:467.25pt;height:345.75pt">
            <v:imagedata r:id="rId25" o:title=""/>
          </v:shape>
        </w:pict>
      </w:r>
    </w:p>
    <w:p w:rsidR="00376A86" w:rsidRDefault="00376A86" w:rsidP="00E37470">
      <w:pPr>
        <w:pStyle w:val="BodyText"/>
      </w:pPr>
      <w:r>
        <w:t>Billing account management groups all use cases allowing user to manage a specific billing account</w:t>
      </w:r>
      <w:r w:rsidR="00BD7A77">
        <w:t>.</w:t>
      </w:r>
    </w:p>
    <w:p w:rsidR="00376A86" w:rsidRDefault="00376A86" w:rsidP="00E37470">
      <w:pPr>
        <w:pStyle w:val="BodyText"/>
      </w:pPr>
      <w:r>
        <w:t>Basically it allows user:</w:t>
      </w:r>
    </w:p>
    <w:p w:rsidR="00376A86" w:rsidRDefault="00376A86" w:rsidP="000F7361">
      <w:pPr>
        <w:pStyle w:val="BodyText"/>
        <w:numPr>
          <w:ilvl w:val="0"/>
          <w:numId w:val="125"/>
        </w:numPr>
        <w:rPr>
          <w:ins w:id="195" w:author="Raphaël Guého" w:date="2010-01-05T10:59:00Z"/>
        </w:rPr>
      </w:pPr>
      <w:r>
        <w:t>Viewing the billing account and main account deta</w:t>
      </w:r>
      <w:r>
        <w:t>ils li</w:t>
      </w:r>
      <w:r>
        <w:t xml:space="preserve">ke the associated contact, status, attributes and current </w:t>
      </w:r>
      <w:r w:rsidR="006002FD">
        <w:t>account bundle</w:t>
      </w:r>
      <w:r>
        <w:t xml:space="preserve"> and </w:t>
      </w:r>
      <w:r w:rsidR="00E95ABF">
        <w:t>offer</w:t>
      </w:r>
      <w:r>
        <w:t>s</w:t>
      </w:r>
    </w:p>
    <w:p w:rsidR="00417E9E" w:rsidRDefault="00417E9E" w:rsidP="00417E9E">
      <w:pPr>
        <w:pStyle w:val="BodyText"/>
        <w:numPr>
          <w:ilvl w:val="1"/>
          <w:numId w:val="125"/>
        </w:numPr>
      </w:pPr>
      <w:ins w:id="196" w:author="Raphaël Guého" w:date="2010-01-05T10:59:00Z">
        <w:r>
          <w:t xml:space="preserve">When integrated with </w:t>
        </w:r>
      </w:ins>
      <w:ins w:id="197" w:author="Raphaël Guého" w:date="2010-01-05T11:00:00Z">
        <w:r>
          <w:t>C</w:t>
        </w:r>
      </w:ins>
      <w:ins w:id="198" w:author="Raphaël Guého" w:date="2010-01-05T10:59:00Z">
        <w:r>
          <w:t xml:space="preserve">omverse billing, </w:t>
        </w:r>
      </w:ins>
      <w:ins w:id="199" w:author="Raphaël Guého" w:date="2010-01-05T11:01:00Z">
        <w:r>
          <w:t xml:space="preserve">a financial summary based on account attributes is displayed and also some </w:t>
        </w:r>
      </w:ins>
      <w:ins w:id="200" w:author="Raphaël Guého" w:date="2010-01-05T11:00:00Z">
        <w:r>
          <w:t xml:space="preserve">customer care information like cases and </w:t>
        </w:r>
      </w:ins>
      <w:ins w:id="201" w:author="Raphaël Guého" w:date="2010-01-05T10:59:00Z">
        <w:r>
          <w:t>session notes</w:t>
        </w:r>
      </w:ins>
      <w:ins w:id="202" w:author="Raphaël Guého" w:date="2010-01-05T11:01:00Z">
        <w:r>
          <w:t xml:space="preserve"> (Customer Interaction Tracking)</w:t>
        </w:r>
      </w:ins>
    </w:p>
    <w:p w:rsidR="00376A86" w:rsidRDefault="00376A86" w:rsidP="000F7361">
      <w:pPr>
        <w:pStyle w:val="BodyText"/>
        <w:numPr>
          <w:ilvl w:val="0"/>
          <w:numId w:val="125"/>
        </w:numPr>
      </w:pPr>
      <w:r>
        <w:t xml:space="preserve">Modifying basic </w:t>
      </w:r>
      <w:r w:rsidR="006002FD">
        <w:t>account</w:t>
      </w:r>
      <w:r>
        <w:t xml:space="preserve"> information like attribut</w:t>
      </w:r>
      <w:r w:rsidR="006002FD">
        <w:t>es, billing address and payment method</w:t>
      </w:r>
      <w:r>
        <w:t>.</w:t>
      </w:r>
    </w:p>
    <w:p w:rsidR="00376A86" w:rsidRDefault="00376A86" w:rsidP="000F7361">
      <w:pPr>
        <w:pStyle w:val="BodyText"/>
        <w:numPr>
          <w:ilvl w:val="0"/>
          <w:numId w:val="125"/>
        </w:numPr>
      </w:pPr>
      <w:r>
        <w:t xml:space="preserve">Reconfiguring the </w:t>
      </w:r>
      <w:r w:rsidR="001155A4">
        <w:t>account</w:t>
      </w:r>
      <w:r>
        <w:t xml:space="preserve"> offering </w:t>
      </w:r>
      <w:r w:rsidR="001155A4">
        <w:t>b</w:t>
      </w:r>
      <w:r w:rsidR="001155A4">
        <w:t>y</w:t>
      </w:r>
      <w:r>
        <w:t xml:space="preserve"> changing </w:t>
      </w:r>
      <w:r w:rsidR="002C56C0">
        <w:t>account offer</w:t>
      </w:r>
      <w:r>
        <w:t>s</w:t>
      </w:r>
    </w:p>
    <w:p w:rsidR="00376A86" w:rsidRDefault="00376A86" w:rsidP="000F7361">
      <w:pPr>
        <w:pStyle w:val="BodyText"/>
        <w:numPr>
          <w:ilvl w:val="0"/>
          <w:numId w:val="125"/>
        </w:numPr>
      </w:pPr>
      <w:r>
        <w:t>Viewing balances, reconfiguring them and recharge</w:t>
      </w:r>
    </w:p>
    <w:p w:rsidR="00376A86" w:rsidRDefault="00376A86" w:rsidP="000F7361">
      <w:pPr>
        <w:pStyle w:val="BodyText"/>
        <w:numPr>
          <w:ilvl w:val="0"/>
          <w:numId w:val="125"/>
        </w:numPr>
      </w:pPr>
      <w:r>
        <w:t>Viewing real time promotions and associated accumulators</w:t>
      </w:r>
    </w:p>
    <w:p w:rsidR="001155A4" w:rsidRPr="002E3CF2" w:rsidRDefault="001155A4" w:rsidP="000F7361">
      <w:pPr>
        <w:pStyle w:val="BodyText"/>
        <w:numPr>
          <w:ilvl w:val="0"/>
          <w:numId w:val="125"/>
        </w:numPr>
      </w:pPr>
      <w:r w:rsidRPr="002E3CF2">
        <w:t>Viewing and modifying account level n</w:t>
      </w:r>
      <w:r w:rsidRPr="002E3CF2">
        <w:t>otification</w:t>
      </w:r>
      <w:r w:rsidR="002A18B5" w:rsidRPr="002E3CF2">
        <w:t xml:space="preserve"> </w:t>
      </w:r>
    </w:p>
    <w:p w:rsidR="003B0C01" w:rsidRDefault="003B0C01" w:rsidP="000F7361">
      <w:pPr>
        <w:pStyle w:val="BodyText"/>
        <w:numPr>
          <w:ilvl w:val="0"/>
          <w:numId w:val="125"/>
        </w:numPr>
      </w:pPr>
      <w:r>
        <w:t>Add deposit</w:t>
      </w:r>
    </w:p>
    <w:p w:rsidR="003B0C01" w:rsidRDefault="003B0C01" w:rsidP="000F7361">
      <w:pPr>
        <w:pStyle w:val="BodyText"/>
        <w:numPr>
          <w:ilvl w:val="0"/>
          <w:numId w:val="125"/>
        </w:numPr>
      </w:pPr>
      <w:r>
        <w:t>Add stand alone charge</w:t>
      </w:r>
    </w:p>
    <w:p w:rsidR="00012E33" w:rsidRPr="003B0C01" w:rsidRDefault="00012E33" w:rsidP="00012E33">
      <w:pPr>
        <w:pStyle w:val="BodyText"/>
      </w:pPr>
      <w:r>
        <w:t xml:space="preserve">Note: viewing and re configuring account level notification is not specified in this document but in a specific DR: </w:t>
      </w:r>
      <w:r w:rsidR="00B055D3">
        <w:rPr>
          <w:rFonts w:cs="Arial"/>
        </w:rPr>
        <w:t>DR-4-009-789</w:t>
      </w:r>
    </w:p>
    <w:p w:rsidR="008D00B5" w:rsidRDefault="008D00B5" w:rsidP="004752DD">
      <w:pPr>
        <w:pStyle w:val="Heading4"/>
      </w:pPr>
      <w:bookmarkStart w:id="203" w:name="_Toc253577948"/>
      <w:r>
        <w:lastRenderedPageBreak/>
        <w:t xml:space="preserve">Capability 6 – </w:t>
      </w:r>
      <w:r w:rsidR="00A13724">
        <w:t>Subscriber</w:t>
      </w:r>
      <w:r>
        <w:t xml:space="preserve"> Management</w:t>
      </w:r>
      <w:bookmarkEnd w:id="203"/>
    </w:p>
    <w:p w:rsidR="008D00B5" w:rsidRPr="00556CAC" w:rsidRDefault="00EE7514" w:rsidP="008D00B5">
      <w:pPr>
        <w:pStyle w:val="BodyText"/>
      </w:pPr>
      <w:r w:rsidRPr="00EE7514">
        <w:pict>
          <v:shape id="_x0000_i1036" type="#_x0000_t75" style="width:467.25pt;height:403.5pt">
            <v:imagedata r:id="rId26" o:title=""/>
          </v:shape>
        </w:pict>
      </w:r>
    </w:p>
    <w:p w:rsidR="00B41ECC" w:rsidRDefault="00A13724" w:rsidP="007C0202">
      <w:pPr>
        <w:pStyle w:val="BodyText"/>
      </w:pPr>
      <w:r>
        <w:t>Subscriber</w:t>
      </w:r>
      <w:r w:rsidR="00B41ECC">
        <w:t xml:space="preserve"> management groups all use case</w:t>
      </w:r>
      <w:r w:rsidR="00D35286">
        <w:t>s</w:t>
      </w:r>
      <w:r w:rsidR="00B41ECC">
        <w:t xml:space="preserve"> allowing user to manage a specific </w:t>
      </w:r>
      <w:r>
        <w:t>subscriber</w:t>
      </w:r>
    </w:p>
    <w:p w:rsidR="00B41ECC" w:rsidRDefault="00B41ECC" w:rsidP="007C0202">
      <w:pPr>
        <w:pStyle w:val="BodyText"/>
      </w:pPr>
      <w:r>
        <w:t>Basically it allows user:</w:t>
      </w:r>
    </w:p>
    <w:p w:rsidR="00B41ECC" w:rsidRDefault="00B41ECC" w:rsidP="000F7361">
      <w:pPr>
        <w:pStyle w:val="BodyText"/>
        <w:numPr>
          <w:ilvl w:val="0"/>
          <w:numId w:val="125"/>
        </w:numPr>
      </w:pPr>
      <w:r>
        <w:t xml:space="preserve">Viewing the </w:t>
      </w:r>
      <w:r w:rsidR="00A13724">
        <w:t>subscriber</w:t>
      </w:r>
      <w:r>
        <w:t xml:space="preserve"> and main </w:t>
      </w:r>
      <w:r w:rsidR="00A13724">
        <w:t>subscriber</w:t>
      </w:r>
      <w:r>
        <w:t xml:space="preserve"> details like the associated contact, status history, attributes and current </w:t>
      </w:r>
      <w:r w:rsidR="002C56C0">
        <w:t>primary offer</w:t>
      </w:r>
      <w:r>
        <w:t xml:space="preserve"> and </w:t>
      </w:r>
      <w:r w:rsidR="00E95ABF">
        <w:t>subscriber supplementary offer</w:t>
      </w:r>
      <w:r>
        <w:t>s</w:t>
      </w:r>
    </w:p>
    <w:p w:rsidR="003B0C94" w:rsidRDefault="003B0C94" w:rsidP="000F7361">
      <w:pPr>
        <w:pStyle w:val="BodyText"/>
        <w:numPr>
          <w:ilvl w:val="0"/>
          <w:numId w:val="125"/>
        </w:numPr>
      </w:pPr>
      <w:r>
        <w:t xml:space="preserve">Modifying basic </w:t>
      </w:r>
      <w:r w:rsidR="00A13724">
        <w:t>subscriber</w:t>
      </w:r>
      <w:r>
        <w:t xml:space="preserve"> information like attributes and associated identity.</w:t>
      </w:r>
    </w:p>
    <w:p w:rsidR="00B41ECC" w:rsidRDefault="00B41ECC" w:rsidP="000F7361">
      <w:pPr>
        <w:pStyle w:val="BodyText"/>
        <w:numPr>
          <w:ilvl w:val="0"/>
          <w:numId w:val="125"/>
        </w:numPr>
      </w:pPr>
      <w:r>
        <w:t xml:space="preserve">Reconfiguring the </w:t>
      </w:r>
      <w:r w:rsidR="00A13724">
        <w:t>subscriber</w:t>
      </w:r>
      <w:r>
        <w:t xml:space="preserve"> offering like migrating from prepaid to postpaid and changing </w:t>
      </w:r>
      <w:r w:rsidR="002C56C0">
        <w:t>primary offer</w:t>
      </w:r>
      <w:r>
        <w:t xml:space="preserve"> and/or </w:t>
      </w:r>
      <w:r w:rsidR="00E95ABF">
        <w:t>subscriber supplementary offer</w:t>
      </w:r>
      <w:r>
        <w:t>s</w:t>
      </w:r>
      <w:r w:rsidR="00FD1546">
        <w:t xml:space="preserve"> but also viewing and reconfiguring F&amp;F</w:t>
      </w:r>
      <w:r w:rsidR="007C0202">
        <w:t xml:space="preserve"> numbers</w:t>
      </w:r>
      <w:r w:rsidR="00FD1546">
        <w:t xml:space="preserve"> if any</w:t>
      </w:r>
      <w:r w:rsidR="00341A2D">
        <w:t xml:space="preserve"> and swapping an external id.</w:t>
      </w:r>
    </w:p>
    <w:p w:rsidR="00B41ECC" w:rsidRDefault="003B0C94" w:rsidP="000F7361">
      <w:pPr>
        <w:pStyle w:val="BodyText"/>
        <w:numPr>
          <w:ilvl w:val="0"/>
          <w:numId w:val="125"/>
        </w:numPr>
      </w:pPr>
      <w:r>
        <w:t>View</w:t>
      </w:r>
      <w:r w:rsidR="00D35286">
        <w:t>ing balances, reconfiguring</w:t>
      </w:r>
      <w:r>
        <w:t xml:space="preserve"> them and recharge</w:t>
      </w:r>
    </w:p>
    <w:p w:rsidR="00F7072F" w:rsidRDefault="00F7072F" w:rsidP="000F7361">
      <w:pPr>
        <w:pStyle w:val="BodyText"/>
        <w:numPr>
          <w:ilvl w:val="0"/>
          <w:numId w:val="125"/>
        </w:numPr>
      </w:pPr>
      <w:r>
        <w:t xml:space="preserve">Viewing real time </w:t>
      </w:r>
      <w:r w:rsidR="00DA4170">
        <w:t>promotion</w:t>
      </w:r>
      <w:r>
        <w:t>s and associated accumulators</w:t>
      </w:r>
    </w:p>
    <w:p w:rsidR="003B0C01" w:rsidRDefault="003B0C01" w:rsidP="000F7361">
      <w:pPr>
        <w:pStyle w:val="BodyText"/>
        <w:numPr>
          <w:ilvl w:val="0"/>
          <w:numId w:val="125"/>
        </w:numPr>
      </w:pPr>
      <w:r>
        <w:t>Adding stand alone charge</w:t>
      </w:r>
    </w:p>
    <w:p w:rsidR="003B0C01" w:rsidRPr="006F2BDB" w:rsidRDefault="003B0C01" w:rsidP="003B0C01">
      <w:pPr>
        <w:pStyle w:val="Heading4"/>
      </w:pPr>
      <w:bookmarkStart w:id="204" w:name="_Toc233601124"/>
      <w:bookmarkStart w:id="205" w:name="_Toc253577949"/>
      <w:r>
        <w:lastRenderedPageBreak/>
        <w:t>Capability 25</w:t>
      </w:r>
      <w:r w:rsidR="00626203">
        <w:t xml:space="preserve"> – </w:t>
      </w:r>
      <w:r w:rsidR="00A13724">
        <w:t>Subscriber</w:t>
      </w:r>
      <w:r>
        <w:t xml:space="preserve"> life cycle management</w:t>
      </w:r>
      <w:bookmarkEnd w:id="204"/>
      <w:bookmarkEnd w:id="205"/>
    </w:p>
    <w:p w:rsidR="003B0C01" w:rsidRDefault="003B0C01" w:rsidP="003B0C01">
      <w:pPr>
        <w:pStyle w:val="BodyText"/>
        <w:ind w:left="270"/>
      </w:pPr>
      <w:r>
        <w:t xml:space="preserve">Channel/CSR light shall allow user to suspend </w:t>
      </w:r>
      <w:r w:rsidR="00A13724">
        <w:t>subscriber</w:t>
      </w:r>
      <w:r>
        <w:t xml:space="preserve"> for a specific period either on the initiative of the service provider or requested by the customer.</w:t>
      </w:r>
    </w:p>
    <w:p w:rsidR="003B0C01" w:rsidRDefault="003B0C01" w:rsidP="003B0C01">
      <w:pPr>
        <w:pStyle w:val="BodyText"/>
        <w:ind w:left="270"/>
      </w:pPr>
      <w:r>
        <w:t xml:space="preserve">Channel/CSR light shall also allow fraud locking, unlocking and disconnecting a </w:t>
      </w:r>
      <w:r w:rsidR="00A13724">
        <w:t>subscriber</w:t>
      </w:r>
      <w:r>
        <w:t>.</w:t>
      </w:r>
    </w:p>
    <w:p w:rsidR="003B0C01" w:rsidRDefault="003B0C01" w:rsidP="003B0C01">
      <w:pPr>
        <w:pStyle w:val="BodyText"/>
        <w:ind w:left="270"/>
      </w:pPr>
    </w:p>
    <w:p w:rsidR="003B0C01" w:rsidRPr="00CF4B92" w:rsidRDefault="00651FCC" w:rsidP="003B0C01">
      <w:pPr>
        <w:pStyle w:val="BodyText"/>
        <w:ind w:left="270"/>
      </w:pPr>
      <w:r w:rsidRPr="00651FCC">
        <w:pict>
          <v:shape id="_x0000_i1037" type="#_x0000_t75" style="width:467.25pt;height:324pt">
            <v:imagedata r:id="rId27" o:title=""/>
          </v:shape>
        </w:pict>
      </w:r>
    </w:p>
    <w:p w:rsidR="003B0C01" w:rsidRPr="006F2BDB" w:rsidRDefault="003B0C01" w:rsidP="003B0C01">
      <w:pPr>
        <w:pStyle w:val="Heading4"/>
      </w:pPr>
      <w:bookmarkStart w:id="206" w:name="_Toc233601125"/>
      <w:bookmarkStart w:id="207" w:name="_Toc253577950"/>
      <w:r>
        <w:t>Capability 26</w:t>
      </w:r>
      <w:r w:rsidR="00626203">
        <w:t xml:space="preserve"> – </w:t>
      </w:r>
      <w:r>
        <w:t>Account life cycle management</w:t>
      </w:r>
      <w:bookmarkEnd w:id="206"/>
      <w:bookmarkEnd w:id="207"/>
    </w:p>
    <w:p w:rsidR="003B0C01" w:rsidRDefault="003B0C01" w:rsidP="003B0C01">
      <w:pPr>
        <w:pStyle w:val="BodyText"/>
        <w:ind w:left="270"/>
      </w:pPr>
      <w:r>
        <w:t>Channel/CSR light shall allow user to disconnect an account. Disconnecting an account shall disconnect all subscribers owned by the account. Even if it is assumed SAPI will do the disconnection of all the subscribers, Channel/CSR light shall display impact of the disconnection both for the account and for the subscribers.</w:t>
      </w:r>
    </w:p>
    <w:p w:rsidR="003B0C01" w:rsidRDefault="003B0C01" w:rsidP="003B0C01">
      <w:pPr>
        <w:pStyle w:val="BodyText"/>
        <w:ind w:left="270"/>
      </w:pPr>
      <w:r>
        <w:t>In case of accounts hierarchy, an account can’t be disconnected until child accounts have been disconnected.</w:t>
      </w:r>
    </w:p>
    <w:p w:rsidR="003B0C01" w:rsidRDefault="003B0C01" w:rsidP="003B0C01">
      <w:pPr>
        <w:pStyle w:val="BodyText"/>
        <w:ind w:left="270"/>
      </w:pPr>
      <w:r>
        <w:t>One of the complexities of disconnecting account is account bundle management for following reasons:</w:t>
      </w:r>
    </w:p>
    <w:p w:rsidR="003B0C01" w:rsidRDefault="003B0C01" w:rsidP="000F7361">
      <w:pPr>
        <w:pStyle w:val="BodyText"/>
        <w:numPr>
          <w:ilvl w:val="0"/>
          <w:numId w:val="512"/>
        </w:numPr>
      </w:pPr>
      <w:r>
        <w:t>Because subscriber bundle under the account being disconnected may be required bundles of another account bundles owned by accounts other then the one being disconnected</w:t>
      </w:r>
    </w:p>
    <w:p w:rsidR="003B0C01" w:rsidRDefault="003B0C01" w:rsidP="000F7361">
      <w:pPr>
        <w:pStyle w:val="BodyText"/>
        <w:numPr>
          <w:ilvl w:val="0"/>
          <w:numId w:val="512"/>
        </w:numPr>
      </w:pPr>
      <w:r>
        <w:t>Because account offers under the account being disconnected may be required account offers of account bundles owned by other accounts</w:t>
      </w:r>
    </w:p>
    <w:p w:rsidR="003B0C01" w:rsidRPr="00912FC4" w:rsidRDefault="003B0C01" w:rsidP="000F7361">
      <w:pPr>
        <w:pStyle w:val="BodyText"/>
        <w:numPr>
          <w:ilvl w:val="0"/>
          <w:numId w:val="512"/>
        </w:numPr>
      </w:pPr>
      <w:r w:rsidRPr="00A752E7">
        <w:rPr>
          <w:rFonts w:cs="Arial"/>
        </w:rPr>
        <w:t xml:space="preserve">Because the account being disconnected may own an account bundle with mandatory account offers distributed to other accounts in the hierarchy, and because those mandatory </w:t>
      </w:r>
      <w:r w:rsidRPr="00A752E7">
        <w:rPr>
          <w:rFonts w:cs="Arial"/>
        </w:rPr>
        <w:lastRenderedPageBreak/>
        <w:t>account offers may be prerequisites for an account bundle or other account offers on those other accounts</w:t>
      </w:r>
    </w:p>
    <w:p w:rsidR="003B0C01" w:rsidRDefault="003B0C01" w:rsidP="003B0C01">
      <w:pPr>
        <w:pStyle w:val="BodyText"/>
        <w:ind w:left="330"/>
        <w:rPr>
          <w:rFonts w:cs="Arial"/>
        </w:rPr>
      </w:pPr>
      <w:r>
        <w:rPr>
          <w:rFonts w:cs="Arial"/>
        </w:rPr>
        <w:t xml:space="preserve">It is assumed this logic will be managed by the SAPI but Channel/CSR light application shall be able to </w:t>
      </w:r>
      <w:r>
        <w:t>advise user of any pre requisite rules violation that prevent disconnecting the account</w:t>
      </w:r>
    </w:p>
    <w:p w:rsidR="003B0C01" w:rsidRPr="00CF4B92" w:rsidRDefault="00CF4B92" w:rsidP="003B0C01">
      <w:pPr>
        <w:pStyle w:val="BodyText"/>
        <w:ind w:left="720"/>
        <w:rPr>
          <w:rFonts w:cs="Arial"/>
        </w:rPr>
      </w:pPr>
      <w:r w:rsidRPr="00CF4B92">
        <w:rPr>
          <w:rFonts w:cs="Arial"/>
        </w:rPr>
        <w:pict>
          <v:shape id="_x0000_i1038" type="#_x0000_t75" style="width:312.75pt;height:228pt">
            <v:imagedata r:id="rId28" o:title=""/>
          </v:shape>
        </w:pict>
      </w:r>
    </w:p>
    <w:p w:rsidR="003B0C01" w:rsidRDefault="00626203" w:rsidP="003B0C01">
      <w:pPr>
        <w:pStyle w:val="Heading4"/>
      </w:pPr>
      <w:bookmarkStart w:id="208" w:name="_Toc233601126"/>
      <w:bookmarkStart w:id="209" w:name="_Toc253577951"/>
      <w:r>
        <w:t xml:space="preserve">Capability 27 – </w:t>
      </w:r>
      <w:r w:rsidR="00BA3567">
        <w:t>Account/</w:t>
      </w:r>
      <w:r w:rsidR="00A13724">
        <w:t>Subscriber</w:t>
      </w:r>
      <w:r w:rsidR="00BA3567">
        <w:t xml:space="preserve"> view</w:t>
      </w:r>
      <w:r w:rsidR="003B0C01">
        <w:t xml:space="preserve"> activity</w:t>
      </w:r>
      <w:bookmarkEnd w:id="208"/>
      <w:r w:rsidR="00C736E8">
        <w:t xml:space="preserve"> history</w:t>
      </w:r>
      <w:bookmarkEnd w:id="209"/>
    </w:p>
    <w:p w:rsidR="003B0C01" w:rsidRDefault="003B0C01" w:rsidP="003B0C01">
      <w:pPr>
        <w:pStyle w:val="BodyText"/>
        <w:ind w:left="270"/>
      </w:pPr>
    </w:p>
    <w:p w:rsidR="003B0C01" w:rsidRPr="005A15C9" w:rsidRDefault="00BA2B4E" w:rsidP="003B0C01">
      <w:pPr>
        <w:pStyle w:val="BodyText"/>
        <w:ind w:left="270"/>
      </w:pPr>
      <w:r w:rsidRPr="00BA2B4E">
        <w:lastRenderedPageBreak/>
        <w:pict>
          <v:shape id="_x0000_i1039" type="#_x0000_t75" style="width:467.25pt;height:505.5pt">
            <v:imagedata r:id="rId29" o:title=""/>
          </v:shape>
        </w:pict>
      </w:r>
    </w:p>
    <w:p w:rsidR="003B0C01" w:rsidRDefault="00AF04AD" w:rsidP="00C736E8">
      <w:pPr>
        <w:pStyle w:val="BodyText"/>
        <w:ind w:left="270"/>
      </w:pPr>
      <w:r>
        <w:t>This capability will allow analyzing main transactions history globally for one account and/or for a specific subscriber.</w:t>
      </w:r>
      <w:r w:rsidR="00C736E8">
        <w:t xml:space="preserve"> At account level, the history for any type of event will take into account transactions associated to all subscribers owned by the account.</w:t>
      </w:r>
    </w:p>
    <w:p w:rsidR="003B0C01" w:rsidRPr="00B41ECC" w:rsidRDefault="00BA2B4E" w:rsidP="00BA2B4E">
      <w:pPr>
        <w:pStyle w:val="BodyText"/>
        <w:ind w:left="270"/>
      </w:pPr>
      <w:r>
        <w:t>Channel/CSR light displays also history of all transactions impacting balances giving a global view for a subscriber.</w:t>
      </w:r>
    </w:p>
    <w:p w:rsidR="00894497" w:rsidRDefault="00894497" w:rsidP="00894497">
      <w:pPr>
        <w:pStyle w:val="Heading3"/>
      </w:pPr>
      <w:bookmarkStart w:id="210" w:name="_Toc253577952"/>
      <w:r>
        <w:lastRenderedPageBreak/>
        <w:t>Domain Shopping</w:t>
      </w:r>
      <w:bookmarkEnd w:id="210"/>
    </w:p>
    <w:p w:rsidR="00894497" w:rsidRDefault="00894497" w:rsidP="007C0202">
      <w:pPr>
        <w:pStyle w:val="Body"/>
        <w:ind w:left="0"/>
      </w:pPr>
      <w:r>
        <w:t>This domain assists dealer</w:t>
      </w:r>
      <w:r w:rsidR="007C0202">
        <w:t xml:space="preserve"> and CSR</w:t>
      </w:r>
      <w:r>
        <w:t xml:space="preserve"> user in the selling process. Shopping domain or e-Commerce includes typical capabilities related to the shopping such as selecting some products, doing some actions in the basket before the checkout.</w:t>
      </w:r>
    </w:p>
    <w:p w:rsidR="00E42F5C" w:rsidRDefault="00E42F5C" w:rsidP="00894497">
      <w:pPr>
        <w:pStyle w:val="Body"/>
        <w:ind w:left="0"/>
      </w:pPr>
      <w:r>
        <w:t>It is assumed that devices and accessories are not sold through Channel application</w:t>
      </w:r>
      <w:r w:rsidR="00E27220">
        <w:t>.</w:t>
      </w:r>
    </w:p>
    <w:p w:rsidR="009B1D03" w:rsidRDefault="00BA313F" w:rsidP="004752DD">
      <w:pPr>
        <w:pStyle w:val="Heading4"/>
      </w:pPr>
      <w:bookmarkStart w:id="211" w:name="_Toc253577953"/>
      <w:r>
        <w:t>Capability 7</w:t>
      </w:r>
      <w:r w:rsidR="009B1D03">
        <w:t xml:space="preserve"> – Product Selection</w:t>
      </w:r>
      <w:bookmarkEnd w:id="211"/>
    </w:p>
    <w:p w:rsidR="006D362C" w:rsidRDefault="006D362C" w:rsidP="006D362C">
      <w:pPr>
        <w:pStyle w:val="BodyText"/>
      </w:pPr>
      <w:r>
        <w:t>This capability is devoted to the browsing and selection of products the customer wants to subscribe.</w:t>
      </w:r>
    </w:p>
    <w:p w:rsidR="008C2358" w:rsidRDefault="008C2358" w:rsidP="006D362C">
      <w:pPr>
        <w:pStyle w:val="BodyText"/>
      </w:pPr>
    </w:p>
    <w:p w:rsidR="008C2358" w:rsidRPr="00CF4B92" w:rsidRDefault="00CF4B92" w:rsidP="006D362C">
      <w:pPr>
        <w:pStyle w:val="BodyText"/>
      </w:pPr>
      <w:r w:rsidRPr="00CF4B92">
        <w:pict>
          <v:shape id="_x0000_i1040" type="#_x0000_t75" style="width:480.75pt;height:383.25pt">
            <v:imagedata r:id="rId30" o:title=""/>
          </v:shape>
        </w:pict>
      </w:r>
    </w:p>
    <w:p w:rsidR="008C2358" w:rsidRDefault="008C2358" w:rsidP="005321D0">
      <w:pPr>
        <w:pStyle w:val="BodyText"/>
      </w:pPr>
      <w:r>
        <w:t xml:space="preserve">More in detail, it allows </w:t>
      </w:r>
      <w:r w:rsidR="00F86290">
        <w:t>user</w:t>
      </w:r>
      <w:r>
        <w:t>:</w:t>
      </w:r>
    </w:p>
    <w:p w:rsidR="008C2358" w:rsidRDefault="00F86290" w:rsidP="000F7361">
      <w:pPr>
        <w:pStyle w:val="BodyText"/>
        <w:numPr>
          <w:ilvl w:val="0"/>
          <w:numId w:val="97"/>
        </w:numPr>
      </w:pPr>
      <w:r>
        <w:t>B</w:t>
      </w:r>
      <w:r w:rsidR="008C2358">
        <w:t xml:space="preserve">rowsing of all </w:t>
      </w:r>
      <w:r w:rsidR="002C56C0">
        <w:t>primary offer</w:t>
      </w:r>
      <w:r w:rsidR="008C2358">
        <w:t xml:space="preserve">s, </w:t>
      </w:r>
      <w:r w:rsidR="002C56C0">
        <w:t>primary offer</w:t>
      </w:r>
      <w:r w:rsidR="008C2358">
        <w:t>s bundles and account bundle</w:t>
      </w:r>
      <w:r>
        <w:t>s</w:t>
      </w:r>
      <w:r w:rsidR="008C2358">
        <w:t xml:space="preserve"> to let the user selecting what he wants to purchase</w:t>
      </w:r>
      <w:r w:rsidR="007B4C7B">
        <w:t xml:space="preserve"> or to inform customers/prospects about offers</w:t>
      </w:r>
      <w:r w:rsidR="00471306">
        <w:t xml:space="preserve"> and their</w:t>
      </w:r>
      <w:r w:rsidR="007B4C7B">
        <w:t xml:space="preserve"> eligibility</w:t>
      </w:r>
    </w:p>
    <w:p w:rsidR="008C2358" w:rsidRDefault="008C2358" w:rsidP="000F7361">
      <w:pPr>
        <w:pStyle w:val="BodyText"/>
        <w:numPr>
          <w:ilvl w:val="0"/>
          <w:numId w:val="97"/>
        </w:numPr>
      </w:pPr>
      <w:r>
        <w:t>Add an account bundle</w:t>
      </w:r>
    </w:p>
    <w:p w:rsidR="008C2358" w:rsidRDefault="008C2358" w:rsidP="000F7361">
      <w:pPr>
        <w:pStyle w:val="BodyText"/>
        <w:numPr>
          <w:ilvl w:val="0"/>
          <w:numId w:val="97"/>
        </w:numPr>
      </w:pPr>
      <w:r>
        <w:t xml:space="preserve">Configure parameters of selected </w:t>
      </w:r>
      <w:r w:rsidR="002C56C0">
        <w:t>primary offer</w:t>
      </w:r>
      <w:r>
        <w:t xml:space="preserve">s and </w:t>
      </w:r>
      <w:r w:rsidR="00E95ABF">
        <w:t>subscriber supplementary offer</w:t>
      </w:r>
      <w:r>
        <w:t>s</w:t>
      </w:r>
    </w:p>
    <w:p w:rsidR="008C2358" w:rsidRDefault="008C2358" w:rsidP="000F7361">
      <w:pPr>
        <w:pStyle w:val="BodyText"/>
        <w:numPr>
          <w:ilvl w:val="0"/>
          <w:numId w:val="97"/>
        </w:numPr>
      </w:pPr>
      <w:r>
        <w:t xml:space="preserve">Select supplementary/selective </w:t>
      </w:r>
      <w:r w:rsidR="002C56C0">
        <w:t>account offer</w:t>
      </w:r>
      <w:r>
        <w:t>s in or out an account bundle</w:t>
      </w:r>
    </w:p>
    <w:p w:rsidR="000F25F9" w:rsidRDefault="008C2358" w:rsidP="000F7361">
      <w:pPr>
        <w:pStyle w:val="BodyText"/>
        <w:numPr>
          <w:ilvl w:val="0"/>
          <w:numId w:val="97"/>
        </w:numPr>
      </w:pPr>
      <w:r>
        <w:lastRenderedPageBreak/>
        <w:t xml:space="preserve">Select supplementary/selective </w:t>
      </w:r>
      <w:r w:rsidR="00A13724">
        <w:t>subscriber</w:t>
      </w:r>
      <w:r>
        <w:t xml:space="preserve"> </w:t>
      </w:r>
      <w:r w:rsidR="00E95ABF">
        <w:t>supplementary offer</w:t>
      </w:r>
      <w:r w:rsidR="009C0877">
        <w:t>s</w:t>
      </w:r>
      <w:r>
        <w:t xml:space="preserve"> in or out a subscriber bundle</w:t>
      </w:r>
    </w:p>
    <w:p w:rsidR="002A4469" w:rsidRDefault="007B4C7B" w:rsidP="002A4469">
      <w:pPr>
        <w:pStyle w:val="BodyText"/>
      </w:pPr>
      <w:r w:rsidRPr="005321D0">
        <w:t>Catalog browsing support serviceability testing (‘is service available</w:t>
      </w:r>
      <w:r w:rsidR="00471306" w:rsidRPr="005321D0">
        <w:t xml:space="preserve"> where I want to subscribe’)</w:t>
      </w:r>
    </w:p>
    <w:p w:rsidR="00770F49" w:rsidRPr="005321D0" w:rsidRDefault="00770F49" w:rsidP="00770F49">
      <w:pPr>
        <w:pStyle w:val="BodyText"/>
      </w:pPr>
      <w:r>
        <w:t>Catalog can be filtered by ‘</w:t>
      </w:r>
      <w:r w:rsidR="002C56C0">
        <w:t>product group</w:t>
      </w:r>
      <w:r>
        <w:t xml:space="preserve">s’ if activated. A </w:t>
      </w:r>
      <w:r w:rsidR="002C56C0">
        <w:t>product group</w:t>
      </w:r>
      <w:r>
        <w:t xml:space="preserve"> is a subset of the whole catalog handled by self service. These </w:t>
      </w:r>
      <w:r w:rsidR="002C56C0">
        <w:t>product group</w:t>
      </w:r>
      <w:r>
        <w:t xml:space="preserve">s can be associated to dealers to reduce their offering compared to the one of the operator. </w:t>
      </w:r>
    </w:p>
    <w:p w:rsidR="00200EC6" w:rsidRDefault="00BC4F02" w:rsidP="00770F49">
      <w:pPr>
        <w:pStyle w:val="BodyText"/>
      </w:pPr>
      <w:r>
        <w:t>A</w:t>
      </w:r>
      <w:r w:rsidR="000F25F9">
        <w:t xml:space="preserve">dding a </w:t>
      </w:r>
      <w:r w:rsidR="002C56C0">
        <w:t>primary offer</w:t>
      </w:r>
      <w:r w:rsidR="000F25F9">
        <w:t xml:space="preserve"> or a </w:t>
      </w:r>
      <w:r w:rsidR="002C56C0">
        <w:t>subscriber bundle</w:t>
      </w:r>
      <w:r w:rsidR="000F25F9">
        <w:t xml:space="preserve"> is not identifie</w:t>
      </w:r>
      <w:r w:rsidR="00647D33">
        <w:t>d</w:t>
      </w:r>
      <w:r w:rsidR="000F25F9">
        <w:t xml:space="preserve"> as a separate use case as already part of the new customer and new </w:t>
      </w:r>
      <w:r w:rsidR="00A13724">
        <w:t>subscriber</w:t>
      </w:r>
      <w:r w:rsidR="000F25F9">
        <w:t xml:space="preserve"> for existing customer use case and doesn’t need more user interaction as what is already described.</w:t>
      </w:r>
      <w:r w:rsidR="008C2358">
        <w:t xml:space="preserve"> </w:t>
      </w:r>
    </w:p>
    <w:p w:rsidR="009D0EF9" w:rsidRPr="008C2358" w:rsidRDefault="009D0EF9" w:rsidP="00F86290">
      <w:pPr>
        <w:pStyle w:val="BodyText"/>
      </w:pPr>
      <w:r>
        <w:t xml:space="preserve">Pre-requisite attributes or criteria are only required at the account level and not at the </w:t>
      </w:r>
      <w:r w:rsidR="00A13724">
        <w:t>subscriber</w:t>
      </w:r>
      <w:r>
        <w:t xml:space="preserve"> one.</w:t>
      </w:r>
    </w:p>
    <w:p w:rsidR="009B1D03" w:rsidRDefault="00BA313F" w:rsidP="004752DD">
      <w:pPr>
        <w:pStyle w:val="Heading4"/>
      </w:pPr>
      <w:bookmarkStart w:id="212" w:name="_Capability_8_–"/>
      <w:bookmarkStart w:id="213" w:name="_Toc253577954"/>
      <w:bookmarkEnd w:id="212"/>
      <w:r>
        <w:t>Capability 8</w:t>
      </w:r>
      <w:r w:rsidR="009B1D03">
        <w:t xml:space="preserve"> – Basket Management</w:t>
      </w:r>
      <w:bookmarkEnd w:id="213"/>
    </w:p>
    <w:p w:rsidR="006D362C" w:rsidRDefault="006D362C" w:rsidP="00AB6EB7">
      <w:pPr>
        <w:pStyle w:val="BodyText"/>
      </w:pPr>
      <w:r>
        <w:t>This capability describes all the possible actions user can do in the basket.</w:t>
      </w:r>
    </w:p>
    <w:p w:rsidR="005C297E" w:rsidRPr="00CF4B92" w:rsidRDefault="00CF4B92" w:rsidP="006D362C">
      <w:pPr>
        <w:pStyle w:val="BodyText"/>
      </w:pPr>
      <w:r w:rsidRPr="00CF4B92">
        <w:pict>
          <v:shape id="_x0000_i1041" type="#_x0000_t75" style="width:490.5pt;height:249pt">
            <v:imagedata r:id="rId31" o:title=""/>
          </v:shape>
        </w:pict>
      </w:r>
    </w:p>
    <w:p w:rsidR="009B1D03" w:rsidRDefault="00BA313F" w:rsidP="004752DD">
      <w:pPr>
        <w:pStyle w:val="Heading4"/>
      </w:pPr>
      <w:bookmarkStart w:id="214" w:name="_Toc253577955"/>
      <w:r>
        <w:t>Capability 9</w:t>
      </w:r>
      <w:r w:rsidR="009B1D03">
        <w:t xml:space="preserve"> – </w:t>
      </w:r>
      <w:r w:rsidR="009B1D03">
        <w:t>Checkout</w:t>
      </w:r>
      <w:bookmarkEnd w:id="214"/>
    </w:p>
    <w:p w:rsidR="006D362C" w:rsidRDefault="006D362C" w:rsidP="006D362C">
      <w:pPr>
        <w:pStyle w:val="BodyText"/>
      </w:pPr>
      <w:r>
        <w:t xml:space="preserve">This capability manages the checkout of an order, whatever the order contains. </w:t>
      </w:r>
    </w:p>
    <w:p w:rsidR="00647D33" w:rsidRPr="006D362C" w:rsidRDefault="00647D33" w:rsidP="00647D33">
      <w:pPr>
        <w:pStyle w:val="BodyText"/>
      </w:pPr>
      <w:r>
        <w:t>Checkout is the final step of any shopping process. It allows user to review the order and add any deposit, prepayment he wants. Adding prepayments allows user to take into account NRC that have been paid immediately by cash or check by the customer during the shopping process.</w:t>
      </w:r>
    </w:p>
    <w:p w:rsidR="00647D33" w:rsidRPr="006D362C" w:rsidRDefault="00647D33" w:rsidP="006D362C">
      <w:pPr>
        <w:pStyle w:val="BodyText"/>
      </w:pPr>
    </w:p>
    <w:p w:rsidR="009B1D03" w:rsidRPr="00CF4B92" w:rsidRDefault="00CF4B92" w:rsidP="000719C4">
      <w:pPr>
        <w:pStyle w:val="BodyText"/>
      </w:pPr>
      <w:r w:rsidRPr="00CF4B92">
        <w:lastRenderedPageBreak/>
        <w:pict>
          <v:shape id="_x0000_i1042" type="#_x0000_t75" style="width:468pt;height:202.5pt">
            <v:imagedata r:id="rId32" o:title=""/>
          </v:shape>
        </w:pict>
      </w:r>
    </w:p>
    <w:p w:rsidR="000538B4" w:rsidRPr="000719C4" w:rsidRDefault="000538B4" w:rsidP="000538B4">
      <w:pPr>
        <w:pStyle w:val="Heading3"/>
      </w:pPr>
      <w:bookmarkStart w:id="215" w:name="_Toc253577956"/>
      <w:r w:rsidRPr="000719C4">
        <w:t xml:space="preserve">Domain Referral </w:t>
      </w:r>
      <w:r w:rsidRPr="000719C4">
        <w:t>Management</w:t>
      </w:r>
      <w:bookmarkEnd w:id="215"/>
    </w:p>
    <w:p w:rsidR="000538B4" w:rsidRPr="000719C4" w:rsidRDefault="000538B4" w:rsidP="004752DD">
      <w:pPr>
        <w:pStyle w:val="Heading4"/>
      </w:pPr>
      <w:bookmarkStart w:id="216" w:name="_Toc253577957"/>
      <w:r w:rsidRPr="000719C4">
        <w:t xml:space="preserve">Capability </w:t>
      </w:r>
      <w:r w:rsidR="00D420A2" w:rsidRPr="000719C4">
        <w:t>10</w:t>
      </w:r>
      <w:r w:rsidRPr="000719C4">
        <w:t xml:space="preserve"> – </w:t>
      </w:r>
      <w:r w:rsidR="00415B54" w:rsidRPr="000719C4">
        <w:t>Requests in referral</w:t>
      </w:r>
      <w:r w:rsidR="00430E6F" w:rsidRPr="000719C4">
        <w:t xml:space="preserve"> </w:t>
      </w:r>
      <w:r w:rsidR="00430E6F" w:rsidRPr="000719C4">
        <w:t>Management</w:t>
      </w:r>
      <w:bookmarkEnd w:id="216"/>
    </w:p>
    <w:p w:rsidR="009B1D03" w:rsidRPr="00CF4B92" w:rsidRDefault="00CF4B92" w:rsidP="008D5F8F">
      <w:pPr>
        <w:pStyle w:val="Instructions"/>
        <w:jc w:val="center"/>
        <w:rPr>
          <w:vanish w:val="0"/>
        </w:rPr>
      </w:pPr>
      <w:r w:rsidRPr="00CF4B92">
        <w:rPr>
          <w:vanish w:val="0"/>
        </w:rPr>
        <w:pict>
          <v:shape id="_x0000_i1043" type="#_x0000_t75" style="width:468pt;height:322.5pt">
            <v:imagedata r:id="rId33" o:title=""/>
          </v:shape>
        </w:pict>
      </w:r>
    </w:p>
    <w:p w:rsidR="00BA3567" w:rsidRPr="000719C4" w:rsidRDefault="00BA3567" w:rsidP="00BA3567">
      <w:pPr>
        <w:pStyle w:val="BodyText"/>
      </w:pPr>
      <w:r w:rsidRPr="000719C4">
        <w:t>These use cases allow establishing and managing the referral process between the dealer</w:t>
      </w:r>
      <w:r>
        <w:t>, CSR user</w:t>
      </w:r>
      <w:r w:rsidRPr="000719C4">
        <w:t xml:space="preserve"> and the referral.</w:t>
      </w:r>
    </w:p>
    <w:p w:rsidR="00BA3567" w:rsidRPr="000719C4" w:rsidRDefault="00BA3567" w:rsidP="00BA3567">
      <w:pPr>
        <w:pStyle w:val="BodyText"/>
      </w:pPr>
      <w:r w:rsidRPr="000719C4">
        <w:lastRenderedPageBreak/>
        <w:t xml:space="preserve">Referral process allows establishing an approval process between dealer </w:t>
      </w:r>
      <w:r>
        <w:t xml:space="preserve">or CSR users </w:t>
      </w:r>
      <w:r w:rsidRPr="000719C4">
        <w:t>and service provide</w:t>
      </w:r>
      <w:r>
        <w:t>r</w:t>
      </w:r>
      <w:r w:rsidRPr="000719C4">
        <w:t xml:space="preserve"> </w:t>
      </w:r>
      <w:r>
        <w:t xml:space="preserve">dedicated referral team </w:t>
      </w:r>
      <w:r w:rsidRPr="000719C4">
        <w:t xml:space="preserve">when acquiring a new customer, subscribing to a new </w:t>
      </w:r>
      <w:r w:rsidR="00A13724">
        <w:t>subscriber</w:t>
      </w:r>
      <w:r w:rsidRPr="000719C4">
        <w:t xml:space="preserve"> or migrating a prepaid </w:t>
      </w:r>
      <w:r w:rsidR="00A13724">
        <w:t>subscriber</w:t>
      </w:r>
      <w:r w:rsidRPr="000719C4">
        <w:t xml:space="preserve"> to postpaid. </w:t>
      </w:r>
    </w:p>
    <w:p w:rsidR="00BA3567" w:rsidRPr="000719C4" w:rsidRDefault="00BA3567" w:rsidP="00BA3567">
      <w:pPr>
        <w:pStyle w:val="BodyText"/>
      </w:pPr>
      <w:r w:rsidRPr="000719C4">
        <w:t xml:space="preserve">Channel application can be integrated with a credit checking system and depending on return of the credit checking, the request is sent to referral management for service provider </w:t>
      </w:r>
      <w:r>
        <w:t xml:space="preserve">referral </w:t>
      </w:r>
      <w:r w:rsidRPr="000719C4">
        <w:t>analy</w:t>
      </w:r>
      <w:r>
        <w:t>sis</w:t>
      </w:r>
      <w:r w:rsidRPr="000719C4">
        <w:t>. If not external credit checking system is available, Dealer user can manually send the request to referral management if he has some doubt on the customer/prospect.</w:t>
      </w:r>
    </w:p>
    <w:p w:rsidR="00BA3567" w:rsidRPr="000719C4" w:rsidRDefault="00BA3567" w:rsidP="00BA3567">
      <w:pPr>
        <w:pStyle w:val="BodyText"/>
      </w:pPr>
      <w:r w:rsidRPr="000719C4">
        <w:t>The referral is in charge of reviewing requests in referral that has been sent to referral and takes a decision</w:t>
      </w:r>
      <w:r>
        <w:t xml:space="preserve"> to accept or reject the customer</w:t>
      </w:r>
      <w:r w:rsidRPr="000719C4">
        <w:t>.</w:t>
      </w:r>
    </w:p>
    <w:p w:rsidR="00BA3567" w:rsidRPr="000719C4" w:rsidRDefault="00BA3567" w:rsidP="00BA3567">
      <w:pPr>
        <w:pStyle w:val="BodyText"/>
      </w:pPr>
      <w:r w:rsidRPr="000719C4">
        <w:t xml:space="preserve">The dealer </w:t>
      </w:r>
      <w:r>
        <w:t xml:space="preserve">or CSR </w:t>
      </w:r>
      <w:r w:rsidRPr="000719C4">
        <w:t xml:space="preserve">can review the requests in referral and continue shopping or not depending </w:t>
      </w:r>
      <w:r>
        <w:t>if customer has been accepted or rejected (</w:t>
      </w:r>
      <w:r w:rsidRPr="000719C4">
        <w:t>final referral status</w:t>
      </w:r>
      <w:r>
        <w:t>)</w:t>
      </w:r>
      <w:r w:rsidRPr="000719C4">
        <w:t>.</w:t>
      </w:r>
    </w:p>
    <w:p w:rsidR="00BA3567" w:rsidRPr="000719C4" w:rsidRDefault="00BA3567" w:rsidP="00BA3567">
      <w:pPr>
        <w:pStyle w:val="BodyText"/>
      </w:pPr>
      <w:r w:rsidRPr="000719C4">
        <w:t>The referral admin user has the capability of unlocking a referred customer to assign it to another referral user.</w:t>
      </w:r>
    </w:p>
    <w:p w:rsidR="00D420A2" w:rsidRPr="000719C4" w:rsidRDefault="00D420A2" w:rsidP="006D362C">
      <w:pPr>
        <w:pStyle w:val="BodyText"/>
      </w:pPr>
    </w:p>
    <w:p w:rsidR="00FF4B46" w:rsidRDefault="00FF4B46" w:rsidP="00FF4B46">
      <w:pPr>
        <w:pStyle w:val="Heading3"/>
      </w:pPr>
      <w:bookmarkStart w:id="217" w:name="_Toc253577958"/>
      <w:r>
        <w:t xml:space="preserve">Domain </w:t>
      </w:r>
      <w:r w:rsidR="00895247">
        <w:t xml:space="preserve">Dealer </w:t>
      </w:r>
      <w:r>
        <w:t>Registration</w:t>
      </w:r>
      <w:bookmarkEnd w:id="217"/>
    </w:p>
    <w:p w:rsidR="00FF4B46" w:rsidRDefault="00FF4B46" w:rsidP="004752DD">
      <w:pPr>
        <w:pStyle w:val="Heading4"/>
      </w:pPr>
      <w:bookmarkStart w:id="218" w:name="_Toc253577959"/>
      <w:r>
        <w:t xml:space="preserve">Capability </w:t>
      </w:r>
      <w:r w:rsidR="00C55552">
        <w:t>11</w:t>
      </w:r>
      <w:r>
        <w:t xml:space="preserve"> – </w:t>
      </w:r>
      <w:r w:rsidR="00895247">
        <w:t>Dealer</w:t>
      </w:r>
      <w:r w:rsidR="00430E6F">
        <w:t xml:space="preserve"> R</w:t>
      </w:r>
      <w:r w:rsidR="00430E6F">
        <w:t>egistration</w:t>
      </w:r>
      <w:bookmarkEnd w:id="218"/>
    </w:p>
    <w:p w:rsidR="00C55552" w:rsidRPr="00CF4B92" w:rsidRDefault="00CF4B92" w:rsidP="00B4433F">
      <w:pPr>
        <w:pStyle w:val="BodyText"/>
        <w:jc w:val="center"/>
      </w:pPr>
      <w:r w:rsidRPr="00CF4B92">
        <w:pict>
          <v:shape id="_x0000_i1044" type="#_x0000_t75" style="width:300pt;height:159pt">
            <v:imagedata r:id="rId34" o:title=""/>
          </v:shape>
        </w:pict>
      </w:r>
    </w:p>
    <w:p w:rsidR="001C45D6" w:rsidRDefault="001C45D6" w:rsidP="00A1010C">
      <w:pPr>
        <w:pStyle w:val="BodyText"/>
      </w:pPr>
    </w:p>
    <w:p w:rsidR="00A1010C" w:rsidRPr="00A1010C" w:rsidRDefault="0078360D" w:rsidP="00A1010C">
      <w:pPr>
        <w:pStyle w:val="BodyText"/>
      </w:pPr>
      <w:r>
        <w:t>To use channel application, d</w:t>
      </w:r>
      <w:r w:rsidR="00A1010C">
        <w:t>ealer must be registered. This capability provides two use cases either to create locally a dealer without any integration or to register the dealer synchronizing him from an external system.</w:t>
      </w:r>
    </w:p>
    <w:p w:rsidR="00FF4B46" w:rsidRDefault="00FF4B46" w:rsidP="00FF4B46">
      <w:pPr>
        <w:pStyle w:val="Heading3"/>
      </w:pPr>
      <w:bookmarkStart w:id="219" w:name="_Toc253577960"/>
      <w:r>
        <w:lastRenderedPageBreak/>
        <w:t xml:space="preserve">Domain </w:t>
      </w:r>
      <w:r w:rsidR="00895247">
        <w:t>Dealer</w:t>
      </w:r>
      <w:r>
        <w:t xml:space="preserve"> and Telco </w:t>
      </w:r>
      <w:r>
        <w:t>Organization Management</w:t>
      </w:r>
      <w:bookmarkEnd w:id="219"/>
    </w:p>
    <w:p w:rsidR="0078360D" w:rsidRPr="00AB16FD" w:rsidRDefault="00AB16FD" w:rsidP="0078360D">
      <w:pPr>
        <w:pStyle w:val="BodyText"/>
        <w:jc w:val="center"/>
      </w:pPr>
      <w:r w:rsidRPr="00AB16FD">
        <w:pict>
          <v:shape id="_x0000_i1045" type="#_x0000_t75" style="width:384pt;height:368.25pt">
            <v:imagedata r:id="rId35" o:title=""/>
          </v:shape>
        </w:pict>
      </w:r>
    </w:p>
    <w:p w:rsidR="008150C3" w:rsidRDefault="008150C3" w:rsidP="004752DD">
      <w:pPr>
        <w:pStyle w:val="Heading4"/>
      </w:pPr>
      <w:bookmarkStart w:id="220" w:name="_Toc253577961"/>
      <w:r>
        <w:t>Capability 1</w:t>
      </w:r>
      <w:r w:rsidR="00895247">
        <w:t>2</w:t>
      </w:r>
      <w:r>
        <w:t xml:space="preserve"> – </w:t>
      </w:r>
      <w:r w:rsidR="000F3CA6">
        <w:t xml:space="preserve">Dealer </w:t>
      </w:r>
      <w:r w:rsidR="00430E6F">
        <w:t>S</w:t>
      </w:r>
      <w:r w:rsidR="00430E6F">
        <w:t>earch</w:t>
      </w:r>
      <w:bookmarkEnd w:id="220"/>
    </w:p>
    <w:p w:rsidR="0078360D" w:rsidRPr="0078360D" w:rsidRDefault="0078360D" w:rsidP="0078360D">
      <w:pPr>
        <w:pStyle w:val="BodyText"/>
      </w:pPr>
    </w:p>
    <w:p w:rsidR="00B4433F" w:rsidRPr="00AB16FD" w:rsidRDefault="00AB16FD" w:rsidP="0078360D">
      <w:pPr>
        <w:pStyle w:val="BodyText"/>
        <w:jc w:val="center"/>
      </w:pPr>
      <w:r w:rsidRPr="00AB16FD">
        <w:pict>
          <v:shape id="_x0000_i1046" type="#_x0000_t75" style="width:303.75pt;height:101.25pt">
            <v:imagedata r:id="rId36" o:title=""/>
          </v:shape>
        </w:pict>
      </w:r>
    </w:p>
    <w:p w:rsidR="0085764D" w:rsidRDefault="0085764D" w:rsidP="002D2722">
      <w:pPr>
        <w:pStyle w:val="BodyText"/>
      </w:pPr>
      <w:r>
        <w:t xml:space="preserve">This capability allows a Telco </w:t>
      </w:r>
      <w:r w:rsidR="002D2722">
        <w:t>administrator</w:t>
      </w:r>
      <w:r>
        <w:t xml:space="preserve"> to identify a dealer already registered to manage his hierarchy and his employees.</w:t>
      </w:r>
    </w:p>
    <w:p w:rsidR="001C45D6" w:rsidRDefault="001C45D6" w:rsidP="002D2722">
      <w:pPr>
        <w:pStyle w:val="BodyText"/>
      </w:pPr>
      <w:r>
        <w:t xml:space="preserve">A telco administrator will also be able to search a dealer organization but a dealer user </w:t>
      </w:r>
      <w:r w:rsidR="002D2722">
        <w:t>shall</w:t>
      </w:r>
      <w:r>
        <w:t xml:space="preserve"> not be able to search another dealer organization.</w:t>
      </w:r>
    </w:p>
    <w:p w:rsidR="001C45D6" w:rsidRDefault="001C45D6" w:rsidP="00FF4B46">
      <w:pPr>
        <w:pStyle w:val="BodyText"/>
      </w:pPr>
    </w:p>
    <w:p w:rsidR="002A65D2" w:rsidRDefault="00FF4B46" w:rsidP="004752DD">
      <w:pPr>
        <w:pStyle w:val="Heading4"/>
      </w:pPr>
      <w:bookmarkStart w:id="221" w:name="_Toc253577962"/>
      <w:r>
        <w:lastRenderedPageBreak/>
        <w:t>Capability 1</w:t>
      </w:r>
      <w:r w:rsidR="00895247">
        <w:t>3</w:t>
      </w:r>
      <w:r w:rsidR="002A65D2">
        <w:t xml:space="preserve"> – Hierarchy Management</w:t>
      </w:r>
      <w:bookmarkEnd w:id="221"/>
    </w:p>
    <w:p w:rsidR="007E2BB4" w:rsidRPr="0078360D" w:rsidRDefault="0078360D" w:rsidP="0060149E">
      <w:pPr>
        <w:pStyle w:val="BodyText"/>
      </w:pPr>
      <w:r w:rsidRPr="0078360D">
        <w:pict>
          <v:shape id="_x0000_i1047" type="#_x0000_t75" style="width:468pt;height:248.25pt">
            <v:imagedata r:id="rId37" o:title=""/>
          </v:shape>
        </w:pict>
      </w:r>
    </w:p>
    <w:p w:rsidR="00CA052F" w:rsidRDefault="00CA052F" w:rsidP="00CA052F">
      <w:pPr>
        <w:pStyle w:val="BodyText"/>
      </w:pPr>
      <w:r>
        <w:t>This capability provides all use cases to manage t</w:t>
      </w:r>
      <w:r w:rsidR="000F3CA6">
        <w:t>he Telco and dealers’ hierarchy.</w:t>
      </w:r>
    </w:p>
    <w:p w:rsidR="0078360D" w:rsidRDefault="0078360D" w:rsidP="00CA052F">
      <w:pPr>
        <w:pStyle w:val="BodyText"/>
      </w:pPr>
      <w:r>
        <w:t>In fact, a telco administrator and a dealer administrator will be able to manage their own hierarchy.</w:t>
      </w:r>
    </w:p>
    <w:p w:rsidR="00A246CA" w:rsidRDefault="00A246CA" w:rsidP="00A246CA">
      <w:pPr>
        <w:pStyle w:val="BodyText"/>
      </w:pPr>
      <w:r>
        <w:t xml:space="preserve">Note that if CSR users are managed in security server in mode user discovery (see chapter 2.7 for more details), Telco hierarchy menu shall be disabled </w:t>
      </w:r>
    </w:p>
    <w:p w:rsidR="002D2722" w:rsidRDefault="002D2722" w:rsidP="002D2722">
      <w:pPr>
        <w:pStyle w:val="BodyText"/>
      </w:pPr>
      <w:r>
        <w:t>In addition, a telco administrator will be able to manage a dealer hierarchy.</w:t>
      </w:r>
    </w:p>
    <w:p w:rsidR="00B772B0" w:rsidRDefault="0078360D" w:rsidP="00CA052F">
      <w:pPr>
        <w:pStyle w:val="BodyText"/>
      </w:pPr>
      <w:r>
        <w:t>Use cases ‘View level profile’ and ‘Modify level profile’ are only related to dealer users and not telco users.</w:t>
      </w:r>
      <w:r w:rsidR="00B772B0">
        <w:t xml:space="preserve"> Dealer and Telco admin have the capability of reducing product groups authorized for the dealer. </w:t>
      </w:r>
    </w:p>
    <w:p w:rsidR="00B772B0" w:rsidRDefault="00B772B0" w:rsidP="00CA052F">
      <w:pPr>
        <w:pStyle w:val="BodyText"/>
      </w:pPr>
      <w:r>
        <w:t>Logic is the following:</w:t>
      </w:r>
    </w:p>
    <w:p w:rsidR="0078360D" w:rsidRDefault="00B772B0" w:rsidP="000F7361">
      <w:pPr>
        <w:pStyle w:val="BodyText"/>
        <w:numPr>
          <w:ilvl w:val="0"/>
          <w:numId w:val="676"/>
        </w:numPr>
      </w:pPr>
      <w:r>
        <w:t>If there is no product group associated to the level, it inherits product groups associated to its parent level and thus recursively until finding a level with associated product groups (and of course reaching the root level)</w:t>
      </w:r>
    </w:p>
    <w:p w:rsidR="00B772B0" w:rsidRDefault="00B772B0" w:rsidP="000F7361">
      <w:pPr>
        <w:pStyle w:val="BodyText"/>
        <w:numPr>
          <w:ilvl w:val="0"/>
          <w:numId w:val="676"/>
        </w:numPr>
      </w:pPr>
      <w:r>
        <w:t>If there is at least one product group associated to the level, only these product groups are valid for the level if they are also valid for the parent level (and thus recursively if no product group on the parent level)</w:t>
      </w:r>
    </w:p>
    <w:p w:rsidR="00B772B0" w:rsidRDefault="00B772B0" w:rsidP="00B772B0">
      <w:pPr>
        <w:pStyle w:val="BodyText"/>
      </w:pPr>
      <w:r>
        <w:t xml:space="preserve">When setting product groups for the level, user will be limited to product groups available for the parent level </w:t>
      </w:r>
    </w:p>
    <w:p w:rsidR="00AF7B82" w:rsidRDefault="00AF7B82" w:rsidP="00AF7B82">
      <w:pPr>
        <w:pStyle w:val="BodyText"/>
        <w:rPr>
          <w:b/>
        </w:rPr>
      </w:pPr>
    </w:p>
    <w:p w:rsidR="00AF7B82" w:rsidRPr="00AF7B82" w:rsidRDefault="00AF7B82" w:rsidP="00AF7B82">
      <w:pPr>
        <w:pStyle w:val="BodyText"/>
        <w:rPr>
          <w:b/>
        </w:rPr>
      </w:pPr>
      <w:r w:rsidRPr="00AF7B82">
        <w:rPr>
          <w:b/>
        </w:rPr>
        <w:t>When integrated with Comverse One:</w:t>
      </w:r>
    </w:p>
    <w:p w:rsidR="00AF7B82" w:rsidRDefault="00AF7B82" w:rsidP="00AF7B82">
      <w:pPr>
        <w:pStyle w:val="BodyText"/>
      </w:pPr>
      <w:r>
        <w:t>A dealer or telco hierarchy is managed locally in self service.</w:t>
      </w:r>
    </w:p>
    <w:p w:rsidR="00AF7B82" w:rsidRDefault="00AF7B82" w:rsidP="00CA052F">
      <w:pPr>
        <w:pStyle w:val="BodyText"/>
      </w:pPr>
      <w:r>
        <w:t xml:space="preserve">Nevertheless, the root of a dealer organization </w:t>
      </w:r>
      <w:r w:rsidR="00AB16FD">
        <w:t xml:space="preserve">is </w:t>
      </w:r>
      <w:r>
        <w:t>synchronized with Comverse One Security Server</w:t>
      </w:r>
      <w:r w:rsidR="000719C4">
        <w:t xml:space="preserve"> and PC</w:t>
      </w:r>
    </w:p>
    <w:p w:rsidR="000F3CA6" w:rsidRDefault="000F3CA6" w:rsidP="004752DD">
      <w:pPr>
        <w:pStyle w:val="Heading4"/>
      </w:pPr>
      <w:bookmarkStart w:id="222" w:name="_Toc253577963"/>
      <w:r>
        <w:t>Capability 1</w:t>
      </w:r>
      <w:r w:rsidR="00895247">
        <w:t>4</w:t>
      </w:r>
      <w:r>
        <w:t xml:space="preserve"> – Employee Identification</w:t>
      </w:r>
      <w:bookmarkEnd w:id="222"/>
    </w:p>
    <w:p w:rsidR="00741945" w:rsidRDefault="00741945" w:rsidP="00741945">
      <w:pPr>
        <w:pStyle w:val="BodyText"/>
      </w:pPr>
      <w:r>
        <w:t>This capability provides all use cases required to:</w:t>
      </w:r>
    </w:p>
    <w:p w:rsidR="00741945" w:rsidRDefault="00741945" w:rsidP="000F7361">
      <w:pPr>
        <w:pStyle w:val="BodyText"/>
        <w:numPr>
          <w:ilvl w:val="0"/>
          <w:numId w:val="190"/>
        </w:numPr>
      </w:pPr>
      <w:r>
        <w:lastRenderedPageBreak/>
        <w:t>Find and identify an employee contextually to a deal</w:t>
      </w:r>
      <w:r>
        <w:t xml:space="preserve">er or Telco organization in Channel application. </w:t>
      </w:r>
    </w:p>
    <w:p w:rsidR="00895247" w:rsidRDefault="00895247" w:rsidP="00895247">
      <w:pPr>
        <w:pStyle w:val="BodyText"/>
      </w:pPr>
    </w:p>
    <w:p w:rsidR="00741945" w:rsidRPr="00741945" w:rsidRDefault="00741945" w:rsidP="00741945">
      <w:pPr>
        <w:pStyle w:val="BodyText"/>
        <w:jc w:val="center"/>
      </w:pPr>
      <w:r w:rsidRPr="00741945">
        <w:pict>
          <v:shape id="_x0000_i1048" type="#_x0000_t75" style="width:287.25pt;height:150.75pt">
            <v:imagedata r:id="rId38" o:title=""/>
          </v:shape>
        </w:pict>
      </w:r>
    </w:p>
    <w:p w:rsidR="00895247" w:rsidRPr="00895247" w:rsidRDefault="00895247" w:rsidP="00895247">
      <w:pPr>
        <w:pStyle w:val="BodyText"/>
      </w:pPr>
    </w:p>
    <w:p w:rsidR="0078360D" w:rsidRDefault="0078360D" w:rsidP="0078360D">
      <w:pPr>
        <w:pStyle w:val="BodyText"/>
      </w:pPr>
      <w:r>
        <w:t>This capability provides all use cases to identify a telco employee or a dealer employee respectively by a telco user and a dealer user.</w:t>
      </w:r>
    </w:p>
    <w:p w:rsidR="0078360D" w:rsidRDefault="0078360D" w:rsidP="0078360D">
      <w:pPr>
        <w:pStyle w:val="BodyText"/>
      </w:pPr>
      <w:r>
        <w:t>A telco administrator will also be able to identify a dealer employee, but a dealer user will not be able to identify a telco employee.</w:t>
      </w:r>
    </w:p>
    <w:p w:rsidR="000F3CA6" w:rsidRPr="00C91ADA" w:rsidRDefault="000F3CA6" w:rsidP="00CA052F">
      <w:pPr>
        <w:pStyle w:val="BodyText"/>
      </w:pPr>
    </w:p>
    <w:p w:rsidR="002A65D2" w:rsidRDefault="002A65D2" w:rsidP="004752DD">
      <w:pPr>
        <w:pStyle w:val="Heading4"/>
      </w:pPr>
      <w:bookmarkStart w:id="223" w:name="_Toc253577964"/>
      <w:r>
        <w:t xml:space="preserve">Capability </w:t>
      </w:r>
      <w:r w:rsidR="007E2BB4">
        <w:t>1</w:t>
      </w:r>
      <w:r w:rsidR="00910E54">
        <w:t>5</w:t>
      </w:r>
      <w:r>
        <w:t xml:space="preserve"> – Employee Management</w:t>
      </w:r>
      <w:bookmarkEnd w:id="223"/>
    </w:p>
    <w:p w:rsidR="007E2BB4" w:rsidRPr="00AB16FD" w:rsidRDefault="00AB16FD" w:rsidP="00AB16FD">
      <w:pPr>
        <w:pStyle w:val="BodyText"/>
        <w:jc w:val="center"/>
      </w:pPr>
      <w:r w:rsidRPr="00AB16FD">
        <w:pict>
          <v:shape id="_x0000_i1049" type="#_x0000_t75" style="width:468pt;height:246pt">
            <v:imagedata r:id="rId39" o:title=""/>
          </v:shape>
        </w:pict>
      </w:r>
    </w:p>
    <w:p w:rsidR="00C227EC" w:rsidRDefault="00ED68FE" w:rsidP="008A5B3C">
      <w:pPr>
        <w:pStyle w:val="BodyText"/>
      </w:pPr>
      <w:r>
        <w:t xml:space="preserve">This capability allows </w:t>
      </w:r>
      <w:r w:rsidR="001C45D6">
        <w:t xml:space="preserve">a telco </w:t>
      </w:r>
      <w:r>
        <w:t>user</w:t>
      </w:r>
      <w:r w:rsidR="001C45D6">
        <w:t xml:space="preserve"> or a dealer user</w:t>
      </w:r>
      <w:r>
        <w:t xml:space="preserve"> to manage employees in </w:t>
      </w:r>
      <w:r w:rsidR="001C45D6">
        <w:t>their respective</w:t>
      </w:r>
      <w:r>
        <w:t xml:space="preserve"> organization</w:t>
      </w:r>
      <w:r w:rsidR="001C45D6">
        <w:t>.</w:t>
      </w:r>
    </w:p>
    <w:p w:rsidR="001C45D6" w:rsidRDefault="001C45D6" w:rsidP="001C45D6">
      <w:pPr>
        <w:pStyle w:val="BodyText"/>
      </w:pPr>
      <w:r>
        <w:t>A telco administrator will also be able to manage a dealer employee, but a dealer user will not be able to manage a telco employee.</w:t>
      </w:r>
    </w:p>
    <w:p w:rsidR="001C45D6" w:rsidRDefault="001C45D6" w:rsidP="008A5B3C">
      <w:pPr>
        <w:pStyle w:val="BodyText"/>
      </w:pPr>
    </w:p>
    <w:p w:rsidR="007E2BB4" w:rsidRPr="005C60D9" w:rsidRDefault="00A84A36" w:rsidP="005C60D9">
      <w:pPr>
        <w:pStyle w:val="Heading3"/>
      </w:pPr>
      <w:bookmarkStart w:id="224" w:name="_Toc253577965"/>
      <w:r>
        <w:lastRenderedPageBreak/>
        <w:t>Domain User and Access Management</w:t>
      </w:r>
      <w:bookmarkEnd w:id="224"/>
    </w:p>
    <w:p w:rsidR="007E2BB4" w:rsidRDefault="00C55552" w:rsidP="004752DD">
      <w:pPr>
        <w:pStyle w:val="Heading4"/>
      </w:pPr>
      <w:bookmarkStart w:id="225" w:name="_Toc253577966"/>
      <w:r>
        <w:t>Capability 1</w:t>
      </w:r>
      <w:r w:rsidR="00910E54">
        <w:t>6</w:t>
      </w:r>
      <w:r w:rsidR="007E2BB4">
        <w:t xml:space="preserve"> – </w:t>
      </w:r>
      <w:r w:rsidR="005C60D9">
        <w:t xml:space="preserve">User </w:t>
      </w:r>
      <w:r w:rsidR="007300CD">
        <w:t xml:space="preserve">Session </w:t>
      </w:r>
      <w:r w:rsidR="005C60D9">
        <w:t>Management</w:t>
      </w:r>
      <w:bookmarkEnd w:id="225"/>
    </w:p>
    <w:p w:rsidR="005C60D9" w:rsidRPr="005C60D9" w:rsidRDefault="005C60D9" w:rsidP="005C60D9">
      <w:pPr>
        <w:pStyle w:val="BodyText"/>
      </w:pPr>
      <w:r w:rsidRPr="005C60D9">
        <w:pict>
          <v:shape id="_x0000_i1050" type="#_x0000_t75" style="width:467.25pt;height:275.25pt">
            <v:imagedata r:id="rId40" o:title=""/>
          </v:shape>
        </w:pict>
      </w:r>
    </w:p>
    <w:p w:rsidR="005C60D9" w:rsidRDefault="005C60D9" w:rsidP="005C60D9">
      <w:pPr>
        <w:pStyle w:val="BodyText"/>
      </w:pPr>
    </w:p>
    <w:p w:rsidR="00D23273" w:rsidRDefault="00D23273" w:rsidP="00D23273">
      <w:pPr>
        <w:pStyle w:val="BodyText"/>
      </w:pPr>
      <w:r>
        <w:t>This capability provides all use cases required to:</w:t>
      </w:r>
    </w:p>
    <w:p w:rsidR="00D23273" w:rsidRDefault="00D23273" w:rsidP="000F7361">
      <w:pPr>
        <w:pStyle w:val="BodyText"/>
        <w:numPr>
          <w:ilvl w:val="0"/>
          <w:numId w:val="740"/>
        </w:numPr>
      </w:pPr>
      <w:r>
        <w:t>Manage login and password life cycle in general from creation to deactivation</w:t>
      </w:r>
    </w:p>
    <w:p w:rsidR="00D23273" w:rsidRDefault="00D23273" w:rsidP="000F7361">
      <w:pPr>
        <w:pStyle w:val="BodyText"/>
        <w:numPr>
          <w:ilvl w:val="0"/>
          <w:numId w:val="740"/>
        </w:numPr>
      </w:pPr>
      <w:r>
        <w:t>Get forgotten password (customer only).</w:t>
      </w:r>
    </w:p>
    <w:p w:rsidR="00D23273" w:rsidRDefault="00D23273" w:rsidP="00D23273">
      <w:pPr>
        <w:pStyle w:val="BodyText"/>
        <w:ind w:left="720"/>
      </w:pPr>
      <w:r>
        <w:t>Channel/CSR light provides on out of the box integration with Comverse one security server for Dealer and CSR user.</w:t>
      </w:r>
    </w:p>
    <w:p w:rsidR="00D23273" w:rsidRDefault="00D23273" w:rsidP="00D23273">
      <w:pPr>
        <w:pStyle w:val="BodyText"/>
        <w:ind w:left="576" w:firstLine="288"/>
      </w:pPr>
      <w:r>
        <w:t>Users are stored in the security server but their life cycle is managed through Channel/CSR light application only.</w:t>
      </w:r>
    </w:p>
    <w:p w:rsidR="007300CD" w:rsidRDefault="007300CD" w:rsidP="007300CD">
      <w:pPr>
        <w:pStyle w:val="BodyText"/>
        <w:ind w:left="360"/>
      </w:pPr>
    </w:p>
    <w:p w:rsidR="007300CD" w:rsidRDefault="007300CD" w:rsidP="004752DD">
      <w:pPr>
        <w:pStyle w:val="Heading4"/>
      </w:pPr>
      <w:bookmarkStart w:id="226" w:name="_Toc253577967"/>
      <w:r>
        <w:t>Capability 17 – User Management</w:t>
      </w:r>
      <w:bookmarkEnd w:id="226"/>
    </w:p>
    <w:p w:rsidR="007300CD" w:rsidRPr="005C60D9" w:rsidRDefault="007300CD" w:rsidP="005C60D9">
      <w:pPr>
        <w:pStyle w:val="BodyText"/>
      </w:pPr>
    </w:p>
    <w:p w:rsidR="007E2BB4" w:rsidRPr="005C60D9" w:rsidRDefault="005C60D9" w:rsidP="00AB16FD">
      <w:pPr>
        <w:pStyle w:val="BodyText"/>
        <w:jc w:val="center"/>
      </w:pPr>
      <w:r w:rsidRPr="005C60D9">
        <w:lastRenderedPageBreak/>
        <w:pict>
          <v:shape id="_x0000_i1051" type="#_x0000_t75" style="width:467.25pt;height:232.5pt">
            <v:imagedata r:id="rId41" o:title=""/>
          </v:shape>
        </w:pict>
      </w:r>
    </w:p>
    <w:p w:rsidR="007300CD" w:rsidRDefault="007300CD" w:rsidP="007300CD">
      <w:pPr>
        <w:pStyle w:val="BodyText"/>
      </w:pPr>
      <w:r>
        <w:t>This capability provides all use cases required to:</w:t>
      </w:r>
    </w:p>
    <w:p w:rsidR="007300CD" w:rsidRDefault="007300CD" w:rsidP="000F7361">
      <w:pPr>
        <w:pStyle w:val="BodyText"/>
        <w:numPr>
          <w:ilvl w:val="0"/>
          <w:numId w:val="190"/>
        </w:numPr>
      </w:pPr>
      <w:r>
        <w:t>Manage login and password life cycle in general from creation to deactivation</w:t>
      </w:r>
    </w:p>
    <w:p w:rsidR="007300CD" w:rsidRDefault="007300CD" w:rsidP="000F7361">
      <w:pPr>
        <w:pStyle w:val="BodyText"/>
        <w:numPr>
          <w:ilvl w:val="0"/>
          <w:numId w:val="190"/>
        </w:numPr>
      </w:pPr>
      <w:r>
        <w:t>Get forgotten password (customer only).</w:t>
      </w:r>
    </w:p>
    <w:p w:rsidR="003A4401" w:rsidRDefault="003A4401" w:rsidP="003A4401">
      <w:pPr>
        <w:pStyle w:val="BodyText"/>
        <w:ind w:left="720"/>
      </w:pPr>
      <w:r>
        <w:t>Channel/CSR light provides on out of the box integration with Comverse one security server for Dealer and CSR user.</w:t>
      </w:r>
    </w:p>
    <w:p w:rsidR="003A4401" w:rsidRDefault="003A4401" w:rsidP="003A4401">
      <w:pPr>
        <w:pStyle w:val="BodyText"/>
        <w:ind w:left="360"/>
      </w:pPr>
    </w:p>
    <w:p w:rsidR="007300CD" w:rsidRDefault="007300CD" w:rsidP="007300CD">
      <w:pPr>
        <w:pStyle w:val="BodyText"/>
      </w:pPr>
    </w:p>
    <w:p w:rsidR="000001BB" w:rsidRDefault="000001BB" w:rsidP="00A5683C">
      <w:pPr>
        <w:pStyle w:val="Heading3"/>
      </w:pPr>
      <w:bookmarkStart w:id="227" w:name="_Toc253577968"/>
      <w:r>
        <w:lastRenderedPageBreak/>
        <w:t xml:space="preserve">Domain real time balance </w:t>
      </w:r>
      <w:r w:rsidR="0034063D">
        <w:t xml:space="preserve">management, accumulators </w:t>
      </w:r>
      <w:r w:rsidR="0063005B">
        <w:t>and recharge</w:t>
      </w:r>
      <w:bookmarkEnd w:id="227"/>
    </w:p>
    <w:p w:rsidR="000001BB" w:rsidRDefault="00C51788" w:rsidP="004752DD">
      <w:pPr>
        <w:pStyle w:val="Heading4"/>
      </w:pPr>
      <w:bookmarkStart w:id="228" w:name="_Toc253577969"/>
      <w:r>
        <w:t xml:space="preserve">Capability </w:t>
      </w:r>
      <w:r w:rsidR="000F3CA6">
        <w:t>1</w:t>
      </w:r>
      <w:r w:rsidR="007300CD">
        <w:t>8</w:t>
      </w:r>
      <w:r w:rsidR="000F3CA6">
        <w:t xml:space="preserve"> </w:t>
      </w:r>
      <w:r w:rsidR="000001BB">
        <w:t>– Manage balances</w:t>
      </w:r>
      <w:bookmarkEnd w:id="228"/>
    </w:p>
    <w:p w:rsidR="000001BB" w:rsidRPr="0030418B" w:rsidRDefault="007321D7" w:rsidP="00AB16FD">
      <w:pPr>
        <w:pStyle w:val="BodyText"/>
        <w:jc w:val="center"/>
      </w:pPr>
      <w:r w:rsidRPr="007321D7">
        <w:pict>
          <v:shape id="_x0000_i1052" type="#_x0000_t75" style="width:468pt;height:295.5pt">
            <v:imagedata r:id="rId42" o:title=""/>
          </v:shape>
        </w:pict>
      </w:r>
    </w:p>
    <w:p w:rsidR="000001BB" w:rsidRDefault="00EA03C5" w:rsidP="000719C4">
      <w:pPr>
        <w:pStyle w:val="BodyText"/>
      </w:pPr>
      <w:r>
        <w:t>This capability allows user to manage the different balance types provided in Comverse One.</w:t>
      </w:r>
    </w:p>
    <w:p w:rsidR="00EA03C5" w:rsidRDefault="000719C4" w:rsidP="000001BB">
      <w:pPr>
        <w:pStyle w:val="BodyText"/>
      </w:pPr>
      <w:r>
        <w:t>U</w:t>
      </w:r>
      <w:r w:rsidR="00EA03C5">
        <w:t>ser can configure both spending</w:t>
      </w:r>
      <w:r w:rsidR="00705A7B">
        <w:t xml:space="preserve"> and credit</w:t>
      </w:r>
      <w:r w:rsidR="00EA03C5">
        <w:t xml:space="preserve"> limits</w:t>
      </w:r>
      <w:r>
        <w:t xml:space="preserve"> (if authorized)</w:t>
      </w:r>
      <w:r w:rsidR="00EA03C5">
        <w:t xml:space="preserve"> and shadow balance</w:t>
      </w:r>
      <w:r w:rsidR="0026589D">
        <w:t>s</w:t>
      </w:r>
      <w:r w:rsidR="00EA03C5">
        <w:t xml:space="preserve"> when acquiring a new </w:t>
      </w:r>
      <w:r w:rsidR="00A13724">
        <w:t>subscriber</w:t>
      </w:r>
      <w:r w:rsidR="00EA03C5">
        <w:t xml:space="preserve"> and swapping an existing one.</w:t>
      </w:r>
    </w:p>
    <w:p w:rsidR="00EA03C5" w:rsidRDefault="007321D7" w:rsidP="000001BB">
      <w:pPr>
        <w:pStyle w:val="BodyText"/>
      </w:pPr>
      <w:r>
        <w:t>U</w:t>
      </w:r>
      <w:r w:rsidR="0026589D">
        <w:t xml:space="preserve">ser can view balances on a specific account or </w:t>
      </w:r>
      <w:r w:rsidR="00A13724">
        <w:t>subscriber</w:t>
      </w:r>
      <w:r w:rsidR="0026589D">
        <w:t xml:space="preserve"> and reconfigure them if relevant.</w:t>
      </w:r>
    </w:p>
    <w:p w:rsidR="007321D7" w:rsidRDefault="007321D7" w:rsidP="000001BB">
      <w:pPr>
        <w:pStyle w:val="BodyText"/>
      </w:pPr>
      <w:r>
        <w:t>In case of a credit limit, user can relax it via a prepayment</w:t>
      </w:r>
    </w:p>
    <w:p w:rsidR="003939E3" w:rsidRDefault="003939E3" w:rsidP="000001BB">
      <w:pPr>
        <w:pStyle w:val="BodyText"/>
      </w:pPr>
      <w:r>
        <w:t>These use case can be integrated with any billing system supporting same capabilities as Comverse one Billing</w:t>
      </w:r>
    </w:p>
    <w:p w:rsidR="00B055D3" w:rsidRDefault="00B055D3" w:rsidP="000001BB">
      <w:pPr>
        <w:pStyle w:val="BodyText"/>
      </w:pPr>
      <w:r>
        <w:t xml:space="preserve">Note: Relax credit limit with Prepayment use case is not specified in this FRS but in a separate DR: </w:t>
      </w:r>
      <w:r>
        <w:rPr>
          <w:rFonts w:cs="Arial"/>
        </w:rPr>
        <w:t>DR-4-009-791</w:t>
      </w:r>
    </w:p>
    <w:p w:rsidR="000001BB" w:rsidRDefault="00C51788" w:rsidP="004752DD">
      <w:pPr>
        <w:pStyle w:val="Heading4"/>
      </w:pPr>
      <w:bookmarkStart w:id="229" w:name="_Toc253577970"/>
      <w:r>
        <w:t xml:space="preserve">Capability </w:t>
      </w:r>
      <w:r w:rsidR="000F3CA6">
        <w:t>1</w:t>
      </w:r>
      <w:r w:rsidR="007300CD">
        <w:t>9</w:t>
      </w:r>
      <w:r w:rsidR="00910E54">
        <w:t xml:space="preserve"> </w:t>
      </w:r>
      <w:r w:rsidR="000719C4">
        <w:t>–</w:t>
      </w:r>
      <w:r w:rsidR="0063005B">
        <w:t xml:space="preserve"> Recharge</w:t>
      </w:r>
      <w:bookmarkEnd w:id="229"/>
    </w:p>
    <w:p w:rsidR="000719C4" w:rsidRPr="000719C4" w:rsidRDefault="000719C4" w:rsidP="000719C4">
      <w:pPr>
        <w:pStyle w:val="BodyText"/>
      </w:pPr>
      <w:r>
        <w:t>To be reviewed before modification</w:t>
      </w:r>
    </w:p>
    <w:p w:rsidR="000001BB" w:rsidRPr="00CB5A92" w:rsidRDefault="0030418B" w:rsidP="00AB16FD">
      <w:pPr>
        <w:pStyle w:val="BodyText"/>
        <w:ind w:left="288"/>
        <w:jc w:val="center"/>
      </w:pPr>
      <w:r w:rsidRPr="00891D66">
        <w:lastRenderedPageBreak/>
        <w:pict>
          <v:shape id="_x0000_i1053" type="#_x0000_t75" style="width:465pt;height:439.5pt">
            <v:imagedata r:id="rId43" o:title=""/>
          </v:shape>
        </w:pict>
      </w:r>
    </w:p>
    <w:p w:rsidR="0030418B" w:rsidRDefault="0030418B" w:rsidP="0030418B">
      <w:pPr>
        <w:pStyle w:val="BodyText"/>
        <w:ind w:left="288"/>
      </w:pPr>
      <w:r>
        <w:t xml:space="preserve">This capability allows a dealer user to recharge either an account or a </w:t>
      </w:r>
      <w:r w:rsidR="00A13724">
        <w:t>subscriber</w:t>
      </w:r>
      <w:r>
        <w:t xml:space="preserve"> and access to the recharge history.</w:t>
      </w:r>
    </w:p>
    <w:p w:rsidR="0030418B" w:rsidRDefault="0030418B" w:rsidP="0030418B">
      <w:pPr>
        <w:pStyle w:val="BodyText"/>
        <w:ind w:left="288"/>
      </w:pPr>
      <w:r>
        <w:t xml:space="preserve">Channel/CSR light application allows a user recharging an account or a </w:t>
      </w:r>
      <w:r w:rsidR="00A13724">
        <w:t>subscriber</w:t>
      </w:r>
      <w:r>
        <w:t xml:space="preserve"> either using a voucher or through a non voucher recharge.</w:t>
      </w:r>
    </w:p>
    <w:p w:rsidR="0030418B" w:rsidRDefault="0030418B" w:rsidP="000F7361">
      <w:pPr>
        <w:pStyle w:val="BodyText"/>
        <w:numPr>
          <w:ilvl w:val="1"/>
          <w:numId w:val="190"/>
        </w:numPr>
      </w:pPr>
      <w:r>
        <w:t xml:space="preserve">For non voucher recharge, user can select payment method to recharge. Supported payment methods can be any payment method not requiring parameters (cash, check,…) or credit/debit card. </w:t>
      </w:r>
    </w:p>
    <w:p w:rsidR="00122B88" w:rsidRDefault="0030418B" w:rsidP="000F7361">
      <w:pPr>
        <w:pStyle w:val="BodyText"/>
        <w:numPr>
          <w:ilvl w:val="1"/>
          <w:numId w:val="190"/>
        </w:numPr>
      </w:pPr>
      <w:r>
        <w:t>Depending on application configuration, user can select an already existing payment profile.</w:t>
      </w:r>
    </w:p>
    <w:p w:rsidR="0034063D" w:rsidRDefault="0034063D" w:rsidP="004752DD">
      <w:pPr>
        <w:pStyle w:val="Heading4"/>
      </w:pPr>
      <w:bookmarkStart w:id="230" w:name="_Toc253577971"/>
      <w:r>
        <w:lastRenderedPageBreak/>
        <w:t xml:space="preserve">Capability </w:t>
      </w:r>
      <w:r w:rsidR="007300CD">
        <w:t>20</w:t>
      </w:r>
      <w:r w:rsidR="00910E54">
        <w:t xml:space="preserve"> </w:t>
      </w:r>
      <w:r w:rsidR="00626203">
        <w:t xml:space="preserve">– </w:t>
      </w:r>
      <w:r>
        <w:t xml:space="preserve">View </w:t>
      </w:r>
      <w:r w:rsidR="00DA4170">
        <w:t>Real time Promotions</w:t>
      </w:r>
      <w:bookmarkEnd w:id="230"/>
    </w:p>
    <w:p w:rsidR="0034063D" w:rsidRPr="009C1BBD" w:rsidRDefault="00BA3567" w:rsidP="00AB16FD">
      <w:pPr>
        <w:pStyle w:val="BodyText"/>
        <w:jc w:val="center"/>
      </w:pPr>
      <w:r w:rsidRPr="006A1E48">
        <w:pict>
          <v:shape id="_x0000_i1054" type="#_x0000_t75" style="width:409.5pt;height:211.5pt">
            <v:imagedata r:id="rId44" o:title=""/>
          </v:shape>
        </w:pict>
      </w:r>
    </w:p>
    <w:p w:rsidR="0034063D" w:rsidRPr="0034063D" w:rsidRDefault="0034063D" w:rsidP="00632A8D">
      <w:pPr>
        <w:pStyle w:val="BodyText"/>
      </w:pPr>
      <w:r>
        <w:t xml:space="preserve">This </w:t>
      </w:r>
      <w:r w:rsidR="00E8653B">
        <w:t>capability</w:t>
      </w:r>
      <w:r>
        <w:t xml:space="preserve"> allows user viewing </w:t>
      </w:r>
      <w:r w:rsidR="00E8653B">
        <w:t>candidate</w:t>
      </w:r>
      <w:r>
        <w:t xml:space="preserve"> </w:t>
      </w:r>
      <w:r w:rsidR="00DA4170">
        <w:t xml:space="preserve">awards and bonus </w:t>
      </w:r>
      <w:r w:rsidR="005321CE">
        <w:t>the customer</w:t>
      </w:r>
      <w:r w:rsidR="00DA4170">
        <w:t xml:space="preserve"> can get</w:t>
      </w:r>
      <w:r>
        <w:t xml:space="preserve"> </w:t>
      </w:r>
      <w:r w:rsidR="00E8653B">
        <w:t xml:space="preserve">(and associated accumulators) for an account or a </w:t>
      </w:r>
      <w:r w:rsidR="00A13724">
        <w:t>subscriber</w:t>
      </w:r>
      <w:r>
        <w:t xml:space="preserve"> thanks to real tim</w:t>
      </w:r>
      <w:r w:rsidR="00E8653B">
        <w:t>e promotion</w:t>
      </w:r>
      <w:r w:rsidR="00DA4170">
        <w:t>s</w:t>
      </w:r>
      <w:r w:rsidR="00E8653B">
        <w:t>.</w:t>
      </w:r>
    </w:p>
    <w:p w:rsidR="002073FB" w:rsidRDefault="002073FB" w:rsidP="002073FB">
      <w:pPr>
        <w:pStyle w:val="Heading3"/>
      </w:pPr>
      <w:bookmarkStart w:id="231" w:name="_Toc253577972"/>
      <w:r w:rsidRPr="00632A8D">
        <w:t>Domain Problem management</w:t>
      </w:r>
      <w:bookmarkEnd w:id="231"/>
    </w:p>
    <w:p w:rsidR="002073FB" w:rsidRPr="00632A8D" w:rsidRDefault="00E8653B" w:rsidP="004752DD">
      <w:pPr>
        <w:pStyle w:val="Heading4"/>
      </w:pPr>
      <w:bookmarkStart w:id="232" w:name="_Toc253577973"/>
      <w:r w:rsidRPr="00632A8D">
        <w:t xml:space="preserve">Capability </w:t>
      </w:r>
      <w:r w:rsidR="000F3CA6" w:rsidRPr="00632A8D">
        <w:t>2</w:t>
      </w:r>
      <w:r w:rsidR="007300CD" w:rsidRPr="00632A8D">
        <w:t>1</w:t>
      </w:r>
      <w:r w:rsidR="000F3CA6" w:rsidRPr="00632A8D">
        <w:t xml:space="preserve"> </w:t>
      </w:r>
      <w:r w:rsidR="002073FB" w:rsidRPr="00632A8D">
        <w:t>– Trouble ticketing</w:t>
      </w:r>
      <w:bookmarkEnd w:id="232"/>
      <w:r w:rsidR="00632A8D">
        <w:t xml:space="preserve"> </w:t>
      </w:r>
    </w:p>
    <w:p w:rsidR="002073FB" w:rsidRPr="009C1BBD" w:rsidRDefault="002073FB" w:rsidP="00AB16FD">
      <w:pPr>
        <w:pStyle w:val="BodyText"/>
        <w:jc w:val="center"/>
      </w:pPr>
    </w:p>
    <w:p w:rsidR="002073FB" w:rsidRDefault="006C41A3" w:rsidP="001B6032">
      <w:pPr>
        <w:pStyle w:val="BodyText"/>
        <w:ind w:left="864"/>
      </w:pPr>
      <w:r>
        <w:t>Refer to Case management and C</w:t>
      </w:r>
      <w:r w:rsidR="001B6032">
        <w:t>IT FRS</w:t>
      </w:r>
    </w:p>
    <w:p w:rsidR="001B6032" w:rsidRDefault="001B6032" w:rsidP="001B6032">
      <w:pPr>
        <w:pStyle w:val="BodyText"/>
        <w:ind w:left="864"/>
      </w:pPr>
    </w:p>
    <w:p w:rsidR="001B6032" w:rsidRDefault="001B6032" w:rsidP="001B6032">
      <w:pPr>
        <w:pStyle w:val="Heading4"/>
      </w:pPr>
      <w:bookmarkStart w:id="233" w:name="_Toc233601149"/>
      <w:bookmarkStart w:id="234" w:name="_Toc253577974"/>
      <w:r w:rsidRPr="00632A8D">
        <w:t xml:space="preserve">Capability </w:t>
      </w:r>
      <w:r>
        <w:t>32</w:t>
      </w:r>
      <w:r w:rsidRPr="00632A8D">
        <w:t xml:space="preserve"> – </w:t>
      </w:r>
      <w:r>
        <w:t>Ge</w:t>
      </w:r>
      <w:r>
        <w:t>t PUK</w:t>
      </w:r>
      <w:bookmarkEnd w:id="233"/>
      <w:bookmarkEnd w:id="234"/>
    </w:p>
    <w:p w:rsidR="001B6032" w:rsidRDefault="001B6032" w:rsidP="001B6032">
      <w:pPr>
        <w:pStyle w:val="BodyText"/>
      </w:pPr>
    </w:p>
    <w:p w:rsidR="001B6032" w:rsidRDefault="001B6032" w:rsidP="001B6032">
      <w:pPr>
        <w:pStyle w:val="BodyText"/>
      </w:pPr>
      <w:r w:rsidRPr="00DD0662">
        <w:pict>
          <v:shape id="_x0000_i1055" type="#_x0000_t75" style="width:342pt;height:100.5pt">
            <v:imagedata r:id="rId45" o:title=""/>
          </v:shape>
        </w:pict>
      </w:r>
    </w:p>
    <w:p w:rsidR="001B6032" w:rsidRPr="00DD0662" w:rsidRDefault="001B6032" w:rsidP="001B6032">
      <w:pPr>
        <w:pStyle w:val="BodyText"/>
      </w:pPr>
      <w:r>
        <w:t>This capability allows user to retrieve P</w:t>
      </w:r>
      <w:r>
        <w:t>UK code of a specific subscriber in GSM Market</w:t>
      </w:r>
    </w:p>
    <w:p w:rsidR="006C41A3" w:rsidRPr="00632A8D" w:rsidRDefault="006C41A3" w:rsidP="000F7361">
      <w:pPr>
        <w:pStyle w:val="Heading4"/>
        <w:numPr>
          <w:ilvl w:val="3"/>
          <w:numId w:val="680"/>
        </w:numPr>
      </w:pPr>
      <w:bookmarkStart w:id="235" w:name="_Toc253577975"/>
      <w:r w:rsidRPr="00632A8D">
        <w:t xml:space="preserve">Capability </w:t>
      </w:r>
      <w:r>
        <w:t>33</w:t>
      </w:r>
      <w:r w:rsidRPr="00632A8D">
        <w:t xml:space="preserve"> – </w:t>
      </w:r>
      <w:r>
        <w:t>Customer Interaction Tracking (CIT)</w:t>
      </w:r>
      <w:bookmarkEnd w:id="235"/>
      <w:r>
        <w:t xml:space="preserve"> </w:t>
      </w:r>
    </w:p>
    <w:p w:rsidR="006C41A3" w:rsidRPr="009C1BBD" w:rsidRDefault="006C41A3" w:rsidP="006C41A3">
      <w:pPr>
        <w:pStyle w:val="BodyText"/>
        <w:jc w:val="center"/>
      </w:pPr>
    </w:p>
    <w:p w:rsidR="006C41A3" w:rsidRDefault="006C41A3" w:rsidP="006C41A3">
      <w:pPr>
        <w:pStyle w:val="BodyText"/>
        <w:ind w:left="864"/>
      </w:pPr>
      <w:r>
        <w:t>Refer to Case management and CIT F</w:t>
      </w:r>
      <w:r>
        <w:t>RS</w:t>
      </w:r>
    </w:p>
    <w:p w:rsidR="001B6032" w:rsidRPr="00632A8D" w:rsidRDefault="001B6032" w:rsidP="001B6032">
      <w:pPr>
        <w:pStyle w:val="BodyText"/>
        <w:ind w:left="864"/>
      </w:pPr>
    </w:p>
    <w:p w:rsidR="00C51788" w:rsidRDefault="00C51788" w:rsidP="00C51788">
      <w:pPr>
        <w:pStyle w:val="Heading3"/>
      </w:pPr>
      <w:bookmarkStart w:id="236" w:name="_Toc253577976"/>
      <w:r>
        <w:lastRenderedPageBreak/>
        <w:t xml:space="preserve">Domain Request </w:t>
      </w:r>
      <w:r w:rsidR="008B2DFC">
        <w:t xml:space="preserve">and Order </w:t>
      </w:r>
      <w:r>
        <w:t>Management</w:t>
      </w:r>
      <w:bookmarkEnd w:id="236"/>
    </w:p>
    <w:p w:rsidR="00C51788" w:rsidRDefault="00C51788" w:rsidP="004752DD">
      <w:pPr>
        <w:pStyle w:val="Heading4"/>
      </w:pPr>
      <w:bookmarkStart w:id="237" w:name="_Toc253577977"/>
      <w:r>
        <w:t xml:space="preserve">Capability </w:t>
      </w:r>
      <w:r w:rsidR="00E8653B">
        <w:t>2</w:t>
      </w:r>
      <w:r w:rsidR="007300CD">
        <w:t>2</w:t>
      </w:r>
      <w:r>
        <w:t xml:space="preserve"> – </w:t>
      </w:r>
      <w:r w:rsidR="002D2722">
        <w:t>Request Management</w:t>
      </w:r>
      <w:bookmarkEnd w:id="237"/>
    </w:p>
    <w:p w:rsidR="00C51788" w:rsidRPr="009C1BBD" w:rsidRDefault="00BA3567" w:rsidP="00AB16FD">
      <w:pPr>
        <w:pStyle w:val="BodyText"/>
        <w:jc w:val="center"/>
      </w:pPr>
      <w:r w:rsidRPr="006A1E48">
        <w:pict>
          <v:shape id="_x0000_i1056" type="#_x0000_t75" style="width:468pt;height:212.25pt">
            <v:imagedata r:id="rId46" o:title=""/>
          </v:shape>
        </w:pict>
      </w:r>
    </w:p>
    <w:p w:rsidR="00C51788" w:rsidRDefault="00825360" w:rsidP="00C51788">
      <w:pPr>
        <w:pStyle w:val="BodyText"/>
      </w:pPr>
      <w:r>
        <w:t>Dealer and CSR</w:t>
      </w:r>
      <w:r w:rsidR="00C51788">
        <w:t xml:space="preserve"> user can view and search requests he ha</w:t>
      </w:r>
      <w:r w:rsidR="00C51788">
        <w:t>s submitted either at overall level (typically for new customer requests) or for a specific customer</w:t>
      </w:r>
    </w:p>
    <w:p w:rsidR="00F81584" w:rsidRDefault="00F81584" w:rsidP="00825360">
      <w:pPr>
        <w:pStyle w:val="BodyText"/>
      </w:pPr>
      <w:r>
        <w:t>Only requests submitted by Channel</w:t>
      </w:r>
      <w:r w:rsidR="00825360">
        <w:t>/CSR light</w:t>
      </w:r>
      <w:r>
        <w:t xml:space="preserve"> application are available to the </w:t>
      </w:r>
      <w:r w:rsidR="00825360">
        <w:t>user</w:t>
      </w:r>
      <w:r w:rsidR="00814F97">
        <w:t>, except in the following case:</w:t>
      </w:r>
    </w:p>
    <w:p w:rsidR="00814F97" w:rsidRDefault="00814F97" w:rsidP="00C51788">
      <w:pPr>
        <w:pStyle w:val="BodyText"/>
      </w:pPr>
      <w:r>
        <w:t>When channel</w:t>
      </w:r>
      <w:r w:rsidR="00825360">
        <w:t>/CSR light</w:t>
      </w:r>
      <w:r>
        <w:t xml:space="preserve"> and consumer applications are merged, a dealer</w:t>
      </w:r>
      <w:r w:rsidR="00825360">
        <w:t xml:space="preserve"> or CSR</w:t>
      </w:r>
      <w:r>
        <w:t xml:space="preserve"> user having access to a customer will also have access to requests impacting the customer entities, except when these requests corresponds to acquisition.</w:t>
      </w:r>
    </w:p>
    <w:p w:rsidR="00814F97" w:rsidRDefault="00814F97" w:rsidP="00C51788">
      <w:pPr>
        <w:pStyle w:val="BodyText"/>
      </w:pPr>
      <w:r>
        <w:t>In other words, a dealer</w:t>
      </w:r>
      <w:r w:rsidR="00825360">
        <w:t>/CSR</w:t>
      </w:r>
      <w:r>
        <w:t xml:space="preserve"> user will have access to requests submitted by users of other organizations (other dealer or customer) only for account management requests but not for acquisition.</w:t>
      </w:r>
    </w:p>
    <w:p w:rsidR="00814F97" w:rsidRDefault="00814F97" w:rsidP="00C51788">
      <w:pPr>
        <w:pStyle w:val="BodyText"/>
      </w:pPr>
    </w:p>
    <w:p w:rsidR="008B2DFC" w:rsidRDefault="008B2DFC" w:rsidP="008B2DFC">
      <w:pPr>
        <w:pStyle w:val="Heading4"/>
        <w:tabs>
          <w:tab w:val="num" w:pos="1494"/>
        </w:tabs>
        <w:ind w:left="1494"/>
      </w:pPr>
      <w:bookmarkStart w:id="238" w:name="_Toc215983771"/>
      <w:bookmarkStart w:id="239" w:name="_Toc253577978"/>
      <w:r>
        <w:lastRenderedPageBreak/>
        <w:t>Capability 24 – Order follow-up</w:t>
      </w:r>
      <w:bookmarkEnd w:id="238"/>
      <w:bookmarkEnd w:id="239"/>
    </w:p>
    <w:p w:rsidR="008B2DFC" w:rsidRPr="007A4CD3" w:rsidRDefault="00BA3567" w:rsidP="008B2DFC">
      <w:pPr>
        <w:pStyle w:val="BodyText"/>
        <w:jc w:val="center"/>
      </w:pPr>
      <w:r w:rsidRPr="006A1E48">
        <w:pict>
          <v:shape id="_x0000_i1057" type="#_x0000_t75" style="width:451.5pt;height:198.75pt">
            <v:imagedata r:id="rId47" o:title=""/>
          </v:shape>
        </w:pict>
      </w:r>
    </w:p>
    <w:p w:rsidR="008B2DFC" w:rsidRDefault="008B2DFC" w:rsidP="007A47B1">
      <w:pPr>
        <w:pStyle w:val="BodyText"/>
      </w:pPr>
      <w:r>
        <w:t>Channel</w:t>
      </w:r>
      <w:r w:rsidR="007A47B1">
        <w:t>/CSR light</w:t>
      </w:r>
      <w:r>
        <w:t xml:space="preserve"> </w:t>
      </w:r>
      <w:r w:rsidR="007A47B1">
        <w:t>solution</w:t>
      </w:r>
      <w:r>
        <w:t xml:space="preserve"> allows user to follow up order they have submitted through </w:t>
      </w:r>
      <w:r w:rsidR="007A47B1">
        <w:t>the application</w:t>
      </w:r>
      <w:r>
        <w:t xml:space="preserve">. </w:t>
      </w:r>
    </w:p>
    <w:p w:rsidR="008B2DFC" w:rsidRDefault="008B2DFC" w:rsidP="008B2DFC">
      <w:pPr>
        <w:pStyle w:val="BodyText"/>
      </w:pPr>
      <w:r>
        <w:t>Depending on their role they can access to order they have submitted and to order submitted by other users.</w:t>
      </w:r>
    </w:p>
    <w:p w:rsidR="008B2DFC" w:rsidRDefault="008B2DFC" w:rsidP="008B2DFC">
      <w:pPr>
        <w:pStyle w:val="BodyText"/>
      </w:pPr>
      <w:r>
        <w:t>They can review every order with same information as in review order use case (refer to checkout domain) plus the order reference and status.</w:t>
      </w:r>
    </w:p>
    <w:p w:rsidR="008B2DFC" w:rsidRDefault="008B2DFC" w:rsidP="008B2DFC">
      <w:pPr>
        <w:pStyle w:val="BodyText"/>
      </w:pPr>
      <w:r>
        <w:t>User can review in Channel</w:t>
      </w:r>
      <w:r w:rsidR="007A47B1">
        <w:t>/CSR light</w:t>
      </w:r>
      <w:r>
        <w:t xml:space="preserve"> application only orders that have been submitted through Channel</w:t>
      </w:r>
      <w:r w:rsidR="007A47B1">
        <w:t>/CSR light</w:t>
      </w:r>
      <w:r>
        <w:t xml:space="preserve"> application. This is only true for Dealer users (not for Telco users).</w:t>
      </w:r>
    </w:p>
    <w:p w:rsidR="008B2DFC" w:rsidRDefault="008B2DFC" w:rsidP="00C51788">
      <w:pPr>
        <w:pStyle w:val="BodyText"/>
      </w:pPr>
    </w:p>
    <w:p w:rsidR="00A7156B" w:rsidRPr="00680575" w:rsidRDefault="00A7156B" w:rsidP="00A7156B">
      <w:pPr>
        <w:pStyle w:val="Heading3"/>
      </w:pPr>
      <w:bookmarkStart w:id="240" w:name="_Toc253577979"/>
      <w:r w:rsidRPr="00680575">
        <w:t>Domain Electronic Bill Presentment and Payment</w:t>
      </w:r>
      <w:bookmarkEnd w:id="240"/>
    </w:p>
    <w:p w:rsidR="00A7156B" w:rsidRDefault="00A7156B" w:rsidP="004752DD">
      <w:pPr>
        <w:pStyle w:val="Heading4"/>
      </w:pPr>
      <w:bookmarkStart w:id="241" w:name="_Toc253577980"/>
      <w:r w:rsidRPr="00680575">
        <w:t>Capability 2</w:t>
      </w:r>
      <w:r w:rsidR="007300CD" w:rsidRPr="00680575">
        <w:t>3</w:t>
      </w:r>
      <w:r w:rsidRPr="00680575">
        <w:t xml:space="preserve"> – EBPP</w:t>
      </w:r>
      <w:bookmarkEnd w:id="241"/>
    </w:p>
    <w:p w:rsidR="00B13B36" w:rsidRDefault="00B13B36" w:rsidP="00B13B36">
      <w:pPr>
        <w:pStyle w:val="BodyText"/>
      </w:pPr>
    </w:p>
    <w:p w:rsidR="00B13B36" w:rsidRDefault="00B13B36" w:rsidP="00B13B36">
      <w:pPr>
        <w:pStyle w:val="BodyText"/>
      </w:pPr>
      <w:r>
        <w:t>The EBPP capability is targeting three main goals:</w:t>
      </w:r>
    </w:p>
    <w:p w:rsidR="00B13B36" w:rsidRDefault="00B13B36" w:rsidP="000F7361">
      <w:pPr>
        <w:pStyle w:val="BodyText"/>
        <w:numPr>
          <w:ilvl w:val="0"/>
          <w:numId w:val="688"/>
        </w:numPr>
      </w:pPr>
      <w:r>
        <w:t>Allowing user to access to i</w:t>
      </w:r>
      <w:r w:rsidR="00DA11EE">
        <w:t>nvoices/invoices’ details and view the bill image either as ASCII and/or PDF</w:t>
      </w:r>
    </w:p>
    <w:p w:rsidR="00B13B36" w:rsidRDefault="00B13B36" w:rsidP="000F7361">
      <w:pPr>
        <w:pStyle w:val="BodyText"/>
        <w:numPr>
          <w:ilvl w:val="0"/>
          <w:numId w:val="688"/>
        </w:numPr>
      </w:pPr>
      <w:r>
        <w:t>Allowing user to access to unbilled transactions</w:t>
      </w:r>
    </w:p>
    <w:p w:rsidR="00B13B36" w:rsidRDefault="00B13B36" w:rsidP="000F7361">
      <w:pPr>
        <w:pStyle w:val="BodyText"/>
        <w:numPr>
          <w:ilvl w:val="0"/>
          <w:numId w:val="688"/>
        </w:numPr>
      </w:pPr>
      <w:r>
        <w:t xml:space="preserve">Allowing user to access </w:t>
      </w:r>
      <w:r w:rsidR="00DA11EE">
        <w:t>to payments already done and add new payments/prepayments</w:t>
      </w:r>
    </w:p>
    <w:p w:rsidR="00A7156B" w:rsidRPr="005A15C9" w:rsidRDefault="005A15C9" w:rsidP="00AB16FD">
      <w:pPr>
        <w:pStyle w:val="BodyText"/>
        <w:jc w:val="center"/>
      </w:pPr>
      <w:r w:rsidRPr="005A15C9">
        <w:lastRenderedPageBreak/>
        <w:pict>
          <v:shape id="_x0000_i1058" type="#_x0000_t75" style="width:467.25pt;height:408pt">
            <v:imagedata r:id="rId48" o:title=""/>
          </v:shape>
        </w:pict>
      </w:r>
    </w:p>
    <w:p w:rsidR="00B13B36" w:rsidRPr="00B13B36" w:rsidRDefault="00B13B36" w:rsidP="00B645E1">
      <w:pPr>
        <w:pStyle w:val="BodyText"/>
      </w:pPr>
      <w:r>
        <w:t>User is able to access to the list of invoices for a specific account, view their image and access to the detail of every invoice. By accessing to the invoice detail, user is able to view list and detail of ‘transactions’ ‘billed’ for the specific invoice (or statement): adjustments, recharge</w:t>
      </w:r>
      <w:r w:rsidR="00DA11EE">
        <w:t>s</w:t>
      </w:r>
      <w:r>
        <w:t xml:space="preserve">, </w:t>
      </w:r>
      <w:r w:rsidR="00DA11EE">
        <w:t>RC and NRC, MTR and payment</w:t>
      </w:r>
      <w:r>
        <w:t xml:space="preserve"> distribution</w:t>
      </w:r>
      <w:r w:rsidR="00DA11EE">
        <w:t>s</w:t>
      </w:r>
      <w:r>
        <w:t xml:space="preserve">. </w:t>
      </w:r>
    </w:p>
    <w:p w:rsidR="00B645E1" w:rsidRDefault="00B645E1" w:rsidP="00B645E1">
      <w:r w:rsidRPr="00680575">
        <w:t xml:space="preserve">Viewing invoice is dependent of format generated by the billing system. In case of Comverse one billing, </w:t>
      </w:r>
      <w:r>
        <w:t>User can view the invoice either in simple text format or in PDF. If the PDF is not already requested, Channel/CSR light application will request its generation thanks to IGEN capability. Note that for PDF, user can select if he wants a summary bill or a detailed bill if both formats are defined.</w:t>
      </w:r>
      <w:r w:rsidRPr="00680575" w:rsidDel="006B08A7">
        <w:t xml:space="preserve"> </w:t>
      </w:r>
    </w:p>
    <w:p w:rsidR="00FA256A" w:rsidRDefault="00FA256A" w:rsidP="00FA256A"/>
    <w:p w:rsidR="00B13B36" w:rsidRPr="005A15C9" w:rsidRDefault="005A15C9" w:rsidP="00FA256A">
      <w:r w:rsidRPr="005A15C9">
        <w:lastRenderedPageBreak/>
        <w:pict>
          <v:shape id="_x0000_i1059" type="#_x0000_t75" style="width:467.25pt;height:384pt">
            <v:imagedata r:id="rId49" o:title=""/>
          </v:shape>
        </w:pict>
      </w:r>
    </w:p>
    <w:p w:rsidR="00B645E1" w:rsidRDefault="00B645E1" w:rsidP="00FA256A">
      <w:r>
        <w:t>On the same way, user can see transactions not already billed for a specific account like unbilled RC/NRC, Unbilled usage, Unbilled MTR and unbilled recharge.</w:t>
      </w:r>
    </w:p>
    <w:p w:rsidR="00B645E1" w:rsidRDefault="00B645E1" w:rsidP="00FA256A"/>
    <w:p w:rsidR="00B645E1" w:rsidRPr="00B645E1" w:rsidRDefault="00B645E1" w:rsidP="00FA256A">
      <w:r w:rsidRPr="00B645E1">
        <w:lastRenderedPageBreak/>
        <w:pict>
          <v:shape id="_x0000_i1060" type="#_x0000_t75" style="width:325.5pt;height:277.5pt">
            <v:imagedata r:id="rId50" o:title=""/>
          </v:shape>
        </w:pict>
      </w:r>
    </w:p>
    <w:p w:rsidR="00FA256A" w:rsidRPr="00184B52" w:rsidRDefault="00FA256A" w:rsidP="00FA256A"/>
    <w:p w:rsidR="00FA256A" w:rsidRDefault="00FA256A" w:rsidP="00FA256A">
      <w:r>
        <w:t>This capability allows also a user to register a payment for a specific invoice.</w:t>
      </w:r>
    </w:p>
    <w:p w:rsidR="00FA256A" w:rsidRDefault="00FA256A" w:rsidP="00FA256A">
      <w:r>
        <w:t>When registering a payment for an invoice, user is able to process it in real time if real time payment capability is enable on billing side.</w:t>
      </w:r>
    </w:p>
    <w:p w:rsidR="00FA256A" w:rsidRPr="00E05FBE" w:rsidRDefault="00FA256A" w:rsidP="00FA256A">
      <w:r>
        <w:t>At the account level or at checkout process, user can register a ‘prepayment’. Supporting at checkout time such prepayment is to cover case where customer has already paid directly some NRC to the dealer or CSR.</w:t>
      </w:r>
    </w:p>
    <w:p w:rsidR="00FA256A" w:rsidRPr="00680575" w:rsidRDefault="00FA256A" w:rsidP="00FA256A"/>
    <w:p w:rsidR="00FA256A" w:rsidRDefault="00FA256A" w:rsidP="00FA256A"/>
    <w:p w:rsidR="001C674D" w:rsidRPr="00680575" w:rsidRDefault="001C674D" w:rsidP="001C674D">
      <w:pPr>
        <w:pStyle w:val="Heading3"/>
      </w:pPr>
      <w:bookmarkStart w:id="242" w:name="_Toc233601155"/>
      <w:bookmarkStart w:id="243" w:name="_Toc253577981"/>
      <w:r w:rsidRPr="00680575">
        <w:t xml:space="preserve">Domain </w:t>
      </w:r>
      <w:r>
        <w:t>Adjustment</w:t>
      </w:r>
      <w:bookmarkEnd w:id="242"/>
      <w:bookmarkEnd w:id="243"/>
    </w:p>
    <w:p w:rsidR="001C674D" w:rsidRDefault="001C674D" w:rsidP="001C674D">
      <w:pPr>
        <w:pStyle w:val="Heading4"/>
      </w:pPr>
      <w:bookmarkStart w:id="244" w:name="_Toc233601156"/>
      <w:bookmarkStart w:id="245" w:name="_Toc253577982"/>
      <w:r>
        <w:t>Capability 28</w:t>
      </w:r>
      <w:r w:rsidRPr="00680575">
        <w:t xml:space="preserve"> – </w:t>
      </w:r>
      <w:r>
        <w:t>Usage and charge adjust</w:t>
      </w:r>
      <w:r>
        <w:t>ment</w:t>
      </w:r>
      <w:bookmarkEnd w:id="244"/>
      <w:bookmarkEnd w:id="245"/>
    </w:p>
    <w:p w:rsidR="001C674D" w:rsidRDefault="001C674D" w:rsidP="001C674D">
      <w:pPr>
        <w:pStyle w:val="BodyText"/>
      </w:pPr>
    </w:p>
    <w:p w:rsidR="001C674D" w:rsidRPr="002379A7" w:rsidRDefault="002379A7" w:rsidP="001C674D">
      <w:pPr>
        <w:pStyle w:val="BodyText"/>
      </w:pPr>
      <w:r w:rsidRPr="002379A7">
        <w:lastRenderedPageBreak/>
        <w:pict>
          <v:shape id="_x0000_i1061" type="#_x0000_t75" style="width:467.25pt;height:485.25pt">
            <v:imagedata r:id="rId51" o:title=""/>
          </v:shape>
        </w:pict>
      </w:r>
    </w:p>
    <w:p w:rsidR="001C674D" w:rsidRDefault="001C674D" w:rsidP="001C674D">
      <w:pPr>
        <w:pStyle w:val="BodyText"/>
      </w:pPr>
      <w:r>
        <w:t>This capability allows to manage adjustments on invoice balances (miscellaneous adjustment), usage, RC and NRC.</w:t>
      </w:r>
    </w:p>
    <w:p w:rsidR="001C674D" w:rsidRDefault="001C674D" w:rsidP="001C674D">
      <w:pPr>
        <w:pStyle w:val="BodyText"/>
      </w:pPr>
      <w:r>
        <w:t>First of all it allows user to view adjustments from different perspectives:</w:t>
      </w:r>
    </w:p>
    <w:p w:rsidR="001C674D" w:rsidRDefault="001C674D" w:rsidP="000F7361">
      <w:pPr>
        <w:pStyle w:val="BodyText"/>
        <w:numPr>
          <w:ilvl w:val="0"/>
          <w:numId w:val="513"/>
        </w:numPr>
      </w:pPr>
      <w:r>
        <w:t>All unbilled adjustments at the account level</w:t>
      </w:r>
    </w:p>
    <w:p w:rsidR="002379A7" w:rsidRDefault="002379A7" w:rsidP="000F7361">
      <w:pPr>
        <w:pStyle w:val="BodyText"/>
        <w:numPr>
          <w:ilvl w:val="0"/>
          <w:numId w:val="513"/>
        </w:numPr>
      </w:pPr>
    </w:p>
    <w:p w:rsidR="001C674D" w:rsidRDefault="001C674D" w:rsidP="000F7361">
      <w:pPr>
        <w:pStyle w:val="BodyText"/>
        <w:numPr>
          <w:ilvl w:val="0"/>
          <w:numId w:val="513"/>
        </w:numPr>
      </w:pPr>
      <w:r>
        <w:t>Adjustment by invoice balance, usage, RC and NRC through the invoice or the account depending if usage, RC and NRC is billed or not</w:t>
      </w:r>
    </w:p>
    <w:p w:rsidR="001C674D" w:rsidRDefault="001C674D" w:rsidP="000F7361">
      <w:pPr>
        <w:pStyle w:val="BodyText"/>
        <w:numPr>
          <w:ilvl w:val="0"/>
          <w:numId w:val="513"/>
        </w:numPr>
      </w:pPr>
      <w:r>
        <w:t>All adjustments that appears on a specific invoice (that were created on previous invoices)</w:t>
      </w:r>
    </w:p>
    <w:p w:rsidR="001C674D" w:rsidRDefault="001C674D" w:rsidP="001C674D">
      <w:pPr>
        <w:pStyle w:val="BodyText"/>
      </w:pPr>
      <w:r>
        <w:t>This capability allows also user to create new adjustments on invoice balance, unbilled/billed usage records and unbilled/billed RC/NRC.</w:t>
      </w:r>
    </w:p>
    <w:p w:rsidR="001C674D" w:rsidRPr="005C2C03" w:rsidRDefault="001C674D" w:rsidP="001C674D">
      <w:pPr>
        <w:pStyle w:val="BodyText"/>
      </w:pPr>
      <w:r>
        <w:lastRenderedPageBreak/>
        <w:t>Once created, user can delete or reverse an adjustment depending if the adjustment has already been billed or not</w:t>
      </w:r>
    </w:p>
    <w:p w:rsidR="001C674D" w:rsidRDefault="001C674D" w:rsidP="001C674D">
      <w:pPr>
        <w:rPr>
          <w:strike/>
        </w:rPr>
      </w:pPr>
    </w:p>
    <w:p w:rsidR="001C674D" w:rsidRDefault="001C674D" w:rsidP="001C674D">
      <w:pPr>
        <w:pStyle w:val="Heading4"/>
      </w:pPr>
      <w:bookmarkStart w:id="246" w:name="_Toc233601157"/>
      <w:bookmarkStart w:id="247" w:name="_Toc253577983"/>
      <w:r>
        <w:t>Capability 29</w:t>
      </w:r>
      <w:r w:rsidRPr="00680575">
        <w:t xml:space="preserve"> – </w:t>
      </w:r>
      <w:r>
        <w:t>Balance adjustment</w:t>
      </w:r>
      <w:bookmarkEnd w:id="246"/>
      <w:bookmarkEnd w:id="247"/>
    </w:p>
    <w:p w:rsidR="001C674D" w:rsidRDefault="001C674D" w:rsidP="001C674D">
      <w:pPr>
        <w:pStyle w:val="BodyText"/>
        <w:ind w:left="270"/>
      </w:pPr>
      <w:r>
        <w:t xml:space="preserve">This capability allows a user to adjust value of an account or subscriber real time balance. </w:t>
      </w:r>
    </w:p>
    <w:p w:rsidR="001C674D" w:rsidRDefault="001C674D" w:rsidP="001C674D">
      <w:pPr>
        <w:pStyle w:val="BodyText"/>
        <w:ind w:left="270"/>
      </w:pPr>
    </w:p>
    <w:p w:rsidR="00B14358" w:rsidRDefault="00B14358" w:rsidP="001C674D">
      <w:pPr>
        <w:pStyle w:val="BodyText"/>
        <w:ind w:left="270"/>
      </w:pPr>
      <w:r w:rsidRPr="001C674D">
        <w:pict>
          <v:shape id="_x0000_i1062" type="#_x0000_t75" style="width:346.5pt;height:101.25pt">
            <v:imagedata r:id="rId52" o:title=""/>
          </v:shape>
        </w:pict>
      </w:r>
    </w:p>
    <w:p w:rsidR="001C674D" w:rsidRPr="001C674D" w:rsidRDefault="00B14358" w:rsidP="00B14358">
      <w:pPr>
        <w:pStyle w:val="Heading3"/>
      </w:pPr>
      <w:bookmarkStart w:id="248" w:name="_Toc233601158"/>
      <w:bookmarkStart w:id="249" w:name="_Toc253577984"/>
      <w:r w:rsidRPr="00680575">
        <w:t xml:space="preserve">Domain </w:t>
      </w:r>
      <w:r>
        <w:t>Deposit and Stand alone charge</w:t>
      </w:r>
      <w:bookmarkEnd w:id="248"/>
      <w:bookmarkEnd w:id="249"/>
    </w:p>
    <w:p w:rsidR="00B14358" w:rsidRDefault="00B14358" w:rsidP="00B14358">
      <w:pPr>
        <w:pStyle w:val="Heading4"/>
      </w:pPr>
      <w:bookmarkStart w:id="250" w:name="_Toc233601159"/>
      <w:bookmarkStart w:id="251" w:name="_Toc253577985"/>
      <w:r>
        <w:t>Capability 30</w:t>
      </w:r>
      <w:r w:rsidRPr="00680575">
        <w:t xml:space="preserve"> – </w:t>
      </w:r>
      <w:r>
        <w:t>Manage deposit</w:t>
      </w:r>
      <w:bookmarkEnd w:id="250"/>
      <w:bookmarkEnd w:id="251"/>
    </w:p>
    <w:p w:rsidR="00B14358" w:rsidRPr="0017769F" w:rsidRDefault="00B14358" w:rsidP="00B14358">
      <w:pPr>
        <w:pStyle w:val="BodyText"/>
      </w:pPr>
    </w:p>
    <w:p w:rsidR="00B14358" w:rsidRPr="0017769F" w:rsidRDefault="00B14358" w:rsidP="00B14358">
      <w:pPr>
        <w:rPr>
          <w:strike/>
        </w:rPr>
      </w:pPr>
    </w:p>
    <w:p w:rsidR="00B14358" w:rsidRPr="009C4849" w:rsidRDefault="00B14358" w:rsidP="00B14358">
      <w:r w:rsidRPr="009C4849">
        <w:pict>
          <v:shape id="_x0000_i1063" type="#_x0000_t75" style="width:342pt;height:154.5pt">
            <v:imagedata r:id="rId53" o:title=""/>
          </v:shape>
        </w:pict>
      </w:r>
    </w:p>
    <w:p w:rsidR="00B14358" w:rsidRDefault="00B14358" w:rsidP="00B14358">
      <w:r>
        <w:t>This capability allows creating a deposit for an account either in checkout phase or directly on the account</w:t>
      </w:r>
    </w:p>
    <w:p w:rsidR="00B14358" w:rsidRDefault="00B14358" w:rsidP="00B14358"/>
    <w:p w:rsidR="00B14358" w:rsidRDefault="00B14358" w:rsidP="00B14358">
      <w:pPr>
        <w:pStyle w:val="BodyText"/>
      </w:pPr>
    </w:p>
    <w:p w:rsidR="00B14358" w:rsidRDefault="00B14358" w:rsidP="00B14358">
      <w:pPr>
        <w:pStyle w:val="Heading4"/>
      </w:pPr>
      <w:bookmarkStart w:id="252" w:name="_Toc253577986"/>
      <w:r>
        <w:t>Capability 31</w:t>
      </w:r>
      <w:r w:rsidRPr="00680575">
        <w:t xml:space="preserve"> – </w:t>
      </w:r>
      <w:r>
        <w:t>Manage Stand alone charges</w:t>
      </w:r>
      <w:bookmarkEnd w:id="252"/>
    </w:p>
    <w:p w:rsidR="00B14358" w:rsidRDefault="00B14358" w:rsidP="00B14358">
      <w:pPr>
        <w:pStyle w:val="BodyText"/>
      </w:pPr>
    </w:p>
    <w:p w:rsidR="00B14358" w:rsidRDefault="00B14358" w:rsidP="00B14358">
      <w:pPr>
        <w:pStyle w:val="BodyText"/>
      </w:pPr>
    </w:p>
    <w:p w:rsidR="00B14358" w:rsidRDefault="009C529F" w:rsidP="00B14358">
      <w:pPr>
        <w:pStyle w:val="BodyText"/>
      </w:pPr>
      <w:r w:rsidRPr="009C529F">
        <w:lastRenderedPageBreak/>
        <w:pict>
          <v:shape id="_x0000_i1064" type="#_x0000_t75" style="width:346.5pt;height:176.25pt">
            <v:imagedata r:id="rId54" o:title=""/>
          </v:shape>
        </w:pict>
      </w:r>
    </w:p>
    <w:p w:rsidR="004439B1" w:rsidRDefault="00B14358" w:rsidP="004439B1">
      <w:pPr>
        <w:pStyle w:val="BodyText"/>
      </w:pPr>
      <w:r>
        <w:t>This capability allows user</w:t>
      </w:r>
      <w:r w:rsidR="004439B1">
        <w:t xml:space="preserve"> p</w:t>
      </w:r>
      <w:r w:rsidR="009C529F">
        <w:t>rovisioning</w:t>
      </w:r>
      <w:r>
        <w:t xml:space="preserve"> directly a NRC on a subscriber or an account regarding some event like for example adding a number to F&amp;F list. User will have to select the event type and the term type. Note that term types are different depending on if the NRC is for account or subscriber</w:t>
      </w:r>
      <w:r w:rsidR="009C529F">
        <w:br/>
      </w:r>
    </w:p>
    <w:p w:rsidR="004439B1" w:rsidRDefault="00B14358" w:rsidP="004439B1">
      <w:pPr>
        <w:pStyle w:val="BodyText"/>
      </w:pPr>
      <w:r>
        <w:t>In case of term supporting installments, user will be able to configure them.</w:t>
      </w:r>
    </w:p>
    <w:p w:rsidR="004439B1" w:rsidRDefault="004439B1" w:rsidP="004439B1">
      <w:pPr>
        <w:pStyle w:val="BodyText"/>
      </w:pPr>
      <w:r>
        <w:t>For some specific event, a charge can be automatically associated. Channel/CSR light application will display the charge to the user and will allow him to waive it (if user is authorized).</w:t>
      </w:r>
    </w:p>
    <w:p w:rsidR="004439B1" w:rsidRDefault="004439B1" w:rsidP="004439B1">
      <w:pPr>
        <w:pStyle w:val="BodyText"/>
      </w:pPr>
      <w:r>
        <w:t xml:space="preserve">Note that the charge can be different for channel and CSR light. </w:t>
      </w:r>
    </w:p>
    <w:p w:rsidR="00651FCC" w:rsidRDefault="00651FCC" w:rsidP="00651FCC">
      <w:pPr>
        <w:pStyle w:val="BodyText"/>
      </w:pPr>
      <w:r>
        <w:t>Channel/CSR light application will support automatic charges for following event:</w:t>
      </w:r>
    </w:p>
    <w:p w:rsidR="00651FCC" w:rsidRDefault="00651FCC" w:rsidP="000F7361">
      <w:pPr>
        <w:pStyle w:val="BodyText"/>
        <w:numPr>
          <w:ilvl w:val="0"/>
          <w:numId w:val="729"/>
        </w:numPr>
      </w:pPr>
      <w:r>
        <w:t>Reconfiguring friends and family</w:t>
      </w:r>
    </w:p>
    <w:p w:rsidR="00651FCC" w:rsidRDefault="00651FCC" w:rsidP="000F7361">
      <w:pPr>
        <w:pStyle w:val="BodyText"/>
        <w:numPr>
          <w:ilvl w:val="0"/>
          <w:numId w:val="729"/>
        </w:numPr>
      </w:pPr>
      <w:r>
        <w:t>Modifying or setting specific subscriber attributes (special day and happy hour)</w:t>
      </w:r>
    </w:p>
    <w:p w:rsidR="00570029" w:rsidRDefault="00570029" w:rsidP="004439B1">
      <w:pPr>
        <w:pStyle w:val="BodyText"/>
      </w:pPr>
    </w:p>
    <w:p w:rsidR="00570029" w:rsidRPr="00B055D3" w:rsidRDefault="00570029" w:rsidP="00570029">
      <w:pPr>
        <w:pStyle w:val="Heading3"/>
        <w:rPr>
          <w:strike/>
        </w:rPr>
      </w:pPr>
      <w:bookmarkStart w:id="253" w:name="_Toc253577987"/>
      <w:r w:rsidRPr="00B055D3">
        <w:rPr>
          <w:strike/>
        </w:rPr>
        <w:t>Domain Lead management</w:t>
      </w:r>
      <w:bookmarkEnd w:id="253"/>
    </w:p>
    <w:p w:rsidR="00570029" w:rsidRPr="00B055D3" w:rsidRDefault="00570029" w:rsidP="00570029">
      <w:pPr>
        <w:pStyle w:val="Heading4"/>
        <w:rPr>
          <w:strike/>
        </w:rPr>
      </w:pPr>
      <w:bookmarkStart w:id="254" w:name="_Toc253577988"/>
      <w:r w:rsidRPr="00B055D3">
        <w:rPr>
          <w:strike/>
        </w:rPr>
        <w:t>Capability 34 – Manage B2C up sell lead</w:t>
      </w:r>
      <w:bookmarkEnd w:id="254"/>
    </w:p>
    <w:p w:rsidR="00570029" w:rsidRDefault="00570029" w:rsidP="00570029">
      <w:pPr>
        <w:pStyle w:val="BodyText"/>
      </w:pPr>
    </w:p>
    <w:p w:rsidR="008B2DFC" w:rsidRPr="004439B1" w:rsidRDefault="001C674D" w:rsidP="004439B1">
      <w:pPr>
        <w:pStyle w:val="BodyText"/>
      </w:pPr>
      <w:r w:rsidRPr="004439B1">
        <w:br w:type="page"/>
      </w:r>
    </w:p>
    <w:p w:rsidR="00CF405B" w:rsidRDefault="00CF405B" w:rsidP="004127C4">
      <w:pPr>
        <w:pStyle w:val="Heading2"/>
      </w:pPr>
      <w:bookmarkStart w:id="255" w:name="_Toc200771439"/>
      <w:bookmarkStart w:id="256" w:name="_Toc253577989"/>
      <w:r>
        <w:t>Source</w:t>
      </w:r>
      <w:r w:rsidR="0072499B">
        <w:t xml:space="preserve"> </w:t>
      </w:r>
      <w:r w:rsidR="00A05607">
        <w:t>(FCD</w:t>
      </w:r>
      <w:r w:rsidR="002B2FA7">
        <w:t>,</w:t>
      </w:r>
      <w:r w:rsidR="00A05607">
        <w:t xml:space="preserve"> Sy</w:t>
      </w:r>
      <w:r w:rsidR="002B2FA7">
        <w:t>s</w:t>
      </w:r>
      <w:r w:rsidR="00A05607">
        <w:t>R</w:t>
      </w:r>
      <w:r w:rsidR="002B2FA7">
        <w:t>S</w:t>
      </w:r>
      <w:r w:rsidR="00A05607">
        <w:t>, PWR, O</w:t>
      </w:r>
      <w:r w:rsidR="00181723">
        <w:t>ther)</w:t>
      </w:r>
      <w:r>
        <w:t xml:space="preserve"> Capabilities Traceability Matrix</w:t>
      </w:r>
      <w:bookmarkEnd w:id="255"/>
      <w:bookmarkEnd w:id="256"/>
    </w:p>
    <w:p w:rsidR="0041239F" w:rsidRDefault="0041239F" w:rsidP="0041239F">
      <w:pPr>
        <w:pStyle w:val="Body"/>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2718"/>
        <w:gridCol w:w="3429"/>
        <w:gridCol w:w="3429"/>
      </w:tblGrid>
      <w:tr w:rsidR="004E7C69" w:rsidRPr="00C94226" w:rsidTr="00C94226">
        <w:trPr>
          <w:tblHeader/>
        </w:trPr>
        <w:tc>
          <w:tcPr>
            <w:tcW w:w="2718" w:type="dxa"/>
            <w:shd w:val="solid" w:color="000000" w:fill="FFFFFF"/>
          </w:tcPr>
          <w:p w:rsidR="004E7C69" w:rsidRPr="00C94226" w:rsidRDefault="004E7C69" w:rsidP="004E7C69">
            <w:pPr>
              <w:pStyle w:val="BodyText"/>
              <w:rPr>
                <w:b/>
                <w:bCs/>
              </w:rPr>
            </w:pPr>
            <w:r w:rsidRPr="00C94226">
              <w:rPr>
                <w:b/>
                <w:bCs/>
              </w:rPr>
              <w:t>Source Capability (or Requirement Number or PWR number)</w:t>
            </w:r>
          </w:p>
        </w:tc>
        <w:tc>
          <w:tcPr>
            <w:tcW w:w="3429" w:type="dxa"/>
            <w:shd w:val="solid" w:color="000000" w:fill="FFFFFF"/>
          </w:tcPr>
          <w:p w:rsidR="004E7C69" w:rsidRPr="00C94226" w:rsidRDefault="004E7C69" w:rsidP="004E7C69">
            <w:pPr>
              <w:pStyle w:val="BodyText"/>
              <w:rPr>
                <w:b/>
                <w:bCs/>
              </w:rPr>
            </w:pPr>
            <w:r w:rsidRPr="00C94226">
              <w:rPr>
                <w:b/>
                <w:bCs/>
              </w:rPr>
              <w:t>FRS Capability / Section</w:t>
            </w:r>
          </w:p>
        </w:tc>
        <w:tc>
          <w:tcPr>
            <w:tcW w:w="3429" w:type="dxa"/>
            <w:shd w:val="solid" w:color="000000" w:fill="FFFFFF"/>
          </w:tcPr>
          <w:p w:rsidR="004E7C69" w:rsidRPr="00C94226" w:rsidRDefault="004E7C69" w:rsidP="004E7C69">
            <w:pPr>
              <w:pStyle w:val="BodyText"/>
              <w:rPr>
                <w:b/>
                <w:bCs/>
              </w:rPr>
            </w:pPr>
            <w:r w:rsidRPr="00C94226">
              <w:rPr>
                <w:b/>
                <w:bCs/>
              </w:rPr>
              <w:t>Comments</w:t>
            </w:r>
          </w:p>
        </w:tc>
      </w:tr>
      <w:tr w:rsidR="00DB4CFC" w:rsidTr="00C94226">
        <w:tc>
          <w:tcPr>
            <w:tcW w:w="2718" w:type="dxa"/>
            <w:shd w:val="clear" w:color="auto" w:fill="auto"/>
          </w:tcPr>
          <w:p w:rsidR="00DB4CFC" w:rsidRDefault="00DB4CFC" w:rsidP="00DB4CFC">
            <w:pPr>
              <w:pStyle w:val="BodyText"/>
            </w:pPr>
            <w:r>
              <w:t>FCD Channel Self-Service Req01: User access and roles</w:t>
            </w:r>
          </w:p>
        </w:tc>
        <w:tc>
          <w:tcPr>
            <w:tcW w:w="3429" w:type="dxa"/>
            <w:shd w:val="clear" w:color="auto" w:fill="auto"/>
          </w:tcPr>
          <w:p w:rsidR="00DB4CFC" w:rsidRDefault="00DB4CFC" w:rsidP="00DB4CFC">
            <w:pPr>
              <w:pStyle w:val="BodyText"/>
            </w:pPr>
            <w:r>
              <w:t>Capability 16: User session management</w:t>
            </w:r>
          </w:p>
          <w:p w:rsidR="00DB4CFC" w:rsidRDefault="00DB4CFC" w:rsidP="00DB4CFC">
            <w:pPr>
              <w:pStyle w:val="BodyText"/>
            </w:pPr>
            <w:r>
              <w:t>Capability 17: User management</w:t>
            </w:r>
          </w:p>
          <w:p w:rsidR="00DB4CFC" w:rsidRDefault="00DB4CFC" w:rsidP="00DB4CFC">
            <w:pPr>
              <w:pStyle w:val="BodyText"/>
            </w:pPr>
          </w:p>
        </w:tc>
        <w:tc>
          <w:tcPr>
            <w:tcW w:w="3429" w:type="dxa"/>
            <w:shd w:val="clear" w:color="auto" w:fill="auto"/>
          </w:tcPr>
          <w:p w:rsidR="00DB4CFC" w:rsidRDefault="00DB4CFC" w:rsidP="00DB4CFC">
            <w:pPr>
              <w:pStyle w:val="BodyText"/>
            </w:pPr>
          </w:p>
        </w:tc>
      </w:tr>
      <w:tr w:rsidR="00DB4CFC" w:rsidTr="00C94226">
        <w:tc>
          <w:tcPr>
            <w:tcW w:w="2718" w:type="dxa"/>
            <w:shd w:val="clear" w:color="auto" w:fill="auto"/>
          </w:tcPr>
          <w:p w:rsidR="00DB4CFC" w:rsidRDefault="00DB4CFC" w:rsidP="00DB4CFC">
            <w:pPr>
              <w:pStyle w:val="BodyText"/>
            </w:pPr>
            <w:r>
              <w:t>FCD Channel Self-Service Req02: User access and roles for dealer users</w:t>
            </w:r>
          </w:p>
        </w:tc>
        <w:tc>
          <w:tcPr>
            <w:tcW w:w="3429" w:type="dxa"/>
            <w:shd w:val="clear" w:color="auto" w:fill="auto"/>
          </w:tcPr>
          <w:p w:rsidR="00DB4CFC" w:rsidRDefault="00DB4CFC" w:rsidP="00DB4CFC">
            <w:pPr>
              <w:pStyle w:val="BodyText"/>
            </w:pPr>
            <w:r>
              <w:t>Capability 16: User session management</w:t>
            </w:r>
          </w:p>
          <w:p w:rsidR="00DB4CFC" w:rsidRDefault="00DB4CFC" w:rsidP="00DB4CFC">
            <w:pPr>
              <w:pStyle w:val="BodyText"/>
            </w:pPr>
            <w:r>
              <w:t>Capability 17: User management</w:t>
            </w:r>
          </w:p>
          <w:p w:rsidR="00DB4CFC" w:rsidRDefault="00DB4CFC" w:rsidP="00DB4CFC">
            <w:pPr>
              <w:pStyle w:val="BodyText"/>
            </w:pPr>
          </w:p>
        </w:tc>
        <w:tc>
          <w:tcPr>
            <w:tcW w:w="3429" w:type="dxa"/>
            <w:shd w:val="clear" w:color="auto" w:fill="auto"/>
          </w:tcPr>
          <w:p w:rsidR="00DB4CFC" w:rsidRDefault="00DB4CFC" w:rsidP="00DB4CFC">
            <w:pPr>
              <w:pStyle w:val="BodyText"/>
            </w:pPr>
          </w:p>
        </w:tc>
      </w:tr>
      <w:tr w:rsidR="004E7C69" w:rsidTr="00C94226">
        <w:tc>
          <w:tcPr>
            <w:tcW w:w="2718" w:type="dxa"/>
            <w:shd w:val="clear" w:color="auto" w:fill="auto"/>
          </w:tcPr>
          <w:p w:rsidR="004E7C69" w:rsidRDefault="004E7C69" w:rsidP="004E7C69">
            <w:pPr>
              <w:pStyle w:val="BodyText"/>
            </w:pPr>
            <w:r>
              <w:t>FCD Channel Self-Service Req0</w:t>
            </w:r>
            <w:r w:rsidR="00DB4CFC">
              <w:t>3: Session expiration</w:t>
            </w:r>
          </w:p>
        </w:tc>
        <w:tc>
          <w:tcPr>
            <w:tcW w:w="3429" w:type="dxa"/>
            <w:shd w:val="clear" w:color="auto" w:fill="auto"/>
          </w:tcPr>
          <w:p w:rsidR="004E7C69" w:rsidRDefault="004E7C69" w:rsidP="004E7C69">
            <w:pPr>
              <w:pStyle w:val="BodyText"/>
            </w:pPr>
            <w:r>
              <w:t xml:space="preserve">Capability </w:t>
            </w:r>
            <w:r w:rsidR="00DB4CFC">
              <w:t>16</w:t>
            </w:r>
            <w:r>
              <w:t>: User session management</w:t>
            </w:r>
          </w:p>
          <w:p w:rsidR="004E7C69" w:rsidRDefault="004E7C69" w:rsidP="00290D54">
            <w:pPr>
              <w:pStyle w:val="BodyText"/>
            </w:pPr>
          </w:p>
        </w:tc>
        <w:tc>
          <w:tcPr>
            <w:tcW w:w="3429" w:type="dxa"/>
            <w:shd w:val="clear" w:color="auto" w:fill="auto"/>
          </w:tcPr>
          <w:p w:rsidR="004E7C69" w:rsidRDefault="004E7C69" w:rsidP="004E7C69">
            <w:pPr>
              <w:pStyle w:val="BodyText"/>
            </w:pPr>
          </w:p>
        </w:tc>
      </w:tr>
      <w:tr w:rsidR="004E7C69" w:rsidTr="00C94226">
        <w:tc>
          <w:tcPr>
            <w:tcW w:w="2718" w:type="dxa"/>
            <w:shd w:val="clear" w:color="auto" w:fill="auto"/>
          </w:tcPr>
          <w:p w:rsidR="004E7C69" w:rsidRDefault="004E7C69" w:rsidP="004E7C69">
            <w:pPr>
              <w:pStyle w:val="BodyText"/>
            </w:pPr>
            <w:r>
              <w:t xml:space="preserve">FCD </w:t>
            </w:r>
            <w:r w:rsidR="00290D54">
              <w:t>Channel</w:t>
            </w:r>
            <w:r>
              <w:t xml:space="preserve"> Self-Service Req0</w:t>
            </w:r>
            <w:r w:rsidR="00B41A94">
              <w:t>4</w:t>
            </w:r>
            <w:r>
              <w:t>: Support Single Sign On integration with other portal</w:t>
            </w:r>
          </w:p>
        </w:tc>
        <w:tc>
          <w:tcPr>
            <w:tcW w:w="3429" w:type="dxa"/>
            <w:shd w:val="clear" w:color="auto" w:fill="auto"/>
          </w:tcPr>
          <w:p w:rsidR="004E7C69" w:rsidRDefault="004E7C69" w:rsidP="004E7C69">
            <w:pPr>
              <w:pStyle w:val="BodyText"/>
            </w:pPr>
            <w:r>
              <w:t>Deployment consideration chapter, require</w:t>
            </w:r>
            <w:r>
              <w:t>ment: ‘</w:t>
            </w:r>
            <w:r w:rsidR="00B41A94">
              <w:t>CHA-4.1.10 Channel application</w:t>
            </w:r>
            <w:r>
              <w:t xml:space="preserve"> shall support working in trust mode with an authentication delegation to a po</w:t>
            </w:r>
            <w:r>
              <w:t>rtal or single sign on system.’</w:t>
            </w:r>
          </w:p>
        </w:tc>
        <w:tc>
          <w:tcPr>
            <w:tcW w:w="3429" w:type="dxa"/>
            <w:shd w:val="clear" w:color="auto" w:fill="auto"/>
          </w:tcPr>
          <w:p w:rsidR="004E7C69" w:rsidRDefault="004E7C69" w:rsidP="004E7C69">
            <w:pPr>
              <w:pStyle w:val="BodyText"/>
            </w:pPr>
          </w:p>
        </w:tc>
      </w:tr>
      <w:tr w:rsidR="004E7C69" w:rsidTr="00C94226">
        <w:tc>
          <w:tcPr>
            <w:tcW w:w="2718" w:type="dxa"/>
            <w:shd w:val="clear" w:color="auto" w:fill="auto"/>
          </w:tcPr>
          <w:p w:rsidR="004E7C69" w:rsidRDefault="004E7C69" w:rsidP="004E7C69">
            <w:pPr>
              <w:pStyle w:val="BodyText"/>
            </w:pPr>
            <w:r>
              <w:t xml:space="preserve">FCD </w:t>
            </w:r>
            <w:r w:rsidR="00290D54">
              <w:t>Channel</w:t>
            </w:r>
            <w:r>
              <w:t xml:space="preserve"> Self-Service Req0</w:t>
            </w:r>
            <w:r w:rsidR="00290D54">
              <w:t>6</w:t>
            </w:r>
            <w:r>
              <w:t>: Secured web with HTTPS</w:t>
            </w:r>
          </w:p>
        </w:tc>
        <w:tc>
          <w:tcPr>
            <w:tcW w:w="3429" w:type="dxa"/>
            <w:shd w:val="clear" w:color="auto" w:fill="auto"/>
          </w:tcPr>
          <w:p w:rsidR="004E7C69" w:rsidRDefault="004E7C69" w:rsidP="004E7C69">
            <w:pPr>
              <w:pStyle w:val="BodyText"/>
            </w:pPr>
            <w:r>
              <w:t xml:space="preserve">Deployment consideration chapter: </w:t>
            </w:r>
            <w:r w:rsidR="00290D54">
              <w:t>CHA</w:t>
            </w:r>
            <w:r>
              <w:t xml:space="preserve">-4.1.20 </w:t>
            </w:r>
            <w:r w:rsidR="00290D54">
              <w:t>Channel</w:t>
            </w:r>
            <w:r>
              <w:t xml:space="preserve"> Self-Service shall support being deployed in such a way of working in HTTPS mode.</w:t>
            </w:r>
          </w:p>
        </w:tc>
        <w:tc>
          <w:tcPr>
            <w:tcW w:w="3429" w:type="dxa"/>
            <w:shd w:val="clear" w:color="auto" w:fill="auto"/>
          </w:tcPr>
          <w:p w:rsidR="004E7C69" w:rsidRDefault="004E7C69" w:rsidP="004E7C69">
            <w:pPr>
              <w:pStyle w:val="BodyText"/>
            </w:pPr>
          </w:p>
        </w:tc>
      </w:tr>
      <w:tr w:rsidR="004E7C69" w:rsidTr="00C94226">
        <w:tc>
          <w:tcPr>
            <w:tcW w:w="2718" w:type="dxa"/>
            <w:shd w:val="clear" w:color="auto" w:fill="auto"/>
          </w:tcPr>
          <w:p w:rsidR="004E7C69" w:rsidRDefault="004E7C69" w:rsidP="004E7C69">
            <w:pPr>
              <w:pStyle w:val="BodyText"/>
            </w:pPr>
            <w:r>
              <w:t xml:space="preserve">FCD </w:t>
            </w:r>
            <w:r w:rsidR="00290D54">
              <w:t>Channel Sel</w:t>
            </w:r>
            <w:r>
              <w:t>f-Service Req07: Shopping cart</w:t>
            </w:r>
          </w:p>
        </w:tc>
        <w:tc>
          <w:tcPr>
            <w:tcW w:w="3429" w:type="dxa"/>
            <w:shd w:val="clear" w:color="auto" w:fill="auto"/>
          </w:tcPr>
          <w:p w:rsidR="004E7C69" w:rsidRDefault="00290D54" w:rsidP="004E7C69">
            <w:pPr>
              <w:pStyle w:val="BodyText"/>
            </w:pPr>
            <w:r>
              <w:fldChar w:fldCharType="begin"/>
            </w:r>
            <w:r>
              <w:instrText xml:space="preserve"> HYPERLINK  \l "_Capability_8_–" </w:instrText>
            </w:r>
            <w:r>
              <w:fldChar w:fldCharType="separate"/>
            </w:r>
            <w:r w:rsidR="004E7C69" w:rsidRPr="00290D54">
              <w:rPr>
                <w:rStyle w:val="Hyperlink"/>
              </w:rPr>
              <w:t xml:space="preserve">Capability </w:t>
            </w:r>
            <w:r w:rsidRPr="00290D54">
              <w:rPr>
                <w:rStyle w:val="Hyperlink"/>
              </w:rPr>
              <w:t>8</w:t>
            </w:r>
            <w:r>
              <w:fldChar w:fldCharType="end"/>
            </w:r>
            <w:r w:rsidR="004E7C69">
              <w:t>: Basket management</w:t>
            </w:r>
          </w:p>
        </w:tc>
        <w:tc>
          <w:tcPr>
            <w:tcW w:w="3429" w:type="dxa"/>
            <w:shd w:val="clear" w:color="auto" w:fill="auto"/>
          </w:tcPr>
          <w:p w:rsidR="004E7C69" w:rsidRDefault="004E7C69" w:rsidP="004E7C69">
            <w:pPr>
              <w:pStyle w:val="BodyText"/>
            </w:pPr>
          </w:p>
        </w:tc>
      </w:tr>
      <w:tr w:rsidR="004E7C69" w:rsidTr="00C94226">
        <w:tc>
          <w:tcPr>
            <w:tcW w:w="2718" w:type="dxa"/>
            <w:shd w:val="clear" w:color="auto" w:fill="auto"/>
          </w:tcPr>
          <w:p w:rsidR="004E7C69" w:rsidRPr="00C94226" w:rsidRDefault="004E7C69" w:rsidP="004E7C69">
            <w:pPr>
              <w:pStyle w:val="BodyText"/>
              <w:rPr>
                <w:b/>
                <w:bCs/>
              </w:rPr>
            </w:pPr>
            <w:r>
              <w:t xml:space="preserve">FCD </w:t>
            </w:r>
            <w:r w:rsidR="00290D54">
              <w:t>Channel</w:t>
            </w:r>
            <w:r>
              <w:t xml:space="preserve"> Self-Service Req08: Online catalog</w:t>
            </w:r>
          </w:p>
        </w:tc>
        <w:tc>
          <w:tcPr>
            <w:tcW w:w="3429" w:type="dxa"/>
            <w:shd w:val="clear" w:color="auto" w:fill="auto"/>
          </w:tcPr>
          <w:p w:rsidR="004E7C69" w:rsidRDefault="004E7C69" w:rsidP="004E7C69">
            <w:pPr>
              <w:pStyle w:val="BodyText"/>
            </w:pPr>
            <w:r>
              <w:t xml:space="preserve">Capability </w:t>
            </w:r>
            <w:r w:rsidR="00290D54">
              <w:t>7</w:t>
            </w:r>
            <w:r>
              <w:t>: Product selection</w:t>
            </w:r>
          </w:p>
        </w:tc>
        <w:tc>
          <w:tcPr>
            <w:tcW w:w="3429" w:type="dxa"/>
            <w:shd w:val="clear" w:color="auto" w:fill="auto"/>
          </w:tcPr>
          <w:p w:rsidR="004E7C69" w:rsidRDefault="004E7C69" w:rsidP="004E7C69">
            <w:pPr>
              <w:pStyle w:val="BodyText"/>
            </w:pPr>
          </w:p>
        </w:tc>
      </w:tr>
      <w:tr w:rsidR="004E7C69" w:rsidTr="00C94226">
        <w:tc>
          <w:tcPr>
            <w:tcW w:w="2718" w:type="dxa"/>
            <w:shd w:val="clear" w:color="auto" w:fill="auto"/>
          </w:tcPr>
          <w:p w:rsidR="004E7C69" w:rsidRDefault="004E7C69" w:rsidP="004E7C69">
            <w:pPr>
              <w:pStyle w:val="BodyText"/>
            </w:pPr>
            <w:r>
              <w:t xml:space="preserve">FCD </w:t>
            </w:r>
            <w:r w:rsidR="00290D54">
              <w:t>Channel</w:t>
            </w:r>
            <w:r>
              <w:t xml:space="preserve"> Self-Service Req09: Support integration with other billing systems via MOM/EAI using JMS</w:t>
            </w:r>
          </w:p>
          <w:p w:rsidR="004E7C69" w:rsidRDefault="004E7C69" w:rsidP="004E7C69">
            <w:pPr>
              <w:pStyle w:val="BodyText"/>
            </w:pPr>
            <w:r>
              <w:t xml:space="preserve">FCD </w:t>
            </w:r>
            <w:r w:rsidR="00290D54">
              <w:t xml:space="preserve">Channel </w:t>
            </w:r>
            <w:r>
              <w:t>Self-Service Req</w:t>
            </w:r>
            <w:r w:rsidR="00EF7EB5">
              <w:t>09</w:t>
            </w:r>
            <w:r>
              <w:t>: Support integration with other billing systems via MOM/EAI using MQ series</w:t>
            </w:r>
          </w:p>
        </w:tc>
        <w:tc>
          <w:tcPr>
            <w:tcW w:w="3429" w:type="dxa"/>
            <w:shd w:val="clear" w:color="auto" w:fill="auto"/>
          </w:tcPr>
          <w:p w:rsidR="004E7C69" w:rsidRDefault="004E7C69" w:rsidP="004E7C69">
            <w:pPr>
              <w:pStyle w:val="BodyText"/>
            </w:pPr>
            <w:r>
              <w:t>Deployment consideration chapter:</w:t>
            </w:r>
            <w:r w:rsidR="00290D54">
              <w:t xml:space="preserve"> CHA</w:t>
            </w:r>
            <w:r>
              <w:t xml:space="preserve">-4.1.40 </w:t>
            </w:r>
            <w:r w:rsidR="00290D54">
              <w:t>Channe</w:t>
            </w:r>
            <w:r w:rsidR="00290D54">
              <w:t xml:space="preserve">l </w:t>
            </w:r>
            <w:r w:rsidR="00EF7EB5">
              <w:t>Self Service</w:t>
            </w:r>
            <w:r w:rsidR="00290D54">
              <w:t xml:space="preserve"> sh</w:t>
            </w:r>
            <w:r>
              <w:t>all support following transports for integration purpose:</w:t>
            </w:r>
          </w:p>
          <w:p w:rsidR="004E7C69" w:rsidRDefault="00EF7EB5" w:rsidP="004E7C69">
            <w:pPr>
              <w:pStyle w:val="BodyText"/>
            </w:pPr>
            <w:r>
              <w:t>CHA</w:t>
            </w:r>
            <w:r w:rsidR="004E7C69">
              <w:t xml:space="preserve">-4.1.40.1 </w:t>
            </w:r>
            <w:r>
              <w:t>Channel</w:t>
            </w:r>
            <w:r w:rsidR="004E7C69">
              <w:t xml:space="preserve"> Self-Service shall support JMS.</w:t>
            </w:r>
          </w:p>
          <w:p w:rsidR="004E7C69" w:rsidRDefault="00EF7EB5" w:rsidP="004E7C69">
            <w:pPr>
              <w:pStyle w:val="BodyText"/>
            </w:pPr>
            <w:r>
              <w:t>CHA</w:t>
            </w:r>
            <w:r w:rsidR="004E7C69">
              <w:t xml:space="preserve">-4.1.40.2 </w:t>
            </w:r>
            <w:r>
              <w:t>Channel</w:t>
            </w:r>
            <w:r w:rsidR="004E7C69">
              <w:t xml:space="preserve"> Self-Service shall support </w:t>
            </w:r>
            <w:r w:rsidR="004E7C69" w:rsidRPr="008156A8">
              <w:t>MQ Series</w:t>
            </w:r>
            <w:r w:rsidR="00290D54">
              <w:t xml:space="preserve"> (version to be determined with PM)</w:t>
            </w:r>
            <w:r w:rsidR="004E7C69" w:rsidRPr="008156A8">
              <w:t xml:space="preserve"> </w:t>
            </w:r>
          </w:p>
        </w:tc>
        <w:tc>
          <w:tcPr>
            <w:tcW w:w="3429" w:type="dxa"/>
            <w:shd w:val="clear" w:color="auto" w:fill="auto"/>
          </w:tcPr>
          <w:p w:rsidR="004E7C69" w:rsidRDefault="004E7C69" w:rsidP="004E7C69">
            <w:pPr>
              <w:pStyle w:val="BodyText"/>
            </w:pPr>
          </w:p>
        </w:tc>
      </w:tr>
      <w:tr w:rsidR="004E7C69" w:rsidTr="00C94226">
        <w:tc>
          <w:tcPr>
            <w:tcW w:w="2718" w:type="dxa"/>
            <w:shd w:val="clear" w:color="auto" w:fill="auto"/>
          </w:tcPr>
          <w:p w:rsidR="004E7C69" w:rsidRDefault="004E7C69" w:rsidP="004E7C69">
            <w:pPr>
              <w:pStyle w:val="BodyText"/>
            </w:pPr>
            <w:r>
              <w:t xml:space="preserve">FCD </w:t>
            </w:r>
            <w:r w:rsidR="00EF7EB5">
              <w:t xml:space="preserve">Channel </w:t>
            </w:r>
            <w:r>
              <w:t>Self-Service Req1</w:t>
            </w:r>
            <w:r w:rsidR="00EF7EB5">
              <w:t>0</w:t>
            </w:r>
            <w:r>
              <w:t xml:space="preserve">: Record Customer </w:t>
            </w:r>
            <w:r w:rsidR="00EF7EB5">
              <w:lastRenderedPageBreak/>
              <w:t>Interactions</w:t>
            </w:r>
          </w:p>
        </w:tc>
        <w:tc>
          <w:tcPr>
            <w:tcW w:w="3429" w:type="dxa"/>
            <w:shd w:val="clear" w:color="auto" w:fill="auto"/>
          </w:tcPr>
          <w:p w:rsidR="004E7C69" w:rsidRDefault="004E7C69" w:rsidP="004E7C69">
            <w:pPr>
              <w:pStyle w:val="BodyText"/>
            </w:pPr>
            <w:r>
              <w:lastRenderedPageBreak/>
              <w:t xml:space="preserve">General requirements: </w:t>
            </w:r>
            <w:r w:rsidR="00EF7EB5">
              <w:t>CHA</w:t>
            </w:r>
            <w:r>
              <w:t xml:space="preserve">-3.1.30 </w:t>
            </w:r>
            <w:r w:rsidR="00EF7EB5">
              <w:t>Channel Sel</w:t>
            </w:r>
            <w:r>
              <w:t xml:space="preserve">f-Service shall support recording user activities in the </w:t>
            </w:r>
            <w:r>
              <w:lastRenderedPageBreak/>
              <w:t>application.</w:t>
            </w:r>
          </w:p>
        </w:tc>
        <w:tc>
          <w:tcPr>
            <w:tcW w:w="3429" w:type="dxa"/>
            <w:shd w:val="clear" w:color="auto" w:fill="auto"/>
          </w:tcPr>
          <w:p w:rsidR="004E7C69" w:rsidRDefault="00EF7EB5" w:rsidP="004E7C69">
            <w:pPr>
              <w:pStyle w:val="BodyText"/>
            </w:pPr>
            <w:r>
              <w:lastRenderedPageBreak/>
              <w:t xml:space="preserve">Is not a CSS requirements but a SAPI requirements, not covered in </w:t>
            </w:r>
            <w:r>
              <w:lastRenderedPageBreak/>
              <w:t>this FRS</w:t>
            </w:r>
          </w:p>
        </w:tc>
      </w:tr>
      <w:tr w:rsidR="00EF7EB5" w:rsidTr="00C94226">
        <w:tc>
          <w:tcPr>
            <w:tcW w:w="2718" w:type="dxa"/>
            <w:shd w:val="clear" w:color="auto" w:fill="auto"/>
          </w:tcPr>
          <w:p w:rsidR="00EF7EB5" w:rsidRDefault="00EF7EB5" w:rsidP="004E7C69">
            <w:pPr>
              <w:pStyle w:val="BodyText"/>
            </w:pPr>
            <w:r>
              <w:lastRenderedPageBreak/>
              <w:t>FCD Channel Self-Service Req11: Agent browses product catalogue and find a product item</w:t>
            </w:r>
          </w:p>
        </w:tc>
        <w:tc>
          <w:tcPr>
            <w:tcW w:w="3429" w:type="dxa"/>
            <w:shd w:val="clear" w:color="auto" w:fill="auto"/>
          </w:tcPr>
          <w:p w:rsidR="00EF7EB5" w:rsidRDefault="00EF7EB5" w:rsidP="004E7C69">
            <w:pPr>
              <w:pStyle w:val="BodyText"/>
            </w:pPr>
            <w:r>
              <w:t>Capability 7: Product selection</w:t>
            </w:r>
          </w:p>
        </w:tc>
        <w:tc>
          <w:tcPr>
            <w:tcW w:w="3429" w:type="dxa"/>
            <w:shd w:val="clear" w:color="auto" w:fill="auto"/>
          </w:tcPr>
          <w:p w:rsidR="00EF7EB5" w:rsidRDefault="00EF7EB5" w:rsidP="004E7C69">
            <w:pPr>
              <w:pStyle w:val="BodyText"/>
            </w:pPr>
          </w:p>
        </w:tc>
      </w:tr>
      <w:tr w:rsidR="00EF7EB5" w:rsidTr="00C94226">
        <w:tc>
          <w:tcPr>
            <w:tcW w:w="2718" w:type="dxa"/>
            <w:shd w:val="clear" w:color="auto" w:fill="auto"/>
          </w:tcPr>
          <w:p w:rsidR="00EF7EB5" w:rsidRDefault="00EF7EB5" w:rsidP="004E7C69">
            <w:pPr>
              <w:pStyle w:val="BodyText"/>
            </w:pPr>
            <w:r>
              <w:t>FCD Channel Self-Service Req12: Agent searches a product item in the product catalogue</w:t>
            </w:r>
          </w:p>
        </w:tc>
        <w:tc>
          <w:tcPr>
            <w:tcW w:w="3429" w:type="dxa"/>
            <w:shd w:val="clear" w:color="auto" w:fill="auto"/>
          </w:tcPr>
          <w:p w:rsidR="00EF7EB5" w:rsidRDefault="00EF7EB5" w:rsidP="004E7C69">
            <w:pPr>
              <w:pStyle w:val="BodyText"/>
            </w:pPr>
            <w:r>
              <w:t xml:space="preserve">CHA-3.8.4.195 Channel application shall allow a dealer user filtering </w:t>
            </w:r>
            <w:r w:rsidR="002C56C0">
              <w:t>primary offer</w:t>
            </w:r>
            <w:r>
              <w:t xml:space="preserve">s and </w:t>
            </w:r>
            <w:r w:rsidR="002C56C0">
              <w:t>subscriber bundle</w:t>
            </w:r>
            <w:r>
              <w:t xml:space="preserve">s by name and description including a free string set by the dealer </w:t>
            </w:r>
          </w:p>
        </w:tc>
        <w:tc>
          <w:tcPr>
            <w:tcW w:w="3429" w:type="dxa"/>
            <w:shd w:val="clear" w:color="auto" w:fill="auto"/>
          </w:tcPr>
          <w:p w:rsidR="00EF7EB5" w:rsidRDefault="00EF7EB5" w:rsidP="004E7C69">
            <w:pPr>
              <w:pStyle w:val="BodyText"/>
            </w:pPr>
          </w:p>
        </w:tc>
      </w:tr>
      <w:tr w:rsidR="00952EF2" w:rsidTr="00C94226">
        <w:tc>
          <w:tcPr>
            <w:tcW w:w="2718" w:type="dxa"/>
            <w:shd w:val="clear" w:color="auto" w:fill="auto"/>
          </w:tcPr>
          <w:p w:rsidR="00952EF2" w:rsidRDefault="00952EF2" w:rsidP="00952EF2">
            <w:pPr>
              <w:pStyle w:val="BodyText"/>
            </w:pPr>
            <w:r>
              <w:t>FCD Channel Self-Service Req17 Migrate from prepaid to postpaid</w:t>
            </w:r>
          </w:p>
        </w:tc>
        <w:tc>
          <w:tcPr>
            <w:tcW w:w="3429" w:type="dxa"/>
            <w:shd w:val="clear" w:color="auto" w:fill="auto"/>
          </w:tcPr>
          <w:p w:rsidR="00952EF2" w:rsidRDefault="00952EF2" w:rsidP="00952EF2">
            <w:pPr>
              <w:pStyle w:val="BodyText"/>
            </w:pPr>
            <w:r>
              <w:t xml:space="preserve">Capability 6: </w:t>
            </w:r>
            <w:r w:rsidR="00A13724">
              <w:t>Subscriber</w:t>
            </w:r>
            <w:r>
              <w:t xml:space="preserve"> management</w:t>
            </w:r>
          </w:p>
        </w:tc>
        <w:tc>
          <w:tcPr>
            <w:tcW w:w="3429" w:type="dxa"/>
            <w:shd w:val="clear" w:color="auto" w:fill="auto"/>
          </w:tcPr>
          <w:p w:rsidR="00952EF2" w:rsidRDefault="00952EF2" w:rsidP="00952EF2">
            <w:pPr>
              <w:pStyle w:val="BodyText"/>
            </w:pPr>
          </w:p>
        </w:tc>
      </w:tr>
      <w:tr w:rsidR="00952EF2" w:rsidTr="00C94226">
        <w:tc>
          <w:tcPr>
            <w:tcW w:w="2718" w:type="dxa"/>
            <w:shd w:val="clear" w:color="auto" w:fill="auto"/>
          </w:tcPr>
          <w:p w:rsidR="00952EF2" w:rsidRDefault="00952EF2" w:rsidP="00952EF2">
            <w:pPr>
              <w:pStyle w:val="BodyText"/>
            </w:pPr>
            <w:r>
              <w:t xml:space="preserve">FCD Channel Self-Service Req18 Change </w:t>
            </w:r>
            <w:r w:rsidR="002C56C0">
              <w:t>primary offer</w:t>
            </w:r>
            <w:r>
              <w:t xml:space="preserve"> and </w:t>
            </w:r>
            <w:r w:rsidR="00E95ABF">
              <w:t>supplementary offer</w:t>
            </w:r>
          </w:p>
        </w:tc>
        <w:tc>
          <w:tcPr>
            <w:tcW w:w="3429" w:type="dxa"/>
            <w:shd w:val="clear" w:color="auto" w:fill="auto"/>
          </w:tcPr>
          <w:p w:rsidR="00952EF2" w:rsidRDefault="00952EF2" w:rsidP="00952EF2">
            <w:pPr>
              <w:pStyle w:val="BodyText"/>
            </w:pPr>
            <w:r>
              <w:t xml:space="preserve">Capability 6: </w:t>
            </w:r>
            <w:r w:rsidR="00A13724">
              <w:t>Subscriber</w:t>
            </w:r>
            <w:r>
              <w:t xml:space="preserve"> management</w:t>
            </w:r>
          </w:p>
        </w:tc>
        <w:tc>
          <w:tcPr>
            <w:tcW w:w="3429" w:type="dxa"/>
            <w:shd w:val="clear" w:color="auto" w:fill="auto"/>
          </w:tcPr>
          <w:p w:rsidR="00952EF2" w:rsidRDefault="00952EF2" w:rsidP="00952EF2">
            <w:pPr>
              <w:pStyle w:val="BodyText"/>
            </w:pPr>
          </w:p>
        </w:tc>
      </w:tr>
      <w:tr w:rsidR="00952EF2" w:rsidTr="00C94226">
        <w:tc>
          <w:tcPr>
            <w:tcW w:w="2718" w:type="dxa"/>
            <w:shd w:val="clear" w:color="auto" w:fill="auto"/>
          </w:tcPr>
          <w:p w:rsidR="00952EF2" w:rsidRDefault="00952EF2" w:rsidP="00952EF2">
            <w:pPr>
              <w:pStyle w:val="BodyText"/>
            </w:pPr>
            <w:r>
              <w:t>FCD Channel Self-Service Req21: Account Management</w:t>
            </w:r>
          </w:p>
        </w:tc>
        <w:tc>
          <w:tcPr>
            <w:tcW w:w="3429" w:type="dxa"/>
            <w:shd w:val="clear" w:color="auto" w:fill="auto"/>
          </w:tcPr>
          <w:p w:rsidR="00952EF2" w:rsidRDefault="00952EF2" w:rsidP="00952EF2">
            <w:pPr>
              <w:pStyle w:val="BodyText"/>
            </w:pPr>
            <w:r>
              <w:t>Capability 5: Billing account management</w:t>
            </w:r>
          </w:p>
        </w:tc>
        <w:tc>
          <w:tcPr>
            <w:tcW w:w="3429" w:type="dxa"/>
            <w:shd w:val="clear" w:color="auto" w:fill="auto"/>
          </w:tcPr>
          <w:p w:rsidR="00952EF2" w:rsidRDefault="00952EF2" w:rsidP="00952EF2">
            <w:pPr>
              <w:pStyle w:val="BodyText"/>
            </w:pPr>
          </w:p>
        </w:tc>
      </w:tr>
      <w:tr w:rsidR="00952EF2" w:rsidTr="00C94226">
        <w:tc>
          <w:tcPr>
            <w:tcW w:w="2718" w:type="dxa"/>
            <w:shd w:val="clear" w:color="auto" w:fill="auto"/>
          </w:tcPr>
          <w:p w:rsidR="00952EF2" w:rsidRDefault="00952EF2" w:rsidP="00952EF2">
            <w:pPr>
              <w:pStyle w:val="BodyText"/>
            </w:pPr>
            <w:r>
              <w:t>FCD Channel Self-Service Req22: View balances, accumulators and bonus</w:t>
            </w:r>
          </w:p>
        </w:tc>
        <w:tc>
          <w:tcPr>
            <w:tcW w:w="3429" w:type="dxa"/>
            <w:shd w:val="clear" w:color="auto" w:fill="auto"/>
          </w:tcPr>
          <w:p w:rsidR="00952EF2" w:rsidRDefault="00952EF2" w:rsidP="00952EF2">
            <w:pPr>
              <w:pStyle w:val="BodyText"/>
            </w:pPr>
            <w:r>
              <w:t>Capability 1</w:t>
            </w:r>
            <w:r w:rsidR="00B15A9F">
              <w:t>8</w:t>
            </w:r>
            <w:r>
              <w:t>: Real time balances management</w:t>
            </w:r>
          </w:p>
          <w:p w:rsidR="00952EF2" w:rsidRDefault="00952EF2" w:rsidP="00952EF2">
            <w:pPr>
              <w:pStyle w:val="BodyText"/>
            </w:pPr>
            <w:r>
              <w:t>Capability 2</w:t>
            </w:r>
            <w:r w:rsidR="00B15A9F">
              <w:t>0</w:t>
            </w:r>
            <w:r>
              <w:t>: View real time promotion</w:t>
            </w:r>
            <w:r>
              <w:t>s</w:t>
            </w:r>
          </w:p>
        </w:tc>
        <w:tc>
          <w:tcPr>
            <w:tcW w:w="3429" w:type="dxa"/>
            <w:shd w:val="clear" w:color="auto" w:fill="auto"/>
          </w:tcPr>
          <w:p w:rsidR="00952EF2" w:rsidRDefault="00952EF2" w:rsidP="00952EF2">
            <w:pPr>
              <w:pStyle w:val="BodyText"/>
            </w:pPr>
          </w:p>
        </w:tc>
      </w:tr>
      <w:tr w:rsidR="00B15A9F" w:rsidTr="00C94226">
        <w:tc>
          <w:tcPr>
            <w:tcW w:w="2718" w:type="dxa"/>
            <w:shd w:val="clear" w:color="auto" w:fill="auto"/>
          </w:tcPr>
          <w:p w:rsidR="00B15A9F" w:rsidRDefault="00B15A9F" w:rsidP="00B15A9F">
            <w:pPr>
              <w:pStyle w:val="BodyText"/>
            </w:pPr>
            <w:r>
              <w:t>FCD Channel Self-Service Req23: Prepaid top up (Recharge)</w:t>
            </w:r>
          </w:p>
        </w:tc>
        <w:tc>
          <w:tcPr>
            <w:tcW w:w="3429" w:type="dxa"/>
            <w:shd w:val="clear" w:color="auto" w:fill="auto"/>
          </w:tcPr>
          <w:p w:rsidR="00B15A9F" w:rsidRDefault="00B15A9F" w:rsidP="00B15A9F">
            <w:pPr>
              <w:pStyle w:val="BodyText"/>
            </w:pPr>
            <w:r>
              <w:t>Capability 19: Recharge</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 xml:space="preserve">FCD Channel Self-Service Req24: Manage spending limits for </w:t>
            </w:r>
            <w:r w:rsidR="00E95ABF">
              <w:t>supplementary offer</w:t>
            </w:r>
            <w:r>
              <w:t>s</w:t>
            </w:r>
          </w:p>
        </w:tc>
        <w:tc>
          <w:tcPr>
            <w:tcW w:w="3429" w:type="dxa"/>
            <w:shd w:val="clear" w:color="auto" w:fill="auto"/>
          </w:tcPr>
          <w:p w:rsidR="00B15A9F" w:rsidRDefault="00B15A9F" w:rsidP="00B15A9F">
            <w:pPr>
              <w:pStyle w:val="BodyText"/>
            </w:pPr>
            <w:r>
              <w:t>Capability 18: Real time balances management</w:t>
            </w:r>
          </w:p>
          <w:p w:rsidR="00B15A9F" w:rsidRDefault="00B15A9F" w:rsidP="00B15A9F">
            <w:pPr>
              <w:pStyle w:val="BodyText"/>
            </w:pP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FCD Channel Self-Service Req25: Trouble Ticketing</w:t>
            </w:r>
          </w:p>
        </w:tc>
        <w:tc>
          <w:tcPr>
            <w:tcW w:w="3429" w:type="dxa"/>
            <w:shd w:val="clear" w:color="auto" w:fill="auto"/>
          </w:tcPr>
          <w:p w:rsidR="00B15A9F" w:rsidRDefault="00B15A9F" w:rsidP="00B15A9F">
            <w:pPr>
              <w:pStyle w:val="BodyText"/>
            </w:pPr>
            <w:r>
              <w:t>Capability 21: Trouble ticketing</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FCD Channel Self-Service Req26: Agent can change recurring payment methods upon customer request</w:t>
            </w:r>
          </w:p>
        </w:tc>
        <w:tc>
          <w:tcPr>
            <w:tcW w:w="3429" w:type="dxa"/>
            <w:shd w:val="clear" w:color="auto" w:fill="auto"/>
          </w:tcPr>
          <w:p w:rsidR="00B15A9F" w:rsidRDefault="00B15A9F" w:rsidP="00B15A9F">
            <w:pPr>
              <w:pStyle w:val="BodyText"/>
            </w:pPr>
            <w:r>
              <w:t xml:space="preserve">Capability </w:t>
            </w:r>
            <w:r>
              <w:t>5: Billing account management</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FCD Channel Self-Service Req27: Dispute bills or billed usage</w:t>
            </w:r>
          </w:p>
        </w:tc>
        <w:tc>
          <w:tcPr>
            <w:tcW w:w="3429" w:type="dxa"/>
            <w:shd w:val="clear" w:color="auto" w:fill="auto"/>
          </w:tcPr>
          <w:p w:rsidR="00B15A9F" w:rsidRDefault="00B15A9F" w:rsidP="00B15A9F">
            <w:pPr>
              <w:pStyle w:val="BodyText"/>
            </w:pPr>
            <w:r>
              <w:t>Capability 23: EBPP</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FCD Channel Self-Service Req28: View itemized bills</w:t>
            </w:r>
          </w:p>
        </w:tc>
        <w:tc>
          <w:tcPr>
            <w:tcW w:w="3429" w:type="dxa"/>
            <w:shd w:val="clear" w:color="auto" w:fill="auto"/>
          </w:tcPr>
          <w:p w:rsidR="00B15A9F" w:rsidRDefault="00656F65" w:rsidP="00B15A9F">
            <w:pPr>
              <w:pStyle w:val="BodyText"/>
            </w:pPr>
            <w:r>
              <w:t>Capability 23: EBPP</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lastRenderedPageBreak/>
              <w:t>FCD Channel Self-Service Req29: View unbilled usages</w:t>
            </w:r>
          </w:p>
        </w:tc>
        <w:tc>
          <w:tcPr>
            <w:tcW w:w="3429" w:type="dxa"/>
            <w:shd w:val="clear" w:color="auto" w:fill="auto"/>
          </w:tcPr>
          <w:p w:rsidR="00B15A9F" w:rsidRDefault="00B15A9F" w:rsidP="00B15A9F">
            <w:pPr>
              <w:pStyle w:val="BodyText"/>
            </w:pPr>
            <w:r>
              <w:t xml:space="preserve">Capability 6: </w:t>
            </w:r>
            <w:r w:rsidR="00A13724">
              <w:t>Subscriber</w:t>
            </w:r>
            <w:r>
              <w:t xml:space="preserve"> management</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FCD Channel Self-Service Req30: View invoices</w:t>
            </w:r>
          </w:p>
        </w:tc>
        <w:tc>
          <w:tcPr>
            <w:tcW w:w="3429" w:type="dxa"/>
            <w:shd w:val="clear" w:color="auto" w:fill="auto"/>
          </w:tcPr>
          <w:p w:rsidR="00B15A9F" w:rsidRDefault="00B15A9F" w:rsidP="00B15A9F">
            <w:pPr>
              <w:pStyle w:val="BodyText"/>
            </w:pPr>
            <w:r>
              <w:t>Capability 2</w:t>
            </w:r>
            <w:r w:rsidR="00656F65">
              <w:t>3</w:t>
            </w:r>
            <w:r>
              <w:t xml:space="preserve">: </w:t>
            </w:r>
            <w:r w:rsidR="00656F65">
              <w:t>EBPP</w:t>
            </w:r>
          </w:p>
        </w:tc>
        <w:tc>
          <w:tcPr>
            <w:tcW w:w="3429" w:type="dxa"/>
            <w:shd w:val="clear" w:color="auto" w:fill="auto"/>
          </w:tcPr>
          <w:p w:rsidR="00B15A9F" w:rsidRDefault="00B15A9F" w:rsidP="00B15A9F">
            <w:pPr>
              <w:pStyle w:val="BodyText"/>
            </w:pPr>
          </w:p>
        </w:tc>
      </w:tr>
      <w:tr w:rsidR="00B15A9F" w:rsidTr="00C94226">
        <w:tc>
          <w:tcPr>
            <w:tcW w:w="2718" w:type="dxa"/>
            <w:shd w:val="clear" w:color="auto" w:fill="auto"/>
          </w:tcPr>
          <w:p w:rsidR="00B15A9F" w:rsidRDefault="00B15A9F" w:rsidP="00B15A9F">
            <w:pPr>
              <w:pStyle w:val="BodyText"/>
            </w:pPr>
            <w:r>
              <w:t>FCD Channel Self-Service Req31: Pay an invoice</w:t>
            </w:r>
          </w:p>
        </w:tc>
        <w:tc>
          <w:tcPr>
            <w:tcW w:w="3429" w:type="dxa"/>
            <w:shd w:val="clear" w:color="auto" w:fill="auto"/>
          </w:tcPr>
          <w:p w:rsidR="00B15A9F" w:rsidRDefault="00B15A9F" w:rsidP="00B15A9F">
            <w:pPr>
              <w:pStyle w:val="BodyText"/>
            </w:pPr>
            <w:r>
              <w:t xml:space="preserve">Capability 23: </w:t>
            </w:r>
            <w:r w:rsidR="00656F65">
              <w:t>EBPP</w:t>
            </w:r>
          </w:p>
        </w:tc>
        <w:tc>
          <w:tcPr>
            <w:tcW w:w="3429" w:type="dxa"/>
            <w:shd w:val="clear" w:color="auto" w:fill="auto"/>
          </w:tcPr>
          <w:p w:rsidR="00B15A9F" w:rsidRDefault="00B15A9F" w:rsidP="00B15A9F">
            <w:pPr>
              <w:pStyle w:val="BodyText"/>
            </w:pPr>
          </w:p>
        </w:tc>
      </w:tr>
      <w:tr w:rsidR="00656F65" w:rsidTr="00C94226">
        <w:tc>
          <w:tcPr>
            <w:tcW w:w="2718" w:type="dxa"/>
            <w:shd w:val="clear" w:color="auto" w:fill="auto"/>
          </w:tcPr>
          <w:p w:rsidR="00656F65" w:rsidRDefault="00656F65" w:rsidP="00656F65">
            <w:pPr>
              <w:pStyle w:val="BodyText"/>
            </w:pPr>
            <w:r>
              <w:t>FCD Channel Self-Service Req32: Search/view invoice payments</w:t>
            </w:r>
          </w:p>
        </w:tc>
        <w:tc>
          <w:tcPr>
            <w:tcW w:w="3429" w:type="dxa"/>
            <w:shd w:val="clear" w:color="auto" w:fill="auto"/>
          </w:tcPr>
          <w:p w:rsidR="00656F65" w:rsidRDefault="00656F65" w:rsidP="00656F65">
            <w:pPr>
              <w:pStyle w:val="BodyText"/>
            </w:pPr>
            <w:r>
              <w:t>Capability 23: EBPP</w:t>
            </w:r>
          </w:p>
        </w:tc>
        <w:tc>
          <w:tcPr>
            <w:tcW w:w="3429" w:type="dxa"/>
            <w:shd w:val="clear" w:color="auto" w:fill="auto"/>
          </w:tcPr>
          <w:p w:rsidR="00656F65" w:rsidRDefault="00656F65" w:rsidP="00656F65">
            <w:pPr>
              <w:pStyle w:val="BodyText"/>
            </w:pPr>
          </w:p>
        </w:tc>
      </w:tr>
      <w:tr w:rsidR="00656F65" w:rsidTr="00C94226">
        <w:tc>
          <w:tcPr>
            <w:tcW w:w="2718" w:type="dxa"/>
            <w:shd w:val="clear" w:color="auto" w:fill="auto"/>
          </w:tcPr>
          <w:p w:rsidR="00656F65" w:rsidRDefault="00656F65" w:rsidP="00656F65">
            <w:pPr>
              <w:pStyle w:val="BodyText"/>
            </w:pPr>
            <w:r>
              <w:t>FCD Channel Self-Service Req34: Manage CSP department and users</w:t>
            </w:r>
          </w:p>
        </w:tc>
        <w:tc>
          <w:tcPr>
            <w:tcW w:w="3429" w:type="dxa"/>
            <w:shd w:val="clear" w:color="auto" w:fill="auto"/>
          </w:tcPr>
          <w:p w:rsidR="00656F65" w:rsidRDefault="00656F65" w:rsidP="00656F65">
            <w:pPr>
              <w:pStyle w:val="BodyText"/>
            </w:pPr>
            <w:r>
              <w:t>Capability 13: Hierarchy management</w:t>
            </w:r>
          </w:p>
          <w:p w:rsidR="00656F65" w:rsidRDefault="00656F65" w:rsidP="00656F65">
            <w:pPr>
              <w:pStyle w:val="BodyText"/>
            </w:pPr>
            <w:r>
              <w:t>Capability 14: Employee identification</w:t>
            </w:r>
          </w:p>
          <w:p w:rsidR="00656F65" w:rsidRDefault="00656F65" w:rsidP="00656F65">
            <w:pPr>
              <w:pStyle w:val="BodyText"/>
            </w:pPr>
            <w:r>
              <w:t>Capability 15: Employee management</w:t>
            </w:r>
          </w:p>
        </w:tc>
        <w:tc>
          <w:tcPr>
            <w:tcW w:w="3429" w:type="dxa"/>
            <w:shd w:val="clear" w:color="auto" w:fill="auto"/>
          </w:tcPr>
          <w:p w:rsidR="00656F65" w:rsidRDefault="00656F65" w:rsidP="00656F65">
            <w:pPr>
              <w:pStyle w:val="BodyText"/>
            </w:pPr>
          </w:p>
        </w:tc>
      </w:tr>
      <w:tr w:rsidR="00656F65" w:rsidTr="00C94226">
        <w:tc>
          <w:tcPr>
            <w:tcW w:w="2718" w:type="dxa"/>
            <w:shd w:val="clear" w:color="auto" w:fill="auto"/>
          </w:tcPr>
          <w:p w:rsidR="00656F65" w:rsidRDefault="00656F65" w:rsidP="00656F65">
            <w:pPr>
              <w:pStyle w:val="BodyText"/>
            </w:pPr>
            <w:r>
              <w:t>FCD Channel Self-Service Req36: CSP administrator can setup a new dealer organization</w:t>
            </w:r>
          </w:p>
        </w:tc>
        <w:tc>
          <w:tcPr>
            <w:tcW w:w="3429" w:type="dxa"/>
            <w:shd w:val="clear" w:color="auto" w:fill="auto"/>
          </w:tcPr>
          <w:p w:rsidR="00656F65" w:rsidRDefault="00656F65" w:rsidP="00656F65">
            <w:pPr>
              <w:pStyle w:val="BodyText"/>
            </w:pPr>
            <w:r>
              <w:t>Capability 11: Dealer registration</w:t>
            </w:r>
          </w:p>
          <w:p w:rsidR="00656F65" w:rsidRDefault="00656F65" w:rsidP="00656F65">
            <w:pPr>
              <w:pStyle w:val="BodyText"/>
            </w:pPr>
          </w:p>
        </w:tc>
        <w:tc>
          <w:tcPr>
            <w:tcW w:w="3429" w:type="dxa"/>
            <w:shd w:val="clear" w:color="auto" w:fill="auto"/>
          </w:tcPr>
          <w:p w:rsidR="00656F65" w:rsidRDefault="00656F65" w:rsidP="00656F65">
            <w:pPr>
              <w:pStyle w:val="BodyText"/>
            </w:pPr>
          </w:p>
        </w:tc>
      </w:tr>
      <w:tr w:rsidR="00656F65" w:rsidTr="00C94226">
        <w:tc>
          <w:tcPr>
            <w:tcW w:w="2718" w:type="dxa"/>
            <w:shd w:val="clear" w:color="auto" w:fill="auto"/>
          </w:tcPr>
          <w:p w:rsidR="00656F65" w:rsidRDefault="00656F65" w:rsidP="00656F65">
            <w:pPr>
              <w:pStyle w:val="BodyText"/>
            </w:pPr>
            <w:r>
              <w:t>FCD Channel Self-Service Req37: Manage dealer department and users</w:t>
            </w:r>
          </w:p>
        </w:tc>
        <w:tc>
          <w:tcPr>
            <w:tcW w:w="3429" w:type="dxa"/>
            <w:shd w:val="clear" w:color="auto" w:fill="auto"/>
          </w:tcPr>
          <w:p w:rsidR="00656F65" w:rsidRDefault="00656F65" w:rsidP="00656F65">
            <w:pPr>
              <w:pStyle w:val="BodyText"/>
            </w:pPr>
            <w:r>
              <w:t>Capability 13: Hierarchy management</w:t>
            </w:r>
          </w:p>
          <w:p w:rsidR="00656F65" w:rsidRDefault="00656F65" w:rsidP="00656F65">
            <w:pPr>
              <w:pStyle w:val="BodyText"/>
            </w:pPr>
            <w:r>
              <w:t>Capability 14: Employee identification</w:t>
            </w:r>
          </w:p>
          <w:p w:rsidR="00656F65" w:rsidRDefault="00656F65" w:rsidP="00656F65">
            <w:pPr>
              <w:pStyle w:val="BodyText"/>
            </w:pPr>
            <w:r>
              <w:t>Capability 15: Employee management</w:t>
            </w:r>
          </w:p>
        </w:tc>
        <w:tc>
          <w:tcPr>
            <w:tcW w:w="3429" w:type="dxa"/>
            <w:shd w:val="clear" w:color="auto" w:fill="auto"/>
          </w:tcPr>
          <w:p w:rsidR="00656F65" w:rsidRDefault="00656F65" w:rsidP="00656F65">
            <w:pPr>
              <w:pStyle w:val="BodyText"/>
            </w:pPr>
          </w:p>
        </w:tc>
      </w:tr>
      <w:tr w:rsidR="004E7C69" w:rsidRPr="00656F65" w:rsidTr="00C94226">
        <w:tc>
          <w:tcPr>
            <w:tcW w:w="2718" w:type="dxa"/>
            <w:shd w:val="clear" w:color="auto" w:fill="auto"/>
          </w:tcPr>
          <w:p w:rsidR="004E7C69" w:rsidRPr="00656F65" w:rsidRDefault="004E7C69" w:rsidP="004E7C69">
            <w:pPr>
              <w:pStyle w:val="BodyText"/>
            </w:pPr>
          </w:p>
        </w:tc>
        <w:tc>
          <w:tcPr>
            <w:tcW w:w="3429" w:type="dxa"/>
            <w:shd w:val="clear" w:color="auto" w:fill="auto"/>
          </w:tcPr>
          <w:p w:rsidR="004E7C69" w:rsidRPr="00656F65" w:rsidRDefault="00656F65" w:rsidP="004E7C69">
            <w:pPr>
              <w:pStyle w:val="BodyText"/>
            </w:pPr>
            <w:r>
              <w:t>Deployment consideration: CHA</w:t>
            </w:r>
            <w:r w:rsidR="004E7C69" w:rsidRPr="00656F65">
              <w:t xml:space="preserve">-4.1.30 </w:t>
            </w:r>
            <w:r>
              <w:t>Channel</w:t>
            </w:r>
            <w:r w:rsidR="004E7C69" w:rsidRPr="00656F65">
              <w:t xml:space="preserve"> Self-Service shall support being deployed with consumer application on the same system.</w:t>
            </w:r>
          </w:p>
        </w:tc>
        <w:tc>
          <w:tcPr>
            <w:tcW w:w="3429" w:type="dxa"/>
            <w:shd w:val="clear" w:color="auto" w:fill="auto"/>
          </w:tcPr>
          <w:p w:rsidR="00200E87" w:rsidRDefault="00200E87" w:rsidP="00200E87">
            <w:pPr>
              <w:pStyle w:val="BodyText"/>
            </w:pPr>
            <w:r>
              <w:t>Refer to Business Self Service FCD and applicable to Channel:</w:t>
            </w:r>
          </w:p>
          <w:p w:rsidR="004E7C69" w:rsidRPr="00656F65" w:rsidRDefault="00200E87" w:rsidP="004E7C69">
            <w:pPr>
              <w:pStyle w:val="BodyText"/>
            </w:pPr>
            <w:r w:rsidRPr="00656F65">
              <w:t xml:space="preserve">FCD </w:t>
            </w:r>
            <w:r>
              <w:t>Business</w:t>
            </w:r>
            <w:r w:rsidRPr="00656F65">
              <w:t xml:space="preserve"> Self-Service </w:t>
            </w:r>
            <w:r>
              <w:t>Req13</w:t>
            </w:r>
            <w:r w:rsidRPr="00656F65">
              <w:t>: Self service APPS must be able to access the same billing</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515E9">
              <w:t>17</w:t>
            </w:r>
            <w:r>
              <w:t>: User management</w:t>
            </w:r>
          </w:p>
        </w:tc>
        <w:tc>
          <w:tcPr>
            <w:tcW w:w="3429" w:type="dxa"/>
            <w:shd w:val="clear" w:color="auto" w:fill="auto"/>
          </w:tcPr>
          <w:p w:rsidR="002515E9" w:rsidRDefault="002515E9" w:rsidP="004E7C69">
            <w:pPr>
              <w:pStyle w:val="BodyText"/>
            </w:pPr>
            <w:r>
              <w:t>Refer to Business Self Service FCD and applicable to Channel:</w:t>
            </w:r>
          </w:p>
          <w:p w:rsidR="004E7C69" w:rsidRDefault="002515E9" w:rsidP="004E7C69">
            <w:pPr>
              <w:pStyle w:val="BodyText"/>
            </w:pPr>
            <w:r>
              <w:t>FCD Business Self-Service Req18: Temporary password generation</w:t>
            </w:r>
          </w:p>
          <w:p w:rsidR="002515E9" w:rsidRDefault="002515E9" w:rsidP="004E7C69">
            <w:pPr>
              <w:pStyle w:val="BodyText"/>
            </w:pPr>
            <w:r>
              <w:t>FCD Business Self-Service Req21: Administrator can unlock locked user</w:t>
            </w:r>
          </w:p>
          <w:p w:rsidR="002515E9" w:rsidRDefault="002515E9" w:rsidP="004E7C69">
            <w:pPr>
              <w:pStyle w:val="BodyText"/>
            </w:pPr>
            <w:r>
              <w:t>FCD Business Self-Service Req22-23: Administrator can reactivate/deactivate a login</w:t>
            </w:r>
          </w:p>
          <w:p w:rsidR="002515E9" w:rsidRDefault="002515E9" w:rsidP="004E7C69">
            <w:pPr>
              <w:pStyle w:val="BodyText"/>
            </w:pPr>
            <w:r>
              <w:t xml:space="preserve">FCD Business Self-Service Req24 </w:t>
            </w:r>
            <w:r>
              <w:lastRenderedPageBreak/>
              <w:t>User changes his secret question</w:t>
            </w:r>
          </w:p>
          <w:p w:rsidR="002515E9" w:rsidRDefault="002515E9" w:rsidP="004E7C69">
            <w:pPr>
              <w:pStyle w:val="BodyText"/>
            </w:pPr>
            <w:r>
              <w:t>FCD Business Self-Service Req25 User gets a new password when forget his password</w:t>
            </w:r>
          </w:p>
          <w:p w:rsidR="002515E9" w:rsidRDefault="002515E9" w:rsidP="004E7C69">
            <w:pPr>
              <w:pStyle w:val="BodyText"/>
            </w:pPr>
            <w:r>
              <w:t>FCD Business Self-Service Req26 User changes his own password</w:t>
            </w:r>
          </w:p>
          <w:p w:rsidR="002515E9" w:rsidRDefault="002515E9" w:rsidP="004E7C69">
            <w:pPr>
              <w:pStyle w:val="BodyText"/>
            </w:pPr>
            <w:r>
              <w:t>FCD Business Self-Service Req27 User reset password of another users</w:t>
            </w:r>
          </w:p>
          <w:p w:rsidR="002515E9" w:rsidRDefault="002515E9" w:rsidP="004E7C69">
            <w:pPr>
              <w:pStyle w:val="BodyText"/>
            </w:pPr>
            <w:r>
              <w:t>FCD Business Self-Service Req28 User gets their personal home page</w:t>
            </w:r>
          </w:p>
          <w:p w:rsidR="002515E9" w:rsidRDefault="002515E9" w:rsidP="004E7C69">
            <w:pPr>
              <w:pStyle w:val="BodyText"/>
            </w:pPr>
            <w:r>
              <w:t>FCD Business Self-Service Req31 Browse product catalog</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515E9">
              <w:t>16</w:t>
            </w:r>
            <w:r>
              <w:t>: User session management</w:t>
            </w:r>
          </w:p>
        </w:tc>
        <w:tc>
          <w:tcPr>
            <w:tcW w:w="3429" w:type="dxa"/>
            <w:shd w:val="clear" w:color="auto" w:fill="auto"/>
          </w:tcPr>
          <w:p w:rsidR="002515E9" w:rsidRDefault="002515E9" w:rsidP="002515E9">
            <w:pPr>
              <w:pStyle w:val="BodyText"/>
            </w:pPr>
            <w:r>
              <w:t>Refer to Business Self Service FCD and applicable to Channel:</w:t>
            </w:r>
          </w:p>
          <w:p w:rsidR="004E7C69" w:rsidRDefault="002515E9" w:rsidP="004E7C69">
            <w:pPr>
              <w:pStyle w:val="BodyText"/>
            </w:pPr>
            <w:r>
              <w:t>FCD Business Self-Service Req20: Employee Login is locked after N unsuccessful logins</w:t>
            </w:r>
          </w:p>
          <w:p w:rsidR="002515E9" w:rsidRDefault="002515E9" w:rsidP="004E7C69">
            <w:pPr>
              <w:pStyle w:val="BodyText"/>
            </w:pP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515E9">
              <w:t>22</w:t>
            </w:r>
            <w:r>
              <w:t>: Request follow-up</w:t>
            </w:r>
          </w:p>
        </w:tc>
        <w:tc>
          <w:tcPr>
            <w:tcW w:w="3429" w:type="dxa"/>
            <w:shd w:val="clear" w:color="auto" w:fill="auto"/>
          </w:tcPr>
          <w:p w:rsidR="002515E9" w:rsidRDefault="002515E9" w:rsidP="002515E9">
            <w:pPr>
              <w:pStyle w:val="BodyText"/>
            </w:pPr>
            <w:r>
              <w:t>Refer to Business Self Service FCD and applicable to Channel:</w:t>
            </w:r>
          </w:p>
          <w:p w:rsidR="004E7C69" w:rsidRDefault="002515E9" w:rsidP="004E7C69">
            <w:pPr>
              <w:pStyle w:val="BodyText"/>
            </w:pPr>
            <w:r>
              <w:t>FCD Business Self-Service Req51: Search and follow requests submitted from Consumer self service Web</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00E87">
              <w:t>1</w:t>
            </w:r>
            <w:r>
              <w:t xml:space="preserve">: </w:t>
            </w:r>
            <w:r w:rsidR="00200E87">
              <w:t>Customer Acquisition</w:t>
            </w:r>
          </w:p>
        </w:tc>
        <w:tc>
          <w:tcPr>
            <w:tcW w:w="3429" w:type="dxa"/>
            <w:shd w:val="clear" w:color="auto" w:fill="auto"/>
          </w:tcPr>
          <w:p w:rsidR="004E7C69" w:rsidRDefault="004E7C69" w:rsidP="004E7C69">
            <w:pPr>
              <w:pStyle w:val="BodyText"/>
            </w:pPr>
            <w:r>
              <w:t xml:space="preserve">High level capability covering </w:t>
            </w:r>
            <w:r w:rsidR="00200E87">
              <w:t xml:space="preserve">customer acquisition based on </w:t>
            </w:r>
            <w:r>
              <w:t>several shopping requirement expressed in FCD</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00E87">
              <w:t>2</w:t>
            </w:r>
            <w:r>
              <w:t xml:space="preserve">: </w:t>
            </w:r>
            <w:r w:rsidR="00A13724">
              <w:t>Subscriber</w:t>
            </w:r>
            <w:r w:rsidR="00200E87">
              <w:t xml:space="preserve"> creation</w:t>
            </w:r>
          </w:p>
        </w:tc>
        <w:tc>
          <w:tcPr>
            <w:tcW w:w="3429" w:type="dxa"/>
            <w:shd w:val="clear" w:color="auto" w:fill="auto"/>
          </w:tcPr>
          <w:p w:rsidR="004E7C69" w:rsidRDefault="004E7C69" w:rsidP="004E7C69">
            <w:pPr>
              <w:pStyle w:val="BodyText"/>
            </w:pPr>
            <w:r>
              <w:t>High level capability covering several shopping requirement expressed in FCD</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00E87">
              <w:t>3</w:t>
            </w:r>
            <w:r>
              <w:t xml:space="preserve">: </w:t>
            </w:r>
            <w:r w:rsidR="00200E87">
              <w:t>Customer identification</w:t>
            </w:r>
          </w:p>
        </w:tc>
        <w:tc>
          <w:tcPr>
            <w:tcW w:w="3429" w:type="dxa"/>
            <w:shd w:val="clear" w:color="auto" w:fill="auto"/>
          </w:tcPr>
          <w:p w:rsidR="004E7C69" w:rsidRDefault="00200E87" w:rsidP="004E7C69">
            <w:pPr>
              <w:pStyle w:val="BodyText"/>
            </w:pPr>
            <w:r>
              <w:t>Required for Dealer user use cases on customers</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00E87">
              <w:t>4</w:t>
            </w:r>
            <w:r>
              <w:t>: Customer i</w:t>
            </w:r>
            <w:r w:rsidR="00200E87">
              <w:t>nformation management</w:t>
            </w:r>
          </w:p>
        </w:tc>
        <w:tc>
          <w:tcPr>
            <w:tcW w:w="3429" w:type="dxa"/>
            <w:shd w:val="clear" w:color="auto" w:fill="auto"/>
          </w:tcPr>
          <w:p w:rsidR="004E7C69" w:rsidRDefault="00200E87" w:rsidP="004E7C69">
            <w:pPr>
              <w:pStyle w:val="BodyText"/>
            </w:pPr>
            <w:r>
              <w:t>Required for Dealer user use cases on customers</w:t>
            </w:r>
          </w:p>
        </w:tc>
      </w:tr>
      <w:tr w:rsidR="004E7C69" w:rsidTr="00C94226">
        <w:tc>
          <w:tcPr>
            <w:tcW w:w="2718" w:type="dxa"/>
            <w:shd w:val="clear" w:color="auto" w:fill="auto"/>
          </w:tcPr>
          <w:p w:rsidR="004E7C69" w:rsidRDefault="004E7C69" w:rsidP="004E7C69">
            <w:pPr>
              <w:pStyle w:val="BodyText"/>
            </w:pPr>
          </w:p>
        </w:tc>
        <w:tc>
          <w:tcPr>
            <w:tcW w:w="3429" w:type="dxa"/>
            <w:shd w:val="clear" w:color="auto" w:fill="auto"/>
          </w:tcPr>
          <w:p w:rsidR="004E7C69" w:rsidRDefault="004E7C69" w:rsidP="004E7C69">
            <w:pPr>
              <w:pStyle w:val="BodyText"/>
            </w:pPr>
            <w:r>
              <w:t xml:space="preserve">Capability </w:t>
            </w:r>
            <w:r w:rsidR="00200E87">
              <w:t>9</w:t>
            </w:r>
            <w:r>
              <w:t>: C</w:t>
            </w:r>
            <w:r w:rsidR="00200E87">
              <w:t>heckout</w:t>
            </w:r>
          </w:p>
        </w:tc>
        <w:tc>
          <w:tcPr>
            <w:tcW w:w="3429" w:type="dxa"/>
            <w:shd w:val="clear" w:color="auto" w:fill="auto"/>
          </w:tcPr>
          <w:p w:rsidR="004E7C69" w:rsidRDefault="00200E87" w:rsidP="004E7C69">
            <w:pPr>
              <w:pStyle w:val="BodyText"/>
            </w:pPr>
            <w:r>
              <w:t xml:space="preserve">Required for Dealer user use cases when acquiring </w:t>
            </w:r>
            <w:r w:rsidR="00A13724">
              <w:t>subscriber</w:t>
            </w:r>
            <w:r>
              <w:t>s or swapping offers on customers</w:t>
            </w:r>
          </w:p>
        </w:tc>
      </w:tr>
      <w:tr w:rsidR="00200E87" w:rsidTr="00C94226">
        <w:tc>
          <w:tcPr>
            <w:tcW w:w="2718" w:type="dxa"/>
            <w:shd w:val="clear" w:color="auto" w:fill="auto"/>
          </w:tcPr>
          <w:p w:rsidR="00200E87" w:rsidRDefault="00200E87" w:rsidP="00200E87">
            <w:pPr>
              <w:pStyle w:val="BodyText"/>
            </w:pPr>
          </w:p>
        </w:tc>
        <w:tc>
          <w:tcPr>
            <w:tcW w:w="3429" w:type="dxa"/>
            <w:shd w:val="clear" w:color="auto" w:fill="auto"/>
          </w:tcPr>
          <w:p w:rsidR="00200E87" w:rsidRDefault="00200E87" w:rsidP="00200E87">
            <w:pPr>
              <w:pStyle w:val="BodyText"/>
            </w:pPr>
            <w:r>
              <w:t>Capability 10: Requests in referral management</w:t>
            </w:r>
          </w:p>
        </w:tc>
        <w:tc>
          <w:tcPr>
            <w:tcW w:w="3429" w:type="dxa"/>
            <w:shd w:val="clear" w:color="auto" w:fill="auto"/>
          </w:tcPr>
          <w:p w:rsidR="00200E87" w:rsidRDefault="00200E87" w:rsidP="00200E87">
            <w:pPr>
              <w:pStyle w:val="BodyText"/>
            </w:pPr>
            <w:r>
              <w:t xml:space="preserve">Required for Dealer user use cases to manage customers or </w:t>
            </w:r>
            <w:r w:rsidR="00A13724">
              <w:t>subscriber</w:t>
            </w:r>
            <w:r>
              <w:t xml:space="preserve"> acquisition</w:t>
            </w:r>
          </w:p>
        </w:tc>
      </w:tr>
      <w:tr w:rsidR="00200E87" w:rsidTr="00C94226">
        <w:tc>
          <w:tcPr>
            <w:tcW w:w="2718" w:type="dxa"/>
            <w:shd w:val="clear" w:color="auto" w:fill="auto"/>
          </w:tcPr>
          <w:p w:rsidR="00200E87" w:rsidRDefault="00200E87" w:rsidP="00200E87">
            <w:pPr>
              <w:pStyle w:val="BodyText"/>
            </w:pPr>
          </w:p>
        </w:tc>
        <w:tc>
          <w:tcPr>
            <w:tcW w:w="3429" w:type="dxa"/>
            <w:shd w:val="clear" w:color="auto" w:fill="auto"/>
          </w:tcPr>
          <w:p w:rsidR="00200E87" w:rsidRDefault="00200E87" w:rsidP="00200E87">
            <w:pPr>
              <w:pStyle w:val="BodyText"/>
            </w:pPr>
            <w:r>
              <w:t>Capability 1</w:t>
            </w:r>
            <w:r w:rsidR="00E143B2">
              <w:t>2</w:t>
            </w:r>
            <w:r>
              <w:t xml:space="preserve">: Dealer </w:t>
            </w:r>
            <w:r w:rsidR="00E143B2">
              <w:t>search</w:t>
            </w:r>
          </w:p>
        </w:tc>
        <w:tc>
          <w:tcPr>
            <w:tcW w:w="3429" w:type="dxa"/>
            <w:shd w:val="clear" w:color="auto" w:fill="auto"/>
          </w:tcPr>
          <w:p w:rsidR="00200E87" w:rsidRDefault="00200E87" w:rsidP="00200E87">
            <w:pPr>
              <w:pStyle w:val="BodyText"/>
            </w:pPr>
            <w:r>
              <w:t xml:space="preserve">Required for </w:t>
            </w:r>
            <w:r w:rsidR="00E143B2">
              <w:t>Telco</w:t>
            </w:r>
            <w:r>
              <w:t xml:space="preserve"> user use cases to manage </w:t>
            </w:r>
            <w:r w:rsidR="00E143B2">
              <w:t>dealers access</w:t>
            </w:r>
          </w:p>
        </w:tc>
      </w:tr>
    </w:tbl>
    <w:p w:rsidR="004E7C69" w:rsidRDefault="004E7C69" w:rsidP="0041239F">
      <w:pPr>
        <w:pStyle w:val="Body"/>
      </w:pPr>
    </w:p>
    <w:p w:rsidR="004E7C69" w:rsidRPr="0041239F" w:rsidRDefault="004E7C69" w:rsidP="0041239F">
      <w:pPr>
        <w:pStyle w:val="Body"/>
      </w:pPr>
    </w:p>
    <w:p w:rsidR="008D3801" w:rsidRDefault="005D727B" w:rsidP="00AC527F">
      <w:pPr>
        <w:pStyle w:val="Heading2"/>
      </w:pPr>
      <w:bookmarkStart w:id="257" w:name="_Toc200771440"/>
      <w:bookmarkStart w:id="258" w:name="_Toc253577990"/>
      <w:r>
        <w:t>Feature Assumptions</w:t>
      </w:r>
      <w:bookmarkEnd w:id="257"/>
      <w:bookmarkEnd w:id="258"/>
    </w:p>
    <w:p w:rsidR="00CF405B" w:rsidRPr="005D727B" w:rsidRDefault="00CF405B" w:rsidP="008A5B3C">
      <w:pPr>
        <w:pStyle w:val="BodyText"/>
      </w:pPr>
    </w:p>
    <w:p w:rsidR="001F7113" w:rsidRDefault="001F7113" w:rsidP="001F7113">
      <w:pPr>
        <w:pStyle w:val="Heading2"/>
      </w:pPr>
      <w:bookmarkStart w:id="259" w:name="_Toc200771441"/>
      <w:bookmarkStart w:id="260" w:name="_Ref206404684"/>
      <w:bookmarkStart w:id="261" w:name="_Toc253577991"/>
      <w:r>
        <w:t>Requirements Terminology</w:t>
      </w:r>
      <w:bookmarkEnd w:id="260"/>
      <w:bookmarkEnd w:id="261"/>
    </w:p>
    <w:p w:rsidR="001F7113" w:rsidRDefault="001F7113" w:rsidP="001F7113">
      <w:pPr>
        <w:pStyle w:val="BodyText"/>
      </w:pPr>
      <w:r>
        <w:t>The following requirements terminology is used throughout this document:</w:t>
      </w:r>
    </w:p>
    <w:p w:rsidR="001F7113" w:rsidRDefault="001F7113" w:rsidP="001F7113">
      <w:pPr>
        <w:numPr>
          <w:ilvl w:val="0"/>
          <w:numId w:val="6"/>
        </w:numPr>
        <w:autoSpaceDE w:val="0"/>
        <w:autoSpaceDN w:val="0"/>
        <w:adjustRightInd w:val="0"/>
        <w:spacing w:after="120"/>
        <w:jc w:val="both"/>
        <w:rPr>
          <w:sz w:val="22"/>
          <w:szCs w:val="22"/>
        </w:rPr>
      </w:pPr>
      <w:r>
        <w:rPr>
          <w:b/>
          <w:bCs/>
          <w:sz w:val="22"/>
          <w:szCs w:val="22"/>
        </w:rPr>
        <w:t xml:space="preserve">Requirement: </w:t>
      </w:r>
      <w:r>
        <w:rPr>
          <w:sz w:val="22"/>
          <w:szCs w:val="22"/>
        </w:rPr>
        <w:t>Feature or function that, in Product Management’s view, is necessary to meet our customers’ need. Failure to meet a Requirement may cause applications restrictions, result in improper functioning of the product, hinder operations, or cause failure to meet customer commitments. A Requirement contains the word “shall”, and is flagged by the letter “</w:t>
      </w:r>
      <w:r>
        <w:rPr>
          <w:b/>
          <w:bCs/>
          <w:sz w:val="22"/>
          <w:szCs w:val="22"/>
        </w:rPr>
        <w:t>R”</w:t>
      </w:r>
      <w:r>
        <w:rPr>
          <w:sz w:val="22"/>
          <w:szCs w:val="22"/>
        </w:rPr>
        <w:t xml:space="preserve"> in the Requirement number (e.g., </w:t>
      </w:r>
      <w:r>
        <w:rPr>
          <w:b/>
          <w:bCs/>
          <w:noProof/>
          <w:sz w:val="22"/>
          <w:szCs w:val="22"/>
        </w:rPr>
        <w:t>Rfn</w:t>
      </w:r>
      <w:r>
        <w:rPr>
          <w:b/>
          <w:bCs/>
          <w:sz w:val="22"/>
          <w:szCs w:val="22"/>
        </w:rPr>
        <w:t>-#</w:t>
      </w:r>
      <w:r>
        <w:rPr>
          <w:sz w:val="22"/>
          <w:szCs w:val="22"/>
        </w:rPr>
        <w:t xml:space="preserve">), where </w:t>
      </w:r>
      <w:r>
        <w:rPr>
          <w:b/>
          <w:bCs/>
          <w:noProof/>
          <w:sz w:val="22"/>
          <w:szCs w:val="22"/>
        </w:rPr>
        <w:t>fn</w:t>
      </w:r>
      <w:r>
        <w:rPr>
          <w:b/>
          <w:bCs/>
          <w:sz w:val="22"/>
          <w:szCs w:val="22"/>
        </w:rPr>
        <w:t xml:space="preserve"> is feature name initials</w:t>
      </w:r>
      <w:r>
        <w:rPr>
          <w:sz w:val="22"/>
          <w:szCs w:val="22"/>
        </w:rPr>
        <w:t>.</w:t>
      </w:r>
    </w:p>
    <w:p w:rsidR="001F7113" w:rsidRDefault="001F7113" w:rsidP="001F7113">
      <w:pPr>
        <w:numPr>
          <w:ilvl w:val="0"/>
          <w:numId w:val="6"/>
        </w:numPr>
        <w:autoSpaceDE w:val="0"/>
        <w:autoSpaceDN w:val="0"/>
        <w:adjustRightInd w:val="0"/>
        <w:spacing w:after="120"/>
        <w:jc w:val="both"/>
        <w:rPr>
          <w:sz w:val="22"/>
          <w:szCs w:val="22"/>
        </w:rPr>
      </w:pPr>
      <w:r>
        <w:rPr>
          <w:b/>
          <w:bCs/>
          <w:sz w:val="22"/>
          <w:szCs w:val="22"/>
        </w:rPr>
        <w:t xml:space="preserve">Conditional Requirement </w:t>
      </w:r>
      <w:r>
        <w:rPr>
          <w:sz w:val="22"/>
          <w:szCs w:val="22"/>
        </w:rPr>
        <w:t xml:space="preserve">- Feature or function that, in Product Management’s view, is necessary to meet our customers’ needs, however, no customer commitments are explicitly made with any timeline.  Conditional Requirements may be deferred to a later phase due to resource limitation.  Product Management views these Conditional Requirements also very important and requests development to treat them accordingly.  Conditions that may cause the Conditional Requirement to apply include, but are not limited to, delayed deployment of the application or dependency on other features or functions to be available.  A Conditional Requirement contains the word “should”, and is flagged by the letters CR in the Conditional Requirement number used in the document (e.g., </w:t>
      </w:r>
      <w:r>
        <w:rPr>
          <w:b/>
          <w:bCs/>
          <w:noProof/>
          <w:sz w:val="22"/>
          <w:szCs w:val="22"/>
        </w:rPr>
        <w:t>CRfn</w:t>
      </w:r>
      <w:r>
        <w:rPr>
          <w:b/>
          <w:bCs/>
          <w:sz w:val="22"/>
          <w:szCs w:val="22"/>
        </w:rPr>
        <w:t>-#</w:t>
      </w:r>
      <w:r>
        <w:rPr>
          <w:sz w:val="22"/>
          <w:szCs w:val="22"/>
        </w:rPr>
        <w:t>).</w:t>
      </w:r>
    </w:p>
    <w:p w:rsidR="001F7113" w:rsidRDefault="001F7113" w:rsidP="001F7113">
      <w:pPr>
        <w:numPr>
          <w:ilvl w:val="0"/>
          <w:numId w:val="6"/>
        </w:numPr>
        <w:autoSpaceDE w:val="0"/>
        <w:autoSpaceDN w:val="0"/>
        <w:adjustRightInd w:val="0"/>
        <w:spacing w:after="120"/>
        <w:jc w:val="both"/>
        <w:rPr>
          <w:sz w:val="22"/>
          <w:szCs w:val="22"/>
        </w:rPr>
      </w:pPr>
      <w:r>
        <w:rPr>
          <w:b/>
          <w:bCs/>
          <w:sz w:val="22"/>
          <w:szCs w:val="22"/>
        </w:rPr>
        <w:t xml:space="preserve">Objective </w:t>
      </w:r>
      <w:r>
        <w:rPr>
          <w:sz w:val="22"/>
          <w:szCs w:val="22"/>
        </w:rPr>
        <w:t xml:space="preserve">- Feature or function that, in Product Management’s view, is desirable and may be required by a service provider. An Objective represents a goal to be achieved, and in many cases represents the views of the PM. An Objective contains the words “desirable”, and is flagged by the letter “O” in the Objective number used in the document (e.g., </w:t>
      </w:r>
      <w:r>
        <w:rPr>
          <w:b/>
          <w:bCs/>
          <w:noProof/>
          <w:sz w:val="22"/>
          <w:szCs w:val="22"/>
        </w:rPr>
        <w:t>Ofn</w:t>
      </w:r>
      <w:r>
        <w:rPr>
          <w:b/>
          <w:bCs/>
          <w:sz w:val="22"/>
          <w:szCs w:val="22"/>
        </w:rPr>
        <w:t>-#</w:t>
      </w:r>
      <w:r>
        <w:rPr>
          <w:sz w:val="22"/>
          <w:szCs w:val="22"/>
        </w:rPr>
        <w:t>).</w:t>
      </w:r>
    </w:p>
    <w:p w:rsidR="000F7E67" w:rsidRDefault="000F7E67" w:rsidP="00572425">
      <w:pPr>
        <w:numPr>
          <w:ilvl w:val="1"/>
          <w:numId w:val="6"/>
        </w:numPr>
        <w:autoSpaceDE w:val="0"/>
        <w:autoSpaceDN w:val="0"/>
        <w:adjustRightInd w:val="0"/>
        <w:spacing w:after="120"/>
        <w:jc w:val="both"/>
        <w:rPr>
          <w:sz w:val="22"/>
          <w:szCs w:val="22"/>
        </w:rPr>
      </w:pPr>
      <w:r>
        <w:rPr>
          <w:b/>
          <w:bCs/>
          <w:sz w:val="22"/>
          <w:szCs w:val="22"/>
        </w:rPr>
        <w:t>Fn</w:t>
      </w:r>
      <w:r w:rsidRPr="000F7E67">
        <w:rPr>
          <w:sz w:val="22"/>
          <w:szCs w:val="22"/>
        </w:rPr>
        <w:t>-</w:t>
      </w:r>
      <w:r>
        <w:rPr>
          <w:sz w:val="22"/>
          <w:szCs w:val="22"/>
        </w:rPr>
        <w:t xml:space="preserve"> feature name can be constructed as an abbreviation from the source full name</w:t>
      </w:r>
      <w:r w:rsidR="00572425">
        <w:rPr>
          <w:sz w:val="22"/>
          <w:szCs w:val="22"/>
        </w:rPr>
        <w:t xml:space="preserve"> or from PWR, </w:t>
      </w:r>
      <w:r>
        <w:rPr>
          <w:sz w:val="22"/>
          <w:szCs w:val="22"/>
        </w:rPr>
        <w:t xml:space="preserve">DR number, etc. </w:t>
      </w:r>
    </w:p>
    <w:p w:rsidR="001F7113" w:rsidRDefault="001F7113" w:rsidP="008A5B3C">
      <w:pPr>
        <w:pStyle w:val="BodyText"/>
      </w:pPr>
    </w:p>
    <w:p w:rsidR="00AB3FED" w:rsidRDefault="002B36F3">
      <w:pPr>
        <w:pStyle w:val="Heading1"/>
      </w:pPr>
      <w:bookmarkStart w:id="262" w:name="_Toc137605266"/>
      <w:bookmarkStart w:id="263" w:name="_Toc200771444"/>
      <w:bookmarkStart w:id="264" w:name="_Toc253577992"/>
      <w:bookmarkEnd w:id="259"/>
      <w:bookmarkEnd w:id="262"/>
      <w:r>
        <w:lastRenderedPageBreak/>
        <w:t>Requirements</w:t>
      </w:r>
      <w:r w:rsidR="00DF6B3A">
        <w:t xml:space="preserve"> </w:t>
      </w:r>
      <w:r w:rsidR="00801970">
        <w:t>–</w:t>
      </w:r>
      <w:r w:rsidR="00DF6B3A">
        <w:t xml:space="preserve"> Functional</w:t>
      </w:r>
      <w:bookmarkEnd w:id="263"/>
      <w:bookmarkEnd w:id="264"/>
    </w:p>
    <w:p w:rsidR="001F7113" w:rsidRDefault="001F7113" w:rsidP="00DD0BA6">
      <w:pPr>
        <w:pStyle w:val="BodyText"/>
      </w:pPr>
    </w:p>
    <w:p w:rsidR="00D875FA" w:rsidRDefault="00D875FA" w:rsidP="00D42907">
      <w:pPr>
        <w:pStyle w:val="Capability"/>
      </w:pPr>
      <w:bookmarkStart w:id="265" w:name="_Toc253577993"/>
      <w:bookmarkStart w:id="266" w:name="_Toc253578348"/>
      <w:r>
        <w:t>General Requirements</w:t>
      </w:r>
      <w:bookmarkEnd w:id="265"/>
      <w:bookmarkEnd w:id="266"/>
    </w:p>
    <w:p w:rsidR="000B225D" w:rsidRDefault="000B225D" w:rsidP="00DD0BA6">
      <w:pPr>
        <w:pStyle w:val="BodyText"/>
      </w:pPr>
    </w:p>
    <w:p w:rsidR="007E6DD4" w:rsidRDefault="007E6DD4" w:rsidP="007E6DD4">
      <w:pPr>
        <w:pStyle w:val="Requirements"/>
      </w:pPr>
      <w:bookmarkStart w:id="267" w:name="_Toc253578349"/>
      <w:r>
        <w:t xml:space="preserve">CHA-3.1.10 </w:t>
      </w:r>
      <w:r w:rsidR="0055535E">
        <w:t>Channel/CSR light</w:t>
      </w:r>
      <w:r>
        <w:t xml:space="preserve"> application shall support multi language</w:t>
      </w:r>
      <w:bookmarkEnd w:id="267"/>
    </w:p>
    <w:p w:rsidR="007E6DD4" w:rsidRDefault="007E6DD4" w:rsidP="007E6DD4">
      <w:pPr>
        <w:pStyle w:val="Requirements"/>
      </w:pPr>
      <w:bookmarkStart w:id="268" w:name="_Toc253578350"/>
      <w:r>
        <w:t xml:space="preserve">CHA-3.1.20 </w:t>
      </w:r>
      <w:r w:rsidR="0055535E">
        <w:t>Channel/CSR light</w:t>
      </w:r>
      <w:r>
        <w:t xml:space="preserve"> application shall support multi currency</w:t>
      </w:r>
      <w:bookmarkEnd w:id="268"/>
    </w:p>
    <w:p w:rsidR="00BA313F" w:rsidRDefault="00BA313F" w:rsidP="00BA313F">
      <w:pPr>
        <w:pStyle w:val="Requirements"/>
      </w:pPr>
      <w:bookmarkStart w:id="269" w:name="_Toc253578351"/>
      <w:r>
        <w:t xml:space="preserve">CHA-3.1.30 </w:t>
      </w:r>
      <w:r w:rsidR="0055535E">
        <w:t>Channel/CSR light</w:t>
      </w:r>
      <w:r>
        <w:t xml:space="preserve"> application shall support recording user activities in the application</w:t>
      </w:r>
      <w:bookmarkEnd w:id="269"/>
    </w:p>
    <w:p w:rsidR="00BA313F" w:rsidRDefault="00BA313F" w:rsidP="00BA313F">
      <w:pPr>
        <w:pStyle w:val="Requirements"/>
        <w:ind w:left="288"/>
      </w:pPr>
      <w:bookmarkStart w:id="270" w:name="_Toc253578352"/>
      <w:r>
        <w:t xml:space="preserve">CHA-3.1.30.1 </w:t>
      </w:r>
      <w:r w:rsidR="0055535E">
        <w:t>Channel/CSR light</w:t>
      </w:r>
      <w:r>
        <w:t xml:space="preserve"> application shall provide OOTB only events tracked by the Self service platform</w:t>
      </w:r>
      <w:bookmarkEnd w:id="270"/>
    </w:p>
    <w:p w:rsidR="00BA313F" w:rsidRDefault="00BA313F" w:rsidP="00BA313F">
      <w:pPr>
        <w:pStyle w:val="Requirements"/>
        <w:ind w:left="288"/>
      </w:pPr>
      <w:bookmarkStart w:id="271" w:name="_Toc253578353"/>
      <w:r>
        <w:t xml:space="preserve">CHA-3.1.30.2 </w:t>
      </w:r>
      <w:r w:rsidR="0055535E">
        <w:t>Channel/CSR light</w:t>
      </w:r>
      <w:r>
        <w:t xml:space="preserve"> application shall allow</w:t>
      </w:r>
      <w:r>
        <w:t xml:space="preserve"> an integrator to customize </w:t>
      </w:r>
      <w:r w:rsidR="0055535E">
        <w:t>Channel/CSR light</w:t>
      </w:r>
      <w:r>
        <w:t xml:space="preserve"> application to track any event he wants to track.</w:t>
      </w:r>
      <w:bookmarkEnd w:id="271"/>
    </w:p>
    <w:p w:rsidR="00332BFA" w:rsidRPr="007713AB" w:rsidRDefault="00332BFA" w:rsidP="00332BFA">
      <w:pPr>
        <w:pStyle w:val="Requirements"/>
        <w:rPr>
          <w:bCs/>
        </w:rPr>
      </w:pPr>
      <w:bookmarkStart w:id="272" w:name="_Toc253578354"/>
      <w:r w:rsidRPr="007713AB">
        <w:t xml:space="preserve">CHA-3.1.100 </w:t>
      </w:r>
      <w:r w:rsidR="0055535E" w:rsidRPr="007713AB">
        <w:t>Channel/CSR light</w:t>
      </w:r>
      <w:r w:rsidRPr="007713AB">
        <w:t xml:space="preserve"> application shall include impacts on </w:t>
      </w:r>
      <w:r w:rsidR="0055535E" w:rsidRPr="007713AB">
        <w:t>Channel/CSR light</w:t>
      </w:r>
      <w:r w:rsidRPr="007713AB">
        <w:t xml:space="preserve"> application listed in </w:t>
      </w:r>
      <w:r w:rsidRPr="007713AB">
        <w:rPr>
          <w:bCs/>
        </w:rPr>
        <w:t>DR-4-004-249 about Serviceability feature support in Comverse One</w:t>
      </w:r>
      <w:bookmarkEnd w:id="272"/>
    </w:p>
    <w:p w:rsidR="00332BFA" w:rsidRDefault="00332BFA" w:rsidP="00332BFA">
      <w:pPr>
        <w:pStyle w:val="Requirements"/>
        <w:rPr>
          <w:bCs/>
        </w:rPr>
      </w:pPr>
      <w:bookmarkStart w:id="273" w:name="_Toc253578355"/>
      <w:r w:rsidRPr="00332BFA">
        <w:t>CHA-3.1.1</w:t>
      </w:r>
      <w:r>
        <w:t>1</w:t>
      </w:r>
      <w:r w:rsidRPr="00332BFA">
        <w:t xml:space="preserve">0 </w:t>
      </w:r>
      <w:r w:rsidR="0055535E">
        <w:t>Channel/CSR light</w:t>
      </w:r>
      <w:r w:rsidRPr="00332BFA">
        <w:t xml:space="preserve"> application shall include impacts on </w:t>
      </w:r>
      <w:r w:rsidR="0055535E">
        <w:t>Channel/CSR light</w:t>
      </w:r>
      <w:r w:rsidRPr="00332BFA">
        <w:t xml:space="preserve"> application </w:t>
      </w:r>
      <w:r>
        <w:t xml:space="preserve">listed </w:t>
      </w:r>
      <w:r w:rsidRPr="00332BFA">
        <w:t xml:space="preserve">in </w:t>
      </w:r>
      <w:r w:rsidRPr="00332BFA">
        <w:rPr>
          <w:bCs/>
        </w:rPr>
        <w:t xml:space="preserve">DR-4-004-484 </w:t>
      </w:r>
      <w:r>
        <w:rPr>
          <w:bCs/>
        </w:rPr>
        <w:t xml:space="preserve">about </w:t>
      </w:r>
      <w:r w:rsidRPr="00332BFA">
        <w:rPr>
          <w:bCs/>
        </w:rPr>
        <w:t>Additional Support of extended Data in Comverse One</w:t>
      </w:r>
      <w:bookmarkEnd w:id="273"/>
    </w:p>
    <w:p w:rsidR="00332BFA" w:rsidRDefault="00332BFA" w:rsidP="00332BFA">
      <w:pPr>
        <w:pStyle w:val="Requirements"/>
        <w:rPr>
          <w:bCs/>
        </w:rPr>
      </w:pPr>
      <w:bookmarkStart w:id="274" w:name="_Toc253578356"/>
      <w:r w:rsidRPr="00332BFA">
        <w:t>CHA-3.1.1</w:t>
      </w:r>
      <w:r>
        <w:t>2</w:t>
      </w:r>
      <w:r w:rsidRPr="00332BFA">
        <w:t xml:space="preserve">0 </w:t>
      </w:r>
      <w:r w:rsidR="0055535E">
        <w:t>Channel/CSR light</w:t>
      </w:r>
      <w:r w:rsidRPr="00332BFA">
        <w:t xml:space="preserve"> application shall include impacts on </w:t>
      </w:r>
      <w:r w:rsidR="0055535E">
        <w:t>Channel/CSR light</w:t>
      </w:r>
      <w:r w:rsidRPr="00332BFA">
        <w:t xml:space="preserve"> application </w:t>
      </w:r>
      <w:r>
        <w:t xml:space="preserve">listed </w:t>
      </w:r>
      <w:r w:rsidRPr="00332BFA">
        <w:t xml:space="preserve">in </w:t>
      </w:r>
      <w:r w:rsidRPr="00332BFA">
        <w:rPr>
          <w:bCs/>
        </w:rPr>
        <w:t>DR-4-004-</w:t>
      </w:r>
      <w:r>
        <w:rPr>
          <w:bCs/>
        </w:rPr>
        <w:t>254 about Full support of MSA architecture in Comverse One</w:t>
      </w:r>
      <w:bookmarkEnd w:id="274"/>
    </w:p>
    <w:p w:rsidR="00626203" w:rsidRDefault="00626203" w:rsidP="00332BFA">
      <w:pPr>
        <w:pStyle w:val="Requirements"/>
        <w:rPr>
          <w:bCs/>
        </w:rPr>
      </w:pPr>
      <w:bookmarkStart w:id="275" w:name="_Toc253578357"/>
      <w:r w:rsidRPr="00332BFA">
        <w:t>CHA-3.1.1</w:t>
      </w:r>
      <w:r>
        <w:t>25</w:t>
      </w:r>
      <w:r w:rsidRPr="00332BFA">
        <w:t xml:space="preserve"> </w:t>
      </w:r>
      <w:r>
        <w:t>Channel/CSR light</w:t>
      </w:r>
      <w:r w:rsidRPr="00332BFA">
        <w:t xml:space="preserve"> application shall include impacts on </w:t>
      </w:r>
      <w:r>
        <w:t>Channel/CSR light</w:t>
      </w:r>
      <w:r w:rsidRPr="00332BFA">
        <w:t xml:space="preserve"> application </w:t>
      </w:r>
      <w:r>
        <w:t xml:space="preserve">listed </w:t>
      </w:r>
      <w:r w:rsidRPr="00332BFA">
        <w:t xml:space="preserve">in </w:t>
      </w:r>
      <w:r w:rsidRPr="00332BFA">
        <w:rPr>
          <w:bCs/>
        </w:rPr>
        <w:t>DR-4-004-</w:t>
      </w:r>
      <w:r>
        <w:rPr>
          <w:bCs/>
        </w:rPr>
        <w:t xml:space="preserve">255 </w:t>
      </w:r>
      <w:r>
        <w:rPr>
          <w:bCs/>
        </w:rPr>
        <w:t>about Case Management and Interaction tracking in Comverse One</w:t>
      </w:r>
      <w:bookmarkEnd w:id="275"/>
    </w:p>
    <w:p w:rsidR="00332BFA" w:rsidRDefault="00332BFA" w:rsidP="00BA3567">
      <w:pPr>
        <w:pStyle w:val="Requirements"/>
        <w:rPr>
          <w:bCs/>
        </w:rPr>
      </w:pPr>
      <w:bookmarkStart w:id="276" w:name="_Toc253578358"/>
      <w:r w:rsidRPr="007713AB">
        <w:t xml:space="preserve">CHA-3.1.130 </w:t>
      </w:r>
      <w:r w:rsidR="0055535E" w:rsidRPr="007713AB">
        <w:t>Channel/CSR light</w:t>
      </w:r>
      <w:r w:rsidRPr="007713AB">
        <w:t xml:space="preserve"> application shall include impacts on</w:t>
      </w:r>
      <w:r w:rsidRPr="007713AB">
        <w:t xml:space="preserve"> </w:t>
      </w:r>
      <w:r w:rsidR="0055535E" w:rsidRPr="007713AB">
        <w:t>Channel/CSR light</w:t>
      </w:r>
      <w:r w:rsidRPr="007713AB">
        <w:t xml:space="preserve"> application </w:t>
      </w:r>
      <w:r w:rsidR="00626203">
        <w:t xml:space="preserve">listed in DR-0-131-970 </w:t>
      </w:r>
      <w:r w:rsidRPr="007713AB">
        <w:rPr>
          <w:bCs/>
        </w:rPr>
        <w:t>a</w:t>
      </w:r>
      <w:r w:rsidRPr="007713AB">
        <w:rPr>
          <w:bCs/>
        </w:rPr>
        <w:t xml:space="preserve">bout </w:t>
      </w:r>
      <w:r w:rsidR="00626203">
        <w:rPr>
          <w:bCs/>
        </w:rPr>
        <w:t xml:space="preserve">Basic </w:t>
      </w:r>
      <w:r w:rsidRPr="007713AB">
        <w:rPr>
          <w:bCs/>
        </w:rPr>
        <w:t xml:space="preserve">Friends and Family </w:t>
      </w:r>
      <w:r w:rsidR="00626203">
        <w:rPr>
          <w:bCs/>
        </w:rPr>
        <w:t>Support (</w:t>
      </w:r>
      <w:r w:rsidR="00A16F9B">
        <w:rPr>
          <w:bCs/>
        </w:rPr>
        <w:t>as in Comverse 3.</w:t>
      </w:r>
      <w:r w:rsidR="00BA3567">
        <w:rPr>
          <w:bCs/>
        </w:rPr>
        <w:t>1</w:t>
      </w:r>
      <w:r w:rsidR="00626203">
        <w:rPr>
          <w:bCs/>
        </w:rPr>
        <w:t>)</w:t>
      </w:r>
      <w:bookmarkEnd w:id="276"/>
    </w:p>
    <w:p w:rsidR="00A16F9B" w:rsidRDefault="00A16F9B" w:rsidP="00B54682">
      <w:pPr>
        <w:pStyle w:val="Requirements"/>
      </w:pPr>
      <w:bookmarkStart w:id="277" w:name="_Toc253578359"/>
      <w:r w:rsidRPr="00332BFA">
        <w:t>CHA-3.1.1</w:t>
      </w:r>
      <w:r>
        <w:t>4</w:t>
      </w:r>
      <w:r w:rsidRPr="00332BFA">
        <w:t xml:space="preserve">0 </w:t>
      </w:r>
      <w:r>
        <w:t>Channel/CSR light</w:t>
      </w:r>
      <w:r w:rsidRPr="00332BFA">
        <w:t xml:space="preserve"> application shall </w:t>
      </w:r>
      <w:r>
        <w:t>be sellable as a ‘Channel CV’ product and as a ‘Channel SV’ product and as ‘CSR light CV’ product.</w:t>
      </w:r>
      <w:r w:rsidR="00B54682" w:rsidRPr="00B54682">
        <w:t xml:space="preserve"> </w:t>
      </w:r>
      <w:r w:rsidR="00B54682">
        <w:t>(SV: Stand alone Version so not pre-integrated with Comverse One,  CV: Converged Version so pre-integrated with Comverse one)</w:t>
      </w:r>
      <w:bookmarkEnd w:id="277"/>
    </w:p>
    <w:p w:rsidR="00A16F9B" w:rsidRDefault="00A16F9B" w:rsidP="00A16F9B">
      <w:pPr>
        <w:pStyle w:val="Requirements"/>
      </w:pPr>
      <w:bookmarkStart w:id="278" w:name="_Toc253578360"/>
      <w:r w:rsidRPr="00332BFA">
        <w:t>CHA-3.1.1</w:t>
      </w:r>
      <w:r>
        <w:t>5</w:t>
      </w:r>
      <w:r w:rsidRPr="00332BFA">
        <w:t xml:space="preserve">0 </w:t>
      </w:r>
      <w:r>
        <w:t>Channel/CSR light</w:t>
      </w:r>
      <w:r w:rsidRPr="00332BFA">
        <w:t xml:space="preserve"> application shall </w:t>
      </w:r>
      <w:r>
        <w:t>support actors defined in actors chapter and according to product definition as also defined in actors chapters</w:t>
      </w:r>
      <w:r w:rsidR="0018051C">
        <w:t xml:space="preserve"> (</w:t>
      </w:r>
      <w:hyperlink w:anchor="_Actors" w:history="1">
        <w:r w:rsidR="0018051C" w:rsidRPr="0018051C">
          <w:rPr>
            <w:rStyle w:val="Hyperlink"/>
          </w:rPr>
          <w:t>Actors</w:t>
        </w:r>
      </w:hyperlink>
      <w:r w:rsidR="0018051C">
        <w:t>)</w:t>
      </w:r>
      <w:bookmarkEnd w:id="278"/>
    </w:p>
    <w:p w:rsidR="00A16F9B" w:rsidRPr="001C0EDA" w:rsidRDefault="00A16F9B" w:rsidP="001C0EDA">
      <w:pPr>
        <w:pStyle w:val="Requirements"/>
      </w:pPr>
      <w:bookmarkStart w:id="279" w:name="_Toc253578361"/>
      <w:r w:rsidRPr="00332BFA">
        <w:t>CHA-3.1.1</w:t>
      </w:r>
      <w:r>
        <w:t>6</w:t>
      </w:r>
      <w:r w:rsidRPr="00332BFA">
        <w:t>0</w:t>
      </w:r>
      <w:r w:rsidRPr="00332BFA">
        <w:t xml:space="preserve"> </w:t>
      </w:r>
      <w:r>
        <w:t>Channel/CSR light</w:t>
      </w:r>
      <w:r w:rsidRPr="00332BFA">
        <w:t xml:space="preserve"> application shall </w:t>
      </w:r>
      <w:r>
        <w:t xml:space="preserve">support </w:t>
      </w:r>
      <w:r w:rsidR="001C0EDA">
        <w:t xml:space="preserve">managing users either in security server or in Self service local store depending on user role and thus according to actors security chapter </w:t>
      </w:r>
      <w:r w:rsidR="001C0EDA" w:rsidRPr="001C0EDA">
        <w:t>(</w:t>
      </w:r>
      <w:hyperlink w:anchor="_Actor_security" w:history="1">
        <w:r w:rsidR="001C0EDA" w:rsidRPr="001C0EDA">
          <w:rPr>
            <w:rStyle w:val="Hyperlink"/>
          </w:rPr>
          <w:t>Actor security</w:t>
        </w:r>
      </w:hyperlink>
      <w:r w:rsidR="001C0EDA" w:rsidRPr="001C0EDA">
        <w:t>)</w:t>
      </w:r>
      <w:bookmarkEnd w:id="279"/>
    </w:p>
    <w:p w:rsidR="00A16F9B" w:rsidRPr="001C0EDA" w:rsidRDefault="00A16F9B" w:rsidP="00A16F9B">
      <w:pPr>
        <w:pStyle w:val="Requirements"/>
        <w:ind w:left="288"/>
        <w:rPr>
          <w:rFonts w:cs="Arial"/>
          <w:iCs/>
          <w:strike/>
        </w:rPr>
      </w:pPr>
      <w:r>
        <w:t xml:space="preserve"> </w:t>
      </w:r>
      <w:bookmarkStart w:id="280" w:name="_Toc253578362"/>
      <w:r w:rsidRPr="001C0EDA">
        <w:rPr>
          <w:rFonts w:cs="Arial"/>
          <w:iCs/>
          <w:strike/>
        </w:rPr>
        <w:t>CHA-3.1.160.1 For a specific deployment and for a specific role, Channel/CSR light shall support defining if users are managed exclusively in the security server or in the self service local store</w:t>
      </w:r>
      <w:bookmarkEnd w:id="280"/>
    </w:p>
    <w:p w:rsidR="00A16F9B" w:rsidRPr="001C0EDA" w:rsidRDefault="00A16F9B" w:rsidP="005F0988">
      <w:pPr>
        <w:pStyle w:val="Requirements"/>
        <w:ind w:left="288"/>
        <w:rPr>
          <w:strike/>
        </w:rPr>
      </w:pPr>
      <w:bookmarkStart w:id="281" w:name="_Toc253578363"/>
      <w:r w:rsidRPr="001C0EDA">
        <w:rPr>
          <w:strike/>
        </w:rPr>
        <w:t>CHA-3.1.160.2 Channel/CSR light shall support defining users referential depending on user role and deployed product</w:t>
      </w:r>
      <w:r w:rsidR="003C6034" w:rsidRPr="001C0EDA">
        <w:rPr>
          <w:strike/>
        </w:rPr>
        <w:t>s</w:t>
      </w:r>
      <w:r w:rsidRPr="001C0EDA">
        <w:rPr>
          <w:strike/>
        </w:rPr>
        <w:t xml:space="preserve"> according to table specified in the actors security chapter (</w:t>
      </w:r>
      <w:r w:rsidR="003C6034" w:rsidRPr="001C0EDA">
        <w:rPr>
          <w:strike/>
        </w:rPr>
        <w:fldChar w:fldCharType="begin"/>
      </w:r>
      <w:r w:rsidR="003C6034" w:rsidRPr="001C0EDA">
        <w:rPr>
          <w:strike/>
        </w:rPr>
        <w:instrText xml:space="preserve"> HYPERLINK  \l "_Actor_security" </w:instrText>
      </w:r>
      <w:r w:rsidR="007C5141" w:rsidRPr="001C0EDA">
        <w:rPr>
          <w:strike/>
        </w:rPr>
      </w:r>
      <w:r w:rsidR="003C6034" w:rsidRPr="001C0EDA">
        <w:rPr>
          <w:strike/>
        </w:rPr>
        <w:fldChar w:fldCharType="separate"/>
      </w:r>
      <w:r w:rsidR="003C6034" w:rsidRPr="001C0EDA">
        <w:rPr>
          <w:rStyle w:val="Hyperlink"/>
          <w:strike/>
        </w:rPr>
        <w:t>Actor security</w:t>
      </w:r>
      <w:r w:rsidR="003C6034" w:rsidRPr="001C0EDA">
        <w:rPr>
          <w:strike/>
        </w:rPr>
        <w:fldChar w:fldCharType="end"/>
      </w:r>
      <w:r w:rsidR="003C6034" w:rsidRPr="001C0EDA">
        <w:rPr>
          <w:strike/>
        </w:rPr>
        <w:t>)</w:t>
      </w:r>
      <w:bookmarkEnd w:id="281"/>
    </w:p>
    <w:p w:rsidR="00A16F9B" w:rsidRDefault="003C6034" w:rsidP="003C6034">
      <w:pPr>
        <w:pStyle w:val="Requirements"/>
      </w:pPr>
      <w:bookmarkStart w:id="282" w:name="_Toc253578364"/>
      <w:r w:rsidRPr="00332BFA">
        <w:t>CHA-3.1.1</w:t>
      </w:r>
      <w:r>
        <w:t>70</w:t>
      </w:r>
      <w:r w:rsidRPr="00332BFA">
        <w:t xml:space="preserve"> </w:t>
      </w:r>
      <w:r>
        <w:t xml:space="preserve">Channel/CSR light shall limit list of </w:t>
      </w:r>
      <w:r w:rsidR="007A11A3">
        <w:t>available</w:t>
      </w:r>
      <w:r>
        <w:t xml:space="preserve"> use cases depending on product sold</w:t>
      </w:r>
      <w:bookmarkEnd w:id="282"/>
    </w:p>
    <w:p w:rsidR="003C6034" w:rsidRDefault="003C6034" w:rsidP="003C6034">
      <w:pPr>
        <w:pStyle w:val="Requirements"/>
        <w:ind w:left="288"/>
      </w:pPr>
      <w:bookmarkStart w:id="283" w:name="_Toc253578365"/>
      <w:r w:rsidRPr="00332BFA">
        <w:t>CHA-3.1.1</w:t>
      </w:r>
      <w:r>
        <w:t>70.1</w:t>
      </w:r>
      <w:r w:rsidRPr="00332BFA">
        <w:t xml:space="preserve"> </w:t>
      </w:r>
      <w:r>
        <w:t>Channel/CSR light</w:t>
      </w:r>
      <w:r>
        <w:t xml:space="preserve"> shall allow by localization to give access for a specific role to use case</w:t>
      </w:r>
      <w:r w:rsidR="007A11A3">
        <w:t>s</w:t>
      </w:r>
      <w:r>
        <w:t xml:space="preserve"> not </w:t>
      </w:r>
      <w:r w:rsidR="007A11A3">
        <w:t>available</w:t>
      </w:r>
      <w:r>
        <w:t xml:space="preserve"> by default if the two products have been sold.</w:t>
      </w:r>
      <w:bookmarkEnd w:id="283"/>
    </w:p>
    <w:p w:rsidR="003C6034" w:rsidRDefault="007A11A3" w:rsidP="0032030B">
      <w:pPr>
        <w:pStyle w:val="Requirements"/>
      </w:pPr>
      <w:bookmarkStart w:id="284" w:name="_Toc253578366"/>
      <w:r w:rsidRPr="00332BFA">
        <w:t>CHA-3.1.1</w:t>
      </w:r>
      <w:r>
        <w:t>80</w:t>
      </w:r>
      <w:r w:rsidRPr="00332BFA">
        <w:t xml:space="preserve"> </w:t>
      </w:r>
      <w:r>
        <w:t xml:space="preserve">Channel/CSR light shall </w:t>
      </w:r>
      <w:r w:rsidR="0032030B">
        <w:t>allow by localization customizing a use case in one product differently from the other product when both products</w:t>
      </w:r>
      <w:r w:rsidR="00B54682">
        <w:t xml:space="preserve"> (Channel CV and CSR light CV)</w:t>
      </w:r>
      <w:r w:rsidR="0032030B">
        <w:t xml:space="preserve"> are deployed</w:t>
      </w:r>
      <w:bookmarkEnd w:id="284"/>
    </w:p>
    <w:p w:rsidR="0032030B" w:rsidRDefault="0032030B" w:rsidP="0032030B">
      <w:pPr>
        <w:pStyle w:val="Requirements"/>
      </w:pPr>
      <w:bookmarkStart w:id="285" w:name="_Toc253578367"/>
      <w:r w:rsidRPr="00332BFA">
        <w:t>CHA-3.1.1</w:t>
      </w:r>
      <w:r>
        <w:t>90</w:t>
      </w:r>
      <w:r w:rsidRPr="00332BFA">
        <w:t xml:space="preserve"> </w:t>
      </w:r>
      <w:r>
        <w:t xml:space="preserve">Channel/CSR light shall propose to CSR actors same offers to sell as in CSM with limitation already accepted for Channel/CSR light application like </w:t>
      </w:r>
      <w:r w:rsidR="0018051C">
        <w:t>mandatory</w:t>
      </w:r>
      <w:r>
        <w:t xml:space="preserve"> subscriber bundles in account bundle</w:t>
      </w:r>
      <w:bookmarkEnd w:id="285"/>
    </w:p>
    <w:p w:rsidR="00770F49" w:rsidRDefault="00770F49" w:rsidP="00B54682">
      <w:pPr>
        <w:pStyle w:val="Requirements"/>
      </w:pPr>
      <w:bookmarkStart w:id="286" w:name="_Toc253578368"/>
      <w:r w:rsidRPr="00332BFA">
        <w:t>CHA-3.1.</w:t>
      </w:r>
      <w:r>
        <w:t>300</w:t>
      </w:r>
      <w:r w:rsidRPr="00332BFA">
        <w:t xml:space="preserve"> </w:t>
      </w:r>
      <w:r>
        <w:t xml:space="preserve">Channel/CSR light shall </w:t>
      </w:r>
      <w:r w:rsidR="00B54682">
        <w:t>never apply product group filtering for CSR users</w:t>
      </w:r>
      <w:bookmarkEnd w:id="286"/>
    </w:p>
    <w:p w:rsidR="00332BFA" w:rsidRPr="00332BFA" w:rsidRDefault="00CB7F0B" w:rsidP="00332BFA">
      <w:pPr>
        <w:pStyle w:val="Requirements"/>
        <w:rPr>
          <w:bCs/>
        </w:rPr>
      </w:pPr>
      <w:bookmarkStart w:id="287" w:name="_Toc253578369"/>
      <w:r w:rsidRPr="00332BFA">
        <w:lastRenderedPageBreak/>
        <w:t>CHA-3.1.</w:t>
      </w:r>
      <w:r>
        <w:t>350</w:t>
      </w:r>
      <w:r w:rsidRPr="00332BFA">
        <w:t xml:space="preserve"> </w:t>
      </w:r>
      <w:r>
        <w:t xml:space="preserve">Channel/CSR light shall allow configuring allocation mode for a </w:t>
      </w:r>
      <w:r w:rsidR="001529D7">
        <w:t>external id type</w:t>
      </w:r>
      <w:r>
        <w:t xml:space="preserve"> per product</w:t>
      </w:r>
      <w:r w:rsidR="004159A7">
        <w:t>.</w:t>
      </w:r>
      <w:r w:rsidR="00B54682">
        <w:t xml:space="preserve"> In other words, Channel/CSR light shall allow configuring how setting of external id for a subscriber will be presented</w:t>
      </w:r>
      <w:r w:rsidR="00B54682">
        <w:t xml:space="preserve"> in the application (e.g. they can be auto assigned automatically and hidden to the user or user has to select the inventory type and value)</w:t>
      </w:r>
      <w:bookmarkEnd w:id="287"/>
      <w:r w:rsidR="00B54682">
        <w:t xml:space="preserve"> </w:t>
      </w:r>
    </w:p>
    <w:p w:rsidR="00332BFA" w:rsidRDefault="00332BFA" w:rsidP="00332BFA">
      <w:pPr>
        <w:pStyle w:val="Requirements"/>
      </w:pPr>
    </w:p>
    <w:p w:rsidR="00C86509" w:rsidRDefault="00C86509" w:rsidP="00C86509">
      <w:pPr>
        <w:pStyle w:val="Capability"/>
      </w:pPr>
      <w:bookmarkStart w:id="288" w:name="_Toc253577994"/>
      <w:bookmarkStart w:id="289" w:name="_Toc253578370"/>
      <w:r>
        <w:t xml:space="preserve">Capability </w:t>
      </w:r>
      <w:r>
        <w:fldChar w:fldCharType="begin"/>
      </w:r>
      <w:r>
        <w:instrText xml:space="preserve"> LISTNUM "business req" \* MERGEFORMAT </w:instrText>
      </w:r>
      <w:r>
        <w:fldChar w:fldCharType="separate"/>
      </w:r>
      <w:r>
        <w:rPr>
          <w:noProof/>
        </w:rPr>
        <w:t>1</w:t>
      </w:r>
      <w:r>
        <w:fldChar w:fldCharType="end">
          <w:numberingChange w:id="290" w:author="Raphaël Guého" w:date="2010-01-04T14:43:00Z" w:original="1."/>
        </w:fldChar>
      </w:r>
      <w:r>
        <w:t xml:space="preserve"> Customer Acquisition</w:t>
      </w:r>
      <w:r w:rsidR="00AA7DEF">
        <w:t xml:space="preserve"> - NCA</w:t>
      </w:r>
      <w:bookmarkEnd w:id="288"/>
      <w:bookmarkEnd w:id="289"/>
    </w:p>
    <w:p w:rsidR="00C86509" w:rsidRDefault="00C86509" w:rsidP="00C86509">
      <w:pPr>
        <w:pStyle w:val="Heading3"/>
      </w:pPr>
      <w:bookmarkStart w:id="291" w:name="_Toc253577995"/>
      <w:r>
        <w:t>Capability Description</w:t>
      </w:r>
      <w:bookmarkEnd w:id="291"/>
    </w:p>
    <w:p w:rsidR="00C86509" w:rsidRPr="00EA691D" w:rsidRDefault="00EA691D" w:rsidP="00C86509">
      <w:pPr>
        <w:pStyle w:val="BodyText"/>
      </w:pPr>
      <w:r w:rsidRPr="00EA691D">
        <w:t xml:space="preserve">This capability allows a </w:t>
      </w:r>
      <w:r w:rsidR="00167E26">
        <w:t>Dealer user</w:t>
      </w:r>
      <w:r>
        <w:t xml:space="preserve"> to acquire a new customer with one or more </w:t>
      </w:r>
      <w:r w:rsidR="00A13724">
        <w:t>subscriber</w:t>
      </w:r>
      <w:r>
        <w:t>s</w:t>
      </w:r>
    </w:p>
    <w:p w:rsidR="00C86509" w:rsidRDefault="00C86509" w:rsidP="00C86509">
      <w:pPr>
        <w:pStyle w:val="Heading3"/>
      </w:pPr>
      <w:bookmarkStart w:id="292" w:name="_Toc253577996"/>
      <w:r>
        <w:t>Capability Assumptions/Dependencies</w:t>
      </w:r>
      <w:bookmarkEnd w:id="292"/>
    </w:p>
    <w:p w:rsidR="00C86509" w:rsidRDefault="00C86509" w:rsidP="00C86509">
      <w:pPr>
        <w:pStyle w:val="BodyText"/>
      </w:pPr>
    </w:p>
    <w:p w:rsidR="00C86509" w:rsidRDefault="00C86509" w:rsidP="00C86509">
      <w:pPr>
        <w:pStyle w:val="Heading3"/>
      </w:pPr>
      <w:bookmarkStart w:id="293" w:name="_Toc253577997"/>
      <w:r>
        <w:t>Capability Use Cases</w:t>
      </w:r>
      <w:bookmarkEnd w:id="293"/>
    </w:p>
    <w:p w:rsidR="00C86509" w:rsidRDefault="00C86509" w:rsidP="004752DD">
      <w:pPr>
        <w:pStyle w:val="Heading4"/>
      </w:pPr>
      <w:bookmarkStart w:id="294" w:name="_Toc253577998"/>
      <w:r>
        <w:t>Use Case:  New Customer</w:t>
      </w:r>
      <w:bookmarkEnd w:id="29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86509" w:rsidTr="00C86509">
        <w:trPr>
          <w:gridAfter w:val="1"/>
          <w:wAfter w:w="18" w:type="dxa"/>
          <w:trHeight w:val="360"/>
        </w:trPr>
        <w:tc>
          <w:tcPr>
            <w:tcW w:w="5580" w:type="dxa"/>
            <w:gridSpan w:val="2"/>
            <w:shd w:val="clear" w:color="auto" w:fill="E6E6E6"/>
          </w:tcPr>
          <w:p w:rsidR="00C86509" w:rsidRDefault="000403E7" w:rsidP="00122B88">
            <w:pPr>
              <w:pStyle w:val="TableHeading"/>
            </w:pPr>
            <w:r>
              <w:t xml:space="preserve">New </w:t>
            </w:r>
            <w:r w:rsidR="009B27A6">
              <w:t>customer</w:t>
            </w:r>
            <w:r w:rsidR="00C86509">
              <w:t xml:space="preserve"> </w:t>
            </w:r>
          </w:p>
        </w:tc>
        <w:tc>
          <w:tcPr>
            <w:tcW w:w="2610" w:type="dxa"/>
            <w:shd w:val="clear" w:color="auto" w:fill="E6E6E6"/>
          </w:tcPr>
          <w:p w:rsidR="00C86509" w:rsidRDefault="001060FE" w:rsidP="00122B88">
            <w:pPr>
              <w:pStyle w:val="TableHeading"/>
            </w:pPr>
            <w:r>
              <w:t>NCA0010</w:t>
            </w:r>
            <w:r w:rsidR="00C86509">
              <w:t xml:space="preserve"> </w:t>
            </w:r>
          </w:p>
        </w:tc>
      </w:tr>
      <w:tr w:rsidR="00C86509" w:rsidTr="00C86509">
        <w:tc>
          <w:tcPr>
            <w:tcW w:w="2268" w:type="dxa"/>
          </w:tcPr>
          <w:p w:rsidR="00C86509" w:rsidRDefault="00C86509" w:rsidP="00C86509">
            <w:r>
              <w:t>Primary actors</w:t>
            </w:r>
          </w:p>
        </w:tc>
        <w:tc>
          <w:tcPr>
            <w:tcW w:w="5940" w:type="dxa"/>
            <w:gridSpan w:val="3"/>
          </w:tcPr>
          <w:p w:rsidR="00C86509" w:rsidRDefault="00EA691D" w:rsidP="00C86509">
            <w:pPr>
              <w:pStyle w:val="BodyText"/>
            </w:pPr>
            <w:r>
              <w:t>Dealer user</w:t>
            </w:r>
          </w:p>
          <w:p w:rsidR="00B60711" w:rsidRPr="006D15FA" w:rsidRDefault="00B60711" w:rsidP="00C86509">
            <w:pPr>
              <w:pStyle w:val="BodyText"/>
            </w:pPr>
            <w:r>
              <w:t>CSR</w:t>
            </w:r>
            <w:r w:rsidR="001D62EC">
              <w:t xml:space="preserve"> user</w:t>
            </w:r>
          </w:p>
        </w:tc>
      </w:tr>
      <w:tr w:rsidR="00C86509" w:rsidTr="00C86509">
        <w:tc>
          <w:tcPr>
            <w:tcW w:w="2268" w:type="dxa"/>
          </w:tcPr>
          <w:p w:rsidR="00C86509" w:rsidRDefault="00C86509" w:rsidP="00C86509">
            <w:r>
              <w:t>Summary Goal</w:t>
            </w:r>
          </w:p>
        </w:tc>
        <w:tc>
          <w:tcPr>
            <w:tcW w:w="5940" w:type="dxa"/>
            <w:gridSpan w:val="3"/>
          </w:tcPr>
          <w:p w:rsidR="00C86509" w:rsidRPr="006D15FA" w:rsidRDefault="00C86509" w:rsidP="00C86509">
            <w:pPr>
              <w:pStyle w:val="BodyText"/>
            </w:pPr>
            <w:r>
              <w:t xml:space="preserve">This use case allows </w:t>
            </w:r>
            <w:r w:rsidR="00EA691D">
              <w:t>user</w:t>
            </w:r>
            <w:r>
              <w:t xml:space="preserve"> to enroll a new customer in the </w:t>
            </w:r>
            <w:r w:rsidR="00EA691D">
              <w:t>back office</w:t>
            </w:r>
            <w:r>
              <w:t xml:space="preserve"> system.</w:t>
            </w:r>
          </w:p>
        </w:tc>
      </w:tr>
      <w:tr w:rsidR="00C86509" w:rsidRPr="008F2898" w:rsidTr="00C86509">
        <w:trPr>
          <w:trHeight w:val="176"/>
        </w:trPr>
        <w:tc>
          <w:tcPr>
            <w:tcW w:w="2268" w:type="dxa"/>
          </w:tcPr>
          <w:p w:rsidR="00C86509" w:rsidRDefault="00C86509" w:rsidP="00C86509">
            <w:r>
              <w:t>Pre-conditions</w:t>
            </w:r>
          </w:p>
        </w:tc>
        <w:tc>
          <w:tcPr>
            <w:tcW w:w="5940" w:type="dxa"/>
            <w:gridSpan w:val="3"/>
          </w:tcPr>
          <w:p w:rsidR="00C86509" w:rsidRPr="006D15FA" w:rsidRDefault="00B60711" w:rsidP="00C86509">
            <w:pPr>
              <w:pStyle w:val="BodyText"/>
            </w:pPr>
            <w:r>
              <w:t>U</w:t>
            </w:r>
            <w:r w:rsidR="00C86509">
              <w:t>ser is logged in and optionally, he has verified that the customer did not already exist in the system.</w:t>
            </w:r>
          </w:p>
        </w:tc>
      </w:tr>
      <w:tr w:rsidR="00C86509" w:rsidRPr="009031EA" w:rsidTr="00C86509">
        <w:trPr>
          <w:trHeight w:val="176"/>
        </w:trPr>
        <w:tc>
          <w:tcPr>
            <w:tcW w:w="2268" w:type="dxa"/>
          </w:tcPr>
          <w:p w:rsidR="00C86509" w:rsidRPr="002153B0" w:rsidRDefault="00C86509" w:rsidP="00C86509">
            <w:r>
              <w:t>Trigger</w:t>
            </w:r>
          </w:p>
        </w:tc>
        <w:tc>
          <w:tcPr>
            <w:tcW w:w="5940" w:type="dxa"/>
            <w:gridSpan w:val="3"/>
          </w:tcPr>
          <w:p w:rsidR="00C86509" w:rsidRPr="006D15FA" w:rsidRDefault="00B60711" w:rsidP="00C86509">
            <w:pPr>
              <w:pStyle w:val="BodyText"/>
            </w:pPr>
            <w:r>
              <w:t>U</w:t>
            </w:r>
            <w:r w:rsidR="00EA691D">
              <w:t>ser has selected the option to create a new customer either prepaid or postpaid</w:t>
            </w:r>
          </w:p>
        </w:tc>
      </w:tr>
      <w:tr w:rsidR="00C86509" w:rsidRPr="006D15FA" w:rsidTr="00C86509">
        <w:trPr>
          <w:trHeight w:val="176"/>
        </w:trPr>
        <w:tc>
          <w:tcPr>
            <w:tcW w:w="2268" w:type="dxa"/>
          </w:tcPr>
          <w:p w:rsidR="00C86509" w:rsidRDefault="00C86509" w:rsidP="00C86509">
            <w:r>
              <w:t>Minimum guarantees</w:t>
            </w:r>
          </w:p>
        </w:tc>
        <w:tc>
          <w:tcPr>
            <w:tcW w:w="5940" w:type="dxa"/>
            <w:gridSpan w:val="3"/>
          </w:tcPr>
          <w:p w:rsidR="00C86509" w:rsidRPr="006D15FA" w:rsidRDefault="00B60711" w:rsidP="00C86509">
            <w:pPr>
              <w:pStyle w:val="BodyText"/>
            </w:pPr>
            <w:r>
              <w:t>U</w:t>
            </w:r>
            <w:r w:rsidR="00EA691D">
              <w:t>ser</w:t>
            </w:r>
            <w:r w:rsidR="00C86509">
              <w:t xml:space="preserve"> can cancel the customer acquisition process at any moment before the last confirmation step.</w:t>
            </w:r>
          </w:p>
        </w:tc>
      </w:tr>
      <w:tr w:rsidR="00C86509" w:rsidRPr="008F2898" w:rsidTr="00C86509">
        <w:trPr>
          <w:trHeight w:val="176"/>
        </w:trPr>
        <w:tc>
          <w:tcPr>
            <w:tcW w:w="2268" w:type="dxa"/>
          </w:tcPr>
          <w:p w:rsidR="00C86509" w:rsidRDefault="00C86509" w:rsidP="00C86509">
            <w:r>
              <w:t>Success guarantees:</w:t>
            </w:r>
          </w:p>
        </w:tc>
        <w:tc>
          <w:tcPr>
            <w:tcW w:w="5940" w:type="dxa"/>
            <w:gridSpan w:val="3"/>
          </w:tcPr>
          <w:p w:rsidR="00C86509" w:rsidRDefault="00D31184" w:rsidP="00C86509">
            <w:pPr>
              <w:pStyle w:val="BodyText"/>
            </w:pPr>
            <w:r>
              <w:t>Channel</w:t>
            </w:r>
            <w:r w:rsidR="00B60711">
              <w:t>/CSR light</w:t>
            </w:r>
            <w:r w:rsidR="00C86509">
              <w:t xml:space="preserve"> application has sent a new order with all the customer information necessary to the backend.</w:t>
            </w:r>
          </w:p>
          <w:p w:rsidR="00C86509" w:rsidRDefault="00C86509" w:rsidP="00B60711">
            <w:pPr>
              <w:pStyle w:val="BodyText"/>
              <w:rPr>
                <w:rFonts w:cs="Arial"/>
              </w:rPr>
            </w:pPr>
            <w:r>
              <w:rPr>
                <w:rFonts w:cs="Arial"/>
              </w:rPr>
              <w:t>The order sent by application is acknowledged</w:t>
            </w:r>
          </w:p>
          <w:p w:rsidR="00EA691D" w:rsidRPr="006D15FA" w:rsidRDefault="001529D7" w:rsidP="00C86509">
            <w:pPr>
              <w:pStyle w:val="BodyText"/>
            </w:pPr>
            <w:r>
              <w:rPr>
                <w:rFonts w:cs="Arial"/>
              </w:rPr>
              <w:t>External id type</w:t>
            </w:r>
            <w:r w:rsidR="00772E79">
              <w:rPr>
                <w:rFonts w:cs="Arial"/>
              </w:rPr>
              <w:t xml:space="preserve"> value</w:t>
            </w:r>
            <w:r w:rsidR="00EA691D">
              <w:rPr>
                <w:rFonts w:cs="Arial"/>
              </w:rPr>
              <w:t xml:space="preserve"> of every </w:t>
            </w:r>
            <w:r w:rsidR="00A13724">
              <w:rPr>
                <w:rFonts w:cs="Arial"/>
              </w:rPr>
              <w:t>subscriber</w:t>
            </w:r>
            <w:r w:rsidR="00EA691D">
              <w:rPr>
                <w:rFonts w:cs="Arial"/>
              </w:rPr>
              <w:t xml:space="preserve"> (e.g. MSISDN)</w:t>
            </w:r>
            <w:r w:rsidR="00EA691D">
              <w:rPr>
                <w:rFonts w:cs="Arial"/>
              </w:rPr>
              <w:t xml:space="preserve"> </w:t>
            </w:r>
            <w:r w:rsidR="00316D8F">
              <w:rPr>
                <w:rFonts w:cs="Arial"/>
              </w:rPr>
              <w:t>that must be known by the customer</w:t>
            </w:r>
            <w:r w:rsidR="00EA691D">
              <w:rPr>
                <w:rFonts w:cs="Arial"/>
              </w:rPr>
              <w:t xml:space="preserve"> </w:t>
            </w:r>
            <w:r w:rsidR="00370AF5">
              <w:rPr>
                <w:rFonts w:cs="Arial"/>
              </w:rPr>
              <w:t>have been assigned and</w:t>
            </w:r>
            <w:r w:rsidR="00EA691D">
              <w:rPr>
                <w:rFonts w:cs="Arial"/>
              </w:rPr>
              <w:t xml:space="preserve"> displayed to </w:t>
            </w:r>
            <w:r w:rsidR="00B60711">
              <w:rPr>
                <w:rFonts w:cs="Arial"/>
              </w:rPr>
              <w:t>user</w:t>
            </w:r>
          </w:p>
        </w:tc>
      </w:tr>
      <w:tr w:rsidR="00C86509" w:rsidRPr="009031EA" w:rsidTr="00C86509">
        <w:trPr>
          <w:trHeight w:val="176"/>
        </w:trPr>
        <w:tc>
          <w:tcPr>
            <w:tcW w:w="2268" w:type="dxa"/>
          </w:tcPr>
          <w:p w:rsidR="00C86509" w:rsidRPr="002153B0" w:rsidRDefault="00C86509" w:rsidP="00C86509">
            <w:r w:rsidRPr="002153B0">
              <w:t>Normal Flow:</w:t>
            </w:r>
          </w:p>
        </w:tc>
        <w:tc>
          <w:tcPr>
            <w:tcW w:w="5940" w:type="dxa"/>
            <w:gridSpan w:val="3"/>
          </w:tcPr>
          <w:p w:rsidR="00C86509" w:rsidRDefault="00B60711" w:rsidP="00772E79">
            <w:pPr>
              <w:pStyle w:val="ListNumberUC"/>
              <w:numPr>
                <w:ilvl w:val="0"/>
                <w:numId w:val="14"/>
              </w:numPr>
            </w:pPr>
            <w:r>
              <w:t>U</w:t>
            </w:r>
            <w:r w:rsidR="006D440E">
              <w:t>ser set</w:t>
            </w:r>
            <w:r w:rsidR="002D2722">
              <w:t>s</w:t>
            </w:r>
            <w:r w:rsidR="006D440E">
              <w:t xml:space="preserve"> </w:t>
            </w:r>
            <w:r w:rsidR="002D2722">
              <w:t>new account information (refer to use case Capture administrative data)</w:t>
            </w:r>
            <w:r w:rsidR="00D44537">
              <w:t xml:space="preserve"> (A1)</w:t>
            </w:r>
            <w:ins w:id="295" w:author="Raphaël Guého" w:date="2010-01-05T17:49:00Z">
              <w:r w:rsidR="00381C3E">
                <w:t xml:space="preserve"> (A1bis)</w:t>
              </w:r>
            </w:ins>
            <w:r w:rsidR="006D440E">
              <w:t xml:space="preserve">. </w:t>
            </w:r>
          </w:p>
          <w:p w:rsidR="007E21CD" w:rsidRDefault="007E21CD" w:rsidP="003A0CFE">
            <w:pPr>
              <w:pStyle w:val="ListNumberUC"/>
              <w:numPr>
                <w:ilvl w:val="0"/>
                <w:numId w:val="14"/>
              </w:numPr>
            </w:pPr>
            <w:r>
              <w:t>Channel</w:t>
            </w:r>
            <w:r w:rsidR="00B60711">
              <w:t>/CSR light</w:t>
            </w:r>
            <w:r>
              <w:t xml:space="preserve"> application displays </w:t>
            </w:r>
            <w:r w:rsidR="002C56C0">
              <w:t>primary offer</w:t>
            </w:r>
            <w:r>
              <w:t xml:space="preserve">s and bundles available for the user (refer to use case Browse </w:t>
            </w:r>
            <w:r w:rsidR="002C56C0">
              <w:t>primary offer</w:t>
            </w:r>
            <w:r>
              <w:t>s/Bundles)</w:t>
            </w:r>
          </w:p>
          <w:p w:rsidR="007E21CD" w:rsidRDefault="00B60711" w:rsidP="007E21CD">
            <w:pPr>
              <w:pStyle w:val="ListNumberUC"/>
              <w:numPr>
                <w:ilvl w:val="0"/>
                <w:numId w:val="14"/>
              </w:numPr>
            </w:pPr>
            <w:r>
              <w:t>U</w:t>
            </w:r>
            <w:r w:rsidR="007E21CD">
              <w:t>ser browses the catalog and s</w:t>
            </w:r>
            <w:r w:rsidR="00B3140D">
              <w:t xml:space="preserve">elect a </w:t>
            </w:r>
            <w:r w:rsidR="002C56C0">
              <w:t>primary offer</w:t>
            </w:r>
            <w:r w:rsidR="00B3140D">
              <w:t xml:space="preserve"> or </w:t>
            </w:r>
            <w:r w:rsidR="002C56C0">
              <w:t>subscriber bundle</w:t>
            </w:r>
            <w:r w:rsidR="00B3140D">
              <w:t xml:space="preserve"> (A11</w:t>
            </w:r>
            <w:r w:rsidR="007E21CD">
              <w:t xml:space="preserve">) </w:t>
            </w:r>
          </w:p>
          <w:p w:rsidR="006D440E" w:rsidRDefault="006D440E" w:rsidP="00D44537">
            <w:pPr>
              <w:pStyle w:val="ListNumberUC"/>
              <w:numPr>
                <w:ilvl w:val="0"/>
                <w:numId w:val="14"/>
              </w:numPr>
            </w:pPr>
            <w:r>
              <w:t>Channel</w:t>
            </w:r>
            <w:r w:rsidR="00B60711">
              <w:t>/CSR light</w:t>
            </w:r>
            <w:r>
              <w:t xml:space="preserve"> application redirects the user to create a </w:t>
            </w:r>
            <w:r>
              <w:lastRenderedPageBreak/>
              <w:t xml:space="preserve">first </w:t>
            </w:r>
            <w:r w:rsidR="00A13724">
              <w:t>subscriber</w:t>
            </w:r>
            <w:r>
              <w:t xml:space="preserve"> </w:t>
            </w:r>
          </w:p>
          <w:p w:rsidR="00C86509" w:rsidRDefault="00B60711" w:rsidP="00154711">
            <w:pPr>
              <w:pStyle w:val="ListNumberUC"/>
              <w:numPr>
                <w:ilvl w:val="0"/>
                <w:numId w:val="14"/>
              </w:numPr>
            </w:pPr>
            <w:r>
              <w:t>U</w:t>
            </w:r>
            <w:r w:rsidR="00C86509">
              <w:t xml:space="preserve">ser </w:t>
            </w:r>
            <w:r w:rsidR="006D440E">
              <w:t xml:space="preserve">creates a </w:t>
            </w:r>
            <w:r w:rsidR="00A13724">
              <w:t>subscriber</w:t>
            </w:r>
            <w:r w:rsidR="006D440E">
              <w:t xml:space="preserve"> (Refer to use case new </w:t>
            </w:r>
            <w:r w:rsidR="00A13724">
              <w:t>subscriber</w:t>
            </w:r>
            <w:r w:rsidR="006D440E">
              <w:t>)</w:t>
            </w:r>
          </w:p>
          <w:p w:rsidR="00C86509" w:rsidRDefault="00C86509" w:rsidP="00154711">
            <w:pPr>
              <w:pStyle w:val="ListNumberUC"/>
              <w:numPr>
                <w:ilvl w:val="0"/>
                <w:numId w:val="14"/>
              </w:numPr>
            </w:pPr>
            <w:r>
              <w:t>Channel</w:t>
            </w:r>
            <w:r w:rsidR="00B60711">
              <w:t>/CSR light</w:t>
            </w:r>
            <w:r>
              <w:t xml:space="preserve"> application </w:t>
            </w:r>
            <w:r w:rsidR="006D440E">
              <w:t>redirect the user to view its basket</w:t>
            </w:r>
          </w:p>
          <w:p w:rsidR="00C86509" w:rsidRDefault="00B60711" w:rsidP="00154711">
            <w:pPr>
              <w:pStyle w:val="ListNumberUC"/>
              <w:numPr>
                <w:ilvl w:val="0"/>
                <w:numId w:val="14"/>
              </w:numPr>
            </w:pPr>
            <w:r>
              <w:t>U</w:t>
            </w:r>
            <w:r w:rsidR="00C86509">
              <w:t xml:space="preserve">ser reviews the basket and validates that the order corresponds to customer’s expectations (Refer to use case: View Basket) </w:t>
            </w:r>
          </w:p>
          <w:p w:rsidR="00C86509" w:rsidRDefault="00B60711" w:rsidP="00154711">
            <w:pPr>
              <w:pStyle w:val="ListNumberUC"/>
              <w:numPr>
                <w:ilvl w:val="0"/>
                <w:numId w:val="14"/>
              </w:numPr>
            </w:pPr>
            <w:r>
              <w:t>U</w:t>
            </w:r>
            <w:r w:rsidR="00C86509">
              <w:t>ser decides to checkout the basket following customer’s acceptance (Refer to use case: Checkout)</w:t>
            </w:r>
            <w:r w:rsidR="006D440E">
              <w:t xml:space="preserve"> (A2)</w:t>
            </w:r>
          </w:p>
          <w:p w:rsidR="00C051CA" w:rsidRDefault="00C051CA" w:rsidP="00154711">
            <w:pPr>
              <w:pStyle w:val="ListNumberUC"/>
              <w:numPr>
                <w:ilvl w:val="0"/>
                <w:numId w:val="14"/>
              </w:numPr>
            </w:pPr>
            <w:r>
              <w:t>Channel</w:t>
            </w:r>
            <w:r w:rsidR="00B60711">
              <w:t>/CSR light</w:t>
            </w:r>
            <w:r>
              <w:t xml:space="preserve"> application sends the order to the back office system</w:t>
            </w:r>
          </w:p>
          <w:p w:rsidR="00C051CA" w:rsidRPr="006D15FA" w:rsidRDefault="002D2722" w:rsidP="00154711">
            <w:pPr>
              <w:pStyle w:val="ListNumberUC"/>
              <w:numPr>
                <w:ilvl w:val="0"/>
                <w:numId w:val="14"/>
              </w:numPr>
            </w:pPr>
            <w:r>
              <w:t>Channel application displays the order number</w:t>
            </w:r>
          </w:p>
        </w:tc>
      </w:tr>
      <w:tr w:rsidR="00C86509" w:rsidRPr="002153B0" w:rsidTr="00C86509">
        <w:trPr>
          <w:trHeight w:val="176"/>
        </w:trPr>
        <w:tc>
          <w:tcPr>
            <w:tcW w:w="2268" w:type="dxa"/>
          </w:tcPr>
          <w:p w:rsidR="00C86509" w:rsidRDefault="00C86509" w:rsidP="00C86509">
            <w:r>
              <w:lastRenderedPageBreak/>
              <w:t>Alternative Flows:</w:t>
            </w:r>
          </w:p>
        </w:tc>
        <w:tc>
          <w:tcPr>
            <w:tcW w:w="5940" w:type="dxa"/>
            <w:gridSpan w:val="3"/>
          </w:tcPr>
          <w:p w:rsidR="006D440E" w:rsidRDefault="006D440E" w:rsidP="00B60711">
            <w:pPr>
              <w:pStyle w:val="BodyText"/>
            </w:pPr>
            <w:r>
              <w:t xml:space="preserve">A1: </w:t>
            </w:r>
            <w:r w:rsidR="00B60711">
              <w:t>U</w:t>
            </w:r>
            <w:r>
              <w:t>ser has select</w:t>
            </w:r>
            <w:r w:rsidR="008C7E8A">
              <w:t>ed</w:t>
            </w:r>
            <w:r>
              <w:t xml:space="preserve"> create postpaid customer </w:t>
            </w:r>
            <w:r w:rsidR="008C7E8A">
              <w:t xml:space="preserve">option </w:t>
            </w:r>
            <w:r>
              <w:t xml:space="preserve">and </w:t>
            </w:r>
            <w:r w:rsidR="00C21159">
              <w:t xml:space="preserve">automatic </w:t>
            </w:r>
            <w:r>
              <w:t>credit checking is active</w:t>
            </w:r>
          </w:p>
          <w:p w:rsidR="000403E7" w:rsidRDefault="000403E7" w:rsidP="000F7361">
            <w:pPr>
              <w:pStyle w:val="ListNumberUC"/>
              <w:numPr>
                <w:ilvl w:val="0"/>
                <w:numId w:val="82"/>
              </w:numPr>
            </w:pPr>
            <w:r>
              <w:t>Channel</w:t>
            </w:r>
            <w:r w:rsidR="00B60711">
              <w:t>/CSR light</w:t>
            </w:r>
            <w:r>
              <w:t xml:space="preserve"> application calls an external system to process credit checking and wait for the answer</w:t>
            </w:r>
          </w:p>
          <w:p w:rsidR="008C79B7" w:rsidRDefault="008C79B7" w:rsidP="000F7361">
            <w:pPr>
              <w:pStyle w:val="ListNumberUC"/>
              <w:numPr>
                <w:ilvl w:val="0"/>
                <w:numId w:val="82"/>
              </w:numPr>
            </w:pPr>
            <w:r>
              <w:t>Channel</w:t>
            </w:r>
            <w:r w:rsidR="00B60711">
              <w:t>/CSR light</w:t>
            </w:r>
            <w:r>
              <w:t xml:space="preserve"> application redirects the user to the browsing of </w:t>
            </w:r>
            <w:r w:rsidR="002C56C0">
              <w:t>primary offer</w:t>
            </w:r>
            <w:r>
              <w:t>s and bundles (A3)(A4)(A5)</w:t>
            </w:r>
          </w:p>
          <w:p w:rsidR="006D6B72" w:rsidRDefault="006D6B72" w:rsidP="00B60711">
            <w:pPr>
              <w:pStyle w:val="BodyText"/>
            </w:pPr>
            <w:r>
              <w:t xml:space="preserve">A1bis: </w:t>
            </w:r>
            <w:r w:rsidR="00B60711">
              <w:t>U</w:t>
            </w:r>
            <w:r>
              <w:t xml:space="preserve">ser has selected create postpaid customer option and </w:t>
            </w:r>
            <w:r w:rsidR="00C21159">
              <w:t xml:space="preserve">manual </w:t>
            </w:r>
            <w:r>
              <w:t>credit check</w:t>
            </w:r>
            <w:r w:rsidR="00C21159">
              <w:t>ing is active</w:t>
            </w:r>
          </w:p>
          <w:p w:rsidR="006D6B72" w:rsidRDefault="00B60711" w:rsidP="000F7361">
            <w:pPr>
              <w:pStyle w:val="ListNumberUC"/>
              <w:numPr>
                <w:ilvl w:val="0"/>
                <w:numId w:val="83"/>
              </w:numPr>
            </w:pPr>
            <w:r>
              <w:t>U</w:t>
            </w:r>
            <w:r w:rsidR="006D6B72">
              <w:t>ser decides to continue</w:t>
            </w:r>
            <w:r w:rsidR="00F52CE9">
              <w:t>(A6)</w:t>
            </w:r>
          </w:p>
          <w:p w:rsidR="006D6B72" w:rsidRDefault="006D6B72" w:rsidP="00D44537">
            <w:pPr>
              <w:pStyle w:val="ListNumberUC"/>
              <w:numPr>
                <w:ilvl w:val="0"/>
                <w:numId w:val="67"/>
              </w:numPr>
            </w:pPr>
            <w:r>
              <w:t>Channel</w:t>
            </w:r>
            <w:r w:rsidR="00B60711">
              <w:t>/CSR light</w:t>
            </w:r>
            <w:r>
              <w:t xml:space="preserve"> application redirects the user to the </w:t>
            </w:r>
            <w:r w:rsidR="00D44537">
              <w:t xml:space="preserve">browsing of </w:t>
            </w:r>
            <w:r w:rsidR="002C56C0">
              <w:t>primary offer</w:t>
            </w:r>
            <w:r w:rsidR="00D44537">
              <w:t>s and bundles</w:t>
            </w:r>
          </w:p>
          <w:p w:rsidR="00C86509" w:rsidRDefault="00C86509" w:rsidP="00B60711">
            <w:pPr>
              <w:pStyle w:val="BodyText"/>
            </w:pPr>
            <w:r>
              <w:t>A</w:t>
            </w:r>
            <w:r w:rsidR="000403E7">
              <w:t>2</w:t>
            </w:r>
            <w:r>
              <w:t xml:space="preserve">: </w:t>
            </w:r>
            <w:r w:rsidR="00B60711">
              <w:t>U</w:t>
            </w:r>
            <w:r w:rsidR="000403E7">
              <w:t xml:space="preserve">ser decides to create another </w:t>
            </w:r>
            <w:r w:rsidR="00A13724">
              <w:t>subscriber</w:t>
            </w:r>
            <w:r w:rsidR="000403E7">
              <w:t xml:space="preserve"> for the new customer</w:t>
            </w:r>
          </w:p>
          <w:p w:rsidR="000403E7" w:rsidRDefault="000403E7" w:rsidP="000F7361">
            <w:pPr>
              <w:pStyle w:val="ListNumberUC"/>
              <w:numPr>
                <w:ilvl w:val="0"/>
                <w:numId w:val="84"/>
              </w:numPr>
            </w:pPr>
            <w:r>
              <w:t>Channel</w:t>
            </w:r>
            <w:r w:rsidR="00B60711">
              <w:t>/CSR light</w:t>
            </w:r>
            <w:r>
              <w:t xml:space="preserve"> application redirects the user to the </w:t>
            </w:r>
            <w:r w:rsidR="007E21CD">
              <w:t>catalog browsing</w:t>
            </w:r>
          </w:p>
          <w:p w:rsidR="008C79B7" w:rsidRDefault="008C79B7" w:rsidP="000F7361">
            <w:pPr>
              <w:pStyle w:val="ListNumberUC"/>
              <w:numPr>
                <w:ilvl w:val="0"/>
                <w:numId w:val="84"/>
              </w:numPr>
            </w:pPr>
            <w:r>
              <w:t>Next steps are similar as nominal case</w:t>
            </w:r>
          </w:p>
          <w:p w:rsidR="000403E7" w:rsidRDefault="000403E7" w:rsidP="000403E7">
            <w:pPr>
              <w:pStyle w:val="BodyText"/>
            </w:pPr>
            <w:r>
              <w:t>A3: Channel</w:t>
            </w:r>
            <w:r w:rsidR="00B60711">
              <w:t>/CSR light</w:t>
            </w:r>
            <w:r>
              <w:t xml:space="preserve"> application can’t access to credit checking service for any technical reason</w:t>
            </w:r>
          </w:p>
          <w:p w:rsidR="000403E7" w:rsidRDefault="000403E7" w:rsidP="000F7361">
            <w:pPr>
              <w:pStyle w:val="ListNumberUC"/>
              <w:numPr>
                <w:ilvl w:val="0"/>
                <w:numId w:val="86"/>
              </w:numPr>
            </w:pPr>
            <w:r>
              <w:t>Channel</w:t>
            </w:r>
            <w:r w:rsidR="00B60711">
              <w:t>/CSR light</w:t>
            </w:r>
            <w:r>
              <w:t xml:space="preserve"> application displays an error message informing the user the syst</w:t>
            </w:r>
            <w:r>
              <w:t>em is temporarily</w:t>
            </w:r>
            <w:r w:rsidR="00B02C6E">
              <w:t xml:space="preserve"> unavailable</w:t>
            </w:r>
            <w:r>
              <w:t xml:space="preserve"> </w:t>
            </w:r>
            <w:del w:id="296" w:author="Raphaël Guého" w:date="2010-01-05T18:55:00Z">
              <w:r w:rsidDel="00462AFD">
                <w:delText xml:space="preserve"> </w:delText>
              </w:r>
            </w:del>
            <w:r>
              <w:t>and propose t</w:t>
            </w:r>
            <w:ins w:id="297" w:author="Raphaël Guého" w:date="2010-01-07T19:07:00Z">
              <w:r w:rsidR="00AB4491">
                <w:t>wo</w:t>
              </w:r>
            </w:ins>
            <w:del w:id="298" w:author="Raphaël Guého" w:date="2010-01-07T19:07:00Z">
              <w:r w:rsidDel="00AB4491">
                <w:delText>hree</w:delText>
              </w:r>
            </w:del>
            <w:r>
              <w:t xml:space="preserve"> options to the user: </w:t>
            </w:r>
            <w:ins w:id="299" w:author="Raphaël Guého" w:date="2010-01-07T19:07:00Z">
              <w:r w:rsidR="00AB4491">
                <w:t xml:space="preserve">retry, </w:t>
              </w:r>
            </w:ins>
            <w:del w:id="300" w:author="Raphaël Guého" w:date="2010-01-07T19:07:00Z">
              <w:r w:rsidDel="00AB4491">
                <w:delText xml:space="preserve">cancel, </w:delText>
              </w:r>
            </w:del>
            <w:r>
              <w:t>skip credit checking</w:t>
            </w:r>
            <w:del w:id="301" w:author="Raphaël Guého" w:date="2010-01-07T19:08:00Z">
              <w:r w:rsidDel="00AB4491">
                <w:delText>, send to referral</w:delText>
              </w:r>
            </w:del>
          </w:p>
          <w:p w:rsidR="000403E7" w:rsidRDefault="00B60711" w:rsidP="000403E7">
            <w:pPr>
              <w:pStyle w:val="ListNumberUC"/>
              <w:numPr>
                <w:ilvl w:val="0"/>
                <w:numId w:val="66"/>
              </w:numPr>
            </w:pPr>
            <w:r>
              <w:t>U</w:t>
            </w:r>
            <w:r w:rsidR="000403E7">
              <w:t>ser selects to skip credit checking</w:t>
            </w:r>
            <w:r w:rsidR="00D07C0E">
              <w:t xml:space="preserve"> </w:t>
            </w:r>
            <w:ins w:id="302" w:author="Raphaël Guého" w:date="2010-01-07T19:10:00Z">
              <w:r w:rsidR="00AB4491">
                <w:t>(A3bis)</w:t>
              </w:r>
            </w:ins>
            <w:r w:rsidR="00D07C0E">
              <w:t>(A6)(A7)</w:t>
            </w:r>
          </w:p>
          <w:p w:rsidR="000403E7" w:rsidRDefault="000403E7" w:rsidP="0033401B">
            <w:pPr>
              <w:pStyle w:val="ListNumberUC"/>
              <w:numPr>
                <w:ilvl w:val="0"/>
                <w:numId w:val="66"/>
              </w:numPr>
              <w:rPr>
                <w:ins w:id="303" w:author="Raphaël Guého" w:date="2010-01-07T19:11:00Z"/>
              </w:rPr>
            </w:pPr>
            <w:r>
              <w:t>Channel</w:t>
            </w:r>
            <w:r w:rsidR="00B60711">
              <w:t>/CSR light</w:t>
            </w:r>
            <w:r>
              <w:t xml:space="preserve"> application redirects the user to the </w:t>
            </w:r>
            <w:r w:rsidR="0033401B">
              <w:t>catalog browsing</w:t>
            </w:r>
          </w:p>
          <w:p w:rsidR="00AB4491" w:rsidRDefault="00AB4491" w:rsidP="0033401B">
            <w:pPr>
              <w:pStyle w:val="ListNumberUC"/>
              <w:numPr>
                <w:ilvl w:val="0"/>
                <w:numId w:val="66"/>
              </w:numPr>
            </w:pPr>
            <w:r>
              <w:t>Next steps are similar to nominal case</w:t>
            </w:r>
          </w:p>
          <w:p w:rsidR="00AB4491" w:rsidDel="00AB4491" w:rsidRDefault="00AB4491" w:rsidP="00AB4491">
            <w:pPr>
              <w:pStyle w:val="BodyText"/>
              <w:rPr>
                <w:del w:id="304" w:author="Raphaël Guého" w:date="2010-01-07T19:11:00Z"/>
              </w:rPr>
            </w:pPr>
          </w:p>
          <w:p w:rsidR="00AB4491" w:rsidRDefault="00AB4491" w:rsidP="00AB4491">
            <w:pPr>
              <w:pStyle w:val="BodyText"/>
              <w:rPr>
                <w:ins w:id="305" w:author="Raphaël Guého" w:date="2010-01-07T19:08:00Z"/>
              </w:rPr>
            </w:pPr>
            <w:ins w:id="306" w:author="Raphaël Guého" w:date="2010-01-07T19:08:00Z">
              <w:r>
                <w:t>A3bis: User decides to retry credit checking step</w:t>
              </w:r>
            </w:ins>
          </w:p>
          <w:p w:rsidR="00AB4491" w:rsidRDefault="00AB4491" w:rsidP="00AB4491">
            <w:pPr>
              <w:pStyle w:val="ListNumberUC"/>
              <w:numPr>
                <w:ilvl w:val="0"/>
                <w:numId w:val="745"/>
              </w:numPr>
              <w:rPr>
                <w:ins w:id="307" w:author="Raphaël Guého" w:date="2010-01-07T19:09:00Z"/>
              </w:rPr>
            </w:pPr>
            <w:ins w:id="308" w:author="Raphaël Guého" w:date="2010-01-07T19:09:00Z">
              <w:r>
                <w:t xml:space="preserve">Channel/CSR light application </w:t>
              </w:r>
            </w:ins>
            <w:ins w:id="309" w:author="Raphaël Guého" w:date="2010-01-07T19:10:00Z">
              <w:r>
                <w:t xml:space="preserve">redirects to </w:t>
              </w:r>
            </w:ins>
            <w:ins w:id="310" w:author="Raphaël Guého" w:date="2010-01-07T19:12:00Z">
              <w:r>
                <w:t>(</w:t>
              </w:r>
            </w:ins>
            <w:ins w:id="311" w:author="Raphaël Guého" w:date="2010-01-07T19:10:00Z">
              <w:r>
                <w:t>A1</w:t>
              </w:r>
            </w:ins>
            <w:ins w:id="312" w:author="Raphaël Guého" w:date="2010-01-07T19:12:00Z">
              <w:r>
                <w:t>)</w:t>
              </w:r>
            </w:ins>
          </w:p>
          <w:p w:rsidR="00AB4491" w:rsidDel="00AB4491" w:rsidRDefault="00AB4491" w:rsidP="00AB4491">
            <w:pPr>
              <w:pStyle w:val="ListNumberUC"/>
              <w:numPr>
                <w:ilvl w:val="0"/>
                <w:numId w:val="744"/>
              </w:numPr>
              <w:rPr>
                <w:del w:id="313" w:author="Raphaël Guého" w:date="2010-01-07T19:09:00Z"/>
              </w:rPr>
            </w:pPr>
          </w:p>
          <w:p w:rsidR="009B27A6" w:rsidRDefault="000403E7" w:rsidP="008C79B7">
            <w:pPr>
              <w:pStyle w:val="BodyText"/>
            </w:pPr>
            <w:r>
              <w:lastRenderedPageBreak/>
              <w:t xml:space="preserve">A4: </w:t>
            </w:r>
            <w:r w:rsidR="009B27A6">
              <w:t>Credit checking refuses the customer</w:t>
            </w:r>
          </w:p>
          <w:p w:rsidR="000403E7" w:rsidRDefault="009B27A6" w:rsidP="000F7361">
            <w:pPr>
              <w:pStyle w:val="ListNumberUC"/>
              <w:numPr>
                <w:ilvl w:val="0"/>
                <w:numId w:val="356"/>
              </w:numPr>
            </w:pPr>
            <w:r>
              <w:t>Channel</w:t>
            </w:r>
            <w:r w:rsidR="00B60711">
              <w:t>/CSR light</w:t>
            </w:r>
            <w:r>
              <w:t xml:space="preserve"> application displays an error message informing </w:t>
            </w:r>
            <w:r w:rsidR="00B60711">
              <w:t>u</w:t>
            </w:r>
            <w:r>
              <w:t>ser he can’t create this postpaid customer</w:t>
            </w:r>
            <w:del w:id="314" w:author="Raphaël Guého" w:date="2010-01-05T18:44:00Z">
              <w:r w:rsidDel="009C0B49">
                <w:delText xml:space="preserve"> and proposes two options: cancel, continue in prepaid mode</w:delText>
              </w:r>
            </w:del>
          </w:p>
          <w:p w:rsidR="009B27A6" w:rsidDel="009C0B49" w:rsidRDefault="00B60711" w:rsidP="000F7361">
            <w:pPr>
              <w:pStyle w:val="ListNumberUC"/>
              <w:numPr>
                <w:ilvl w:val="0"/>
                <w:numId w:val="356"/>
              </w:numPr>
              <w:rPr>
                <w:del w:id="315" w:author="Raphaël Guého" w:date="2010-01-05T18:45:00Z"/>
              </w:rPr>
            </w:pPr>
            <w:del w:id="316" w:author="Raphaël Guého" w:date="2010-01-05T18:45:00Z">
              <w:r w:rsidDel="009C0B49">
                <w:delText>U</w:delText>
              </w:r>
              <w:r w:rsidR="009B27A6" w:rsidDel="009C0B49">
                <w:delText>ser selects the continue in prepaid mode option</w:delText>
              </w:r>
              <w:r w:rsidR="00D07C0E" w:rsidDel="009C0B49">
                <w:delText xml:space="preserve"> (A7)</w:delText>
              </w:r>
            </w:del>
          </w:p>
          <w:p w:rsidR="009B27A6" w:rsidRDefault="009B27A6" w:rsidP="000F7361">
            <w:pPr>
              <w:pStyle w:val="ListNumberUC"/>
              <w:numPr>
                <w:ilvl w:val="0"/>
                <w:numId w:val="356"/>
              </w:numPr>
            </w:pPr>
            <w:r>
              <w:t>Channel</w:t>
            </w:r>
            <w:r w:rsidR="00B60711">
              <w:t>/CSR light</w:t>
            </w:r>
            <w:r>
              <w:t xml:space="preserve"> application redirects the user to the </w:t>
            </w:r>
            <w:r w:rsidR="0033401B">
              <w:t>catalog browsing</w:t>
            </w:r>
            <w:ins w:id="317" w:author="Raphaël Guého" w:date="2010-01-05T18:45:00Z">
              <w:r w:rsidR="009C0B49">
                <w:t xml:space="preserve"> in prepaid mode only.</w:t>
              </w:r>
            </w:ins>
          </w:p>
          <w:p w:rsidR="009B27A6" w:rsidRDefault="009B27A6" w:rsidP="000F7361">
            <w:pPr>
              <w:pStyle w:val="ListNumberUC"/>
              <w:numPr>
                <w:ilvl w:val="0"/>
                <w:numId w:val="356"/>
              </w:numPr>
            </w:pPr>
            <w:r>
              <w:t>Next steps are similar to the nominal case</w:t>
            </w:r>
          </w:p>
          <w:p w:rsidR="009B27A6" w:rsidRDefault="009B27A6" w:rsidP="008C79B7">
            <w:pPr>
              <w:pStyle w:val="BodyText"/>
            </w:pPr>
            <w:r>
              <w:t>A5: Credit checking requires approval from service provider</w:t>
            </w:r>
          </w:p>
          <w:p w:rsidR="000403E7" w:rsidRDefault="009B27A6" w:rsidP="000F7361">
            <w:pPr>
              <w:pStyle w:val="ListNumberUC"/>
              <w:numPr>
                <w:ilvl w:val="0"/>
                <w:numId w:val="357"/>
              </w:numPr>
            </w:pPr>
            <w:r>
              <w:t>Channel</w:t>
            </w:r>
            <w:r w:rsidR="00B60711">
              <w:t>/CSR light</w:t>
            </w:r>
            <w:r>
              <w:t xml:space="preserve"> application displays an error message informing user creation of this customer requires service provider approval</w:t>
            </w:r>
            <w:del w:id="318" w:author="Raphaël Guého" w:date="2010-01-05T18:43:00Z">
              <w:r w:rsidDel="009C0B49">
                <w:delText xml:space="preserve"> and proposes two options to the user: Cancel, send to referral</w:delText>
              </w:r>
            </w:del>
            <w:r>
              <w:t>.</w:t>
            </w:r>
          </w:p>
          <w:p w:rsidR="009B27A6" w:rsidDel="00567CBC" w:rsidRDefault="00B60711" w:rsidP="000F7361">
            <w:pPr>
              <w:pStyle w:val="ListNumberUC"/>
              <w:numPr>
                <w:ilvl w:val="0"/>
                <w:numId w:val="357"/>
              </w:numPr>
              <w:rPr>
                <w:del w:id="319" w:author="Raphaël Guého" w:date="2010-01-05T18:43:00Z"/>
              </w:rPr>
            </w:pPr>
            <w:del w:id="320" w:author="Raphaël Guého" w:date="2010-01-05T18:43:00Z">
              <w:r w:rsidDel="009C0B49">
                <w:delText>U</w:delText>
              </w:r>
              <w:r w:rsidR="009B27A6" w:rsidDel="009C0B49">
                <w:delText>ser selects sent to referral option</w:delText>
              </w:r>
              <w:r w:rsidR="00D07C0E" w:rsidDel="009C0B49">
                <w:delText xml:space="preserve"> (A7)</w:delText>
              </w:r>
            </w:del>
          </w:p>
          <w:p w:rsidR="00567CBC" w:rsidRDefault="00567CBC" w:rsidP="000F7361">
            <w:pPr>
              <w:pStyle w:val="ListNumberUC"/>
              <w:numPr>
                <w:ilvl w:val="0"/>
                <w:numId w:val="357"/>
              </w:numPr>
              <w:rPr>
                <w:ins w:id="321" w:author="Raphaël Guého" w:date="2010-01-05T20:34:00Z"/>
              </w:rPr>
            </w:pPr>
            <w:ins w:id="322" w:author="Raphaël Guého" w:date="2010-01-05T20:34:00Z">
              <w:r>
                <w:t>Channel/CSR light application allows the user to enter a note associated to the referral request (‘Requester free text note’), intended for the referral user and confirms</w:t>
              </w:r>
            </w:ins>
          </w:p>
          <w:p w:rsidR="003E04E7" w:rsidRDefault="009B27A6" w:rsidP="000F7361">
            <w:pPr>
              <w:pStyle w:val="ListNumberUC"/>
              <w:numPr>
                <w:ilvl w:val="0"/>
                <w:numId w:val="357"/>
              </w:numPr>
            </w:pPr>
            <w:r>
              <w:t>Channel</w:t>
            </w:r>
            <w:r w:rsidR="00B60711">
              <w:t>/CSR light</w:t>
            </w:r>
            <w:r>
              <w:t xml:space="preserve"> application send</w:t>
            </w:r>
            <w:r w:rsidR="003E04E7">
              <w:t>s</w:t>
            </w:r>
            <w:r>
              <w:t xml:space="preserve"> the</w:t>
            </w:r>
            <w:r w:rsidR="003E04E7">
              <w:t xml:space="preserve"> order to referral management</w:t>
            </w:r>
          </w:p>
          <w:p w:rsidR="00D07C0E" w:rsidRDefault="003E04E7" w:rsidP="000F7361">
            <w:pPr>
              <w:pStyle w:val="ListNumberUC"/>
              <w:numPr>
                <w:ilvl w:val="0"/>
                <w:numId w:val="357"/>
              </w:numPr>
            </w:pPr>
            <w:r>
              <w:t>Channel</w:t>
            </w:r>
            <w:r w:rsidR="00B60711">
              <w:t>/CSR light</w:t>
            </w:r>
            <w:r>
              <w:t xml:space="preserve"> applicati</w:t>
            </w:r>
            <w:r>
              <w:t xml:space="preserve">on redirects the user on the </w:t>
            </w:r>
            <w:ins w:id="323" w:author="Raphaël Guého" w:date="2010-01-05T18:44:00Z">
              <w:r w:rsidR="009C0B49">
                <w:t xml:space="preserve">Referred customers </w:t>
              </w:r>
            </w:ins>
            <w:del w:id="324" w:author="Raphaël Guého" w:date="2010-01-05T18:44:00Z">
              <w:r w:rsidDel="009C0B49">
                <w:delText xml:space="preserve">home </w:delText>
              </w:r>
            </w:del>
            <w:r>
              <w:t>page</w:t>
            </w:r>
          </w:p>
          <w:p w:rsidR="00D07C0E" w:rsidRDefault="00D07C0E" w:rsidP="008C79B7">
            <w:pPr>
              <w:pStyle w:val="BodyText"/>
            </w:pPr>
            <w:r>
              <w:t>A6: User has selected send to referral option</w:t>
            </w:r>
          </w:p>
          <w:p w:rsidR="00E05A53" w:rsidRDefault="00E05A53" w:rsidP="00E05A53">
            <w:pPr>
              <w:pStyle w:val="ListNumberUC"/>
              <w:numPr>
                <w:ilvl w:val="0"/>
                <w:numId w:val="445"/>
              </w:numPr>
              <w:rPr>
                <w:ins w:id="325" w:author="Raphaël Guého" w:date="2010-01-05T17:52:00Z"/>
              </w:rPr>
            </w:pPr>
            <w:ins w:id="326" w:author="Raphaël Guého" w:date="2010-01-05T11:22:00Z">
              <w:r>
                <w:t>Channel/CSR light application allows the user to enter a note associated to the referral request</w:t>
              </w:r>
            </w:ins>
            <w:ins w:id="327" w:author="Raphaël Guého" w:date="2010-01-05T17:50:00Z">
              <w:r w:rsidR="00381C3E">
                <w:t xml:space="preserve"> (‘Requester free text note’)</w:t>
              </w:r>
            </w:ins>
            <w:ins w:id="328" w:author="Raphaël Guého" w:date="2010-01-05T11:22:00Z">
              <w:r>
                <w:t>, intended for the referral user</w:t>
              </w:r>
            </w:ins>
          </w:p>
          <w:p w:rsidR="00381C3E" w:rsidRDefault="00381C3E" w:rsidP="00E05A53">
            <w:pPr>
              <w:pStyle w:val="ListNumberUC"/>
              <w:numPr>
                <w:ilvl w:val="0"/>
                <w:numId w:val="445"/>
              </w:numPr>
            </w:pPr>
            <w:r>
              <w:t>Channel/CSR light application sends the order to referral management</w:t>
            </w:r>
          </w:p>
          <w:p w:rsidR="00381C3E" w:rsidRDefault="00381C3E" w:rsidP="00E05A53">
            <w:pPr>
              <w:pStyle w:val="ListNumberUC"/>
              <w:numPr>
                <w:ilvl w:val="0"/>
                <w:numId w:val="445"/>
              </w:numPr>
              <w:rPr>
                <w:ins w:id="329" w:author="Raphaël Guého" w:date="2010-01-05T17:53:00Z"/>
              </w:rPr>
            </w:pPr>
            <w:ins w:id="330" w:author="Raphaël Guého" w:date="2010-01-05T17:53:00Z">
              <w:r>
                <w:t xml:space="preserve">Channel/CSR light informs the </w:t>
              </w:r>
              <w:r w:rsidR="00374D48">
                <w:t xml:space="preserve">user that the request is </w:t>
              </w:r>
            </w:ins>
            <w:ins w:id="331" w:author="Raphaël Guého" w:date="2010-01-05T20:29:00Z">
              <w:r w:rsidR="00374D48">
                <w:t>i</w:t>
              </w:r>
            </w:ins>
            <w:ins w:id="332" w:author="Raphaël Guého" w:date="2010-01-05T17:53:00Z">
              <w:r>
                <w:t>n referral</w:t>
              </w:r>
            </w:ins>
          </w:p>
          <w:p w:rsidR="00381C3E" w:rsidRDefault="00381C3E" w:rsidP="00E05A53">
            <w:pPr>
              <w:pStyle w:val="ListNumberUC"/>
              <w:numPr>
                <w:ilvl w:val="0"/>
                <w:numId w:val="445"/>
              </w:numPr>
            </w:pPr>
            <w:r>
              <w:t xml:space="preserve">Channel/CSR light application redirects the user on the </w:t>
            </w:r>
            <w:ins w:id="333" w:author="Raphaël Guého" w:date="2010-01-05T20:35:00Z">
              <w:r w:rsidR="00567CBC">
                <w:t xml:space="preserve">Referred customers </w:t>
              </w:r>
            </w:ins>
            <w:del w:id="334" w:author="Raphaël Guého" w:date="2010-01-05T20:35:00Z">
              <w:r w:rsidDel="00567CBC">
                <w:delText xml:space="preserve">home </w:delText>
              </w:r>
            </w:del>
            <w:r>
              <w:t>page</w:t>
            </w:r>
          </w:p>
          <w:p w:rsidR="00D07C0E" w:rsidDel="009E6354" w:rsidRDefault="00D07C0E" w:rsidP="008C79B7">
            <w:pPr>
              <w:pStyle w:val="BodyText"/>
              <w:rPr>
                <w:del w:id="335" w:author="Raphaël Guého" w:date="2010-01-05T20:52:00Z"/>
              </w:rPr>
            </w:pPr>
            <w:del w:id="336" w:author="Raphaël Guého" w:date="2010-01-05T20:52:00Z">
              <w:r w:rsidDel="009E6354">
                <w:delText>A7: User has selected cancel option</w:delText>
              </w:r>
            </w:del>
          </w:p>
          <w:p w:rsidR="00D07C0E" w:rsidDel="009E6354" w:rsidRDefault="00D07C0E" w:rsidP="000F7361">
            <w:pPr>
              <w:pStyle w:val="ListNumberUC"/>
              <w:numPr>
                <w:ilvl w:val="0"/>
                <w:numId w:val="88"/>
              </w:numPr>
              <w:rPr>
                <w:del w:id="337" w:author="Raphaël Guého" w:date="2010-01-05T20:52:00Z"/>
              </w:rPr>
            </w:pPr>
            <w:del w:id="338" w:author="Raphaël Guého" w:date="2010-01-05T20:52:00Z">
              <w:r w:rsidDel="009E6354">
                <w:delText>Channel</w:delText>
              </w:r>
              <w:r w:rsidR="00B60711" w:rsidDel="009E6354">
                <w:delText>/CSR light</w:delText>
              </w:r>
              <w:r w:rsidDel="009E6354">
                <w:delText xml:space="preserve"> application redirects the user to the home page</w:delText>
              </w:r>
            </w:del>
          </w:p>
          <w:p w:rsidR="007023E1" w:rsidRDefault="007023E1" w:rsidP="008C79B7">
            <w:pPr>
              <w:pStyle w:val="BodyText"/>
            </w:pPr>
            <w:r>
              <w:t>A9: Order processing fails</w:t>
            </w:r>
          </w:p>
          <w:p w:rsidR="007023E1" w:rsidRDefault="007023E1" w:rsidP="000F7361">
            <w:pPr>
              <w:pStyle w:val="ListNumberUC"/>
              <w:numPr>
                <w:ilvl w:val="0"/>
                <w:numId w:val="444"/>
              </w:numPr>
            </w:pPr>
            <w:r>
              <w:t>Channel</w:t>
            </w:r>
            <w:r w:rsidR="00B60711">
              <w:t>/CSR light</w:t>
            </w:r>
            <w:r>
              <w:t xml:space="preserve"> application displays an error message informing the user the order </w:t>
            </w:r>
            <w:r w:rsidR="004713C1">
              <w:t>has failed</w:t>
            </w:r>
            <w:r>
              <w:t xml:space="preserve"> for technical reason.</w:t>
            </w:r>
          </w:p>
          <w:p w:rsidR="00B3140D" w:rsidRDefault="00B3140D" w:rsidP="008C79B7">
            <w:pPr>
              <w:pStyle w:val="ListNumberUC"/>
              <w:numPr>
                <w:ilvl w:val="0"/>
                <w:numId w:val="0"/>
              </w:numPr>
            </w:pPr>
            <w:r>
              <w:t>A10: There is no need to give external id to the end user</w:t>
            </w:r>
          </w:p>
          <w:p w:rsidR="00B3140D" w:rsidRDefault="00B3140D" w:rsidP="000F7361">
            <w:pPr>
              <w:pStyle w:val="ListNumberUC"/>
              <w:numPr>
                <w:ilvl w:val="0"/>
                <w:numId w:val="80"/>
              </w:numPr>
            </w:pPr>
            <w:r>
              <w:t>Use case returns</w:t>
            </w:r>
          </w:p>
          <w:p w:rsidR="00D749B0" w:rsidRDefault="00B3140D" w:rsidP="00B60711">
            <w:pPr>
              <w:pStyle w:val="ListNumberUC"/>
              <w:numPr>
                <w:ilvl w:val="0"/>
                <w:numId w:val="0"/>
              </w:numPr>
            </w:pPr>
            <w:r>
              <w:t>A11</w:t>
            </w:r>
            <w:r w:rsidR="007E21CD">
              <w:t xml:space="preserve">: </w:t>
            </w:r>
            <w:r w:rsidR="00B60711">
              <w:t>U</w:t>
            </w:r>
            <w:r w:rsidR="007E21CD">
              <w:t>ser has selected a</w:t>
            </w:r>
            <w:r w:rsidR="003C36C7">
              <w:t xml:space="preserve"> </w:t>
            </w:r>
            <w:r w:rsidR="002C56C0">
              <w:t>subscriber bundle</w:t>
            </w:r>
            <w:r w:rsidR="003C36C7">
              <w:t xml:space="preserve"> in an</w:t>
            </w:r>
            <w:r w:rsidR="007E21CD">
              <w:t xml:space="preserve"> account bundle</w:t>
            </w:r>
            <w:r w:rsidR="003C36C7">
              <w:t xml:space="preserve"> and there isn’t already an account bundle in the basket</w:t>
            </w:r>
          </w:p>
          <w:p w:rsidR="000F56A1" w:rsidRDefault="000F56A1" w:rsidP="000F7361">
            <w:pPr>
              <w:pStyle w:val="ListNumberUC"/>
              <w:numPr>
                <w:ilvl w:val="0"/>
                <w:numId w:val="89"/>
              </w:numPr>
            </w:pPr>
            <w:r>
              <w:t>Use case returns</w:t>
            </w:r>
          </w:p>
          <w:p w:rsidR="000F56A1" w:rsidRDefault="00B60711" w:rsidP="000F7361">
            <w:pPr>
              <w:pStyle w:val="ListNumberUC"/>
              <w:numPr>
                <w:ilvl w:val="0"/>
                <w:numId w:val="89"/>
              </w:numPr>
            </w:pPr>
            <w:r>
              <w:t>U</w:t>
            </w:r>
            <w:r w:rsidR="00D749B0">
              <w:t>ser configure</w:t>
            </w:r>
            <w:r>
              <w:t>s</w:t>
            </w:r>
            <w:r w:rsidR="00D749B0">
              <w:t xml:space="preserve"> the account bundle (refer</w:t>
            </w:r>
            <w:r w:rsidR="000F56A1">
              <w:t xml:space="preserve"> to add account </w:t>
            </w:r>
            <w:r w:rsidR="000F56A1">
              <w:lastRenderedPageBreak/>
              <w:t>bundle use case)</w:t>
            </w:r>
          </w:p>
          <w:p w:rsidR="00D749B0" w:rsidRPr="006D15FA" w:rsidRDefault="00D749B0" w:rsidP="000F7361">
            <w:pPr>
              <w:pStyle w:val="ListNumberUC"/>
              <w:numPr>
                <w:ilvl w:val="0"/>
                <w:numId w:val="89"/>
              </w:numPr>
            </w:pPr>
            <w:r>
              <w:t>Next steps are similar to the nominal case</w:t>
            </w:r>
          </w:p>
        </w:tc>
      </w:tr>
    </w:tbl>
    <w:p w:rsidR="00C86509" w:rsidRDefault="00C86509" w:rsidP="004752DD">
      <w:pPr>
        <w:pStyle w:val="Heading4"/>
      </w:pPr>
      <w:bookmarkStart w:id="339" w:name="_Toc253577999"/>
      <w:r>
        <w:lastRenderedPageBreak/>
        <w:t xml:space="preserve">Use Case:  Capture </w:t>
      </w:r>
      <w:r w:rsidR="00ED449E">
        <w:t xml:space="preserve">administrative </w:t>
      </w:r>
      <w:r w:rsidR="00B44910">
        <w:t>data</w:t>
      </w:r>
      <w:bookmarkEnd w:id="339"/>
    </w:p>
    <w:p w:rsidR="00F225B0" w:rsidRPr="00ED449E" w:rsidRDefault="000B6138" w:rsidP="000B6138">
      <w:pPr>
        <w:pStyle w:val="BodyText"/>
        <w:ind w:left="864"/>
      </w:pPr>
      <w:r w:rsidRPr="000B6138">
        <w:pict>
          <v:shape id="_x0000_i1065" type="#_x0000_t75" style="width:357pt;height:239.25pt">
            <v:imagedata r:id="rId55"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86509" w:rsidRPr="00E442E7" w:rsidTr="00C86509">
        <w:trPr>
          <w:gridAfter w:val="1"/>
          <w:wAfter w:w="18" w:type="dxa"/>
          <w:trHeight w:val="360"/>
        </w:trPr>
        <w:tc>
          <w:tcPr>
            <w:tcW w:w="5580" w:type="dxa"/>
            <w:gridSpan w:val="2"/>
            <w:shd w:val="clear" w:color="auto" w:fill="E6E6E6"/>
          </w:tcPr>
          <w:p w:rsidR="00C86509" w:rsidRPr="00E442E7" w:rsidRDefault="00F225B0" w:rsidP="00122B88">
            <w:pPr>
              <w:pStyle w:val="TableHeading"/>
            </w:pPr>
            <w:r>
              <w:t xml:space="preserve">Capture </w:t>
            </w:r>
            <w:r w:rsidR="00ED449E">
              <w:t>administrative</w:t>
            </w:r>
            <w:r w:rsidR="00316D8F">
              <w:t xml:space="preserve"> data</w:t>
            </w:r>
            <w:r w:rsidR="00C86509" w:rsidRPr="00E442E7">
              <w:t xml:space="preserve"> </w:t>
            </w:r>
          </w:p>
        </w:tc>
        <w:tc>
          <w:tcPr>
            <w:tcW w:w="2610" w:type="dxa"/>
            <w:shd w:val="clear" w:color="auto" w:fill="E6E6E6"/>
          </w:tcPr>
          <w:p w:rsidR="00C86509" w:rsidRPr="00E442E7" w:rsidRDefault="001060FE" w:rsidP="00122B88">
            <w:pPr>
              <w:pStyle w:val="TableHeading"/>
            </w:pPr>
            <w:r>
              <w:t>NCA0020</w:t>
            </w:r>
            <w:r w:rsidR="00C86509" w:rsidRPr="00E442E7">
              <w:t xml:space="preserve"> </w:t>
            </w:r>
          </w:p>
        </w:tc>
      </w:tr>
      <w:tr w:rsidR="00C86509" w:rsidRPr="00E442E7" w:rsidTr="00C86509">
        <w:tc>
          <w:tcPr>
            <w:tcW w:w="2268" w:type="dxa"/>
          </w:tcPr>
          <w:p w:rsidR="00C86509" w:rsidRPr="00E442E7" w:rsidRDefault="00C86509" w:rsidP="00C86509">
            <w:r w:rsidRPr="00E442E7">
              <w:t>Primary actors</w:t>
            </w:r>
          </w:p>
        </w:tc>
        <w:tc>
          <w:tcPr>
            <w:tcW w:w="5940" w:type="dxa"/>
            <w:gridSpan w:val="3"/>
          </w:tcPr>
          <w:p w:rsidR="00C86509" w:rsidRDefault="0062693D" w:rsidP="00C86509">
            <w:pPr>
              <w:pStyle w:val="BodyText"/>
            </w:pPr>
            <w:r>
              <w:t>Dealer user</w:t>
            </w:r>
          </w:p>
          <w:p w:rsidR="000403B6" w:rsidRPr="00E442E7" w:rsidRDefault="000403B6" w:rsidP="00C86509">
            <w:pPr>
              <w:pStyle w:val="BodyText"/>
            </w:pPr>
            <w:r>
              <w:t>CSR</w:t>
            </w:r>
            <w:r w:rsidR="001D62EC">
              <w:t xml:space="preserve"> user</w:t>
            </w:r>
          </w:p>
        </w:tc>
      </w:tr>
      <w:tr w:rsidR="00C86509" w:rsidRPr="00E442E7" w:rsidTr="00C86509">
        <w:tc>
          <w:tcPr>
            <w:tcW w:w="2268" w:type="dxa"/>
          </w:tcPr>
          <w:p w:rsidR="00C86509" w:rsidRPr="00E442E7" w:rsidRDefault="00C86509" w:rsidP="00C86509">
            <w:r w:rsidRPr="00E442E7">
              <w:t>Summary Goal</w:t>
            </w:r>
          </w:p>
        </w:tc>
        <w:tc>
          <w:tcPr>
            <w:tcW w:w="5940" w:type="dxa"/>
            <w:gridSpan w:val="3"/>
          </w:tcPr>
          <w:p w:rsidR="00C86509" w:rsidRPr="00E442E7" w:rsidRDefault="0062693D" w:rsidP="00AB252A">
            <w:pPr>
              <w:pStyle w:val="BodyText"/>
            </w:pPr>
            <w:r>
              <w:t>This u</w:t>
            </w:r>
            <w:r w:rsidR="00B44910">
              <w:t xml:space="preserve">se </w:t>
            </w:r>
            <w:r w:rsidR="00AA05B0">
              <w:t xml:space="preserve">case </w:t>
            </w:r>
            <w:r w:rsidR="00B44910">
              <w:t xml:space="preserve">allows a </w:t>
            </w:r>
            <w:r w:rsidR="0002100D">
              <w:t>user</w:t>
            </w:r>
            <w:r w:rsidR="00B44910">
              <w:t xml:space="preserve"> </w:t>
            </w:r>
            <w:r w:rsidR="00AB252A">
              <w:t>capturing</w:t>
            </w:r>
            <w:r>
              <w:t xml:space="preserve"> customer</w:t>
            </w:r>
            <w:r w:rsidR="00B44910">
              <w:t xml:space="preserve"> information</w:t>
            </w:r>
            <w:r w:rsidR="00ED449E">
              <w:t xml:space="preserve"> and administrative</w:t>
            </w:r>
            <w:r>
              <w:t xml:space="preserve"> information</w:t>
            </w:r>
            <w:r w:rsidR="00AB252A">
              <w:t>,</w:t>
            </w:r>
            <w:r w:rsidR="00B44910">
              <w:t xml:space="preserve"> review</w:t>
            </w:r>
            <w:r w:rsidR="00AB252A">
              <w:t>ing all information</w:t>
            </w:r>
            <w:r w:rsidR="00B44910">
              <w:t xml:space="preserve"> to get customer acceptance</w:t>
            </w:r>
            <w:r w:rsidR="004763B2">
              <w:t xml:space="preserve">. </w:t>
            </w:r>
          </w:p>
        </w:tc>
      </w:tr>
      <w:tr w:rsidR="00C86509" w:rsidRPr="00E442E7" w:rsidTr="00C86509">
        <w:trPr>
          <w:trHeight w:val="176"/>
        </w:trPr>
        <w:tc>
          <w:tcPr>
            <w:tcW w:w="2268" w:type="dxa"/>
          </w:tcPr>
          <w:p w:rsidR="00C86509" w:rsidRPr="00E442E7" w:rsidRDefault="00C86509" w:rsidP="00C86509">
            <w:r w:rsidRPr="00E442E7">
              <w:t>Pre-conditions</w:t>
            </w:r>
          </w:p>
        </w:tc>
        <w:tc>
          <w:tcPr>
            <w:tcW w:w="5940" w:type="dxa"/>
            <w:gridSpan w:val="3"/>
          </w:tcPr>
          <w:p w:rsidR="00C86509" w:rsidRPr="00E442E7" w:rsidRDefault="00553E11" w:rsidP="00C86509">
            <w:pPr>
              <w:pStyle w:val="BodyText"/>
            </w:pPr>
            <w:r>
              <w:t>User</w:t>
            </w:r>
            <w:r w:rsidR="00624872">
              <w:t xml:space="preserve"> has already specified the customer type he wants to create</w:t>
            </w:r>
          </w:p>
        </w:tc>
      </w:tr>
      <w:tr w:rsidR="00C86509" w:rsidRPr="00E442E7" w:rsidTr="00C86509">
        <w:trPr>
          <w:trHeight w:val="176"/>
        </w:trPr>
        <w:tc>
          <w:tcPr>
            <w:tcW w:w="2268" w:type="dxa"/>
          </w:tcPr>
          <w:p w:rsidR="00C86509" w:rsidRPr="00E442E7" w:rsidRDefault="00C86509" w:rsidP="00C86509">
            <w:r w:rsidRPr="00E442E7">
              <w:t>Trigger</w:t>
            </w:r>
          </w:p>
        </w:tc>
        <w:tc>
          <w:tcPr>
            <w:tcW w:w="5940" w:type="dxa"/>
            <w:gridSpan w:val="3"/>
          </w:tcPr>
          <w:p w:rsidR="00C86509" w:rsidRPr="00E442E7" w:rsidRDefault="00553E11" w:rsidP="00C86509">
            <w:pPr>
              <w:pStyle w:val="BodyText"/>
            </w:pPr>
            <w:r>
              <w:t>User</w:t>
            </w:r>
            <w:r w:rsidR="00624872">
              <w:t xml:space="preserve"> has selected one new customer option</w:t>
            </w:r>
          </w:p>
        </w:tc>
      </w:tr>
      <w:tr w:rsidR="00C86509" w:rsidRPr="00E442E7" w:rsidTr="00C86509">
        <w:trPr>
          <w:trHeight w:val="176"/>
        </w:trPr>
        <w:tc>
          <w:tcPr>
            <w:tcW w:w="2268" w:type="dxa"/>
          </w:tcPr>
          <w:p w:rsidR="00C86509" w:rsidRPr="00E442E7" w:rsidRDefault="00C86509" w:rsidP="00C86509">
            <w:r w:rsidRPr="00E442E7">
              <w:t>Minimum guarantees</w:t>
            </w:r>
          </w:p>
        </w:tc>
        <w:tc>
          <w:tcPr>
            <w:tcW w:w="5940" w:type="dxa"/>
            <w:gridSpan w:val="3"/>
          </w:tcPr>
          <w:p w:rsidR="00C86509" w:rsidRPr="006D15FA" w:rsidRDefault="00553E11" w:rsidP="00C86509">
            <w:pPr>
              <w:pStyle w:val="BodyText"/>
            </w:pPr>
            <w:r>
              <w:t>User</w:t>
            </w:r>
            <w:r w:rsidR="00624872">
              <w:t xml:space="preserve"> can’t process new customer acquisition </w:t>
            </w:r>
            <w:r w:rsidR="00B44910">
              <w:t>without customer acceptance</w:t>
            </w:r>
          </w:p>
        </w:tc>
      </w:tr>
      <w:tr w:rsidR="00C86509" w:rsidRPr="00E442E7" w:rsidTr="00C86509">
        <w:trPr>
          <w:trHeight w:val="176"/>
        </w:trPr>
        <w:tc>
          <w:tcPr>
            <w:tcW w:w="2268" w:type="dxa"/>
          </w:tcPr>
          <w:p w:rsidR="00C86509" w:rsidRPr="00E442E7" w:rsidRDefault="00C86509" w:rsidP="00C86509">
            <w:r w:rsidRPr="00E442E7">
              <w:t>Success guarantees:</w:t>
            </w:r>
          </w:p>
        </w:tc>
        <w:tc>
          <w:tcPr>
            <w:tcW w:w="5940" w:type="dxa"/>
            <w:gridSpan w:val="3"/>
          </w:tcPr>
          <w:p w:rsidR="00C86509" w:rsidRPr="006D15FA" w:rsidRDefault="0005204D" w:rsidP="00C86509">
            <w:pPr>
              <w:pStyle w:val="BodyText"/>
            </w:pPr>
            <w:r>
              <w:t xml:space="preserve">Customer information and </w:t>
            </w:r>
            <w:r w:rsidR="00B44910">
              <w:t>billing account information</w:t>
            </w:r>
            <w:r>
              <w:t xml:space="preserve"> </w:t>
            </w:r>
            <w:r w:rsidR="00B44910">
              <w:t>has been set for the new customer</w:t>
            </w:r>
          </w:p>
        </w:tc>
      </w:tr>
      <w:tr w:rsidR="00C86509" w:rsidRPr="00E442E7" w:rsidTr="00C86509">
        <w:trPr>
          <w:trHeight w:val="176"/>
        </w:trPr>
        <w:tc>
          <w:tcPr>
            <w:tcW w:w="2268" w:type="dxa"/>
          </w:tcPr>
          <w:p w:rsidR="00C86509" w:rsidRPr="00E442E7" w:rsidRDefault="00C86509" w:rsidP="00C86509">
            <w:r w:rsidRPr="00E442E7">
              <w:t>Normal Flow:</w:t>
            </w:r>
          </w:p>
        </w:tc>
        <w:tc>
          <w:tcPr>
            <w:tcW w:w="5940" w:type="dxa"/>
            <w:gridSpan w:val="3"/>
          </w:tcPr>
          <w:p w:rsidR="00C86509" w:rsidRDefault="00553E11" w:rsidP="00624872">
            <w:pPr>
              <w:pStyle w:val="ListNumberUC"/>
              <w:numPr>
                <w:ilvl w:val="0"/>
                <w:numId w:val="68"/>
              </w:numPr>
            </w:pPr>
            <w:r>
              <w:t>User</w:t>
            </w:r>
            <w:r w:rsidR="00624872">
              <w:t xml:space="preserve"> set</w:t>
            </w:r>
            <w:r w:rsidR="001066BD">
              <w:t>s</w:t>
            </w:r>
            <w:r w:rsidR="00624872">
              <w:t xml:space="preserve"> the customer identity</w:t>
            </w:r>
          </w:p>
          <w:p w:rsidR="001066BD" w:rsidRDefault="00553E11" w:rsidP="00624872">
            <w:pPr>
              <w:pStyle w:val="ListNumberUC"/>
              <w:numPr>
                <w:ilvl w:val="0"/>
                <w:numId w:val="68"/>
              </w:numPr>
            </w:pPr>
            <w:r>
              <w:t>User</w:t>
            </w:r>
            <w:r w:rsidR="001066BD">
              <w:t xml:space="preserve"> sets the phone &amp; email</w:t>
            </w:r>
          </w:p>
          <w:p w:rsidR="00ED449E" w:rsidRDefault="00553E11" w:rsidP="00ED449E">
            <w:pPr>
              <w:pStyle w:val="ListNumberUC"/>
              <w:numPr>
                <w:ilvl w:val="0"/>
                <w:numId w:val="68"/>
              </w:numPr>
            </w:pPr>
            <w:r>
              <w:t>User</w:t>
            </w:r>
            <w:r w:rsidR="00ED449E">
              <w:t xml:space="preserve"> sets the customer address</w:t>
            </w:r>
            <w:r w:rsidR="00732414">
              <w:t xml:space="preserve"> (A4)</w:t>
            </w:r>
          </w:p>
          <w:p w:rsidR="00624872" w:rsidRDefault="001E5037" w:rsidP="002D2722">
            <w:pPr>
              <w:pStyle w:val="ListNumberUC"/>
              <w:numPr>
                <w:ilvl w:val="0"/>
                <w:numId w:val="68"/>
              </w:numPr>
            </w:pPr>
            <w:r>
              <w:t>Channel/CSR light</w:t>
            </w:r>
            <w:r w:rsidR="00624872">
              <w:t xml:space="preserve"> application requests additional </w:t>
            </w:r>
            <w:r w:rsidR="00ED449E">
              <w:t>administrative</w:t>
            </w:r>
            <w:r w:rsidR="00624872">
              <w:t xml:space="preserve"> info</w:t>
            </w:r>
            <w:r w:rsidR="00B44910">
              <w:t>rmation</w:t>
            </w:r>
          </w:p>
          <w:p w:rsidR="00624872" w:rsidRDefault="00553E11" w:rsidP="00624872">
            <w:pPr>
              <w:pStyle w:val="ListNumberUC"/>
              <w:numPr>
                <w:ilvl w:val="0"/>
                <w:numId w:val="68"/>
              </w:numPr>
            </w:pPr>
            <w:r>
              <w:t>User</w:t>
            </w:r>
            <w:r w:rsidR="00624872">
              <w:t xml:space="preserve"> set additional </w:t>
            </w:r>
            <w:r w:rsidR="00ED449E">
              <w:t>administrative</w:t>
            </w:r>
            <w:r w:rsidR="00624872">
              <w:t xml:space="preserve"> information</w:t>
            </w:r>
          </w:p>
          <w:p w:rsidR="00624872" w:rsidRDefault="001E5037" w:rsidP="00B44910">
            <w:pPr>
              <w:pStyle w:val="ListNumberUC"/>
              <w:numPr>
                <w:ilvl w:val="0"/>
                <w:numId w:val="68"/>
              </w:numPr>
            </w:pPr>
            <w:r>
              <w:t>Channel/CSR light</w:t>
            </w:r>
            <w:r w:rsidR="00624872">
              <w:t xml:space="preserve"> application validates all information set</w:t>
            </w:r>
            <w:r w:rsidR="00ED449E">
              <w:t xml:space="preserve"> </w:t>
            </w:r>
            <w:r w:rsidR="00624872">
              <w:t>(A</w:t>
            </w:r>
            <w:r w:rsidR="00B44910">
              <w:t>1</w:t>
            </w:r>
            <w:r w:rsidR="00624872">
              <w:t>)</w:t>
            </w:r>
          </w:p>
          <w:p w:rsidR="00624872" w:rsidRDefault="001E5037" w:rsidP="00624872">
            <w:pPr>
              <w:pStyle w:val="ListNumberUC"/>
              <w:numPr>
                <w:ilvl w:val="0"/>
                <w:numId w:val="68"/>
              </w:numPr>
            </w:pPr>
            <w:r>
              <w:t>Channel/CSR light</w:t>
            </w:r>
            <w:r w:rsidR="00624872">
              <w:t xml:space="preserve"> application redirects user to set billing </w:t>
            </w:r>
            <w:r w:rsidR="00624872">
              <w:lastRenderedPageBreak/>
              <w:t>account information</w:t>
            </w:r>
          </w:p>
          <w:p w:rsidR="00B44910" w:rsidRDefault="00553E11" w:rsidP="007C73BC">
            <w:pPr>
              <w:pStyle w:val="ListNumberUC"/>
              <w:numPr>
                <w:ilvl w:val="0"/>
                <w:numId w:val="68"/>
              </w:numPr>
            </w:pPr>
            <w:r>
              <w:t>User</w:t>
            </w:r>
            <w:r w:rsidR="00624872">
              <w:t xml:space="preserve"> set billing account information (refer to use case capture billing account information)</w:t>
            </w:r>
          </w:p>
          <w:p w:rsidR="00B44910" w:rsidRDefault="001E5037" w:rsidP="007C73BC">
            <w:pPr>
              <w:pStyle w:val="ListNumberUC"/>
              <w:numPr>
                <w:ilvl w:val="0"/>
                <w:numId w:val="68"/>
              </w:numPr>
            </w:pPr>
            <w:r>
              <w:t>Channel/CSR light</w:t>
            </w:r>
            <w:r w:rsidR="00B44910">
              <w:t xml:space="preserve"> application displays all information set for review</w:t>
            </w:r>
          </w:p>
          <w:p w:rsidR="00B44910" w:rsidRPr="006D15FA" w:rsidRDefault="000403B6" w:rsidP="007C73BC">
            <w:pPr>
              <w:pStyle w:val="ListNumberUC"/>
              <w:numPr>
                <w:ilvl w:val="0"/>
                <w:numId w:val="68"/>
              </w:numPr>
            </w:pPr>
            <w:r>
              <w:t>Use case ends (A2)</w:t>
            </w:r>
          </w:p>
        </w:tc>
      </w:tr>
      <w:tr w:rsidR="00C86509" w:rsidRPr="00E442E7" w:rsidTr="00C86509">
        <w:trPr>
          <w:trHeight w:val="176"/>
        </w:trPr>
        <w:tc>
          <w:tcPr>
            <w:tcW w:w="2268" w:type="dxa"/>
          </w:tcPr>
          <w:p w:rsidR="00C86509" w:rsidRPr="00E442E7" w:rsidRDefault="00C86509" w:rsidP="00C86509">
            <w:r w:rsidRPr="00E442E7">
              <w:lastRenderedPageBreak/>
              <w:t>Alternative Flows:</w:t>
            </w:r>
          </w:p>
        </w:tc>
        <w:tc>
          <w:tcPr>
            <w:tcW w:w="5940" w:type="dxa"/>
            <w:gridSpan w:val="3"/>
          </w:tcPr>
          <w:p w:rsidR="00C86509" w:rsidRDefault="00C57F32" w:rsidP="0034063D">
            <w:pPr>
              <w:pStyle w:val="Body"/>
              <w:ind w:left="0"/>
            </w:pPr>
            <w:r>
              <w:t>A1: Information set by the user are not correct or not complete</w:t>
            </w:r>
          </w:p>
          <w:p w:rsidR="00C57F32" w:rsidRDefault="001E5037" w:rsidP="000F7361">
            <w:pPr>
              <w:pStyle w:val="Body"/>
              <w:numPr>
                <w:ilvl w:val="0"/>
                <w:numId w:val="234"/>
              </w:numPr>
            </w:pPr>
            <w:r>
              <w:t>Channel/CSR light</w:t>
            </w:r>
            <w:r w:rsidR="00C57F32">
              <w:t xml:space="preserve"> application request again to set information and highlights mistakes</w:t>
            </w:r>
          </w:p>
          <w:p w:rsidR="00C57F32" w:rsidRDefault="00553E11" w:rsidP="000F7361">
            <w:pPr>
              <w:pStyle w:val="Body"/>
              <w:numPr>
                <w:ilvl w:val="0"/>
                <w:numId w:val="234"/>
              </w:numPr>
            </w:pPr>
            <w:r>
              <w:t>User</w:t>
            </w:r>
            <w:r w:rsidR="00C57F32">
              <w:t xml:space="preserve"> corrects set information</w:t>
            </w:r>
          </w:p>
          <w:p w:rsidR="000403B6" w:rsidRDefault="000403B6" w:rsidP="000403B6">
            <w:pPr>
              <w:pStyle w:val="Body"/>
              <w:ind w:left="0"/>
            </w:pPr>
            <w:r>
              <w:t>A2: Application is configured to request acceptance of terms and conditions:</w:t>
            </w:r>
          </w:p>
          <w:p w:rsidR="000403B6" w:rsidRDefault="000403B6" w:rsidP="000F7361">
            <w:pPr>
              <w:pStyle w:val="Body"/>
              <w:numPr>
                <w:ilvl w:val="0"/>
                <w:numId w:val="480"/>
              </w:numPr>
            </w:pPr>
            <w:r>
              <w:t>Channel/CSR light application requests for acceptance of terms and conditions and return policy</w:t>
            </w:r>
          </w:p>
          <w:p w:rsidR="000403B6" w:rsidRDefault="000403B6" w:rsidP="000F7361">
            <w:pPr>
              <w:pStyle w:val="Body"/>
              <w:numPr>
                <w:ilvl w:val="0"/>
                <w:numId w:val="480"/>
              </w:numPr>
            </w:pPr>
            <w:r>
              <w:t>User accepts and continue (A3)</w:t>
            </w:r>
          </w:p>
          <w:p w:rsidR="00C57F32" w:rsidRDefault="000403B6" w:rsidP="000403B6">
            <w:pPr>
              <w:pStyle w:val="Body"/>
              <w:ind w:left="0"/>
            </w:pPr>
            <w:r>
              <w:t>A3</w:t>
            </w:r>
            <w:r w:rsidR="00C57F32">
              <w:t xml:space="preserve">: </w:t>
            </w:r>
            <w:r w:rsidR="00553E11">
              <w:t>User</w:t>
            </w:r>
            <w:r w:rsidR="00C57F32">
              <w:t xml:space="preserve"> has not validated terms and conditions and return policy</w:t>
            </w:r>
          </w:p>
          <w:p w:rsidR="00C57F32" w:rsidRDefault="001E5037" w:rsidP="000F7361">
            <w:pPr>
              <w:pStyle w:val="Body"/>
              <w:numPr>
                <w:ilvl w:val="0"/>
                <w:numId w:val="235"/>
              </w:numPr>
            </w:pPr>
            <w:r>
              <w:t>Channel/CSR light</w:t>
            </w:r>
            <w:r w:rsidR="00C57F32">
              <w:t xml:space="preserve"> application displays an error message to inform </w:t>
            </w:r>
            <w:r w:rsidR="0002100D">
              <w:t>user</w:t>
            </w:r>
            <w:r w:rsidR="00C57F32">
              <w:t xml:space="preserve"> he must accept terms and condition and return policy to continue</w:t>
            </w:r>
          </w:p>
          <w:p w:rsidR="00C57F32" w:rsidRDefault="00553E11" w:rsidP="000F7361">
            <w:pPr>
              <w:pStyle w:val="Body"/>
              <w:numPr>
                <w:ilvl w:val="0"/>
                <w:numId w:val="235"/>
              </w:numPr>
            </w:pPr>
            <w:r>
              <w:t>User</w:t>
            </w:r>
            <w:r w:rsidR="00C57F32">
              <w:t xml:space="preserve"> accepts and continues</w:t>
            </w:r>
          </w:p>
          <w:p w:rsidR="00C57F32" w:rsidRDefault="00C57F32" w:rsidP="000F7361">
            <w:pPr>
              <w:pStyle w:val="Body"/>
              <w:numPr>
                <w:ilvl w:val="0"/>
                <w:numId w:val="235"/>
              </w:numPr>
            </w:pPr>
            <w:r>
              <w:t>Next step are similar to nominal case</w:t>
            </w:r>
          </w:p>
          <w:p w:rsidR="00732414" w:rsidRDefault="00732414" w:rsidP="000B6138">
            <w:pPr>
              <w:pStyle w:val="Body"/>
              <w:ind w:left="0"/>
            </w:pPr>
            <w:r>
              <w:t xml:space="preserve">A4: </w:t>
            </w:r>
            <w:r w:rsidR="000B6138">
              <w:t>User selects the option to search an address, instead of entering it</w:t>
            </w:r>
          </w:p>
          <w:p w:rsidR="00732414" w:rsidRDefault="00732414" w:rsidP="000F7361">
            <w:pPr>
              <w:pStyle w:val="Body"/>
              <w:numPr>
                <w:ilvl w:val="0"/>
                <w:numId w:val="665"/>
              </w:numPr>
            </w:pPr>
            <w:r>
              <w:t>User selects an address in the referential. Refer to use case ‘Search and select address in referential’</w:t>
            </w:r>
          </w:p>
          <w:p w:rsidR="000403B6" w:rsidRPr="006D15FA" w:rsidRDefault="00732414" w:rsidP="000F7361">
            <w:pPr>
              <w:pStyle w:val="Body"/>
              <w:numPr>
                <w:ilvl w:val="0"/>
                <w:numId w:val="665"/>
              </w:numPr>
            </w:pPr>
            <w:r>
              <w:t>Next step are similar to nominal case</w:t>
            </w:r>
          </w:p>
        </w:tc>
      </w:tr>
    </w:tbl>
    <w:p w:rsidR="00C86509" w:rsidRDefault="00C86509" w:rsidP="00B03EE4">
      <w:pPr>
        <w:pStyle w:val="Heading4"/>
      </w:pPr>
      <w:bookmarkStart w:id="340" w:name="_Toc253578000"/>
      <w:r>
        <w:t xml:space="preserve">Use Case:  Capture </w:t>
      </w:r>
      <w:r w:rsidR="00316D8F">
        <w:t>billing information</w:t>
      </w:r>
      <w:bookmarkEnd w:id="340"/>
      <w:r>
        <w:t xml:space="preserve"> </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86509" w:rsidRPr="00E442E7" w:rsidTr="00C86509">
        <w:trPr>
          <w:gridAfter w:val="1"/>
          <w:wAfter w:w="18" w:type="dxa"/>
          <w:trHeight w:val="360"/>
        </w:trPr>
        <w:tc>
          <w:tcPr>
            <w:tcW w:w="5580" w:type="dxa"/>
            <w:gridSpan w:val="2"/>
            <w:shd w:val="clear" w:color="auto" w:fill="E6E6E6"/>
          </w:tcPr>
          <w:p w:rsidR="00C86509" w:rsidRPr="00E442E7" w:rsidRDefault="00E30D7F" w:rsidP="00122B88">
            <w:pPr>
              <w:pStyle w:val="TableHeading"/>
            </w:pPr>
            <w:r>
              <w:t>Capture billing information</w:t>
            </w:r>
            <w:r w:rsidR="00C86509" w:rsidRPr="00E442E7">
              <w:t xml:space="preserve"> </w:t>
            </w:r>
          </w:p>
        </w:tc>
        <w:tc>
          <w:tcPr>
            <w:tcW w:w="2610" w:type="dxa"/>
            <w:shd w:val="clear" w:color="auto" w:fill="E6E6E6"/>
          </w:tcPr>
          <w:p w:rsidR="00C86509" w:rsidRPr="00E442E7" w:rsidRDefault="001060FE" w:rsidP="00122B88">
            <w:pPr>
              <w:pStyle w:val="TableHeading"/>
            </w:pPr>
            <w:r>
              <w:t>NCA0030</w:t>
            </w:r>
            <w:r w:rsidR="00C86509" w:rsidRPr="00E442E7">
              <w:t xml:space="preserve"> </w:t>
            </w:r>
          </w:p>
        </w:tc>
      </w:tr>
      <w:tr w:rsidR="00C86509" w:rsidRPr="00E442E7" w:rsidTr="00C86509">
        <w:tc>
          <w:tcPr>
            <w:tcW w:w="2268" w:type="dxa"/>
          </w:tcPr>
          <w:p w:rsidR="00C86509" w:rsidRPr="00E442E7" w:rsidRDefault="00C86509" w:rsidP="00C86509">
            <w:r w:rsidRPr="00E442E7">
              <w:t>Primary actors</w:t>
            </w:r>
          </w:p>
        </w:tc>
        <w:tc>
          <w:tcPr>
            <w:tcW w:w="5940" w:type="dxa"/>
            <w:gridSpan w:val="3"/>
          </w:tcPr>
          <w:p w:rsidR="00C86509" w:rsidRDefault="00E30D7F" w:rsidP="00C86509">
            <w:pPr>
              <w:pStyle w:val="BodyText"/>
            </w:pPr>
            <w:r>
              <w:t>Dealer user</w:t>
            </w:r>
          </w:p>
          <w:p w:rsidR="009B1DA0" w:rsidRPr="00E442E7" w:rsidRDefault="009B1DA0" w:rsidP="00C86509">
            <w:pPr>
              <w:pStyle w:val="BodyText"/>
            </w:pPr>
            <w:r>
              <w:t>CSR</w:t>
            </w:r>
            <w:r w:rsidR="001D62EC">
              <w:t xml:space="preserve"> user</w:t>
            </w:r>
          </w:p>
        </w:tc>
      </w:tr>
      <w:tr w:rsidR="00C86509" w:rsidRPr="00E442E7" w:rsidTr="00C86509">
        <w:tc>
          <w:tcPr>
            <w:tcW w:w="2268" w:type="dxa"/>
          </w:tcPr>
          <w:p w:rsidR="00C86509" w:rsidRPr="00E442E7" w:rsidRDefault="00C86509" w:rsidP="00C86509">
            <w:r w:rsidRPr="00E442E7">
              <w:t>Summary Goal</w:t>
            </w:r>
          </w:p>
        </w:tc>
        <w:tc>
          <w:tcPr>
            <w:tcW w:w="5940" w:type="dxa"/>
            <w:gridSpan w:val="3"/>
          </w:tcPr>
          <w:p w:rsidR="00C86509" w:rsidRPr="00E442E7" w:rsidRDefault="00750A17" w:rsidP="00C86509">
            <w:pPr>
              <w:pStyle w:val="BodyText"/>
            </w:pPr>
            <w:r>
              <w:t xml:space="preserve">This use </w:t>
            </w:r>
            <w:r w:rsidR="00AA05B0">
              <w:t xml:space="preserve">case </w:t>
            </w:r>
            <w:r>
              <w:t xml:space="preserve">allows </w:t>
            </w:r>
            <w:r w:rsidR="0002100D">
              <w:t>user</w:t>
            </w:r>
            <w:r>
              <w:t xml:space="preserve"> capturing recurring payment information and billing account information</w:t>
            </w:r>
            <w:r w:rsidR="00AA05B0">
              <w:t xml:space="preserve"> for a new account</w:t>
            </w:r>
          </w:p>
        </w:tc>
      </w:tr>
      <w:tr w:rsidR="00C86509" w:rsidRPr="00E442E7" w:rsidTr="00C86509">
        <w:trPr>
          <w:trHeight w:val="176"/>
        </w:trPr>
        <w:tc>
          <w:tcPr>
            <w:tcW w:w="2268" w:type="dxa"/>
          </w:tcPr>
          <w:p w:rsidR="00C86509" w:rsidRPr="00E442E7" w:rsidRDefault="00C86509" w:rsidP="00C86509">
            <w:r w:rsidRPr="00E442E7">
              <w:t>Pre-conditions</w:t>
            </w:r>
          </w:p>
        </w:tc>
        <w:tc>
          <w:tcPr>
            <w:tcW w:w="5940" w:type="dxa"/>
            <w:gridSpan w:val="3"/>
          </w:tcPr>
          <w:p w:rsidR="00750A17" w:rsidRDefault="00553E11" w:rsidP="00C86509">
            <w:pPr>
              <w:pStyle w:val="BodyText"/>
            </w:pPr>
            <w:r>
              <w:t>User</w:t>
            </w:r>
            <w:r w:rsidR="00750A17">
              <w:t xml:space="preserve"> is either:</w:t>
            </w:r>
          </w:p>
          <w:p w:rsidR="00750A17" w:rsidRDefault="00750A17" w:rsidP="00750A17">
            <w:pPr>
              <w:pStyle w:val="BodyText"/>
              <w:numPr>
                <w:ilvl w:val="0"/>
                <w:numId w:val="69"/>
              </w:numPr>
            </w:pPr>
            <w:r>
              <w:t>Creating a new customer</w:t>
            </w:r>
          </w:p>
          <w:p w:rsidR="00750A17" w:rsidRPr="00E442E7" w:rsidRDefault="00750A17" w:rsidP="00AA05B0">
            <w:pPr>
              <w:pStyle w:val="BodyText"/>
              <w:numPr>
                <w:ilvl w:val="0"/>
                <w:numId w:val="69"/>
              </w:numPr>
            </w:pPr>
            <w:r>
              <w:t xml:space="preserve">Creating a new </w:t>
            </w:r>
            <w:r w:rsidR="00A13724">
              <w:t>subscriber</w:t>
            </w:r>
            <w:r>
              <w:t xml:space="preserve"> </w:t>
            </w:r>
            <w:r w:rsidR="00F3663F">
              <w:t xml:space="preserve">and new account </w:t>
            </w:r>
            <w:r>
              <w:t>for an existing customer</w:t>
            </w:r>
          </w:p>
        </w:tc>
      </w:tr>
      <w:tr w:rsidR="00C86509" w:rsidRPr="00E442E7" w:rsidTr="00C86509">
        <w:trPr>
          <w:trHeight w:val="176"/>
        </w:trPr>
        <w:tc>
          <w:tcPr>
            <w:tcW w:w="2268" w:type="dxa"/>
          </w:tcPr>
          <w:p w:rsidR="00C86509" w:rsidRPr="00E442E7" w:rsidRDefault="00C86509" w:rsidP="00C86509">
            <w:r w:rsidRPr="00E442E7">
              <w:t>Trigger</w:t>
            </w:r>
          </w:p>
        </w:tc>
        <w:tc>
          <w:tcPr>
            <w:tcW w:w="5940" w:type="dxa"/>
            <w:gridSpan w:val="3"/>
          </w:tcPr>
          <w:p w:rsidR="00C86509" w:rsidRPr="00E442E7" w:rsidRDefault="00553E11" w:rsidP="00C86509">
            <w:pPr>
              <w:pStyle w:val="BodyText"/>
            </w:pPr>
            <w:r>
              <w:t>User</w:t>
            </w:r>
            <w:r w:rsidR="00750A17">
              <w:t xml:space="preserve"> is at the capture billing information step</w:t>
            </w:r>
            <w:r w:rsidR="00AA05B0">
              <w:t xml:space="preserve"> for a new account</w:t>
            </w:r>
          </w:p>
        </w:tc>
      </w:tr>
      <w:tr w:rsidR="00C86509" w:rsidRPr="00E442E7" w:rsidTr="00C86509">
        <w:trPr>
          <w:trHeight w:val="176"/>
        </w:trPr>
        <w:tc>
          <w:tcPr>
            <w:tcW w:w="2268" w:type="dxa"/>
          </w:tcPr>
          <w:p w:rsidR="00C86509" w:rsidRPr="00E442E7" w:rsidRDefault="00C86509" w:rsidP="00C86509">
            <w:r w:rsidRPr="00E442E7">
              <w:t>Minimum guarantees</w:t>
            </w:r>
          </w:p>
        </w:tc>
        <w:tc>
          <w:tcPr>
            <w:tcW w:w="5940" w:type="dxa"/>
            <w:gridSpan w:val="3"/>
          </w:tcPr>
          <w:p w:rsidR="00C86509" w:rsidRPr="006D15FA" w:rsidRDefault="00C86509" w:rsidP="00C86509">
            <w:pPr>
              <w:pStyle w:val="BodyText"/>
            </w:pPr>
          </w:p>
        </w:tc>
      </w:tr>
      <w:tr w:rsidR="00C86509" w:rsidRPr="00E442E7" w:rsidTr="00C86509">
        <w:trPr>
          <w:trHeight w:val="176"/>
        </w:trPr>
        <w:tc>
          <w:tcPr>
            <w:tcW w:w="2268" w:type="dxa"/>
          </w:tcPr>
          <w:p w:rsidR="00C86509" w:rsidRPr="00E442E7" w:rsidRDefault="00C86509" w:rsidP="00C86509">
            <w:r w:rsidRPr="00E442E7">
              <w:lastRenderedPageBreak/>
              <w:t>Success guarantees:</w:t>
            </w:r>
          </w:p>
        </w:tc>
        <w:tc>
          <w:tcPr>
            <w:tcW w:w="5940" w:type="dxa"/>
            <w:gridSpan w:val="3"/>
          </w:tcPr>
          <w:p w:rsidR="00C86509" w:rsidRPr="006D15FA" w:rsidRDefault="00750A17" w:rsidP="00C86509">
            <w:pPr>
              <w:pStyle w:val="BodyText"/>
            </w:pPr>
            <w:r>
              <w:t>Billing account information are set</w:t>
            </w:r>
          </w:p>
        </w:tc>
      </w:tr>
      <w:tr w:rsidR="00C86509" w:rsidRPr="00E442E7" w:rsidTr="00C86509">
        <w:trPr>
          <w:trHeight w:val="176"/>
        </w:trPr>
        <w:tc>
          <w:tcPr>
            <w:tcW w:w="2268" w:type="dxa"/>
          </w:tcPr>
          <w:p w:rsidR="00C86509" w:rsidRPr="00E442E7" w:rsidRDefault="00C86509" w:rsidP="00C86509">
            <w:r w:rsidRPr="00E442E7">
              <w:t>Normal Flow:</w:t>
            </w:r>
          </w:p>
        </w:tc>
        <w:tc>
          <w:tcPr>
            <w:tcW w:w="5940" w:type="dxa"/>
            <w:gridSpan w:val="3"/>
          </w:tcPr>
          <w:p w:rsidR="00C86509" w:rsidRDefault="001E5037" w:rsidP="00750A17">
            <w:pPr>
              <w:pStyle w:val="ListNumberUC"/>
              <w:numPr>
                <w:ilvl w:val="0"/>
                <w:numId w:val="70"/>
              </w:numPr>
            </w:pPr>
            <w:r>
              <w:t>Channel/CSR light</w:t>
            </w:r>
            <w:r w:rsidR="00750A17">
              <w:t xml:space="preserve"> application displays supported recurring payment methods and relevant parameters </w:t>
            </w:r>
          </w:p>
          <w:p w:rsidR="00750A17" w:rsidRDefault="00553E11" w:rsidP="00750A17">
            <w:pPr>
              <w:pStyle w:val="ListNumberUC"/>
              <w:numPr>
                <w:ilvl w:val="0"/>
                <w:numId w:val="70"/>
              </w:numPr>
            </w:pPr>
            <w:r>
              <w:t>User</w:t>
            </w:r>
            <w:r w:rsidR="00750A17">
              <w:t xml:space="preserve"> selects one payment method and set relevant parameters</w:t>
            </w:r>
          </w:p>
          <w:p w:rsidR="00750A17" w:rsidRDefault="001E5037" w:rsidP="00F3663F">
            <w:pPr>
              <w:pStyle w:val="ListNumberUC"/>
              <w:numPr>
                <w:ilvl w:val="0"/>
                <w:numId w:val="70"/>
              </w:numPr>
            </w:pPr>
            <w:r>
              <w:t>Channel/CSR light</w:t>
            </w:r>
            <w:r w:rsidR="00750A17">
              <w:t xml:space="preserve"> application displays billing </w:t>
            </w:r>
            <w:r w:rsidR="00F3663F">
              <w:t>attributes</w:t>
            </w:r>
            <w:r w:rsidR="00750A17">
              <w:t xml:space="preserve"> information to set</w:t>
            </w:r>
            <w:r w:rsidR="00776132">
              <w:t xml:space="preserve"> (A</w:t>
            </w:r>
            <w:r w:rsidR="002C77BF">
              <w:t>2</w:t>
            </w:r>
            <w:r w:rsidR="00776132">
              <w:t>)</w:t>
            </w:r>
          </w:p>
          <w:p w:rsidR="00750A17" w:rsidRDefault="00553E11" w:rsidP="00F3663F">
            <w:pPr>
              <w:pStyle w:val="ListNumberUC"/>
              <w:numPr>
                <w:ilvl w:val="0"/>
                <w:numId w:val="70"/>
              </w:numPr>
            </w:pPr>
            <w:r>
              <w:t>User</w:t>
            </w:r>
            <w:r w:rsidR="00750A17">
              <w:t xml:space="preserve"> set billing </w:t>
            </w:r>
            <w:r w:rsidR="00F3663F">
              <w:t>attributes</w:t>
            </w:r>
            <w:r w:rsidR="00750A17">
              <w:t xml:space="preserve"> information</w:t>
            </w:r>
          </w:p>
          <w:p w:rsidR="00776132" w:rsidRDefault="001E5037" w:rsidP="002C77BF">
            <w:pPr>
              <w:pStyle w:val="ListNumberUC"/>
              <w:numPr>
                <w:ilvl w:val="0"/>
                <w:numId w:val="70"/>
              </w:numPr>
            </w:pPr>
            <w:r>
              <w:t>Channel/CSR light</w:t>
            </w:r>
            <w:r w:rsidR="00750A17">
              <w:t xml:space="preserve"> application validates</w:t>
            </w:r>
            <w:r w:rsidR="00776132">
              <w:t xml:space="preserve"> information set (A</w:t>
            </w:r>
            <w:r w:rsidR="002C77BF">
              <w:t>3</w:t>
            </w:r>
            <w:r w:rsidR="00776132">
              <w:t>)</w:t>
            </w:r>
          </w:p>
          <w:p w:rsidR="00750A17" w:rsidRPr="006D15FA" w:rsidRDefault="001E5037" w:rsidP="000D145B">
            <w:pPr>
              <w:pStyle w:val="ListNumberUC"/>
              <w:numPr>
                <w:ilvl w:val="0"/>
                <w:numId w:val="70"/>
              </w:numPr>
            </w:pPr>
            <w:r>
              <w:t>Channel/CSR light</w:t>
            </w:r>
            <w:r w:rsidR="00D74372">
              <w:t xml:space="preserve"> </w:t>
            </w:r>
            <w:r w:rsidR="00D91C67">
              <w:t>application adds</w:t>
            </w:r>
            <w:r w:rsidR="00D74372">
              <w:t xml:space="preserve"> payment information and billing </w:t>
            </w:r>
            <w:r w:rsidR="00F3663F">
              <w:t>attributes</w:t>
            </w:r>
            <w:r w:rsidR="00D74372">
              <w:t xml:space="preserve"> information </w:t>
            </w:r>
            <w:r w:rsidR="00D91C67">
              <w:t>on the new account</w:t>
            </w:r>
            <w:r w:rsidR="00D74372">
              <w:t>.</w:t>
            </w:r>
          </w:p>
        </w:tc>
      </w:tr>
      <w:tr w:rsidR="00C86509" w:rsidRPr="00E442E7" w:rsidTr="00C86509">
        <w:trPr>
          <w:trHeight w:val="176"/>
        </w:trPr>
        <w:tc>
          <w:tcPr>
            <w:tcW w:w="2268" w:type="dxa"/>
          </w:tcPr>
          <w:p w:rsidR="00C86509" w:rsidRPr="00E442E7" w:rsidRDefault="00C86509" w:rsidP="00C86509">
            <w:r w:rsidRPr="00E442E7">
              <w:t>Alternative Flows:</w:t>
            </w:r>
          </w:p>
        </w:tc>
        <w:tc>
          <w:tcPr>
            <w:tcW w:w="5940" w:type="dxa"/>
            <w:gridSpan w:val="3"/>
          </w:tcPr>
          <w:p w:rsidR="00D74372" w:rsidRDefault="00AA05B0" w:rsidP="00F3663F">
            <w:pPr>
              <w:pStyle w:val="Body"/>
              <w:ind w:left="0"/>
            </w:pPr>
            <w:r>
              <w:t>A2</w:t>
            </w:r>
            <w:r w:rsidR="00D74372">
              <w:t xml:space="preserve">: There is no billing </w:t>
            </w:r>
            <w:r w:rsidR="00F3663F">
              <w:t>attributes</w:t>
            </w:r>
            <w:r w:rsidR="00D74372">
              <w:t xml:space="preserve"> information to require from </w:t>
            </w:r>
            <w:r w:rsidR="00A9344A">
              <w:t>user</w:t>
            </w:r>
          </w:p>
          <w:p w:rsidR="00D74372" w:rsidRDefault="001E5037" w:rsidP="000F7361">
            <w:pPr>
              <w:pStyle w:val="Body"/>
              <w:numPr>
                <w:ilvl w:val="0"/>
                <w:numId w:val="236"/>
              </w:numPr>
            </w:pPr>
            <w:r>
              <w:t>Channel/CSR light</w:t>
            </w:r>
            <w:r w:rsidR="00D74372">
              <w:t xml:space="preserve"> application doesn’t request anything to </w:t>
            </w:r>
            <w:r w:rsidR="00A9344A">
              <w:t>user</w:t>
            </w:r>
          </w:p>
          <w:p w:rsidR="00D74372" w:rsidRDefault="00D74372" w:rsidP="0034063D">
            <w:pPr>
              <w:pStyle w:val="Body"/>
              <w:ind w:left="0"/>
            </w:pPr>
            <w:r>
              <w:t>A</w:t>
            </w:r>
            <w:r w:rsidR="00AA05B0">
              <w:t>3</w:t>
            </w:r>
            <w:r>
              <w:t xml:space="preserve">: </w:t>
            </w:r>
            <w:r w:rsidR="00553E11">
              <w:t>User</w:t>
            </w:r>
            <w:r>
              <w:t xml:space="preserve"> has not set correctly requested information</w:t>
            </w:r>
          </w:p>
          <w:p w:rsidR="00D74372" w:rsidRDefault="001E5037" w:rsidP="000F7361">
            <w:pPr>
              <w:pStyle w:val="Body"/>
              <w:numPr>
                <w:ilvl w:val="0"/>
                <w:numId w:val="237"/>
              </w:numPr>
            </w:pPr>
            <w:r>
              <w:t>Channel/CSR light</w:t>
            </w:r>
            <w:r w:rsidR="00D74372">
              <w:t xml:space="preserve"> application requests the user to set again information and highlights mistakes</w:t>
            </w:r>
          </w:p>
          <w:p w:rsidR="00D74372" w:rsidRPr="006D15FA" w:rsidRDefault="00553E11" w:rsidP="000F7361">
            <w:pPr>
              <w:pStyle w:val="Body"/>
              <w:numPr>
                <w:ilvl w:val="0"/>
                <w:numId w:val="237"/>
              </w:numPr>
            </w:pPr>
            <w:r>
              <w:t>User</w:t>
            </w:r>
            <w:r w:rsidR="00D74372">
              <w:t xml:space="preserve"> set requested information</w:t>
            </w:r>
          </w:p>
        </w:tc>
      </w:tr>
    </w:tbl>
    <w:p w:rsidR="00803D1F" w:rsidRDefault="00803D1F" w:rsidP="00803D1F">
      <w:pPr>
        <w:pStyle w:val="BodyText"/>
      </w:pPr>
    </w:p>
    <w:p w:rsidR="00803D1F" w:rsidRDefault="00803D1F" w:rsidP="00732414">
      <w:pPr>
        <w:pStyle w:val="Heading4"/>
      </w:pPr>
      <w:bookmarkStart w:id="341" w:name="_Toc253578001"/>
      <w:r>
        <w:t>Use Case:  Search and select address in referential</w:t>
      </w:r>
      <w:bookmarkEnd w:id="341"/>
      <w:r>
        <w:t xml:space="preserve"> </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803D1F" w:rsidRPr="00E442E7" w:rsidTr="00803D1F">
        <w:trPr>
          <w:gridAfter w:val="1"/>
          <w:wAfter w:w="18" w:type="dxa"/>
          <w:trHeight w:val="360"/>
        </w:trPr>
        <w:tc>
          <w:tcPr>
            <w:tcW w:w="5580" w:type="dxa"/>
            <w:gridSpan w:val="2"/>
            <w:shd w:val="clear" w:color="auto" w:fill="E6E6E6"/>
          </w:tcPr>
          <w:p w:rsidR="00803D1F" w:rsidRPr="00E442E7" w:rsidRDefault="00803D1F" w:rsidP="00803D1F">
            <w:pPr>
              <w:pStyle w:val="TableHeading"/>
            </w:pPr>
            <w:r>
              <w:rPr>
                <w:lang w:val="en-US"/>
              </w:rPr>
              <w:t>Search and select address in referential</w:t>
            </w:r>
            <w:r w:rsidRPr="00E442E7">
              <w:t xml:space="preserve"> </w:t>
            </w:r>
          </w:p>
        </w:tc>
        <w:tc>
          <w:tcPr>
            <w:tcW w:w="2610" w:type="dxa"/>
            <w:shd w:val="clear" w:color="auto" w:fill="E6E6E6"/>
          </w:tcPr>
          <w:p w:rsidR="00803D1F" w:rsidRPr="00E442E7" w:rsidRDefault="00803D1F" w:rsidP="00803D1F">
            <w:pPr>
              <w:pStyle w:val="TableHeading"/>
            </w:pPr>
            <w:r>
              <w:t>NCA0040</w:t>
            </w:r>
            <w:r w:rsidRPr="00E442E7">
              <w:t xml:space="preserve"> </w:t>
            </w:r>
          </w:p>
        </w:tc>
      </w:tr>
      <w:tr w:rsidR="00803D1F" w:rsidRPr="00E442E7" w:rsidTr="00803D1F">
        <w:tc>
          <w:tcPr>
            <w:tcW w:w="2268" w:type="dxa"/>
          </w:tcPr>
          <w:p w:rsidR="00803D1F" w:rsidRPr="00E442E7" w:rsidRDefault="00803D1F" w:rsidP="00803D1F">
            <w:r w:rsidRPr="00E442E7">
              <w:t>Primary actors</w:t>
            </w:r>
          </w:p>
        </w:tc>
        <w:tc>
          <w:tcPr>
            <w:tcW w:w="5940" w:type="dxa"/>
            <w:gridSpan w:val="3"/>
          </w:tcPr>
          <w:p w:rsidR="00803D1F" w:rsidRDefault="00803D1F" w:rsidP="00803D1F">
            <w:pPr>
              <w:pStyle w:val="BodyText"/>
            </w:pPr>
            <w:r>
              <w:t>Dealer user</w:t>
            </w:r>
          </w:p>
          <w:p w:rsidR="00803D1F" w:rsidRPr="00E442E7" w:rsidRDefault="00803D1F" w:rsidP="00803D1F">
            <w:pPr>
              <w:pStyle w:val="BodyText"/>
            </w:pPr>
            <w:r>
              <w:t>CSR user</w:t>
            </w:r>
          </w:p>
        </w:tc>
      </w:tr>
      <w:tr w:rsidR="00803D1F" w:rsidRPr="00E442E7" w:rsidTr="00803D1F">
        <w:tc>
          <w:tcPr>
            <w:tcW w:w="2268" w:type="dxa"/>
          </w:tcPr>
          <w:p w:rsidR="00803D1F" w:rsidRPr="00E442E7" w:rsidRDefault="00803D1F" w:rsidP="00803D1F">
            <w:r w:rsidRPr="00E442E7">
              <w:t>Summary Goal</w:t>
            </w:r>
          </w:p>
        </w:tc>
        <w:tc>
          <w:tcPr>
            <w:tcW w:w="5940" w:type="dxa"/>
            <w:gridSpan w:val="3"/>
          </w:tcPr>
          <w:p w:rsidR="00803D1F" w:rsidRPr="00E442E7" w:rsidRDefault="00803D1F" w:rsidP="00803D1F">
            <w:pPr>
              <w:pStyle w:val="BodyText"/>
            </w:pPr>
            <w:r>
              <w:t>This use case allows use</w:t>
            </w:r>
            <w:r>
              <w:t>r searching and selecting an address in an address referential, instead of entering all address lines.</w:t>
            </w:r>
          </w:p>
        </w:tc>
      </w:tr>
      <w:tr w:rsidR="00803D1F" w:rsidRPr="00E442E7" w:rsidTr="00803D1F">
        <w:trPr>
          <w:trHeight w:val="176"/>
        </w:trPr>
        <w:tc>
          <w:tcPr>
            <w:tcW w:w="2268" w:type="dxa"/>
          </w:tcPr>
          <w:p w:rsidR="00803D1F" w:rsidRPr="00E442E7" w:rsidRDefault="00803D1F" w:rsidP="00803D1F">
            <w:r w:rsidRPr="00E442E7">
              <w:t>Pre-conditions</w:t>
            </w:r>
          </w:p>
        </w:tc>
        <w:tc>
          <w:tcPr>
            <w:tcW w:w="5940" w:type="dxa"/>
            <w:gridSpan w:val="3"/>
          </w:tcPr>
          <w:p w:rsidR="00803D1F" w:rsidRDefault="00803D1F" w:rsidP="00803D1F">
            <w:pPr>
              <w:pStyle w:val="BodyText"/>
            </w:pPr>
            <w:r>
              <w:t>User is either:</w:t>
            </w:r>
          </w:p>
          <w:p w:rsidR="00803D1F" w:rsidRDefault="00803D1F" w:rsidP="00803D1F">
            <w:pPr>
              <w:pStyle w:val="BodyText"/>
              <w:numPr>
                <w:ilvl w:val="0"/>
                <w:numId w:val="69"/>
              </w:numPr>
            </w:pPr>
            <w:r>
              <w:t>Creating a new customer</w:t>
            </w:r>
          </w:p>
          <w:p w:rsidR="00803D1F" w:rsidRDefault="00803D1F" w:rsidP="00803D1F">
            <w:pPr>
              <w:pStyle w:val="BodyText"/>
              <w:numPr>
                <w:ilvl w:val="0"/>
                <w:numId w:val="69"/>
              </w:numPr>
            </w:pPr>
            <w:r>
              <w:t xml:space="preserve">Creating a new </w:t>
            </w:r>
            <w:r w:rsidR="00A13724">
              <w:t>subscriber</w:t>
            </w:r>
            <w:r>
              <w:t xml:space="preserve"> and new account for an existing customer</w:t>
            </w:r>
          </w:p>
          <w:p w:rsidR="00803D1F" w:rsidRPr="00E442E7" w:rsidRDefault="00803D1F" w:rsidP="00803D1F">
            <w:pPr>
              <w:pStyle w:val="BodyText"/>
              <w:numPr>
                <w:ilvl w:val="0"/>
                <w:numId w:val="69"/>
              </w:numPr>
            </w:pPr>
            <w:r>
              <w:t xml:space="preserve">Creating a new </w:t>
            </w:r>
            <w:r w:rsidR="00A13724">
              <w:t>subscriber</w:t>
            </w:r>
            <w:r>
              <w:t xml:space="preserve"> on an existing account</w:t>
            </w:r>
          </w:p>
        </w:tc>
      </w:tr>
      <w:tr w:rsidR="00803D1F" w:rsidRPr="00E442E7" w:rsidTr="00803D1F">
        <w:trPr>
          <w:trHeight w:val="176"/>
        </w:trPr>
        <w:tc>
          <w:tcPr>
            <w:tcW w:w="2268" w:type="dxa"/>
          </w:tcPr>
          <w:p w:rsidR="00803D1F" w:rsidRPr="00E442E7" w:rsidRDefault="00803D1F" w:rsidP="00803D1F">
            <w:r w:rsidRPr="00E442E7">
              <w:t>Trigger</w:t>
            </w:r>
          </w:p>
        </w:tc>
        <w:tc>
          <w:tcPr>
            <w:tcW w:w="5940" w:type="dxa"/>
            <w:gridSpan w:val="3"/>
          </w:tcPr>
          <w:p w:rsidR="00803D1F" w:rsidRPr="00E442E7" w:rsidRDefault="00803D1F" w:rsidP="00803D1F">
            <w:pPr>
              <w:pStyle w:val="BodyText"/>
            </w:pPr>
            <w:r>
              <w:t>User selects the option to search the address.</w:t>
            </w:r>
          </w:p>
        </w:tc>
      </w:tr>
      <w:tr w:rsidR="00803D1F" w:rsidRPr="00E442E7" w:rsidTr="00803D1F">
        <w:trPr>
          <w:trHeight w:val="176"/>
        </w:trPr>
        <w:tc>
          <w:tcPr>
            <w:tcW w:w="2268" w:type="dxa"/>
          </w:tcPr>
          <w:p w:rsidR="00803D1F" w:rsidRPr="00E442E7" w:rsidRDefault="00803D1F" w:rsidP="00803D1F">
            <w:r w:rsidRPr="00E442E7">
              <w:t>Minimum guarantees</w:t>
            </w:r>
          </w:p>
        </w:tc>
        <w:tc>
          <w:tcPr>
            <w:tcW w:w="5940" w:type="dxa"/>
            <w:gridSpan w:val="3"/>
          </w:tcPr>
          <w:p w:rsidR="00803D1F" w:rsidRPr="006D15FA" w:rsidRDefault="00803D1F" w:rsidP="00803D1F">
            <w:pPr>
              <w:pStyle w:val="BodyText"/>
            </w:pPr>
          </w:p>
        </w:tc>
      </w:tr>
      <w:tr w:rsidR="00803D1F" w:rsidRPr="00E442E7" w:rsidTr="00803D1F">
        <w:trPr>
          <w:trHeight w:val="176"/>
        </w:trPr>
        <w:tc>
          <w:tcPr>
            <w:tcW w:w="2268" w:type="dxa"/>
          </w:tcPr>
          <w:p w:rsidR="00803D1F" w:rsidRPr="00E442E7" w:rsidRDefault="00803D1F" w:rsidP="00803D1F">
            <w:r w:rsidRPr="00E442E7">
              <w:t>Success guarantees:</w:t>
            </w:r>
          </w:p>
        </w:tc>
        <w:tc>
          <w:tcPr>
            <w:tcW w:w="5940" w:type="dxa"/>
            <w:gridSpan w:val="3"/>
          </w:tcPr>
          <w:p w:rsidR="00803D1F" w:rsidRPr="006D15FA" w:rsidRDefault="00803D1F" w:rsidP="00803D1F">
            <w:pPr>
              <w:pStyle w:val="BodyText"/>
            </w:pPr>
            <w:r>
              <w:t>An address has been found and selected by the user</w:t>
            </w:r>
          </w:p>
        </w:tc>
      </w:tr>
      <w:tr w:rsidR="00803D1F" w:rsidRPr="00E442E7" w:rsidTr="00803D1F">
        <w:trPr>
          <w:trHeight w:val="176"/>
        </w:trPr>
        <w:tc>
          <w:tcPr>
            <w:tcW w:w="2268" w:type="dxa"/>
          </w:tcPr>
          <w:p w:rsidR="00803D1F" w:rsidRPr="00E442E7" w:rsidRDefault="00803D1F" w:rsidP="00803D1F">
            <w:r w:rsidRPr="00E442E7">
              <w:t>Normal Flow:</w:t>
            </w:r>
          </w:p>
        </w:tc>
        <w:tc>
          <w:tcPr>
            <w:tcW w:w="5940" w:type="dxa"/>
            <w:gridSpan w:val="3"/>
          </w:tcPr>
          <w:p w:rsidR="00803D1F" w:rsidRDefault="00803D1F" w:rsidP="00803D1F">
            <w:pPr>
              <w:pStyle w:val="ListNumberUC"/>
              <w:numPr>
                <w:ilvl w:val="0"/>
                <w:numId w:val="73"/>
              </w:numPr>
            </w:pPr>
            <w:r>
              <w:t>Channel/CSR light application displays all the supported address attributes (criteria) supported to search address</w:t>
            </w:r>
          </w:p>
          <w:p w:rsidR="00803D1F" w:rsidRDefault="00803D1F" w:rsidP="00803D1F">
            <w:pPr>
              <w:pStyle w:val="ListNumberUC"/>
              <w:numPr>
                <w:ilvl w:val="0"/>
                <w:numId w:val="73"/>
              </w:numPr>
            </w:pPr>
            <w:r>
              <w:t>User sets value for all mandatory fields at least, and optionally non mandatory address attributes and submits</w:t>
            </w:r>
          </w:p>
          <w:p w:rsidR="00803D1F" w:rsidRDefault="00803D1F" w:rsidP="00803D1F">
            <w:pPr>
              <w:pStyle w:val="ListNumberUC"/>
              <w:numPr>
                <w:ilvl w:val="0"/>
                <w:numId w:val="65"/>
              </w:numPr>
            </w:pPr>
            <w:r>
              <w:t>Channel/CSR light application processes the search (A1)</w:t>
            </w:r>
          </w:p>
          <w:p w:rsidR="00803D1F" w:rsidRPr="006D15FA" w:rsidRDefault="00803D1F" w:rsidP="00803D1F">
            <w:pPr>
              <w:pStyle w:val="ListNumberUC"/>
              <w:numPr>
                <w:ilvl w:val="0"/>
                <w:numId w:val="65"/>
              </w:numPr>
            </w:pPr>
            <w:r>
              <w:t xml:space="preserve">Channel/CSR light application display list of found </w:t>
            </w:r>
            <w:r>
              <w:lastRenderedPageBreak/>
              <w:t>addresses (A2)(A3)</w:t>
            </w:r>
          </w:p>
        </w:tc>
      </w:tr>
      <w:tr w:rsidR="00803D1F" w:rsidRPr="00E442E7" w:rsidTr="00803D1F">
        <w:trPr>
          <w:trHeight w:val="176"/>
        </w:trPr>
        <w:tc>
          <w:tcPr>
            <w:tcW w:w="2268" w:type="dxa"/>
          </w:tcPr>
          <w:p w:rsidR="00803D1F" w:rsidRPr="00E442E7" w:rsidRDefault="00803D1F" w:rsidP="00803D1F">
            <w:r w:rsidRPr="00E442E7">
              <w:lastRenderedPageBreak/>
              <w:t>Alternative Flows:</w:t>
            </w:r>
          </w:p>
        </w:tc>
        <w:tc>
          <w:tcPr>
            <w:tcW w:w="5940" w:type="dxa"/>
            <w:gridSpan w:val="3"/>
          </w:tcPr>
          <w:p w:rsidR="00803D1F" w:rsidRDefault="00803D1F" w:rsidP="00803D1F">
            <w:pPr>
              <w:pStyle w:val="BodyText"/>
              <w:tabs>
                <w:tab w:val="left" w:pos="4470"/>
              </w:tabs>
            </w:pPr>
            <w:r>
              <w:t>A1: There is no address matching criteria</w:t>
            </w:r>
          </w:p>
          <w:p w:rsidR="00803D1F" w:rsidRDefault="00803D1F" w:rsidP="00803D1F">
            <w:pPr>
              <w:pStyle w:val="ListNumberUC"/>
              <w:numPr>
                <w:ilvl w:val="0"/>
                <w:numId w:val="75"/>
              </w:numPr>
            </w:pPr>
            <w:r>
              <w:t>Channel/CSR light application displays an error message to inform the user there is no address matching criteria</w:t>
            </w:r>
          </w:p>
          <w:p w:rsidR="00803D1F" w:rsidRDefault="00803D1F" w:rsidP="00803D1F">
            <w:pPr>
              <w:pStyle w:val="BodyText"/>
            </w:pPr>
            <w:r>
              <w:t>A2: There are too many addresses matching criteria</w:t>
            </w:r>
            <w:r w:rsidR="00732414">
              <w:t xml:space="preserve"> (up to configured max value)</w:t>
            </w:r>
          </w:p>
          <w:p w:rsidR="00803D1F" w:rsidRDefault="00803D1F" w:rsidP="000F7361">
            <w:pPr>
              <w:pStyle w:val="ListNumberUC"/>
              <w:numPr>
                <w:ilvl w:val="0"/>
                <w:numId w:val="663"/>
              </w:numPr>
            </w:pPr>
            <w:r>
              <w:t>Channel/CSR light application displays an error message to inform the user there are too many addresses matching criteria and suggest him to search again</w:t>
            </w:r>
          </w:p>
          <w:p w:rsidR="00803D1F" w:rsidRDefault="00803D1F" w:rsidP="00732414">
            <w:pPr>
              <w:pStyle w:val="BodyText"/>
            </w:pPr>
            <w:r>
              <w:t>A</w:t>
            </w:r>
            <w:r w:rsidR="00732414">
              <w:t>3</w:t>
            </w:r>
            <w:r>
              <w:t>: Channel/CSR light application can’t process the search for any technical reason</w:t>
            </w:r>
          </w:p>
          <w:p w:rsidR="00803D1F" w:rsidRPr="006D15FA" w:rsidRDefault="00803D1F" w:rsidP="000F7361">
            <w:pPr>
              <w:pStyle w:val="Body"/>
              <w:numPr>
                <w:ilvl w:val="0"/>
                <w:numId w:val="664"/>
              </w:numPr>
            </w:pPr>
            <w:r>
              <w:t>Channel/CSR light application display an error message to inform user that for technical reason the service is temporarily unavailable</w:t>
            </w:r>
          </w:p>
        </w:tc>
      </w:tr>
    </w:tbl>
    <w:p w:rsidR="00732414" w:rsidRDefault="00732414" w:rsidP="00732414">
      <w:pPr>
        <w:pStyle w:val="BodyText"/>
      </w:pPr>
    </w:p>
    <w:p w:rsidR="00C86509" w:rsidRDefault="001E5037" w:rsidP="006D6B72">
      <w:pPr>
        <w:pStyle w:val="Heading3forModuleRequirements"/>
      </w:pPr>
      <w:bookmarkStart w:id="342" w:name="_Toc253578002"/>
      <w:bookmarkStart w:id="343" w:name="_Toc253578371"/>
      <w:r>
        <w:t>Channel/CSR light</w:t>
      </w:r>
      <w:r w:rsidR="006D6B72">
        <w:t xml:space="preserve"> application requirements</w:t>
      </w:r>
      <w:bookmarkEnd w:id="342"/>
      <w:bookmarkEnd w:id="343"/>
    </w:p>
    <w:p w:rsidR="00C86509" w:rsidRDefault="006D6B72" w:rsidP="006D6B72">
      <w:pPr>
        <w:pStyle w:val="Requirements"/>
      </w:pPr>
      <w:bookmarkStart w:id="344" w:name="_Toc253578372"/>
      <w:r>
        <w:t>CHA</w:t>
      </w:r>
      <w:r w:rsidR="00CF49A8">
        <w:t xml:space="preserve">-3.2.4.10 </w:t>
      </w:r>
      <w:r w:rsidR="001E5037">
        <w:t>Channel/CSR light</w:t>
      </w:r>
      <w:r w:rsidR="00CF49A8">
        <w:t xml:space="preserve"> application shall allow a </w:t>
      </w:r>
      <w:r w:rsidR="0002100D">
        <w:t>user</w:t>
      </w:r>
      <w:r w:rsidR="00CF49A8">
        <w:t xml:space="preserve"> to create a new customer with respect of use case ‘new customer’ describe above’</w:t>
      </w:r>
      <w:bookmarkEnd w:id="344"/>
    </w:p>
    <w:p w:rsidR="00CF49A8" w:rsidRDefault="00CF49A8" w:rsidP="00CF49A8">
      <w:pPr>
        <w:pStyle w:val="Requirements"/>
      </w:pPr>
      <w:bookmarkStart w:id="345" w:name="_Toc253578373"/>
      <w:r>
        <w:t xml:space="preserve">CHA-3.2.4.15 </w:t>
      </w:r>
      <w:r w:rsidR="001E5037">
        <w:t>Channel/CSR light</w:t>
      </w:r>
      <w:r>
        <w:t xml:space="preserve"> application shall propose different option</w:t>
      </w:r>
      <w:r w:rsidR="00337578">
        <w:t>s</w:t>
      </w:r>
      <w:r>
        <w:t xml:space="preserve"> to create a postpaid or a prepaid customer</w:t>
      </w:r>
      <w:bookmarkEnd w:id="345"/>
    </w:p>
    <w:p w:rsidR="00CF49A8" w:rsidRPr="009B1DA0" w:rsidRDefault="00CF49A8" w:rsidP="00CF49A8">
      <w:pPr>
        <w:pStyle w:val="Requirements"/>
      </w:pPr>
      <w:bookmarkStart w:id="346" w:name="_Toc253578374"/>
      <w:r w:rsidRPr="009B1DA0">
        <w:t xml:space="preserve">CHA-3.2.4.20 </w:t>
      </w:r>
      <w:r w:rsidR="001E5037" w:rsidRPr="009B1DA0">
        <w:t>Channel/CSR light</w:t>
      </w:r>
      <w:r w:rsidRPr="009B1DA0">
        <w:t xml:space="preserve"> application shall prevent </w:t>
      </w:r>
      <w:r w:rsidR="00553E11" w:rsidRPr="009B1DA0">
        <w:t>User</w:t>
      </w:r>
      <w:r w:rsidRPr="009B1DA0">
        <w:t xml:space="preserve"> going back to previous steps after credit checking has been processed</w:t>
      </w:r>
      <w:r w:rsidR="009B1DA0">
        <w:t xml:space="preserve"> (V2)</w:t>
      </w:r>
      <w:bookmarkEnd w:id="346"/>
    </w:p>
    <w:p w:rsidR="00CF49A8" w:rsidRPr="009B1DA0" w:rsidRDefault="00CF49A8" w:rsidP="00CF49A8">
      <w:pPr>
        <w:pStyle w:val="Requirements"/>
      </w:pPr>
      <w:bookmarkStart w:id="347" w:name="_Toc253578375"/>
      <w:r w:rsidRPr="009B1DA0">
        <w:t xml:space="preserve">CHA-3.2.4.30 </w:t>
      </w:r>
      <w:r w:rsidR="001E5037" w:rsidRPr="009B1DA0">
        <w:t>Channel/CSR light</w:t>
      </w:r>
      <w:r w:rsidRPr="009B1DA0">
        <w:t xml:space="preserve"> application shall allow enabling or disabling automatic credit checking</w:t>
      </w:r>
      <w:r w:rsidR="004763B2" w:rsidRPr="009B1DA0">
        <w:t xml:space="preserve"> (i.e. integration with an external credit checking system)</w:t>
      </w:r>
      <w:r w:rsidR="009B1DA0">
        <w:t xml:space="preserve"> (V2)</w:t>
      </w:r>
      <w:bookmarkEnd w:id="347"/>
    </w:p>
    <w:p w:rsidR="00CF49A8" w:rsidRDefault="00CF49A8" w:rsidP="00CF49A8">
      <w:pPr>
        <w:pStyle w:val="Requirements"/>
      </w:pPr>
      <w:bookmarkStart w:id="348" w:name="_Toc253578376"/>
      <w:r w:rsidRPr="009B1DA0">
        <w:t xml:space="preserve">CHA-3.2.4.40 </w:t>
      </w:r>
      <w:r w:rsidR="001E5037" w:rsidRPr="009B1DA0">
        <w:t>Channel/CSR light</w:t>
      </w:r>
      <w:r w:rsidRPr="009B1DA0">
        <w:t xml:space="preserve"> application shall allow enabling or disabling manual credit checking</w:t>
      </w:r>
      <w:r w:rsidR="004763B2" w:rsidRPr="009B1DA0">
        <w:t xml:space="preserve"> (i.e. capability to manually submit the new customer to referral management)</w:t>
      </w:r>
      <w:r w:rsidR="009B1DA0">
        <w:t xml:space="preserve"> (V2)</w:t>
      </w:r>
      <w:bookmarkEnd w:id="348"/>
    </w:p>
    <w:p w:rsidR="009B1DA0" w:rsidRPr="009B1DA0" w:rsidRDefault="009B1DA0" w:rsidP="009B1DA0">
      <w:pPr>
        <w:pStyle w:val="Requirements"/>
      </w:pPr>
      <w:bookmarkStart w:id="349" w:name="_Toc253578377"/>
      <w:r w:rsidRPr="009B1DA0">
        <w:t>CHA-3.2.4.4</w:t>
      </w:r>
      <w:r>
        <w:t>5</w:t>
      </w:r>
      <w:r w:rsidRPr="009B1DA0">
        <w:t xml:space="preserve"> Channel/CSR light application shall </w:t>
      </w:r>
      <w:r>
        <w:t xml:space="preserve">support configuring a </w:t>
      </w:r>
      <w:r w:rsidR="00EE4C7D">
        <w:t>different</w:t>
      </w:r>
      <w:r w:rsidRPr="009B1DA0">
        <w:t xml:space="preserve"> credit checking </w:t>
      </w:r>
      <w:r>
        <w:t>policy for Dealers and CSRs (V2)</w:t>
      </w:r>
      <w:bookmarkEnd w:id="349"/>
    </w:p>
    <w:p w:rsidR="00316D8F" w:rsidRDefault="00316D8F" w:rsidP="00F3663F">
      <w:pPr>
        <w:pStyle w:val="Requirements"/>
      </w:pPr>
      <w:bookmarkStart w:id="350" w:name="_Toc253578378"/>
      <w:r>
        <w:t xml:space="preserve">CHA-3.2.4.60 </w:t>
      </w:r>
      <w:r w:rsidR="001E5037">
        <w:t>Channel/CSR light</w:t>
      </w:r>
      <w:r>
        <w:t xml:space="preserve"> application shall allow </w:t>
      </w:r>
      <w:r w:rsidR="0002100D">
        <w:t>user</w:t>
      </w:r>
      <w:r>
        <w:t xml:space="preserve"> capturing </w:t>
      </w:r>
      <w:r w:rsidR="00F3663F">
        <w:t xml:space="preserve">account </w:t>
      </w:r>
      <w:r w:rsidR="009A4FE5">
        <w:t xml:space="preserve">information </w:t>
      </w:r>
      <w:r>
        <w:t xml:space="preserve">with respect of use </w:t>
      </w:r>
      <w:r w:rsidR="0059234D">
        <w:t xml:space="preserve">case </w:t>
      </w:r>
      <w:r>
        <w:t xml:space="preserve">capture </w:t>
      </w:r>
      <w:r w:rsidR="00A63391">
        <w:t xml:space="preserve">administrative </w:t>
      </w:r>
      <w:r>
        <w:t>data</w:t>
      </w:r>
      <w:bookmarkEnd w:id="350"/>
    </w:p>
    <w:p w:rsidR="00E866A2" w:rsidRDefault="00E866A2" w:rsidP="00E866A2">
      <w:pPr>
        <w:pStyle w:val="Requirements"/>
        <w:ind w:left="288"/>
      </w:pPr>
      <w:bookmarkStart w:id="351" w:name="_Toc253578379"/>
      <w:r>
        <w:t xml:space="preserve">CHA-3.2.4.60.1 </w:t>
      </w:r>
      <w:r w:rsidR="001E5037">
        <w:t>Channel/CSR light</w:t>
      </w:r>
      <w:r>
        <w:t xml:space="preserve"> application shall allow the configuration of account attributes </w:t>
      </w:r>
      <w:r w:rsidR="009A4FE5">
        <w:t>respecting CHA</w:t>
      </w:r>
      <w:r>
        <w:t>-3.2.4.80.x requirements</w:t>
      </w:r>
      <w:bookmarkEnd w:id="351"/>
    </w:p>
    <w:p w:rsidR="009B1DA0" w:rsidRDefault="009B1DA0" w:rsidP="009B1DA0">
      <w:pPr>
        <w:pStyle w:val="Requirements"/>
        <w:ind w:left="288"/>
      </w:pPr>
      <w:bookmarkStart w:id="352" w:name="_Toc253578380"/>
      <w:r>
        <w:t>CHA-3.2.4.60.2 Channel/CSR light application shall allow supporting a different policy for dealers and CSR to confirm terms and condition and return policy</w:t>
      </w:r>
      <w:bookmarkEnd w:id="352"/>
    </w:p>
    <w:p w:rsidR="00316D8F" w:rsidRDefault="00316D8F" w:rsidP="00624872">
      <w:pPr>
        <w:pStyle w:val="Requirements"/>
      </w:pPr>
      <w:bookmarkStart w:id="353" w:name="_Toc253578381"/>
      <w:r>
        <w:t xml:space="preserve">CHA-3.2.4.70 </w:t>
      </w:r>
      <w:r w:rsidR="001E5037">
        <w:t>Channel/CSR light</w:t>
      </w:r>
      <w:r>
        <w:t xml:space="preserve"> application shall support to capture c</w:t>
      </w:r>
      <w:r>
        <w:t>ustomer identity according to customer type (</w:t>
      </w:r>
      <w:smartTag w:uri="urn:schemas-microsoft-com:office:smarttags" w:element="place">
        <w:r>
          <w:t>SOHO</w:t>
        </w:r>
      </w:smartTag>
      <w:r>
        <w:t xml:space="preserve"> versus residential)</w:t>
      </w:r>
      <w:bookmarkEnd w:id="353"/>
    </w:p>
    <w:p w:rsidR="00C57F32" w:rsidRDefault="00C57F32" w:rsidP="00316D8F">
      <w:pPr>
        <w:pStyle w:val="Requirements"/>
      </w:pPr>
      <w:bookmarkStart w:id="354" w:name="_Toc253578382"/>
      <w:r>
        <w:t>CHA-3.2.4.</w:t>
      </w:r>
      <w:r w:rsidR="00316D8F">
        <w:t>8</w:t>
      </w:r>
      <w:r>
        <w:t xml:space="preserve">0 </w:t>
      </w:r>
      <w:r w:rsidR="001E5037">
        <w:t>Channel/CSR light</w:t>
      </w:r>
      <w:r>
        <w:t xml:space="preserve"> application shall support configuring additional </w:t>
      </w:r>
      <w:r w:rsidR="009E4108">
        <w:t>account</w:t>
      </w:r>
      <w:r>
        <w:t xml:space="preserve"> information to set</w:t>
      </w:r>
      <w:bookmarkEnd w:id="354"/>
    </w:p>
    <w:p w:rsidR="00C57F32" w:rsidRDefault="00C57F32" w:rsidP="00316D8F">
      <w:pPr>
        <w:pStyle w:val="Requirements"/>
        <w:ind w:left="288"/>
      </w:pPr>
      <w:r>
        <w:t xml:space="preserve"> </w:t>
      </w:r>
      <w:bookmarkStart w:id="355" w:name="_Toc253578383"/>
      <w:r>
        <w:t>CHA-3.2.4.</w:t>
      </w:r>
      <w:r w:rsidR="00316D8F">
        <w:t>8</w:t>
      </w:r>
      <w:r>
        <w:t xml:space="preserve">0.1 </w:t>
      </w:r>
      <w:r w:rsidR="001E5037">
        <w:t>Channel/CSR light</w:t>
      </w:r>
      <w:r>
        <w:t xml:space="preserve"> application shall support different configuration</w:t>
      </w:r>
      <w:r w:rsidR="00316D8F">
        <w:t>s</w:t>
      </w:r>
      <w:r>
        <w:t xml:space="preserve"> depending if the customer is postpaid or prepaid</w:t>
      </w:r>
      <w:bookmarkEnd w:id="355"/>
    </w:p>
    <w:p w:rsidR="00C57F32" w:rsidRDefault="00C57F32" w:rsidP="00316D8F">
      <w:pPr>
        <w:pStyle w:val="Requirements"/>
        <w:ind w:left="288"/>
      </w:pPr>
      <w:bookmarkStart w:id="356" w:name="_Toc253578384"/>
      <w:r>
        <w:t>CHA-3.2.4.</w:t>
      </w:r>
      <w:r w:rsidR="00316D8F">
        <w:t>8</w:t>
      </w:r>
      <w:r>
        <w:t xml:space="preserve">0.2 </w:t>
      </w:r>
      <w:r w:rsidR="001E5037">
        <w:t>Channel/CSR light</w:t>
      </w:r>
      <w:r>
        <w:t xml:space="preserve"> application shall support different configuration</w:t>
      </w:r>
      <w:r w:rsidR="00316D8F">
        <w:t>s</w:t>
      </w:r>
      <w:r>
        <w:t xml:space="preserve"> depending on the customer type</w:t>
      </w:r>
      <w:bookmarkEnd w:id="356"/>
    </w:p>
    <w:p w:rsidR="00C57F32" w:rsidRDefault="00C57F32" w:rsidP="00316D8F">
      <w:pPr>
        <w:pStyle w:val="Requirements"/>
        <w:ind w:left="288"/>
      </w:pPr>
      <w:bookmarkStart w:id="357" w:name="_Toc253578385"/>
      <w:r>
        <w:lastRenderedPageBreak/>
        <w:t>CHA-3.2.4.</w:t>
      </w:r>
      <w:r w:rsidR="00316D8F">
        <w:t>8</w:t>
      </w:r>
      <w:r>
        <w:t xml:space="preserve">0.3 </w:t>
      </w:r>
      <w:r w:rsidR="001E5037">
        <w:t>Channel/CSR light</w:t>
      </w:r>
      <w:r>
        <w:t xml:space="preserve"> application shall support </w:t>
      </w:r>
      <w:r w:rsidR="00316D8F">
        <w:t>to group additional information for display purpose</w:t>
      </w:r>
      <w:r w:rsidR="008C33B1">
        <w:t xml:space="preserve"> (display group)</w:t>
      </w:r>
      <w:bookmarkEnd w:id="357"/>
    </w:p>
    <w:p w:rsidR="00B274EB" w:rsidRDefault="00B274EB" w:rsidP="00B274EB">
      <w:pPr>
        <w:pStyle w:val="Requirements"/>
        <w:ind w:left="576"/>
      </w:pPr>
      <w:bookmarkStart w:id="358" w:name="_Toc253578386"/>
      <w:r>
        <w:t xml:space="preserve">CHA-3.2.4.80.3.1 </w:t>
      </w:r>
      <w:r w:rsidR="001E5037">
        <w:t>Channel/CSR light</w:t>
      </w:r>
      <w:r>
        <w:t xml:space="preserve"> application shall allow the configuration of the order to display groups of account attributes.</w:t>
      </w:r>
      <w:bookmarkEnd w:id="358"/>
      <w:r>
        <w:t xml:space="preserve"> </w:t>
      </w:r>
    </w:p>
    <w:p w:rsidR="00B274EB" w:rsidRDefault="00B274EB" w:rsidP="00B274EB">
      <w:pPr>
        <w:pStyle w:val="Requirements"/>
        <w:ind w:left="576"/>
      </w:pPr>
      <w:bookmarkStart w:id="359" w:name="_Toc253578387"/>
      <w:r>
        <w:t xml:space="preserve">CHA-3.2.4.80.3.2 </w:t>
      </w:r>
      <w:r w:rsidR="001E5037">
        <w:t>Channel/CSR light</w:t>
      </w:r>
      <w:r>
        <w:t xml:space="preserve"> application shall allow the configuration of the order to display an account attribute relatively to its display group.</w:t>
      </w:r>
      <w:bookmarkEnd w:id="359"/>
      <w:r>
        <w:t xml:space="preserve"> </w:t>
      </w:r>
    </w:p>
    <w:p w:rsidR="00B274EB" w:rsidRPr="009B1DA0" w:rsidRDefault="00B274EB" w:rsidP="00B274EB">
      <w:pPr>
        <w:pStyle w:val="Requirements"/>
        <w:ind w:left="576"/>
      </w:pPr>
      <w:bookmarkStart w:id="360" w:name="_Toc253578388"/>
      <w:r w:rsidRPr="009B1DA0">
        <w:t xml:space="preserve">CHA-3.2.4.80.3.3 </w:t>
      </w:r>
      <w:r w:rsidR="001E5037" w:rsidRPr="009B1DA0">
        <w:t>Channel/CSR light</w:t>
      </w:r>
      <w:r w:rsidRPr="009B1DA0">
        <w:t xml:space="preserve"> application shall support to configure display groups per logged user role.</w:t>
      </w:r>
      <w:bookmarkEnd w:id="360"/>
    </w:p>
    <w:p w:rsidR="007542AB" w:rsidRDefault="007542AB" w:rsidP="00E40EE9">
      <w:pPr>
        <w:pStyle w:val="Requirements"/>
        <w:ind w:left="288"/>
      </w:pPr>
      <w:bookmarkStart w:id="361" w:name="_Toc253578389"/>
      <w:r>
        <w:t xml:space="preserve">CHA-3.2.4.80.4 </w:t>
      </w:r>
      <w:r w:rsidR="001E5037">
        <w:t>Channel/CSR light</w:t>
      </w:r>
      <w:r>
        <w:t xml:space="preserve"> application shall support to configure additional </w:t>
      </w:r>
      <w:r w:rsidR="00E40EE9">
        <w:t xml:space="preserve">account </w:t>
      </w:r>
      <w:r>
        <w:t>information that will be integrated with Comverse one Billing 3.1 on the account</w:t>
      </w:r>
      <w:r w:rsidR="004763B2">
        <w:t xml:space="preserve"> used for shopping</w:t>
      </w:r>
      <w:r>
        <w:t>.</w:t>
      </w:r>
      <w:bookmarkEnd w:id="361"/>
    </w:p>
    <w:p w:rsidR="00DD2A56" w:rsidRDefault="00DD2A56" w:rsidP="00FF63FA">
      <w:pPr>
        <w:pStyle w:val="Requirements"/>
        <w:ind w:left="576"/>
      </w:pPr>
      <w:bookmarkStart w:id="362" w:name="_Toc253578390"/>
      <w:r>
        <w:t xml:space="preserve">CHA-3.2.4.80.4.1 </w:t>
      </w:r>
      <w:r w:rsidR="001E5037">
        <w:t>Channel/CSR light</w:t>
      </w:r>
      <w:r>
        <w:t xml:space="preserve"> application shall support configuring account attributes that must be hidden to user and set automatically by the application with a default value</w:t>
      </w:r>
      <w:r w:rsidR="00FF63FA">
        <w:t>.</w:t>
      </w:r>
      <w:bookmarkEnd w:id="362"/>
    </w:p>
    <w:p w:rsidR="0096235E" w:rsidRDefault="008C33B1" w:rsidP="0096235E">
      <w:pPr>
        <w:pStyle w:val="Requirements"/>
        <w:ind w:left="288"/>
      </w:pPr>
      <w:bookmarkStart w:id="363" w:name="_Toc253578391"/>
      <w:r>
        <w:t>CHA-3.2.4.80.</w:t>
      </w:r>
      <w:r w:rsidR="00DD2A56">
        <w:t>7</w:t>
      </w:r>
      <w:r w:rsidR="0096235E">
        <w:t xml:space="preserve"> </w:t>
      </w:r>
      <w:r w:rsidR="001E5037">
        <w:t>Channel/CSR light</w:t>
      </w:r>
      <w:r w:rsidR="0096235E">
        <w:t xml:space="preserve"> application shall support different default values </w:t>
      </w:r>
      <w:r w:rsidR="00B153FF">
        <w:t xml:space="preserve">for the same </w:t>
      </w:r>
      <w:r w:rsidR="0096235E">
        <w:t>account attribute</w:t>
      </w:r>
      <w:r w:rsidR="00B153FF">
        <w:t xml:space="preserve"> when defined in different groups</w:t>
      </w:r>
      <w:r>
        <w:t xml:space="preserve"> (group sensitive configuration)</w:t>
      </w:r>
      <w:r w:rsidR="00B153FF">
        <w:t>.</w:t>
      </w:r>
      <w:bookmarkEnd w:id="363"/>
    </w:p>
    <w:p w:rsidR="00B153FF" w:rsidRDefault="00B153FF" w:rsidP="00B153FF">
      <w:pPr>
        <w:pStyle w:val="Requirements"/>
        <w:ind w:left="288"/>
      </w:pPr>
      <w:bookmarkStart w:id="364" w:name="_Toc253578392"/>
      <w:r>
        <w:t>CHA-3.2.4.80.</w:t>
      </w:r>
      <w:r w:rsidR="00DD2A56">
        <w:t>8</w:t>
      </w:r>
      <w:r>
        <w:t xml:space="preserve"> </w:t>
      </w:r>
      <w:r w:rsidR="001E5037">
        <w:t>Channel/CSR light</w:t>
      </w:r>
      <w:r>
        <w:t xml:space="preserve"> application shall allow to configure an account attribute as mandatory in group sensitive way (different configuration per group).</w:t>
      </w:r>
      <w:bookmarkEnd w:id="364"/>
    </w:p>
    <w:p w:rsidR="00DD2A56" w:rsidRDefault="00DD2A56" w:rsidP="00DD2A56">
      <w:pPr>
        <w:pStyle w:val="Requirements"/>
        <w:ind w:left="288"/>
      </w:pPr>
      <w:bookmarkStart w:id="365" w:name="_Toc253578393"/>
      <w:r>
        <w:t xml:space="preserve">CHA-3.2.4.80.9 </w:t>
      </w:r>
      <w:r w:rsidR="001E5037">
        <w:t>Channel/CSR light</w:t>
      </w:r>
      <w:r>
        <w:t xml:space="preserve"> application shall support a different configuration of its account attributes than in consumer application, when application are deployed on the same CSS system (co-existence mode).</w:t>
      </w:r>
      <w:bookmarkEnd w:id="365"/>
      <w:r>
        <w:t xml:space="preserve"> </w:t>
      </w:r>
    </w:p>
    <w:p w:rsidR="0096235E" w:rsidRDefault="0096235E" w:rsidP="00DD2A56">
      <w:pPr>
        <w:pStyle w:val="Requirements"/>
        <w:ind w:left="576"/>
      </w:pPr>
      <w:bookmarkStart w:id="366" w:name="_Toc253578394"/>
      <w:r>
        <w:t>CHA-3.2.4.80.</w:t>
      </w:r>
      <w:r w:rsidR="00DD2A56">
        <w:t>9.</w:t>
      </w:r>
      <w:r w:rsidR="008C33B1">
        <w:t>1</w:t>
      </w:r>
      <w:r>
        <w:t xml:space="preserve"> </w:t>
      </w:r>
      <w:r w:rsidR="001E5037">
        <w:t>Channel/CSR light</w:t>
      </w:r>
      <w:r>
        <w:t xml:space="preserve"> application shall support a different set of </w:t>
      </w:r>
      <w:r w:rsidR="00DD2A56">
        <w:t xml:space="preserve">eligible </w:t>
      </w:r>
      <w:r>
        <w:t>account attributes than in Consumer</w:t>
      </w:r>
      <w:r w:rsidR="00DD2A56">
        <w:t xml:space="preserve"> for new customer acquisition</w:t>
      </w:r>
      <w:r>
        <w:t>.</w:t>
      </w:r>
      <w:bookmarkEnd w:id="366"/>
      <w:r>
        <w:t xml:space="preserve"> </w:t>
      </w:r>
    </w:p>
    <w:p w:rsidR="00916E3A" w:rsidRDefault="00916E3A" w:rsidP="00B03EE4">
      <w:pPr>
        <w:pStyle w:val="Requirements"/>
      </w:pPr>
      <w:bookmarkStart w:id="367" w:name="_Toc253578395"/>
      <w:r>
        <w:t xml:space="preserve">CHA-3.2.4.100 </w:t>
      </w:r>
      <w:r w:rsidR="001E5037">
        <w:t>Channel/CSR light</w:t>
      </w:r>
      <w:r>
        <w:t xml:space="preserve"> application shall allow </w:t>
      </w:r>
      <w:r w:rsidR="0002100D">
        <w:t>user</w:t>
      </w:r>
      <w:r>
        <w:t xml:space="preserve"> capturing billing information with respect of use case capture billing information</w:t>
      </w:r>
      <w:bookmarkEnd w:id="367"/>
    </w:p>
    <w:p w:rsidR="00E866A2" w:rsidRDefault="00E866A2" w:rsidP="00174E08">
      <w:pPr>
        <w:pStyle w:val="Requirements"/>
        <w:ind w:left="288"/>
      </w:pPr>
      <w:bookmarkStart w:id="368" w:name="_Toc253578396"/>
      <w:r>
        <w:t xml:space="preserve">CHA-3.2.4.100.1 </w:t>
      </w:r>
      <w:r w:rsidR="001E5037">
        <w:t>Channel/CSR light</w:t>
      </w:r>
      <w:r>
        <w:t xml:space="preserve"> application shall allow the configuration of account attributes respecting CHA-3.2.4.80.x requirements</w:t>
      </w:r>
      <w:bookmarkEnd w:id="368"/>
    </w:p>
    <w:p w:rsidR="00916E3A" w:rsidRDefault="00916E3A" w:rsidP="00C5189B">
      <w:pPr>
        <w:pStyle w:val="Requirements"/>
        <w:ind w:left="288"/>
      </w:pPr>
      <w:bookmarkStart w:id="369" w:name="_Toc253578397"/>
      <w:r>
        <w:t>CHA-3.2.4.1</w:t>
      </w:r>
      <w:r w:rsidR="00C5189B">
        <w:t>0</w:t>
      </w:r>
      <w:r>
        <w:t>0</w:t>
      </w:r>
      <w:r w:rsidR="00C5189B">
        <w:t>.2</w:t>
      </w:r>
      <w:r>
        <w:t xml:space="preserve"> </w:t>
      </w:r>
      <w:r w:rsidR="001E5037">
        <w:t>Channel/CSR light</w:t>
      </w:r>
      <w:r>
        <w:t xml:space="preserve"> application shall allow configuring list of supported recurrent payment method and their respective parameters</w:t>
      </w:r>
      <w:bookmarkEnd w:id="369"/>
    </w:p>
    <w:p w:rsidR="00916E3A" w:rsidRDefault="00916E3A" w:rsidP="00916E3A">
      <w:pPr>
        <w:pStyle w:val="Requirements"/>
      </w:pPr>
      <w:bookmarkStart w:id="370" w:name="_Toc253578398"/>
      <w:r>
        <w:t xml:space="preserve">CHA-3.2.4.110 </w:t>
      </w:r>
      <w:r w:rsidR="001E5037">
        <w:t>Channel/CSR light</w:t>
      </w:r>
      <w:r>
        <w:t xml:space="preserve"> application shall support configuring list of account attributes</w:t>
      </w:r>
      <w:bookmarkEnd w:id="370"/>
    </w:p>
    <w:p w:rsidR="00916E3A" w:rsidRDefault="00916E3A" w:rsidP="00916E3A">
      <w:pPr>
        <w:pStyle w:val="Requirements"/>
        <w:ind w:left="288"/>
      </w:pPr>
      <w:bookmarkStart w:id="371" w:name="_Toc253578399"/>
      <w:r>
        <w:t xml:space="preserve">CHA-3.2.4.110.1 </w:t>
      </w:r>
      <w:r w:rsidR="001E5037">
        <w:t>Channel/CSR light</w:t>
      </w:r>
      <w:r>
        <w:t xml:space="preserve"> application shall support configuring account attributes that must be set by the user for a new billing account</w:t>
      </w:r>
      <w:bookmarkEnd w:id="371"/>
    </w:p>
    <w:p w:rsidR="00916E3A" w:rsidRDefault="00916E3A" w:rsidP="00916E3A">
      <w:pPr>
        <w:pStyle w:val="Requirements"/>
        <w:ind w:left="288"/>
      </w:pPr>
      <w:bookmarkStart w:id="372" w:name="_Toc253578400"/>
      <w:r>
        <w:t>CHA-3.2.4.110</w:t>
      </w:r>
      <w:r w:rsidR="003C7540">
        <w:t>.2</w:t>
      </w:r>
      <w:r>
        <w:t xml:space="preserve"> </w:t>
      </w:r>
      <w:r w:rsidR="001E5037">
        <w:t>Channel/CSR light</w:t>
      </w:r>
      <w:r>
        <w:t xml:space="preserve"> application shall support conf</w:t>
      </w:r>
      <w:r>
        <w:t>iguring account attributes that must be hidden to user and set automatically by the application with a default value for a new billing account</w:t>
      </w:r>
      <w:bookmarkEnd w:id="372"/>
    </w:p>
    <w:p w:rsidR="003C36C7" w:rsidRDefault="003C36C7" w:rsidP="00B13C4D">
      <w:pPr>
        <w:pStyle w:val="Requirements"/>
      </w:pPr>
      <w:bookmarkStart w:id="373" w:name="_Toc253578401"/>
      <w:r>
        <w:t xml:space="preserve">CHA-3.2.4.130 If the user selects a </w:t>
      </w:r>
      <w:r w:rsidR="002C56C0">
        <w:t>subscriber bundle</w:t>
      </w:r>
      <w:r>
        <w:t xml:space="preserve"> in the context of an account bundle, </w:t>
      </w:r>
      <w:r w:rsidR="001E5037">
        <w:t>Channel/CSR light</w:t>
      </w:r>
      <w:r>
        <w:t xml:space="preserve"> application shall </w:t>
      </w:r>
      <w:r w:rsidR="00B13C4D">
        <w:t>redirect the user to add</w:t>
      </w:r>
      <w:r>
        <w:t xml:space="preserve"> account bundle if not already in the basket.</w:t>
      </w:r>
      <w:bookmarkEnd w:id="373"/>
    </w:p>
    <w:p w:rsidR="00732414" w:rsidRDefault="00732414" w:rsidP="00732414">
      <w:pPr>
        <w:pStyle w:val="Requirements"/>
      </w:pPr>
      <w:bookmarkStart w:id="374" w:name="_Toc253578402"/>
      <w:r>
        <w:t>CHA-3.2.4.150 Channel/CSR light application shall allow user searching an address in a referential with respect of use case ‘Search and select address in referential’.</w:t>
      </w:r>
      <w:bookmarkEnd w:id="374"/>
    </w:p>
    <w:p w:rsidR="005459B0" w:rsidRDefault="005459B0" w:rsidP="005459B0">
      <w:pPr>
        <w:pStyle w:val="Requirements"/>
        <w:ind w:left="288"/>
      </w:pPr>
      <w:bookmarkStart w:id="375" w:name="_Toc253578403"/>
      <w:r>
        <w:t>CHA-3.2.4.150.10 Channel/CSR light application shall allow configuring max number of addresses that can be retrieved from the search</w:t>
      </w:r>
      <w:bookmarkEnd w:id="375"/>
    </w:p>
    <w:p w:rsidR="00732414" w:rsidRDefault="00732414" w:rsidP="00B13C4D">
      <w:pPr>
        <w:pStyle w:val="Requirements"/>
      </w:pPr>
    </w:p>
    <w:p w:rsidR="00B71C30" w:rsidRDefault="00B71C30" w:rsidP="00B71C30">
      <w:pPr>
        <w:pStyle w:val="Capability"/>
      </w:pPr>
      <w:bookmarkStart w:id="376" w:name="_Toc253578003"/>
      <w:bookmarkStart w:id="377" w:name="_Toc253578404"/>
      <w:r>
        <w:t xml:space="preserve">Capability </w:t>
      </w:r>
      <w:r>
        <w:fldChar w:fldCharType="begin"/>
      </w:r>
      <w:r>
        <w:instrText xml:space="preserve"> LISTNUM "business req" \* MERGEFORMAT </w:instrText>
      </w:r>
      <w:r>
        <w:fldChar w:fldCharType="separate"/>
      </w:r>
      <w:r>
        <w:rPr>
          <w:noProof/>
        </w:rPr>
        <w:t>1</w:t>
      </w:r>
      <w:r>
        <w:fldChar w:fldCharType="end">
          <w:numberingChange w:id="378" w:author="Raphaël Guého" w:date="2010-01-04T14:43:00Z" w:original="2."/>
        </w:fldChar>
      </w:r>
      <w:r>
        <w:t xml:space="preserve"> </w:t>
      </w:r>
      <w:r w:rsidR="00A13724">
        <w:t>Subscriber</w:t>
      </w:r>
      <w:r>
        <w:t xml:space="preserve"> Creation</w:t>
      </w:r>
      <w:r w:rsidR="00AA7DEF">
        <w:t xml:space="preserve"> - NSA</w:t>
      </w:r>
      <w:bookmarkEnd w:id="376"/>
      <w:bookmarkEnd w:id="377"/>
    </w:p>
    <w:p w:rsidR="00B71C30" w:rsidRDefault="00B71C30" w:rsidP="00B71C30">
      <w:pPr>
        <w:pStyle w:val="Heading3"/>
      </w:pPr>
      <w:bookmarkStart w:id="379" w:name="_Toc253578004"/>
      <w:r>
        <w:t>Capability Description</w:t>
      </w:r>
      <w:bookmarkEnd w:id="379"/>
    </w:p>
    <w:p w:rsidR="00B71C30" w:rsidRPr="00772E79" w:rsidRDefault="00772E79" w:rsidP="00B71C30">
      <w:pPr>
        <w:pStyle w:val="BodyText"/>
      </w:pPr>
      <w:r w:rsidRPr="00772E79">
        <w:t xml:space="preserve">This capability allows </w:t>
      </w:r>
      <w:r w:rsidR="000F56A1" w:rsidRPr="00772E79">
        <w:t>creating</w:t>
      </w:r>
      <w:r w:rsidRPr="00772E79">
        <w:t xml:space="preserve"> new </w:t>
      </w:r>
      <w:r w:rsidR="00A13724">
        <w:t>subscriber</w:t>
      </w:r>
      <w:r w:rsidRPr="00772E79">
        <w:t xml:space="preserve">s for an existing or new customer </w:t>
      </w:r>
    </w:p>
    <w:p w:rsidR="00B71C30" w:rsidRDefault="00B71C30" w:rsidP="00B71C30">
      <w:pPr>
        <w:pStyle w:val="Heading3"/>
      </w:pPr>
      <w:bookmarkStart w:id="380" w:name="_Toc253578005"/>
      <w:r>
        <w:lastRenderedPageBreak/>
        <w:t>Capability Assumptions/Dependencies</w:t>
      </w:r>
      <w:bookmarkEnd w:id="380"/>
    </w:p>
    <w:p w:rsidR="00294542" w:rsidRPr="00294542" w:rsidRDefault="00294542" w:rsidP="00294542">
      <w:pPr>
        <w:pStyle w:val="Body"/>
      </w:pPr>
      <w:r w:rsidRPr="00AD7B8B">
        <w:rPr>
          <w:strike/>
        </w:rPr>
        <w:t>CSS in general has been updated to support service address management as described in FRS serviceability</w:t>
      </w:r>
      <w:r>
        <w:t>.</w:t>
      </w:r>
    </w:p>
    <w:p w:rsidR="00B71C30" w:rsidRDefault="00B71C30" w:rsidP="00B71C30">
      <w:pPr>
        <w:pStyle w:val="Heading3"/>
      </w:pPr>
      <w:bookmarkStart w:id="381" w:name="_Toc253578006"/>
      <w:r>
        <w:t>Capability Use Cases</w:t>
      </w:r>
      <w:bookmarkEnd w:id="381"/>
    </w:p>
    <w:p w:rsidR="00772E79" w:rsidRDefault="00290D54" w:rsidP="004752DD">
      <w:pPr>
        <w:pStyle w:val="Heading4"/>
      </w:pPr>
      <w:bookmarkStart w:id="382" w:name="_Toc253578007"/>
      <w:r>
        <w:t>Use C</w:t>
      </w:r>
      <w:r w:rsidR="009D35D1">
        <w:t>ase</w:t>
      </w:r>
      <w:r>
        <w:t>:</w:t>
      </w:r>
      <w:r w:rsidR="009D35D1">
        <w:t xml:space="preserve"> </w:t>
      </w:r>
      <w:r w:rsidR="00626203">
        <w:t xml:space="preserve"> </w:t>
      </w:r>
      <w:r w:rsidR="00772E79">
        <w:t xml:space="preserve">New </w:t>
      </w:r>
      <w:r w:rsidR="00A13724">
        <w:t>subscriber</w:t>
      </w:r>
      <w:r w:rsidR="009D35D1">
        <w:t xml:space="preserve"> for</w:t>
      </w:r>
      <w:r w:rsidR="00772E79">
        <w:t xml:space="preserve"> an existing customer</w:t>
      </w:r>
      <w:bookmarkEnd w:id="38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72E79" w:rsidTr="0045048E">
        <w:trPr>
          <w:gridAfter w:val="1"/>
          <w:wAfter w:w="18" w:type="dxa"/>
          <w:trHeight w:val="360"/>
        </w:trPr>
        <w:tc>
          <w:tcPr>
            <w:tcW w:w="5580" w:type="dxa"/>
            <w:gridSpan w:val="2"/>
            <w:shd w:val="clear" w:color="auto" w:fill="E6E6E6"/>
          </w:tcPr>
          <w:p w:rsidR="00772E79" w:rsidRDefault="00772E79" w:rsidP="00122B88">
            <w:pPr>
              <w:pStyle w:val="TableHeading"/>
            </w:pPr>
            <w:r>
              <w:t xml:space="preserve">New </w:t>
            </w:r>
            <w:r w:rsidR="00A13724">
              <w:t>subscriber</w:t>
            </w:r>
            <w:r w:rsidR="00232CEC">
              <w:t xml:space="preserve"> </w:t>
            </w:r>
            <w:r w:rsidR="00232CEC">
              <w:t>for a</w:t>
            </w:r>
            <w:r w:rsidR="00232CEC">
              <w:t xml:space="preserve">n existing </w:t>
            </w:r>
            <w:r w:rsidR="00232CEC">
              <w:t>customer</w:t>
            </w:r>
            <w:r>
              <w:t xml:space="preserve"> </w:t>
            </w:r>
          </w:p>
        </w:tc>
        <w:tc>
          <w:tcPr>
            <w:tcW w:w="2610" w:type="dxa"/>
            <w:shd w:val="clear" w:color="auto" w:fill="E6E6E6"/>
          </w:tcPr>
          <w:p w:rsidR="00772E79" w:rsidRDefault="001060FE" w:rsidP="00122B88">
            <w:pPr>
              <w:pStyle w:val="TableHeading"/>
            </w:pPr>
            <w:r>
              <w:t>NSA0010</w:t>
            </w:r>
            <w:r w:rsidR="00772E79">
              <w:t xml:space="preserve"> </w:t>
            </w:r>
          </w:p>
        </w:tc>
      </w:tr>
      <w:tr w:rsidR="00772E79" w:rsidRPr="006D15FA" w:rsidTr="0045048E">
        <w:tc>
          <w:tcPr>
            <w:tcW w:w="2268" w:type="dxa"/>
          </w:tcPr>
          <w:p w:rsidR="00772E79" w:rsidRDefault="00772E79" w:rsidP="0045048E">
            <w:r>
              <w:t>Primary actors</w:t>
            </w:r>
          </w:p>
        </w:tc>
        <w:tc>
          <w:tcPr>
            <w:tcW w:w="5940" w:type="dxa"/>
            <w:gridSpan w:val="3"/>
          </w:tcPr>
          <w:p w:rsidR="00772E79" w:rsidRDefault="00772E79" w:rsidP="0045048E">
            <w:pPr>
              <w:pStyle w:val="BodyText"/>
            </w:pPr>
            <w:r>
              <w:t>Dealer user</w:t>
            </w:r>
          </w:p>
          <w:p w:rsidR="009B1DA0" w:rsidRPr="006D15FA" w:rsidRDefault="001D62EC" w:rsidP="0045048E">
            <w:pPr>
              <w:pStyle w:val="BodyText"/>
            </w:pPr>
            <w:r>
              <w:t>CSR user</w:t>
            </w:r>
          </w:p>
        </w:tc>
      </w:tr>
      <w:tr w:rsidR="00772E79" w:rsidRPr="006D15FA" w:rsidTr="0045048E">
        <w:tc>
          <w:tcPr>
            <w:tcW w:w="2268" w:type="dxa"/>
          </w:tcPr>
          <w:p w:rsidR="00772E79" w:rsidRDefault="00772E79" w:rsidP="0045048E">
            <w:r>
              <w:t>Summary Goal</w:t>
            </w:r>
          </w:p>
        </w:tc>
        <w:tc>
          <w:tcPr>
            <w:tcW w:w="5940" w:type="dxa"/>
            <w:gridSpan w:val="3"/>
          </w:tcPr>
          <w:p w:rsidR="00772E79" w:rsidRPr="006D15FA" w:rsidRDefault="00772E79" w:rsidP="0045048E">
            <w:pPr>
              <w:pStyle w:val="BodyText"/>
            </w:pPr>
            <w:r>
              <w:t xml:space="preserve">This use case allows a </w:t>
            </w:r>
            <w:r w:rsidR="0002100D">
              <w:t>user</w:t>
            </w:r>
            <w:r>
              <w:t xml:space="preserve"> to create one or several additional </w:t>
            </w:r>
            <w:r w:rsidR="00A13724">
              <w:t>subscriber</w:t>
            </w:r>
            <w:r>
              <w:t>s to an existing customer</w:t>
            </w:r>
          </w:p>
        </w:tc>
      </w:tr>
      <w:tr w:rsidR="00772E79" w:rsidRPr="006D15FA" w:rsidTr="0045048E">
        <w:trPr>
          <w:trHeight w:val="176"/>
        </w:trPr>
        <w:tc>
          <w:tcPr>
            <w:tcW w:w="2268" w:type="dxa"/>
          </w:tcPr>
          <w:p w:rsidR="00772E79" w:rsidRDefault="00772E79" w:rsidP="0045048E">
            <w:r>
              <w:t>Pre-conditions</w:t>
            </w:r>
          </w:p>
        </w:tc>
        <w:tc>
          <w:tcPr>
            <w:tcW w:w="5940" w:type="dxa"/>
            <w:gridSpan w:val="3"/>
          </w:tcPr>
          <w:p w:rsidR="00772E79" w:rsidRPr="006D15FA" w:rsidRDefault="00A9344A" w:rsidP="0045048E">
            <w:pPr>
              <w:pStyle w:val="BodyText"/>
            </w:pPr>
            <w:r>
              <w:t>User</w:t>
            </w:r>
            <w:r w:rsidR="00772E79">
              <w:t xml:space="preserve"> has already identif</w:t>
            </w:r>
            <w:r w:rsidR="009B1DA0">
              <w:t>ied</w:t>
            </w:r>
            <w:r w:rsidR="00772E79">
              <w:t xml:space="preserve"> a customer</w:t>
            </w:r>
          </w:p>
        </w:tc>
      </w:tr>
      <w:tr w:rsidR="00772E79" w:rsidRPr="006D15FA" w:rsidTr="0045048E">
        <w:trPr>
          <w:trHeight w:val="176"/>
        </w:trPr>
        <w:tc>
          <w:tcPr>
            <w:tcW w:w="2268" w:type="dxa"/>
          </w:tcPr>
          <w:p w:rsidR="00772E79" w:rsidRPr="002153B0" w:rsidRDefault="00772E79" w:rsidP="0045048E">
            <w:r>
              <w:t>Trigger</w:t>
            </w:r>
          </w:p>
        </w:tc>
        <w:tc>
          <w:tcPr>
            <w:tcW w:w="5940" w:type="dxa"/>
            <w:gridSpan w:val="3"/>
          </w:tcPr>
          <w:p w:rsidR="00772E79" w:rsidRPr="006D15FA" w:rsidRDefault="00A9344A" w:rsidP="0045048E">
            <w:pPr>
              <w:pStyle w:val="BodyText"/>
            </w:pPr>
            <w:r>
              <w:t>User</w:t>
            </w:r>
            <w:r w:rsidR="00772E79">
              <w:t xml:space="preserve"> has selected the option to create a new </w:t>
            </w:r>
            <w:r w:rsidR="00A13724">
              <w:t>subscriber</w:t>
            </w:r>
            <w:r w:rsidR="00772E79">
              <w:t xml:space="preserve"> either prepaid or postpaid</w:t>
            </w:r>
          </w:p>
        </w:tc>
      </w:tr>
      <w:tr w:rsidR="00772E79" w:rsidRPr="006D15FA" w:rsidTr="0045048E">
        <w:trPr>
          <w:trHeight w:val="176"/>
        </w:trPr>
        <w:tc>
          <w:tcPr>
            <w:tcW w:w="2268" w:type="dxa"/>
          </w:tcPr>
          <w:p w:rsidR="00772E79" w:rsidRDefault="00772E79" w:rsidP="0045048E">
            <w:r>
              <w:t>Minimum guarantees</w:t>
            </w:r>
          </w:p>
        </w:tc>
        <w:tc>
          <w:tcPr>
            <w:tcW w:w="5940" w:type="dxa"/>
            <w:gridSpan w:val="3"/>
          </w:tcPr>
          <w:p w:rsidR="00772E79" w:rsidRPr="006D15FA" w:rsidRDefault="00A9344A" w:rsidP="0045048E">
            <w:pPr>
              <w:pStyle w:val="BodyText"/>
            </w:pPr>
            <w:r>
              <w:t>User</w:t>
            </w:r>
            <w:r w:rsidR="00772E79">
              <w:t xml:space="preserve"> can cancel the new </w:t>
            </w:r>
            <w:r w:rsidR="00A13724">
              <w:t>subscriber</w:t>
            </w:r>
            <w:r w:rsidR="00772E79">
              <w:t xml:space="preserve"> acquisition process at any moment before the last confirmation step.</w:t>
            </w:r>
          </w:p>
        </w:tc>
      </w:tr>
      <w:tr w:rsidR="00772E79" w:rsidRPr="006D15FA" w:rsidTr="0045048E">
        <w:trPr>
          <w:trHeight w:val="176"/>
        </w:trPr>
        <w:tc>
          <w:tcPr>
            <w:tcW w:w="2268" w:type="dxa"/>
          </w:tcPr>
          <w:p w:rsidR="00772E79" w:rsidRDefault="00772E79" w:rsidP="0045048E">
            <w:r>
              <w:t>Success guarantees:</w:t>
            </w:r>
          </w:p>
        </w:tc>
        <w:tc>
          <w:tcPr>
            <w:tcW w:w="5940" w:type="dxa"/>
            <w:gridSpan w:val="3"/>
          </w:tcPr>
          <w:p w:rsidR="00772E79" w:rsidRDefault="001E5037" w:rsidP="00A13724">
            <w:pPr>
              <w:pStyle w:val="BodyText"/>
            </w:pPr>
            <w:r>
              <w:t>Channel/CSR light</w:t>
            </w:r>
            <w:r w:rsidR="00772E79">
              <w:t xml:space="preserve"> application has sent a new order with all new </w:t>
            </w:r>
            <w:r w:rsidR="00A13724">
              <w:t>subscriber</w:t>
            </w:r>
            <w:r w:rsidR="00772E79">
              <w:t xml:space="preserve"> information necessary to the backend.</w:t>
            </w:r>
          </w:p>
          <w:p w:rsidR="00772E79" w:rsidRDefault="00772E79" w:rsidP="0045048E">
            <w:pPr>
              <w:pStyle w:val="BodyText"/>
              <w:rPr>
                <w:rFonts w:cs="Arial"/>
              </w:rPr>
            </w:pPr>
            <w:r>
              <w:rPr>
                <w:rFonts w:cs="Arial"/>
              </w:rPr>
              <w:t xml:space="preserve">The order sent by the </w:t>
            </w:r>
            <w:r w:rsidR="001E5037">
              <w:rPr>
                <w:rFonts w:cs="Arial"/>
              </w:rPr>
              <w:t>Channel/CSR light</w:t>
            </w:r>
            <w:r>
              <w:rPr>
                <w:rFonts w:cs="Arial"/>
              </w:rPr>
              <w:t xml:space="preserve"> application is acknowledged</w:t>
            </w:r>
          </w:p>
          <w:p w:rsidR="00772E79" w:rsidRPr="006D15FA" w:rsidRDefault="001529D7" w:rsidP="0045048E">
            <w:pPr>
              <w:pStyle w:val="BodyText"/>
            </w:pPr>
            <w:r>
              <w:rPr>
                <w:rFonts w:cs="Arial"/>
              </w:rPr>
              <w:t>External id type</w:t>
            </w:r>
            <w:r w:rsidR="00772E79">
              <w:rPr>
                <w:rFonts w:cs="Arial"/>
              </w:rPr>
              <w:t xml:space="preserve"> value of every </w:t>
            </w:r>
            <w:r w:rsidR="00A13724">
              <w:rPr>
                <w:rFonts w:cs="Arial"/>
              </w:rPr>
              <w:t>subscriber</w:t>
            </w:r>
            <w:r w:rsidR="00772E79">
              <w:rPr>
                <w:rFonts w:cs="Arial"/>
              </w:rPr>
              <w:t xml:space="preserve"> (e.g. MSISDN) that must be known by the customer have been assigned and displayed to the dealer</w:t>
            </w:r>
          </w:p>
        </w:tc>
      </w:tr>
      <w:tr w:rsidR="00772E79" w:rsidRPr="006D15FA" w:rsidTr="0045048E">
        <w:trPr>
          <w:trHeight w:val="176"/>
        </w:trPr>
        <w:tc>
          <w:tcPr>
            <w:tcW w:w="2268" w:type="dxa"/>
          </w:tcPr>
          <w:p w:rsidR="00772E79" w:rsidRPr="002153B0" w:rsidRDefault="00772E79" w:rsidP="0045048E">
            <w:r w:rsidRPr="002153B0">
              <w:t>Normal Flow:</w:t>
            </w:r>
          </w:p>
        </w:tc>
        <w:tc>
          <w:tcPr>
            <w:tcW w:w="5940" w:type="dxa"/>
            <w:gridSpan w:val="3"/>
          </w:tcPr>
          <w:p w:rsidR="007C0815" w:rsidRDefault="001E5037" w:rsidP="000F7361">
            <w:pPr>
              <w:pStyle w:val="Body"/>
              <w:numPr>
                <w:ilvl w:val="0"/>
                <w:numId w:val="238"/>
              </w:numPr>
            </w:pPr>
            <w:r>
              <w:t>Channel/CSR light</w:t>
            </w:r>
            <w:r w:rsidR="007C0815">
              <w:t xml:space="preserve"> application </w:t>
            </w:r>
            <w:r w:rsidR="00833995">
              <w:t>displays the list of accounts in the account hierarchy</w:t>
            </w:r>
            <w:r w:rsidR="007C0815">
              <w:t xml:space="preserve"> to create the new </w:t>
            </w:r>
            <w:r w:rsidR="00A13724">
              <w:t>subscriber</w:t>
            </w:r>
          </w:p>
          <w:p w:rsidR="00833995" w:rsidRDefault="00553E11" w:rsidP="000F7361">
            <w:pPr>
              <w:pStyle w:val="Body"/>
              <w:numPr>
                <w:ilvl w:val="0"/>
                <w:numId w:val="238"/>
              </w:numPr>
            </w:pPr>
            <w:r>
              <w:t>User</w:t>
            </w:r>
            <w:r w:rsidR="00833995">
              <w:t xml:space="preserve"> selects one of the proposed account (A12)</w:t>
            </w:r>
          </w:p>
          <w:p w:rsidR="00772E79" w:rsidRDefault="00553E11" w:rsidP="000F7361">
            <w:pPr>
              <w:pStyle w:val="Body"/>
              <w:numPr>
                <w:ilvl w:val="0"/>
                <w:numId w:val="238"/>
              </w:numPr>
            </w:pPr>
            <w:r>
              <w:t>User</w:t>
            </w:r>
            <w:r w:rsidR="00772E79">
              <w:t xml:space="preserve"> Review</w:t>
            </w:r>
            <w:r w:rsidR="009B1DA0">
              <w:t>s</w:t>
            </w:r>
            <w:r w:rsidR="00772E79">
              <w:t xml:space="preserve"> and update</w:t>
            </w:r>
            <w:r w:rsidR="009B1DA0">
              <w:t>s</w:t>
            </w:r>
            <w:r w:rsidR="00772E79">
              <w:t xml:space="preserve"> </w:t>
            </w:r>
            <w:r w:rsidR="00A63391">
              <w:t xml:space="preserve">administrative </w:t>
            </w:r>
            <w:r w:rsidR="00772E79">
              <w:t xml:space="preserve">data (refer to use case Review </w:t>
            </w:r>
            <w:r w:rsidR="00A63391">
              <w:t xml:space="preserve">administrative </w:t>
            </w:r>
            <w:r w:rsidR="00772E79">
              <w:t>data)</w:t>
            </w:r>
            <w:r w:rsidR="00D44537">
              <w:t xml:space="preserve"> (A1)</w:t>
            </w:r>
            <w:ins w:id="383" w:author="Raphaël Guého" w:date="2010-01-05T17:55:00Z">
              <w:r w:rsidR="00381C3E">
                <w:t xml:space="preserve"> (A1bis)</w:t>
              </w:r>
            </w:ins>
            <w:r w:rsidR="00772E79">
              <w:t xml:space="preserve">. </w:t>
            </w:r>
          </w:p>
          <w:p w:rsidR="00772E79" w:rsidRDefault="001E5037" w:rsidP="000F7361">
            <w:pPr>
              <w:pStyle w:val="Body"/>
              <w:numPr>
                <w:ilvl w:val="0"/>
                <w:numId w:val="238"/>
              </w:numPr>
            </w:pPr>
            <w:r>
              <w:t>Channel/CSR light</w:t>
            </w:r>
            <w:r w:rsidR="00772E79">
              <w:t xml:space="preserve"> application displays </w:t>
            </w:r>
            <w:r w:rsidR="002C56C0">
              <w:t>primary offer</w:t>
            </w:r>
            <w:r w:rsidR="00772E79">
              <w:t xml:space="preserve">s and bundles available for the user (refer to use case Browse </w:t>
            </w:r>
            <w:r w:rsidR="002C56C0">
              <w:t>primary offer</w:t>
            </w:r>
            <w:r w:rsidR="00772E79">
              <w:t>s/Bundles)</w:t>
            </w:r>
          </w:p>
          <w:p w:rsidR="00772E79" w:rsidRDefault="00553E11" w:rsidP="000F7361">
            <w:pPr>
              <w:pStyle w:val="Body"/>
              <w:numPr>
                <w:ilvl w:val="0"/>
                <w:numId w:val="238"/>
              </w:numPr>
            </w:pPr>
            <w:r>
              <w:t>User</w:t>
            </w:r>
            <w:r w:rsidR="00772E79">
              <w:t xml:space="preserve"> browses the catalog and select</w:t>
            </w:r>
            <w:r w:rsidR="009B1DA0">
              <w:t>s</w:t>
            </w:r>
            <w:r w:rsidR="00772E79">
              <w:t xml:space="preserve"> a </w:t>
            </w:r>
            <w:r w:rsidR="002C56C0">
              <w:t>primary offer</w:t>
            </w:r>
            <w:r w:rsidR="00772E79">
              <w:t xml:space="preserve"> or </w:t>
            </w:r>
            <w:r w:rsidR="002C56C0">
              <w:t>subscriber bundle</w:t>
            </w:r>
            <w:r w:rsidR="00772E79">
              <w:t xml:space="preserve"> (A11) </w:t>
            </w:r>
          </w:p>
          <w:p w:rsidR="00772E79" w:rsidRDefault="001E5037" w:rsidP="000F7361">
            <w:pPr>
              <w:pStyle w:val="Body"/>
              <w:numPr>
                <w:ilvl w:val="0"/>
                <w:numId w:val="238"/>
              </w:numPr>
            </w:pPr>
            <w:r>
              <w:t>Channel/CSR light</w:t>
            </w:r>
            <w:r w:rsidR="00772E79">
              <w:t xml:space="preserve"> application redirects the user </w:t>
            </w:r>
            <w:r w:rsidR="00D44537">
              <w:t xml:space="preserve">to create a first </w:t>
            </w:r>
            <w:r w:rsidR="00A13724">
              <w:t>subscriber</w:t>
            </w:r>
          </w:p>
          <w:p w:rsidR="00772E79" w:rsidRDefault="00553E11" w:rsidP="000F7361">
            <w:pPr>
              <w:pStyle w:val="Body"/>
              <w:numPr>
                <w:ilvl w:val="0"/>
                <w:numId w:val="238"/>
              </w:numPr>
            </w:pPr>
            <w:r>
              <w:t>User</w:t>
            </w:r>
            <w:r w:rsidR="00772E79">
              <w:t xml:space="preserve"> creates a </w:t>
            </w:r>
            <w:r w:rsidR="00A13724">
              <w:t>subscriber</w:t>
            </w:r>
            <w:r w:rsidR="00772E79">
              <w:t xml:space="preserve"> (Refer to use case new </w:t>
            </w:r>
            <w:r w:rsidR="00A13724">
              <w:t>subscriber</w:t>
            </w:r>
            <w:r w:rsidR="00772E79">
              <w:t>)</w:t>
            </w:r>
          </w:p>
          <w:p w:rsidR="00772E79" w:rsidRDefault="001E5037" w:rsidP="000F7361">
            <w:pPr>
              <w:pStyle w:val="Body"/>
              <w:numPr>
                <w:ilvl w:val="0"/>
                <w:numId w:val="238"/>
              </w:numPr>
            </w:pPr>
            <w:r>
              <w:t>Channel/CSR light</w:t>
            </w:r>
            <w:r w:rsidR="00772E79">
              <w:t xml:space="preserve"> application redirect</w:t>
            </w:r>
            <w:r w:rsidR="0033401B">
              <w:t>s</w:t>
            </w:r>
            <w:r w:rsidR="00772E79">
              <w:t xml:space="preserve"> the user to view its basket</w:t>
            </w:r>
          </w:p>
          <w:p w:rsidR="00772E79" w:rsidRDefault="00553E11" w:rsidP="000F7361">
            <w:pPr>
              <w:pStyle w:val="Body"/>
              <w:numPr>
                <w:ilvl w:val="0"/>
                <w:numId w:val="238"/>
              </w:numPr>
            </w:pPr>
            <w:r>
              <w:t>User</w:t>
            </w:r>
            <w:r w:rsidR="00772E79">
              <w:t xml:space="preserve"> reviews the basket and validates that the order corresponds to customer’s expectations (Refer to use case: </w:t>
            </w:r>
            <w:r w:rsidR="00772E79">
              <w:lastRenderedPageBreak/>
              <w:t xml:space="preserve">View Basket) </w:t>
            </w:r>
          </w:p>
          <w:p w:rsidR="00772E79" w:rsidRDefault="00553E11" w:rsidP="000F7361">
            <w:pPr>
              <w:pStyle w:val="Body"/>
              <w:numPr>
                <w:ilvl w:val="0"/>
                <w:numId w:val="238"/>
              </w:numPr>
            </w:pPr>
            <w:r>
              <w:t>User</w:t>
            </w:r>
            <w:r w:rsidR="00772E79">
              <w:t xml:space="preserve"> decides to checkout the basket following customer’s acceptance (Refer to use case: Checkout) (A2)</w:t>
            </w:r>
          </w:p>
          <w:p w:rsidR="00772E79" w:rsidRDefault="001E5037" w:rsidP="000F7361">
            <w:pPr>
              <w:pStyle w:val="Body"/>
              <w:numPr>
                <w:ilvl w:val="0"/>
                <w:numId w:val="238"/>
              </w:numPr>
            </w:pPr>
            <w:r>
              <w:t>Channel/CSR light</w:t>
            </w:r>
            <w:r w:rsidR="00772E79">
              <w:t xml:space="preserve"> application sends the order to the back office system</w:t>
            </w:r>
          </w:p>
          <w:p w:rsidR="00772E79" w:rsidRPr="006D15FA" w:rsidRDefault="001E5037" w:rsidP="000F7361">
            <w:pPr>
              <w:pStyle w:val="Body"/>
              <w:numPr>
                <w:ilvl w:val="0"/>
                <w:numId w:val="238"/>
              </w:numPr>
            </w:pPr>
            <w:r>
              <w:t>Channel/CSR light</w:t>
            </w:r>
            <w:r w:rsidR="00772E79">
              <w:t xml:space="preserve"> application displays new </w:t>
            </w:r>
            <w:r w:rsidR="00A13724">
              <w:t>subscriber</w:t>
            </w:r>
            <w:r w:rsidR="00772E79">
              <w:t xml:space="preserve">s external id (e.g. MSISDN) (A9)(A10) (refer to display new </w:t>
            </w:r>
            <w:r w:rsidR="00A13724">
              <w:t>subscriber</w:t>
            </w:r>
            <w:r w:rsidR="00772E79">
              <w:t xml:space="preserve"> use case)</w:t>
            </w:r>
          </w:p>
        </w:tc>
      </w:tr>
      <w:tr w:rsidR="00772E79" w:rsidRPr="006D15FA" w:rsidTr="0045048E">
        <w:trPr>
          <w:trHeight w:val="176"/>
        </w:trPr>
        <w:tc>
          <w:tcPr>
            <w:tcW w:w="2268" w:type="dxa"/>
          </w:tcPr>
          <w:p w:rsidR="00772E79" w:rsidRDefault="00772E79" w:rsidP="0045048E">
            <w:r>
              <w:lastRenderedPageBreak/>
              <w:t>Alternative Flows:</w:t>
            </w:r>
          </w:p>
        </w:tc>
        <w:tc>
          <w:tcPr>
            <w:tcW w:w="5940" w:type="dxa"/>
            <w:gridSpan w:val="3"/>
          </w:tcPr>
          <w:p w:rsidR="00772E79" w:rsidRDefault="00772E79" w:rsidP="00772E79">
            <w:pPr>
              <w:pStyle w:val="BodyText"/>
            </w:pPr>
            <w:r>
              <w:t xml:space="preserve">A1: </w:t>
            </w:r>
            <w:r w:rsidR="00553E11">
              <w:t>User</w:t>
            </w:r>
            <w:r>
              <w:t xml:space="preserve"> has selected create postpaid </w:t>
            </w:r>
            <w:r w:rsidR="00A13724">
              <w:t>subscriber</w:t>
            </w:r>
            <w:r>
              <w:t xml:space="preserve"> option and automatic credit checking is active</w:t>
            </w:r>
          </w:p>
          <w:p w:rsidR="00772E79" w:rsidRDefault="001E5037" w:rsidP="000F7361">
            <w:pPr>
              <w:pStyle w:val="ListNumberUC"/>
              <w:numPr>
                <w:ilvl w:val="0"/>
                <w:numId w:val="358"/>
              </w:numPr>
            </w:pPr>
            <w:r>
              <w:t>Channel/CSR light</w:t>
            </w:r>
            <w:r w:rsidR="00772E79">
              <w:t xml:space="preserve"> application calls an external system to process credit checking and wait for the answer</w:t>
            </w:r>
          </w:p>
          <w:p w:rsidR="00772E79" w:rsidRDefault="001E5037" w:rsidP="000F7361">
            <w:pPr>
              <w:pStyle w:val="ListNumberUC"/>
              <w:numPr>
                <w:ilvl w:val="0"/>
                <w:numId w:val="358"/>
              </w:numPr>
            </w:pPr>
            <w:r>
              <w:t>Channel/CSR light</w:t>
            </w:r>
            <w:r w:rsidR="00772E79">
              <w:t xml:space="preserve"> application redirects the user to the create first </w:t>
            </w:r>
            <w:r w:rsidR="00A13724">
              <w:t>subscriber</w:t>
            </w:r>
            <w:r w:rsidR="00772E79">
              <w:t xml:space="preserve"> step similarly as the nominal case (A3)(A4)(A5)</w:t>
            </w:r>
          </w:p>
          <w:p w:rsidR="00772E79" w:rsidRDefault="00772E79" w:rsidP="00352CF2">
            <w:pPr>
              <w:pStyle w:val="BodyText"/>
            </w:pPr>
            <w:r>
              <w:t xml:space="preserve">A1bis: </w:t>
            </w:r>
            <w:r w:rsidR="00553E11">
              <w:t>User</w:t>
            </w:r>
            <w:r>
              <w:t xml:space="preserve"> has selected create postpaid </w:t>
            </w:r>
            <w:r w:rsidR="00A13724">
              <w:t>subscriber</w:t>
            </w:r>
            <w:r>
              <w:t xml:space="preserve"> option and manual credit checking is active</w:t>
            </w:r>
          </w:p>
          <w:p w:rsidR="00154711" w:rsidRDefault="00553E11" w:rsidP="000F7361">
            <w:pPr>
              <w:pStyle w:val="ListNumberUC"/>
              <w:numPr>
                <w:ilvl w:val="0"/>
                <w:numId w:val="296"/>
              </w:numPr>
            </w:pPr>
            <w:r>
              <w:t>User</w:t>
            </w:r>
            <w:r w:rsidR="00772E79">
              <w:t xml:space="preserve"> decides to continue(A6)</w:t>
            </w:r>
          </w:p>
          <w:p w:rsidR="00772E79" w:rsidRDefault="001E5037" w:rsidP="000F7361">
            <w:pPr>
              <w:pStyle w:val="ListNumberUC"/>
              <w:numPr>
                <w:ilvl w:val="0"/>
                <w:numId w:val="296"/>
              </w:numPr>
            </w:pPr>
            <w:r>
              <w:t>Channel/CSR light</w:t>
            </w:r>
            <w:r w:rsidR="00772E79">
              <w:t xml:space="preserve"> application redirects the user to the new </w:t>
            </w:r>
            <w:r w:rsidR="00A13724">
              <w:t>subscriber</w:t>
            </w:r>
            <w:r w:rsidR="00772E79">
              <w:t xml:space="preserve"> creation</w:t>
            </w:r>
          </w:p>
          <w:p w:rsidR="00772E79" w:rsidRDefault="00772E79" w:rsidP="0033401B">
            <w:pPr>
              <w:pStyle w:val="BodyText"/>
            </w:pPr>
            <w:r>
              <w:t xml:space="preserve">A2: </w:t>
            </w:r>
            <w:r w:rsidR="00553E11">
              <w:t>User</w:t>
            </w:r>
            <w:r>
              <w:t xml:space="preserve"> decides to create another </w:t>
            </w:r>
            <w:r w:rsidR="00A13724">
              <w:t>subscriber</w:t>
            </w:r>
            <w:r>
              <w:t xml:space="preserve"> for the </w:t>
            </w:r>
            <w:r w:rsidR="0033401B">
              <w:t>existing</w:t>
            </w:r>
            <w:r>
              <w:t xml:space="preserve"> customer</w:t>
            </w:r>
          </w:p>
          <w:p w:rsidR="00772E79" w:rsidRDefault="001E5037" w:rsidP="000F7361">
            <w:pPr>
              <w:pStyle w:val="ListNumberUC"/>
              <w:numPr>
                <w:ilvl w:val="0"/>
                <w:numId w:val="81"/>
              </w:numPr>
            </w:pPr>
            <w:r>
              <w:t>Channel/CSR light</w:t>
            </w:r>
            <w:r w:rsidR="00772E79">
              <w:t xml:space="preserve"> application redirects the user to the catalog browsing </w:t>
            </w:r>
          </w:p>
          <w:p w:rsidR="00772E79" w:rsidRDefault="00772E79" w:rsidP="0045048E">
            <w:pPr>
              <w:pStyle w:val="ListNumberUC"/>
            </w:pPr>
            <w:r>
              <w:t>Next steps are similar as nominal case</w:t>
            </w:r>
          </w:p>
          <w:p w:rsidR="00772E79" w:rsidRDefault="00772E79" w:rsidP="0045048E">
            <w:pPr>
              <w:pStyle w:val="BodyText"/>
            </w:pPr>
            <w:r>
              <w:t xml:space="preserve">A3: </w:t>
            </w:r>
            <w:r w:rsidR="001E5037">
              <w:t>Channel/CSR light</w:t>
            </w:r>
            <w:r>
              <w:t xml:space="preserve"> application can’t access to credit checking service for any technic</w:t>
            </w:r>
            <w:r>
              <w:t>al reason</w:t>
            </w:r>
          </w:p>
          <w:p w:rsidR="00772E79" w:rsidRDefault="001E5037" w:rsidP="006350A6">
            <w:pPr>
              <w:pStyle w:val="ListNumberUC"/>
              <w:numPr>
                <w:ilvl w:val="0"/>
                <w:numId w:val="746"/>
              </w:numPr>
              <w:pPrChange w:id="384" w:author="Raphaël Guého" w:date="2010-01-08T12:10:00Z">
                <w:pPr>
                  <w:pStyle w:val="ListNumberUC"/>
                  <w:numPr>
                    <w:numId w:val="113"/>
                  </w:numPr>
                  <w:tabs>
                    <w:tab w:val="clear" w:pos="418"/>
                    <w:tab w:val="num" w:pos="360"/>
                  </w:tabs>
                  <w:ind w:left="360" w:hanging="360"/>
                </w:pPr>
              </w:pPrChange>
            </w:pPr>
            <w:r>
              <w:t>Channel/CSR light</w:t>
            </w:r>
            <w:r w:rsidR="00772E79">
              <w:t xml:space="preserve"> application displays an error message informing the user the system is temporarily unavailable and propose t</w:t>
            </w:r>
            <w:ins w:id="385" w:author="Raphaël Guého" w:date="2010-01-08T12:09:00Z">
              <w:r w:rsidR="006350A6">
                <w:t>wo</w:t>
              </w:r>
            </w:ins>
            <w:del w:id="386" w:author="Raphaël Guého" w:date="2010-01-08T12:09:00Z">
              <w:r w:rsidR="00772E79" w:rsidDel="006350A6">
                <w:delText>hree</w:delText>
              </w:r>
            </w:del>
            <w:r w:rsidR="00772E79">
              <w:t xml:space="preserve"> options to the user: </w:t>
            </w:r>
            <w:ins w:id="387" w:author="Raphaël Guého" w:date="2010-01-08T12:09:00Z">
              <w:r w:rsidR="006350A6">
                <w:t xml:space="preserve">retry, </w:t>
              </w:r>
            </w:ins>
            <w:del w:id="388" w:author="Raphaël Guého" w:date="2010-01-08T12:10:00Z">
              <w:r w:rsidR="00772E79" w:rsidDel="006350A6">
                <w:delText xml:space="preserve">cancel, </w:delText>
              </w:r>
            </w:del>
            <w:r w:rsidR="00772E79">
              <w:t>skip credit checking</w:t>
            </w:r>
            <w:del w:id="389" w:author="Raphaël Guého" w:date="2010-01-08T12:10:00Z">
              <w:r w:rsidR="00772E79" w:rsidDel="006350A6">
                <w:delText>, send to referral</w:delText>
              </w:r>
            </w:del>
          </w:p>
          <w:p w:rsidR="00772E79" w:rsidRDefault="00553E11" w:rsidP="006350A6">
            <w:pPr>
              <w:pStyle w:val="ListNumberUC"/>
              <w:numPr>
                <w:ilvl w:val="0"/>
                <w:numId w:val="746"/>
              </w:numPr>
              <w:pPrChange w:id="390" w:author="Raphaël Guého" w:date="2010-01-08T12:10:00Z">
                <w:pPr>
                  <w:pStyle w:val="ListNumberUC"/>
                  <w:numPr>
                    <w:numId w:val="66"/>
                  </w:numPr>
                  <w:tabs>
                    <w:tab w:val="clear" w:pos="418"/>
                    <w:tab w:val="num" w:pos="360"/>
                  </w:tabs>
                  <w:ind w:left="360" w:hanging="360"/>
                </w:pPr>
              </w:pPrChange>
            </w:pPr>
            <w:r>
              <w:t>User</w:t>
            </w:r>
            <w:r w:rsidR="00772E79">
              <w:t xml:space="preserve"> selects to skip credit checking </w:t>
            </w:r>
            <w:ins w:id="391" w:author="Raphaël Guého" w:date="2010-01-08T12:10:00Z">
              <w:r w:rsidR="006350A6">
                <w:t>(A3bis)</w:t>
              </w:r>
            </w:ins>
            <w:r w:rsidR="00772E79">
              <w:t>(A6)(A7)</w:t>
            </w:r>
          </w:p>
          <w:p w:rsidR="00772E79" w:rsidRDefault="001E5037" w:rsidP="006350A6">
            <w:pPr>
              <w:pStyle w:val="ListNumberUC"/>
              <w:numPr>
                <w:ilvl w:val="0"/>
                <w:numId w:val="746"/>
              </w:numPr>
              <w:pPrChange w:id="392" w:author="Raphaël Guého" w:date="2010-01-08T12:10:00Z">
                <w:pPr>
                  <w:pStyle w:val="ListNumberUC"/>
                  <w:numPr>
                    <w:numId w:val="66"/>
                  </w:numPr>
                  <w:tabs>
                    <w:tab w:val="clear" w:pos="418"/>
                    <w:tab w:val="num" w:pos="360"/>
                  </w:tabs>
                  <w:ind w:left="360" w:hanging="360"/>
                </w:pPr>
              </w:pPrChange>
            </w:pPr>
            <w:r>
              <w:t>Channel/CSR light</w:t>
            </w:r>
            <w:r w:rsidR="00772E79">
              <w:t xml:space="preserve"> application redirects the user to the </w:t>
            </w:r>
            <w:r w:rsidR="0033401B">
              <w:t>catalog browsing</w:t>
            </w:r>
          </w:p>
          <w:p w:rsidR="00772E79" w:rsidRDefault="00772E79" w:rsidP="006350A6">
            <w:pPr>
              <w:pStyle w:val="ListNumberUC"/>
              <w:numPr>
                <w:ilvl w:val="0"/>
                <w:numId w:val="746"/>
              </w:numPr>
              <w:rPr>
                <w:ins w:id="393" w:author="Raphaël Guého" w:date="2010-01-08T12:11:00Z"/>
              </w:rPr>
              <w:pPrChange w:id="394" w:author="Raphaël Guého" w:date="2010-01-08T12:10:00Z">
                <w:pPr>
                  <w:pStyle w:val="ListNumberUC"/>
                  <w:numPr>
                    <w:numId w:val="66"/>
                  </w:numPr>
                  <w:tabs>
                    <w:tab w:val="clear" w:pos="418"/>
                    <w:tab w:val="num" w:pos="360"/>
                  </w:tabs>
                  <w:ind w:left="360" w:hanging="360"/>
                </w:pPr>
              </w:pPrChange>
            </w:pPr>
            <w:r>
              <w:t>Next steps are similar to nominal case</w:t>
            </w:r>
          </w:p>
          <w:p w:rsidR="006350A6" w:rsidRDefault="006350A6" w:rsidP="006350A6">
            <w:pPr>
              <w:pStyle w:val="BodyText"/>
              <w:rPr>
                <w:ins w:id="395" w:author="Raphaël Guého" w:date="2010-01-08T12:11:00Z"/>
              </w:rPr>
            </w:pPr>
            <w:ins w:id="396" w:author="Raphaël Guého" w:date="2010-01-08T12:11:00Z">
              <w:r>
                <w:t>A3bis: User decides to retry credit checking step</w:t>
              </w:r>
            </w:ins>
          </w:p>
          <w:p w:rsidR="006350A6" w:rsidRDefault="006350A6" w:rsidP="006350A6">
            <w:pPr>
              <w:pStyle w:val="ListNumberUC"/>
              <w:numPr>
                <w:ilvl w:val="0"/>
                <w:numId w:val="747"/>
              </w:numPr>
              <w:rPr>
                <w:ins w:id="397" w:author="Raphaël Guého" w:date="2010-01-08T12:11:00Z"/>
              </w:rPr>
              <w:pPrChange w:id="398" w:author="Raphaël Guého" w:date="2010-01-08T12:11:00Z">
                <w:pPr>
                  <w:pStyle w:val="ListNumberUC"/>
                  <w:numPr>
                    <w:numId w:val="745"/>
                  </w:numPr>
                  <w:tabs>
                    <w:tab w:val="clear" w:pos="418"/>
                    <w:tab w:val="num" w:pos="360"/>
                  </w:tabs>
                  <w:ind w:left="360" w:hanging="360"/>
                </w:pPr>
              </w:pPrChange>
            </w:pPr>
            <w:ins w:id="399" w:author="Raphaël Guého" w:date="2010-01-08T12:11:00Z">
              <w:r>
                <w:t>Channel/CSR light application redirects to (A1)</w:t>
              </w:r>
            </w:ins>
          </w:p>
          <w:p w:rsidR="006350A6" w:rsidRDefault="006350A6" w:rsidP="006350A6">
            <w:pPr>
              <w:pStyle w:val="ListNumberUC"/>
              <w:numPr>
                <w:ilvl w:val="0"/>
                <w:numId w:val="0"/>
              </w:numPr>
              <w:ind w:left="360"/>
              <w:pPrChange w:id="400" w:author="Raphaël Guého" w:date="2010-01-08T12:11:00Z">
                <w:pPr>
                  <w:pStyle w:val="ListNumberUC"/>
                  <w:numPr>
                    <w:numId w:val="66"/>
                  </w:numPr>
                  <w:tabs>
                    <w:tab w:val="clear" w:pos="418"/>
                    <w:tab w:val="num" w:pos="360"/>
                  </w:tabs>
                  <w:ind w:left="360" w:hanging="360"/>
                </w:pPr>
              </w:pPrChange>
            </w:pPr>
          </w:p>
          <w:p w:rsidR="00772E79" w:rsidRDefault="00772E79" w:rsidP="00352CF2">
            <w:pPr>
              <w:pStyle w:val="BodyText"/>
            </w:pPr>
            <w:r>
              <w:t>A4: Credit checking refuses the customer</w:t>
            </w:r>
          </w:p>
          <w:p w:rsidR="00772E79" w:rsidRDefault="001E5037" w:rsidP="000F7361">
            <w:pPr>
              <w:pStyle w:val="ListNumberUC"/>
              <w:numPr>
                <w:ilvl w:val="0"/>
                <w:numId w:val="239"/>
              </w:numPr>
              <w:rPr>
                <w:ins w:id="401" w:author="Raphaël Guého" w:date="2010-01-05T20:25:00Z"/>
              </w:rPr>
            </w:pPr>
            <w:r>
              <w:t>Channel/CSR light</w:t>
            </w:r>
            <w:r w:rsidR="00772E79">
              <w:t xml:space="preserve"> application displays an error message informing </w:t>
            </w:r>
            <w:r w:rsidR="00A9344A">
              <w:t>user</w:t>
            </w:r>
            <w:r w:rsidR="00772E79">
              <w:t xml:space="preserve"> he can’t </w:t>
            </w:r>
            <w:r w:rsidR="0033401B">
              <w:t xml:space="preserve">add additional postpaid </w:t>
            </w:r>
            <w:r w:rsidR="00A13724">
              <w:t>subscriber</w:t>
            </w:r>
            <w:r w:rsidR="00772E79">
              <w:t xml:space="preserve"> </w:t>
            </w:r>
            <w:del w:id="402" w:author="Raphaël Guého" w:date="2010-01-05T20:25:00Z">
              <w:r w:rsidR="00772E79" w:rsidDel="00374D48">
                <w:delText>and proposes two options: cancel, continue in prepaid mode</w:delText>
              </w:r>
            </w:del>
          </w:p>
          <w:p w:rsidR="00374D48" w:rsidRDefault="00374D48" w:rsidP="000F7361">
            <w:pPr>
              <w:pStyle w:val="ListNumberUC"/>
              <w:numPr>
                <w:ilvl w:val="0"/>
                <w:numId w:val="239"/>
              </w:numPr>
              <w:rPr>
                <w:ins w:id="403" w:author="Raphaël Guého" w:date="2010-01-05T20:25:00Z"/>
              </w:rPr>
            </w:pPr>
            <w:ins w:id="404" w:author="Raphaël Guého" w:date="2010-01-05T20:25:00Z">
              <w:r>
                <w:t xml:space="preserve">Channel/CSR light application redirects the user to the </w:t>
              </w:r>
              <w:r>
                <w:lastRenderedPageBreak/>
                <w:t>catalog browsing in prepaid mode only.</w:t>
              </w:r>
            </w:ins>
          </w:p>
          <w:p w:rsidR="00374D48" w:rsidDel="00374D48" w:rsidRDefault="00374D48" w:rsidP="000F7361">
            <w:pPr>
              <w:pStyle w:val="ListNumberUC"/>
              <w:numPr>
                <w:ilvl w:val="0"/>
                <w:numId w:val="239"/>
              </w:numPr>
              <w:rPr>
                <w:del w:id="405" w:author="Raphaël Guého" w:date="2010-01-05T20:25:00Z"/>
              </w:rPr>
            </w:pPr>
          </w:p>
          <w:p w:rsidR="00772E79" w:rsidDel="00374D48" w:rsidRDefault="00553E11" w:rsidP="000F7361">
            <w:pPr>
              <w:pStyle w:val="ListNumberUC"/>
              <w:numPr>
                <w:ilvl w:val="0"/>
                <w:numId w:val="239"/>
              </w:numPr>
              <w:rPr>
                <w:del w:id="406" w:author="Raphaël Guého" w:date="2010-01-05T20:25:00Z"/>
              </w:rPr>
            </w:pPr>
            <w:del w:id="407" w:author="Raphaël Guého" w:date="2010-01-05T20:25:00Z">
              <w:r w:rsidDel="00374D48">
                <w:delText>User</w:delText>
              </w:r>
              <w:r w:rsidR="00772E79" w:rsidDel="00374D48">
                <w:delText xml:space="preserve"> selects the continue in prepaid mode option (A7)</w:delText>
              </w:r>
            </w:del>
          </w:p>
          <w:p w:rsidR="00772E79" w:rsidDel="00374D48" w:rsidRDefault="001E5037" w:rsidP="000F7361">
            <w:pPr>
              <w:pStyle w:val="ListNumberUC"/>
              <w:numPr>
                <w:ilvl w:val="0"/>
                <w:numId w:val="239"/>
              </w:numPr>
              <w:rPr>
                <w:del w:id="408" w:author="Raphaël Guého" w:date="2010-01-05T20:25:00Z"/>
              </w:rPr>
            </w:pPr>
            <w:del w:id="409" w:author="Raphaël Guého" w:date="2010-01-05T20:25:00Z">
              <w:r w:rsidDel="00374D48">
                <w:delText>Channel/CSR light</w:delText>
              </w:r>
              <w:r w:rsidR="00772E79" w:rsidDel="00374D48">
                <w:delText xml:space="preserve"> application redirects the user to the </w:delText>
              </w:r>
              <w:r w:rsidR="0033401B" w:rsidDel="00374D48">
                <w:delText>catalog browsing</w:delText>
              </w:r>
            </w:del>
          </w:p>
          <w:p w:rsidR="00772E79" w:rsidRDefault="00772E79" w:rsidP="000F7361">
            <w:pPr>
              <w:pStyle w:val="ListNumberUC"/>
              <w:numPr>
                <w:ilvl w:val="0"/>
                <w:numId w:val="239"/>
              </w:numPr>
            </w:pPr>
            <w:r>
              <w:t>Next steps are similar to the nominal case</w:t>
            </w:r>
          </w:p>
          <w:p w:rsidR="00772E79" w:rsidRDefault="00772E79" w:rsidP="00352CF2">
            <w:pPr>
              <w:pStyle w:val="BodyText"/>
            </w:pPr>
            <w:r>
              <w:t>A5: Credit checking requires approval from service provider</w:t>
            </w:r>
          </w:p>
          <w:p w:rsidR="00772E79" w:rsidRDefault="001E5037" w:rsidP="000F7361">
            <w:pPr>
              <w:pStyle w:val="ListNumberUC"/>
              <w:numPr>
                <w:ilvl w:val="0"/>
                <w:numId w:val="240"/>
              </w:numPr>
            </w:pPr>
            <w:r>
              <w:t>Channel/CSR light</w:t>
            </w:r>
            <w:r w:rsidR="00772E79">
              <w:t xml:space="preserve"> application displays an error message informing </w:t>
            </w:r>
            <w:r w:rsidR="00A9344A">
              <w:t>user</w:t>
            </w:r>
            <w:r w:rsidR="00772E79">
              <w:t xml:space="preserve"> </w:t>
            </w:r>
            <w:ins w:id="410" w:author="Raphaël Guého" w:date="2010-01-05T20:28:00Z">
              <w:r w:rsidR="00374D48">
                <w:t xml:space="preserve">that </w:t>
              </w:r>
            </w:ins>
            <w:r w:rsidR="0033401B">
              <w:t>add</w:t>
            </w:r>
            <w:ins w:id="411" w:author="Raphaël Guého" w:date="2010-01-05T20:28:00Z">
              <w:r w:rsidR="00374D48">
                <w:t>ing</w:t>
              </w:r>
            </w:ins>
            <w:del w:id="412" w:author="Raphaël Guého" w:date="2010-01-05T20:28:00Z">
              <w:r w:rsidR="0033401B" w:rsidDel="00374D48">
                <w:delText xml:space="preserve"> of</w:delText>
              </w:r>
            </w:del>
            <w:ins w:id="413" w:author="Raphaël Guého" w:date="2010-01-05T20:28:00Z">
              <w:r w:rsidR="00374D48">
                <w:t xml:space="preserve"> a</w:t>
              </w:r>
            </w:ins>
            <w:r w:rsidR="0033401B">
              <w:t xml:space="preserve"> postpaid </w:t>
            </w:r>
            <w:r w:rsidR="00A13724">
              <w:t>subscriber</w:t>
            </w:r>
            <w:del w:id="414" w:author="Raphaël Guého" w:date="2010-01-05T20:28:00Z">
              <w:r w:rsidR="0033401B" w:rsidDel="00374D48">
                <w:delText>s</w:delText>
              </w:r>
            </w:del>
            <w:r w:rsidR="00772E79">
              <w:t xml:space="preserve"> requires service provider approval</w:t>
            </w:r>
            <w:del w:id="415" w:author="Raphaël Guého" w:date="2010-01-05T20:26:00Z">
              <w:r w:rsidR="00772E79" w:rsidDel="00374D48">
                <w:delText xml:space="preserve"> and proposes two options to the user: Cancel, send to referral</w:delText>
              </w:r>
            </w:del>
            <w:r w:rsidR="00772E79">
              <w:t>.</w:t>
            </w:r>
          </w:p>
          <w:p w:rsidR="00772E79" w:rsidDel="00374D48" w:rsidRDefault="00553E11" w:rsidP="000F7361">
            <w:pPr>
              <w:pStyle w:val="ListNumberUC"/>
              <w:numPr>
                <w:ilvl w:val="0"/>
                <w:numId w:val="240"/>
              </w:numPr>
              <w:rPr>
                <w:del w:id="416" w:author="Raphaël Guého" w:date="2010-01-05T20:27:00Z"/>
              </w:rPr>
            </w:pPr>
            <w:del w:id="417" w:author="Raphaël Guého" w:date="2010-01-05T20:27:00Z">
              <w:r w:rsidDel="00374D48">
                <w:delText>User</w:delText>
              </w:r>
              <w:r w:rsidR="00772E79" w:rsidDel="00374D48">
                <w:delText xml:space="preserve"> selects sent to referral</w:delText>
              </w:r>
              <w:r w:rsidR="00772E79" w:rsidDel="00374D48">
                <w:delText xml:space="preserve"> option (A7)</w:delText>
              </w:r>
            </w:del>
          </w:p>
          <w:p w:rsidR="00374D48" w:rsidRDefault="00374D48" w:rsidP="000F7361">
            <w:pPr>
              <w:pStyle w:val="ListNumberUC"/>
              <w:numPr>
                <w:ilvl w:val="0"/>
                <w:numId w:val="240"/>
              </w:numPr>
              <w:rPr>
                <w:ins w:id="418" w:author="Raphaël Guého" w:date="2010-01-05T20:31:00Z"/>
              </w:rPr>
            </w:pPr>
            <w:ins w:id="419" w:author="Raphaël Guého" w:date="2010-01-05T20:31:00Z">
              <w:r>
                <w:t>Channel/CSR light application allows the user to enter a note associated to the referral request (‘Requester free text note’), intended for the referral user</w:t>
              </w:r>
            </w:ins>
            <w:ins w:id="420" w:author="Raphaël Guého" w:date="2010-01-05T20:32:00Z">
              <w:r>
                <w:t xml:space="preserve"> and confirms</w:t>
              </w:r>
            </w:ins>
          </w:p>
          <w:p w:rsidR="00772E79" w:rsidRDefault="001E5037" w:rsidP="000F7361">
            <w:pPr>
              <w:pStyle w:val="ListNumberUC"/>
              <w:numPr>
                <w:ilvl w:val="0"/>
                <w:numId w:val="240"/>
              </w:numPr>
            </w:pPr>
            <w:r>
              <w:t>Channel/CSR light</w:t>
            </w:r>
            <w:r w:rsidR="00772E79">
              <w:t xml:space="preserve"> application</w:t>
            </w:r>
            <w:r w:rsidR="00772E79">
              <w:t xml:space="preserve"> sends the order to referral management</w:t>
            </w:r>
          </w:p>
          <w:p w:rsidR="00567CBC" w:rsidRDefault="00567CBC" w:rsidP="000F7361">
            <w:pPr>
              <w:pStyle w:val="ListNumberUC"/>
              <w:numPr>
                <w:ilvl w:val="0"/>
                <w:numId w:val="240"/>
              </w:numPr>
              <w:rPr>
                <w:ins w:id="421" w:author="Raphaël Guého" w:date="2010-01-05T20:27:00Z"/>
              </w:rPr>
            </w:pPr>
            <w:ins w:id="422" w:author="Raphaël Guého" w:date="2010-01-05T20:37:00Z">
              <w:r>
                <w:t>Channel/CSR light application redirects the user on the Referred customers page</w:t>
              </w:r>
            </w:ins>
          </w:p>
          <w:p w:rsidR="00772E79" w:rsidDel="00374D48" w:rsidRDefault="001E5037" w:rsidP="000F7361">
            <w:pPr>
              <w:pStyle w:val="ListNumberUC"/>
              <w:numPr>
                <w:ilvl w:val="0"/>
                <w:numId w:val="240"/>
              </w:numPr>
              <w:rPr>
                <w:del w:id="423" w:author="Raphaël Guého" w:date="2010-01-05T20:27:00Z"/>
              </w:rPr>
            </w:pPr>
            <w:del w:id="424" w:author="Raphaël Guého" w:date="2010-01-05T20:27:00Z">
              <w:r w:rsidDel="00374D48">
                <w:delText>Channel/CSR light</w:delText>
              </w:r>
              <w:r w:rsidR="00772E79" w:rsidDel="00374D48">
                <w:delText xml:space="preserve"> applica</w:delText>
              </w:r>
              <w:r w:rsidR="00772E79" w:rsidDel="00374D48">
                <w:delText>tion red</w:delText>
              </w:r>
              <w:r w:rsidR="00772E79" w:rsidDel="00374D48">
                <w:delText>irects the user on the home page</w:delText>
              </w:r>
            </w:del>
          </w:p>
          <w:p w:rsidR="00772E79" w:rsidRDefault="00772E79" w:rsidP="00352CF2">
            <w:pPr>
              <w:pStyle w:val="BodyText"/>
            </w:pPr>
            <w:r>
              <w:t xml:space="preserve">A6: User has </w:t>
            </w:r>
            <w:r>
              <w:t xml:space="preserve">selected send to </w:t>
            </w:r>
            <w:r>
              <w:t>referral option</w:t>
            </w:r>
          </w:p>
          <w:p w:rsidR="00381C3E" w:rsidRDefault="00381C3E" w:rsidP="00381C3E">
            <w:pPr>
              <w:pStyle w:val="ListNumberUC"/>
              <w:numPr>
                <w:ilvl w:val="0"/>
                <w:numId w:val="743"/>
              </w:numPr>
              <w:rPr>
                <w:ins w:id="425" w:author="Raphaël Guého" w:date="2010-01-05T17:55:00Z"/>
              </w:rPr>
              <w:pPrChange w:id="426" w:author="Raphaël Guého" w:date="2010-01-05T17:55:00Z">
                <w:pPr>
                  <w:pStyle w:val="ListNumberUC"/>
                  <w:numPr>
                    <w:numId w:val="445"/>
                  </w:numPr>
                  <w:tabs>
                    <w:tab w:val="clear" w:pos="418"/>
                    <w:tab w:val="num" w:pos="360"/>
                  </w:tabs>
                  <w:ind w:left="360" w:hanging="360"/>
                </w:pPr>
              </w:pPrChange>
            </w:pPr>
            <w:ins w:id="427" w:author="Raphaël Guého" w:date="2010-01-05T17:55:00Z">
              <w:r>
                <w:t>Channel/CSR light application allows the user to enter a note associated to the referral request (‘Requester free text note’), intended for the referral user</w:t>
              </w:r>
            </w:ins>
            <w:ins w:id="428" w:author="Raphaël Guého" w:date="2010-01-05T20:32:00Z">
              <w:r w:rsidR="00374D48">
                <w:t xml:space="preserve"> and confirms</w:t>
              </w:r>
            </w:ins>
          </w:p>
          <w:p w:rsidR="00381C3E" w:rsidRDefault="00381C3E" w:rsidP="00381C3E">
            <w:pPr>
              <w:pStyle w:val="ListNumberUC"/>
              <w:numPr>
                <w:ilvl w:val="0"/>
                <w:numId w:val="743"/>
              </w:numPr>
              <w:rPr>
                <w:ins w:id="429" w:author="Raphaël Guého" w:date="2010-01-05T17:56:00Z"/>
              </w:rPr>
              <w:pPrChange w:id="430" w:author="Raphaël Guého" w:date="2010-01-05T17:55:00Z">
                <w:pPr>
                  <w:pStyle w:val="ListNumberUC"/>
                  <w:numPr>
                    <w:numId w:val="445"/>
                  </w:numPr>
                  <w:tabs>
                    <w:tab w:val="clear" w:pos="418"/>
                    <w:tab w:val="num" w:pos="360"/>
                  </w:tabs>
                  <w:ind w:left="360" w:hanging="360"/>
                </w:pPr>
              </w:pPrChange>
            </w:pPr>
            <w:ins w:id="431" w:author="Raphaël Guého" w:date="2010-01-05T17:55:00Z">
              <w:r>
                <w:t>Channel/CSR light application sends the order to referral management</w:t>
              </w:r>
            </w:ins>
          </w:p>
          <w:p w:rsidR="00381C3E" w:rsidRDefault="00381C3E" w:rsidP="00381C3E">
            <w:pPr>
              <w:pStyle w:val="ListNumberUC"/>
              <w:numPr>
                <w:ilvl w:val="0"/>
                <w:numId w:val="743"/>
              </w:numPr>
              <w:rPr>
                <w:ins w:id="432" w:author="Raphaël Guého" w:date="2010-01-05T17:56:00Z"/>
              </w:rPr>
              <w:pPrChange w:id="433" w:author="Raphaël Guého" w:date="2010-01-05T17:55:00Z">
                <w:pPr>
                  <w:pStyle w:val="ListNumberUC"/>
                  <w:numPr>
                    <w:numId w:val="445"/>
                  </w:numPr>
                  <w:tabs>
                    <w:tab w:val="clear" w:pos="418"/>
                    <w:tab w:val="num" w:pos="360"/>
                  </w:tabs>
                  <w:ind w:left="360" w:hanging="360"/>
                </w:pPr>
              </w:pPrChange>
            </w:pPr>
            <w:ins w:id="434" w:author="Raphaël Guého" w:date="2010-01-05T17:56:00Z">
              <w:r>
                <w:t xml:space="preserve">Channel/CSR light informs the user that the request is </w:t>
              </w:r>
            </w:ins>
            <w:ins w:id="435" w:author="Raphaël Guého" w:date="2010-01-05T20:29:00Z">
              <w:r w:rsidR="00374D48">
                <w:t>in</w:t>
              </w:r>
            </w:ins>
            <w:ins w:id="436" w:author="Raphaël Guého" w:date="2010-01-05T17:56:00Z">
              <w:r>
                <w:t xml:space="preserve"> referral</w:t>
              </w:r>
            </w:ins>
          </w:p>
          <w:p w:rsidR="00381C3E" w:rsidRDefault="00567CBC" w:rsidP="00381C3E">
            <w:pPr>
              <w:pStyle w:val="ListNumberUC"/>
              <w:numPr>
                <w:ilvl w:val="0"/>
                <w:numId w:val="743"/>
              </w:numPr>
              <w:rPr>
                <w:ins w:id="437" w:author="Raphaël Guého" w:date="2010-01-05T17:55:00Z"/>
              </w:rPr>
              <w:pPrChange w:id="438" w:author="Raphaël Guého" w:date="2010-01-05T17:55:00Z">
                <w:pPr>
                  <w:pStyle w:val="ListNumberUC"/>
                  <w:numPr>
                    <w:numId w:val="445"/>
                  </w:numPr>
                  <w:tabs>
                    <w:tab w:val="clear" w:pos="418"/>
                    <w:tab w:val="num" w:pos="360"/>
                  </w:tabs>
                  <w:ind w:left="360" w:hanging="360"/>
                </w:pPr>
              </w:pPrChange>
            </w:pPr>
            <w:ins w:id="439" w:author="Raphaël Guého" w:date="2010-01-05T20:37:00Z">
              <w:r>
                <w:t>Channel/CSR light application redirects the user on the Referred customers page</w:t>
              </w:r>
            </w:ins>
          </w:p>
          <w:p w:rsidR="00772E79" w:rsidDel="009E6354" w:rsidRDefault="00772E79" w:rsidP="00352CF2">
            <w:pPr>
              <w:pStyle w:val="BodyText"/>
              <w:rPr>
                <w:del w:id="440" w:author="Raphaël Guého" w:date="2010-01-05T20:51:00Z"/>
              </w:rPr>
            </w:pPr>
            <w:del w:id="441" w:author="Raphaël Guého" w:date="2010-01-05T20:51:00Z">
              <w:r w:rsidDel="009E6354">
                <w:delText>A7: User has selected cancel option</w:delText>
              </w:r>
            </w:del>
          </w:p>
          <w:p w:rsidR="00772E79" w:rsidDel="009E6354" w:rsidRDefault="001E5037" w:rsidP="000F7361">
            <w:pPr>
              <w:pStyle w:val="ListNumberUC"/>
              <w:numPr>
                <w:ilvl w:val="0"/>
                <w:numId w:val="114"/>
              </w:numPr>
              <w:rPr>
                <w:del w:id="442" w:author="Raphaël Guého" w:date="2010-01-05T20:51:00Z"/>
              </w:rPr>
            </w:pPr>
            <w:del w:id="443" w:author="Raphaël Guého" w:date="2010-01-05T20:51:00Z">
              <w:r w:rsidDel="009E6354">
                <w:delText>Channel/CSR light</w:delText>
              </w:r>
              <w:r w:rsidR="00772E79" w:rsidDel="009E6354">
                <w:delText xml:space="preserve"> application redirects the user to the home page</w:delText>
              </w:r>
            </w:del>
          </w:p>
          <w:p w:rsidR="00772E79" w:rsidRDefault="00772E79" w:rsidP="00352CF2">
            <w:pPr>
              <w:pStyle w:val="BodyText"/>
            </w:pPr>
            <w:r>
              <w:t>A9: Order processing fails</w:t>
            </w:r>
          </w:p>
          <w:p w:rsidR="00772E79" w:rsidRDefault="001E5037" w:rsidP="000F7361">
            <w:pPr>
              <w:pStyle w:val="ListNumberUC"/>
              <w:numPr>
                <w:ilvl w:val="0"/>
                <w:numId w:val="116"/>
              </w:numPr>
            </w:pPr>
            <w:r>
              <w:t>Channel/CSR light</w:t>
            </w:r>
            <w:r w:rsidR="00772E79">
              <w:t xml:space="preserve"> application displays an error message informing the user the order has failed for technical reason.</w:t>
            </w:r>
          </w:p>
          <w:p w:rsidR="00772E79" w:rsidRDefault="00772E79" w:rsidP="00352CF2">
            <w:pPr>
              <w:pStyle w:val="BodyText"/>
            </w:pPr>
            <w:r>
              <w:t>A10: There is no need to give external id to the end user</w:t>
            </w:r>
          </w:p>
          <w:p w:rsidR="000F56A1" w:rsidRDefault="000F56A1" w:rsidP="000F7361">
            <w:pPr>
              <w:pStyle w:val="ListNumberUC"/>
              <w:numPr>
                <w:ilvl w:val="0"/>
                <w:numId w:val="85"/>
              </w:numPr>
            </w:pPr>
            <w:r>
              <w:t>Use case returns</w:t>
            </w:r>
          </w:p>
          <w:p w:rsidR="00772E79" w:rsidRDefault="003C36C7" w:rsidP="00352CF2">
            <w:pPr>
              <w:pStyle w:val="BodyText"/>
            </w:pPr>
            <w:r>
              <w:t xml:space="preserve">A11: </w:t>
            </w:r>
            <w:r w:rsidR="00553E11">
              <w:t>User</w:t>
            </w:r>
            <w:r>
              <w:t xml:space="preserve"> has selected a </w:t>
            </w:r>
            <w:r w:rsidR="002C56C0">
              <w:t>subscriber bundle</w:t>
            </w:r>
            <w:r>
              <w:t xml:space="preserve"> in an</w:t>
            </w:r>
            <w:r w:rsidR="00772E79">
              <w:t xml:space="preserve"> account bundle</w:t>
            </w:r>
            <w:r>
              <w:t xml:space="preserve"> and there isn’t any account bundle already subscribed (in the basket, already subscribed or in a pending order)</w:t>
            </w:r>
          </w:p>
          <w:p w:rsidR="00772E79" w:rsidRDefault="00553E11" w:rsidP="000F7361">
            <w:pPr>
              <w:pStyle w:val="ListNumberUC"/>
              <w:numPr>
                <w:ilvl w:val="0"/>
                <w:numId w:val="115"/>
              </w:numPr>
            </w:pPr>
            <w:r>
              <w:t>User</w:t>
            </w:r>
            <w:r w:rsidR="00772E79">
              <w:t xml:space="preserve"> configure the account bundle (refer to add account </w:t>
            </w:r>
            <w:r w:rsidR="00772E79">
              <w:lastRenderedPageBreak/>
              <w:t>bundle use case)</w:t>
            </w:r>
          </w:p>
          <w:p w:rsidR="00772E79" w:rsidRDefault="00772E79" w:rsidP="000F7361">
            <w:pPr>
              <w:pStyle w:val="ListNumberUC"/>
              <w:numPr>
                <w:ilvl w:val="0"/>
                <w:numId w:val="79"/>
              </w:numPr>
            </w:pPr>
            <w:r>
              <w:t>Next steps are similar to the nominal case</w:t>
            </w:r>
          </w:p>
          <w:p w:rsidR="009A268F" w:rsidRDefault="009A268F" w:rsidP="00352CF2">
            <w:pPr>
              <w:pStyle w:val="BodyText"/>
            </w:pPr>
            <w:r>
              <w:t>A1</w:t>
            </w:r>
            <w:r w:rsidR="00833995">
              <w:t>2</w:t>
            </w:r>
            <w:r>
              <w:t xml:space="preserve">: </w:t>
            </w:r>
            <w:r w:rsidR="00553E11">
              <w:t>User</w:t>
            </w:r>
            <w:r>
              <w:t xml:space="preserve"> selects the new account option </w:t>
            </w:r>
          </w:p>
          <w:p w:rsidR="00EE2C75" w:rsidRDefault="001E5037" w:rsidP="000F7361">
            <w:pPr>
              <w:pStyle w:val="Body"/>
              <w:numPr>
                <w:ilvl w:val="0"/>
                <w:numId w:val="366"/>
              </w:numPr>
            </w:pPr>
            <w:r>
              <w:t>Channel/CSR light</w:t>
            </w:r>
            <w:r w:rsidR="009A268F">
              <w:t xml:space="preserve"> application set the context with a ‘new account’</w:t>
            </w:r>
          </w:p>
          <w:p w:rsidR="00833995" w:rsidRDefault="001E5037" w:rsidP="000F7361">
            <w:pPr>
              <w:pStyle w:val="Body"/>
              <w:numPr>
                <w:ilvl w:val="0"/>
                <w:numId w:val="366"/>
              </w:numPr>
            </w:pPr>
            <w:r>
              <w:t>Channel/CSR light</w:t>
            </w:r>
            <w:r w:rsidR="00833995">
              <w:t xml:space="preserve"> application redirects the user to ‘Capture </w:t>
            </w:r>
            <w:r w:rsidR="00A63391">
              <w:t>administrative</w:t>
            </w:r>
            <w:r w:rsidR="00833995">
              <w:t xml:space="preserve"> data’ step</w:t>
            </w:r>
          </w:p>
          <w:p w:rsidR="009A268F" w:rsidRPr="006D15FA" w:rsidRDefault="009A268F" w:rsidP="000F7361">
            <w:pPr>
              <w:pStyle w:val="Body"/>
              <w:numPr>
                <w:ilvl w:val="0"/>
                <w:numId w:val="366"/>
              </w:numPr>
            </w:pPr>
            <w:r>
              <w:t xml:space="preserve">Next steps are similar to nominal case </w:t>
            </w:r>
          </w:p>
        </w:tc>
      </w:tr>
    </w:tbl>
    <w:p w:rsidR="0045048E" w:rsidRDefault="00290D54" w:rsidP="00F25331">
      <w:pPr>
        <w:pStyle w:val="Heading4"/>
      </w:pPr>
      <w:bookmarkStart w:id="444" w:name="_Toc253578008"/>
      <w:r>
        <w:lastRenderedPageBreak/>
        <w:t>Use C</w:t>
      </w:r>
      <w:r w:rsidR="009D35D1">
        <w:t>ase</w:t>
      </w:r>
      <w:r>
        <w:t>:</w:t>
      </w:r>
      <w:r w:rsidR="009D35D1">
        <w:t xml:space="preserve"> </w:t>
      </w:r>
      <w:r w:rsidR="00626203">
        <w:t xml:space="preserve"> </w:t>
      </w:r>
      <w:r w:rsidR="0045048E">
        <w:t xml:space="preserve">Review </w:t>
      </w:r>
      <w:r w:rsidR="00F25331">
        <w:t>existing account</w:t>
      </w:r>
      <w:bookmarkEnd w:id="444"/>
    </w:p>
    <w:p w:rsidR="002C3B73" w:rsidRPr="001D62EC" w:rsidRDefault="000B6138" w:rsidP="0045048E">
      <w:pPr>
        <w:pStyle w:val="BodyText"/>
      </w:pPr>
      <w:r w:rsidRPr="000B6138">
        <w:pict>
          <v:shape id="_x0000_i1066" type="#_x0000_t75" style="width:468pt;height:267pt">
            <v:imagedata r:id="rId56"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0E7DF2" w:rsidRPr="00E442E7" w:rsidTr="00232CEC">
        <w:trPr>
          <w:gridAfter w:val="1"/>
          <w:wAfter w:w="18" w:type="dxa"/>
          <w:trHeight w:val="360"/>
        </w:trPr>
        <w:tc>
          <w:tcPr>
            <w:tcW w:w="5580" w:type="dxa"/>
            <w:gridSpan w:val="2"/>
            <w:shd w:val="clear" w:color="auto" w:fill="E6E6E6"/>
          </w:tcPr>
          <w:p w:rsidR="000E7DF2" w:rsidRPr="00E442E7" w:rsidRDefault="000E7DF2" w:rsidP="00122B88">
            <w:pPr>
              <w:pStyle w:val="TableHeading"/>
            </w:pPr>
            <w:r>
              <w:t xml:space="preserve">Review </w:t>
            </w:r>
            <w:r w:rsidR="00F25331">
              <w:t>existing account</w:t>
            </w:r>
            <w:r w:rsidRPr="00E442E7">
              <w:t xml:space="preserve"> </w:t>
            </w:r>
          </w:p>
        </w:tc>
        <w:tc>
          <w:tcPr>
            <w:tcW w:w="2610" w:type="dxa"/>
            <w:shd w:val="clear" w:color="auto" w:fill="E6E6E6"/>
          </w:tcPr>
          <w:p w:rsidR="000E7DF2" w:rsidRPr="00E442E7" w:rsidRDefault="001060FE" w:rsidP="00122B88">
            <w:pPr>
              <w:pStyle w:val="TableHeading"/>
            </w:pPr>
            <w:r>
              <w:t>NSA0020</w:t>
            </w:r>
            <w:r w:rsidR="000E7DF2" w:rsidRPr="00E442E7">
              <w:t xml:space="preserve"> </w:t>
            </w:r>
          </w:p>
        </w:tc>
      </w:tr>
      <w:tr w:rsidR="000E7DF2" w:rsidRPr="00E442E7" w:rsidTr="00232CEC">
        <w:tc>
          <w:tcPr>
            <w:tcW w:w="2268" w:type="dxa"/>
          </w:tcPr>
          <w:p w:rsidR="000E7DF2" w:rsidRPr="00E442E7" w:rsidRDefault="000E7DF2" w:rsidP="00232CEC">
            <w:r w:rsidRPr="00E442E7">
              <w:t>Primary actors</w:t>
            </w:r>
          </w:p>
        </w:tc>
        <w:tc>
          <w:tcPr>
            <w:tcW w:w="5940" w:type="dxa"/>
            <w:gridSpan w:val="3"/>
          </w:tcPr>
          <w:p w:rsidR="000E7DF2" w:rsidRDefault="000E7DF2" w:rsidP="00232CEC">
            <w:pPr>
              <w:pStyle w:val="BodyText"/>
            </w:pPr>
            <w:r>
              <w:t>Dealer user</w:t>
            </w:r>
          </w:p>
          <w:p w:rsidR="00E24445" w:rsidRPr="00E442E7" w:rsidRDefault="00E24445" w:rsidP="00232CEC">
            <w:pPr>
              <w:pStyle w:val="BodyText"/>
            </w:pPr>
            <w:r>
              <w:t>CSR</w:t>
            </w:r>
            <w:r w:rsidR="001D62EC">
              <w:t xml:space="preserve"> user</w:t>
            </w:r>
          </w:p>
        </w:tc>
      </w:tr>
      <w:tr w:rsidR="000E7DF2" w:rsidRPr="00E442E7" w:rsidTr="00232CEC">
        <w:tc>
          <w:tcPr>
            <w:tcW w:w="2268" w:type="dxa"/>
          </w:tcPr>
          <w:p w:rsidR="000E7DF2" w:rsidRPr="00E442E7" w:rsidRDefault="000E7DF2" w:rsidP="00232CEC">
            <w:r w:rsidRPr="00E442E7">
              <w:t>Summary Goal</w:t>
            </w:r>
          </w:p>
        </w:tc>
        <w:tc>
          <w:tcPr>
            <w:tcW w:w="5940" w:type="dxa"/>
            <w:gridSpan w:val="3"/>
          </w:tcPr>
          <w:p w:rsidR="000E7DF2" w:rsidRPr="00E442E7" w:rsidRDefault="000E7DF2" w:rsidP="00232CEC">
            <w:pPr>
              <w:pStyle w:val="BodyText"/>
            </w:pPr>
            <w:r>
              <w:t xml:space="preserve">This use case allows a </w:t>
            </w:r>
            <w:r w:rsidR="0002100D">
              <w:t>user</w:t>
            </w:r>
            <w:r>
              <w:t xml:space="preserve"> reviewing </w:t>
            </w:r>
            <w:r w:rsidR="00F25331">
              <w:t xml:space="preserve">existing account </w:t>
            </w:r>
            <w:r>
              <w:t>information to update them, reviewing all information to get customer acceptance and also processing credit checking</w:t>
            </w:r>
          </w:p>
        </w:tc>
      </w:tr>
      <w:tr w:rsidR="000E7DF2" w:rsidRPr="00E442E7" w:rsidTr="00232CEC">
        <w:trPr>
          <w:trHeight w:val="176"/>
        </w:trPr>
        <w:tc>
          <w:tcPr>
            <w:tcW w:w="2268" w:type="dxa"/>
          </w:tcPr>
          <w:p w:rsidR="000E7DF2" w:rsidRPr="00E442E7" w:rsidRDefault="000E7DF2" w:rsidP="00232CEC">
            <w:r w:rsidRPr="00E442E7">
              <w:t>Pre-conditions</w:t>
            </w:r>
          </w:p>
        </w:tc>
        <w:tc>
          <w:tcPr>
            <w:tcW w:w="5940" w:type="dxa"/>
            <w:gridSpan w:val="3"/>
          </w:tcPr>
          <w:p w:rsidR="000E7DF2" w:rsidRPr="00E442E7" w:rsidRDefault="00553E11" w:rsidP="00232CEC">
            <w:pPr>
              <w:pStyle w:val="BodyText"/>
            </w:pPr>
            <w:r>
              <w:t>User</w:t>
            </w:r>
            <w:r w:rsidR="007C0815">
              <w:t xml:space="preserve"> is either</w:t>
            </w:r>
            <w:r w:rsidR="00AA555C">
              <w:t xml:space="preserve"> creating a new </w:t>
            </w:r>
            <w:r w:rsidR="00A13724">
              <w:t>subscriber</w:t>
            </w:r>
            <w:r w:rsidR="00AA555C">
              <w:t xml:space="preserve"> or migrating from a prepaid to a postpaid offer</w:t>
            </w:r>
            <w:r w:rsidR="007C0815">
              <w:t xml:space="preserve"> </w:t>
            </w:r>
          </w:p>
        </w:tc>
      </w:tr>
      <w:tr w:rsidR="000E7DF2" w:rsidRPr="00E442E7" w:rsidTr="00232CEC">
        <w:trPr>
          <w:trHeight w:val="176"/>
        </w:trPr>
        <w:tc>
          <w:tcPr>
            <w:tcW w:w="2268" w:type="dxa"/>
          </w:tcPr>
          <w:p w:rsidR="000E7DF2" w:rsidRPr="00E442E7" w:rsidRDefault="000E7DF2" w:rsidP="00232CEC">
            <w:r w:rsidRPr="00E442E7">
              <w:t>Trigger</w:t>
            </w:r>
          </w:p>
        </w:tc>
        <w:tc>
          <w:tcPr>
            <w:tcW w:w="5940" w:type="dxa"/>
            <w:gridSpan w:val="3"/>
          </w:tcPr>
          <w:p w:rsidR="000E7DF2" w:rsidRPr="00E442E7" w:rsidRDefault="00553E11" w:rsidP="00232CEC">
            <w:pPr>
              <w:pStyle w:val="BodyText"/>
            </w:pPr>
            <w:r>
              <w:t>User</w:t>
            </w:r>
            <w:r w:rsidR="000E7DF2">
              <w:t xml:space="preserve"> has selected one new </w:t>
            </w:r>
            <w:r w:rsidR="00A13724">
              <w:t>subscriber</w:t>
            </w:r>
            <w:r w:rsidR="00AA555C">
              <w:t xml:space="preserve"> option or migrate prepaid to postpaid</w:t>
            </w:r>
          </w:p>
        </w:tc>
      </w:tr>
      <w:tr w:rsidR="000E7DF2" w:rsidRPr="00E442E7" w:rsidTr="00232CEC">
        <w:trPr>
          <w:trHeight w:val="176"/>
        </w:trPr>
        <w:tc>
          <w:tcPr>
            <w:tcW w:w="2268" w:type="dxa"/>
          </w:tcPr>
          <w:p w:rsidR="000E7DF2" w:rsidRPr="00E442E7" w:rsidRDefault="000E7DF2" w:rsidP="00232CEC">
            <w:r w:rsidRPr="00E442E7">
              <w:t>Minimum guarantees</w:t>
            </w:r>
          </w:p>
        </w:tc>
        <w:tc>
          <w:tcPr>
            <w:tcW w:w="5940" w:type="dxa"/>
            <w:gridSpan w:val="3"/>
          </w:tcPr>
          <w:p w:rsidR="000E7DF2" w:rsidRPr="006D15FA" w:rsidRDefault="00553E11" w:rsidP="00232CEC">
            <w:pPr>
              <w:pStyle w:val="BodyText"/>
            </w:pPr>
            <w:r>
              <w:t>User</w:t>
            </w:r>
            <w:r w:rsidR="000E7DF2">
              <w:t xml:space="preserve"> can’t process new </w:t>
            </w:r>
            <w:r w:rsidR="00A13724">
              <w:t>subscriber</w:t>
            </w:r>
            <w:r w:rsidR="000E7DF2">
              <w:t xml:space="preserve"> acquisition without customer acceptance</w:t>
            </w:r>
          </w:p>
        </w:tc>
      </w:tr>
      <w:tr w:rsidR="000E7DF2" w:rsidRPr="00E442E7" w:rsidTr="00232CEC">
        <w:trPr>
          <w:trHeight w:val="176"/>
        </w:trPr>
        <w:tc>
          <w:tcPr>
            <w:tcW w:w="2268" w:type="dxa"/>
          </w:tcPr>
          <w:p w:rsidR="000E7DF2" w:rsidRPr="00E442E7" w:rsidRDefault="000E7DF2" w:rsidP="00232CEC">
            <w:r w:rsidRPr="00E442E7">
              <w:t>Success guarantees:</w:t>
            </w:r>
          </w:p>
        </w:tc>
        <w:tc>
          <w:tcPr>
            <w:tcW w:w="5940" w:type="dxa"/>
            <w:gridSpan w:val="3"/>
          </w:tcPr>
          <w:p w:rsidR="000E7DF2" w:rsidRPr="006D15FA" w:rsidRDefault="00F25331" w:rsidP="00232CEC">
            <w:pPr>
              <w:pStyle w:val="BodyText"/>
            </w:pPr>
            <w:r>
              <w:t xml:space="preserve">Account </w:t>
            </w:r>
            <w:r w:rsidR="000E7DF2">
              <w:t>information</w:t>
            </w:r>
            <w:r w:rsidR="0005204D">
              <w:t xml:space="preserve"> have</w:t>
            </w:r>
            <w:r w:rsidR="000E7DF2">
              <w:t xml:space="preserve"> been set</w:t>
            </w:r>
            <w:r w:rsidR="00AA555C">
              <w:t>/updated</w:t>
            </w:r>
            <w:r w:rsidR="000E7DF2">
              <w:t xml:space="preserve"> </w:t>
            </w:r>
          </w:p>
        </w:tc>
      </w:tr>
      <w:tr w:rsidR="000E7DF2" w:rsidRPr="00E442E7" w:rsidTr="00232CEC">
        <w:trPr>
          <w:trHeight w:val="176"/>
        </w:trPr>
        <w:tc>
          <w:tcPr>
            <w:tcW w:w="2268" w:type="dxa"/>
          </w:tcPr>
          <w:p w:rsidR="000E7DF2" w:rsidRPr="00E442E7" w:rsidRDefault="000E7DF2" w:rsidP="00232CEC">
            <w:r w:rsidRPr="00E442E7">
              <w:lastRenderedPageBreak/>
              <w:t>Normal Flow:</w:t>
            </w:r>
          </w:p>
        </w:tc>
        <w:tc>
          <w:tcPr>
            <w:tcW w:w="5940" w:type="dxa"/>
            <w:gridSpan w:val="3"/>
          </w:tcPr>
          <w:p w:rsidR="000E7DF2" w:rsidRDefault="00F25331" w:rsidP="000F7361">
            <w:pPr>
              <w:pStyle w:val="ListNumberUC"/>
              <w:numPr>
                <w:ilvl w:val="0"/>
                <w:numId w:val="95"/>
              </w:numPr>
            </w:pPr>
            <w:r>
              <w:t>Channel/CSR light displays administrative information with value already set if any (including account contact and address)</w:t>
            </w:r>
          </w:p>
          <w:p w:rsidR="000E7DF2" w:rsidRDefault="00553E11" w:rsidP="000F7361">
            <w:pPr>
              <w:pStyle w:val="ListNumberUC"/>
              <w:numPr>
                <w:ilvl w:val="0"/>
                <w:numId w:val="95"/>
              </w:numPr>
            </w:pPr>
            <w:r>
              <w:t>User</w:t>
            </w:r>
            <w:r w:rsidR="000E7DF2">
              <w:t xml:space="preserve"> </w:t>
            </w:r>
            <w:r w:rsidR="0059234D">
              <w:t>updates</w:t>
            </w:r>
            <w:r w:rsidR="000E7DF2">
              <w:t xml:space="preserve"> </w:t>
            </w:r>
            <w:r w:rsidR="00F25331">
              <w:t xml:space="preserve">administrative </w:t>
            </w:r>
            <w:r w:rsidR="000E7DF2">
              <w:t>information</w:t>
            </w:r>
            <w:r w:rsidR="00F25331">
              <w:t xml:space="preserve"> (refer to use case update administrative data) (A2)</w:t>
            </w:r>
          </w:p>
          <w:p w:rsidR="000E7DF2" w:rsidRDefault="001E5037" w:rsidP="000F7361">
            <w:pPr>
              <w:pStyle w:val="ListNumberUC"/>
              <w:numPr>
                <w:ilvl w:val="0"/>
                <w:numId w:val="95"/>
              </w:numPr>
            </w:pPr>
            <w:r>
              <w:t>Channel/CSR light</w:t>
            </w:r>
            <w:r w:rsidR="000E7DF2">
              <w:t xml:space="preserve"> application redirects user to </w:t>
            </w:r>
            <w:r w:rsidR="0059234D">
              <w:t>update</w:t>
            </w:r>
            <w:r w:rsidR="000E7DF2">
              <w:t xml:space="preserve"> billing information</w:t>
            </w:r>
          </w:p>
          <w:p w:rsidR="000E7DF2" w:rsidRDefault="00553E11" w:rsidP="000F7361">
            <w:pPr>
              <w:pStyle w:val="ListNumberUC"/>
              <w:numPr>
                <w:ilvl w:val="0"/>
                <w:numId w:val="95"/>
              </w:numPr>
            </w:pPr>
            <w:r>
              <w:t>User</w:t>
            </w:r>
            <w:r w:rsidR="000E7DF2">
              <w:t xml:space="preserve"> </w:t>
            </w:r>
            <w:r w:rsidR="0059234D">
              <w:t>update</w:t>
            </w:r>
            <w:r w:rsidR="00F25331">
              <w:t>s</w:t>
            </w:r>
            <w:r w:rsidR="000E7DF2">
              <w:t xml:space="preserve"> billing information (refer to use case </w:t>
            </w:r>
            <w:r w:rsidR="0059234D">
              <w:t>update</w:t>
            </w:r>
            <w:r w:rsidR="000E7DF2">
              <w:t xml:space="preserve"> billing information)</w:t>
            </w:r>
            <w:r w:rsidR="00F25331">
              <w:t xml:space="preserve"> (A</w:t>
            </w:r>
            <w:r w:rsidR="00AF1334">
              <w:t>5</w:t>
            </w:r>
            <w:r w:rsidR="00F25331">
              <w:t>)</w:t>
            </w:r>
            <w:r w:rsidR="00AF1334">
              <w:t xml:space="preserve"> (A6)</w:t>
            </w:r>
          </w:p>
          <w:p w:rsidR="000E7DF2" w:rsidRDefault="001E5037" w:rsidP="000F7361">
            <w:pPr>
              <w:pStyle w:val="ListNumberUC"/>
              <w:numPr>
                <w:ilvl w:val="0"/>
                <w:numId w:val="95"/>
              </w:numPr>
            </w:pPr>
            <w:r>
              <w:t>Channel/CSR light</w:t>
            </w:r>
            <w:r w:rsidR="000E7DF2">
              <w:t xml:space="preserve"> application displays all information set for review(A</w:t>
            </w:r>
            <w:r w:rsidR="0005204D">
              <w:t>2</w:t>
            </w:r>
            <w:r w:rsidR="000E7DF2">
              <w:t>)</w:t>
            </w:r>
          </w:p>
          <w:p w:rsidR="000E7DF2" w:rsidRPr="006D15FA" w:rsidRDefault="00553E11" w:rsidP="000F7361">
            <w:pPr>
              <w:pStyle w:val="ListNumberUC"/>
              <w:numPr>
                <w:ilvl w:val="0"/>
                <w:numId w:val="95"/>
              </w:numPr>
            </w:pPr>
            <w:r>
              <w:t>User</w:t>
            </w:r>
            <w:r w:rsidR="000E7DF2">
              <w:t xml:space="preserve"> continue (A</w:t>
            </w:r>
            <w:r w:rsidR="0005204D">
              <w:t>3</w:t>
            </w:r>
            <w:r w:rsidR="000E7DF2">
              <w:t>)</w:t>
            </w:r>
          </w:p>
        </w:tc>
      </w:tr>
      <w:tr w:rsidR="000E7DF2" w:rsidRPr="00E442E7" w:rsidTr="00232CEC">
        <w:trPr>
          <w:trHeight w:val="176"/>
        </w:trPr>
        <w:tc>
          <w:tcPr>
            <w:tcW w:w="2268" w:type="dxa"/>
          </w:tcPr>
          <w:p w:rsidR="000E7DF2" w:rsidRPr="00E442E7" w:rsidRDefault="000E7DF2" w:rsidP="00232CEC">
            <w:r w:rsidRPr="00E442E7">
              <w:t>Alternative Flows:</w:t>
            </w:r>
          </w:p>
        </w:tc>
        <w:tc>
          <w:tcPr>
            <w:tcW w:w="5940" w:type="dxa"/>
            <w:gridSpan w:val="3"/>
          </w:tcPr>
          <w:p w:rsidR="000E7DF2" w:rsidRDefault="000E7DF2" w:rsidP="0034063D">
            <w:pPr>
              <w:pStyle w:val="BodyText"/>
            </w:pPr>
            <w:r>
              <w:t>A1: Information set by the user are not correct or not complete</w:t>
            </w:r>
          </w:p>
          <w:p w:rsidR="000E7DF2" w:rsidRDefault="001E5037" w:rsidP="000F7361">
            <w:pPr>
              <w:pStyle w:val="BodyText"/>
              <w:numPr>
                <w:ilvl w:val="0"/>
                <w:numId w:val="241"/>
              </w:numPr>
            </w:pPr>
            <w:r>
              <w:t>Channel/CSR light</w:t>
            </w:r>
            <w:r w:rsidR="000E7DF2">
              <w:t xml:space="preserve"> application request again to set information and highlights mistakes</w:t>
            </w:r>
          </w:p>
          <w:p w:rsidR="002F2A87" w:rsidRDefault="00553E11" w:rsidP="000F7361">
            <w:pPr>
              <w:pStyle w:val="BodyText"/>
              <w:numPr>
                <w:ilvl w:val="0"/>
                <w:numId w:val="241"/>
              </w:numPr>
            </w:pPr>
            <w:r>
              <w:t>User</w:t>
            </w:r>
            <w:r w:rsidR="000E7DF2">
              <w:t xml:space="preserve"> </w:t>
            </w:r>
            <w:r w:rsidR="002F2A87">
              <w:t>set new values</w:t>
            </w:r>
          </w:p>
          <w:p w:rsidR="00F25331" w:rsidRDefault="00F25331" w:rsidP="00AF1334">
            <w:pPr>
              <w:pStyle w:val="BodyText"/>
            </w:pPr>
            <w:r>
              <w:t xml:space="preserve">A2: </w:t>
            </w:r>
            <w:r w:rsidR="00AF1334">
              <w:t>U</w:t>
            </w:r>
            <w:r>
              <w:t>ser does not need to update administrative data</w:t>
            </w:r>
          </w:p>
          <w:p w:rsidR="00F25331" w:rsidRDefault="00F25331" w:rsidP="000F7361">
            <w:pPr>
              <w:pStyle w:val="BodyText"/>
              <w:numPr>
                <w:ilvl w:val="0"/>
                <w:numId w:val="635"/>
              </w:numPr>
            </w:pPr>
            <w:r>
              <w:t xml:space="preserve">Next steps are similar to nominal case </w:t>
            </w:r>
          </w:p>
          <w:p w:rsidR="00E24445" w:rsidRDefault="00E24445" w:rsidP="00E24445">
            <w:pPr>
              <w:pStyle w:val="BodyText"/>
            </w:pPr>
            <w:r>
              <w:t>A3: Application configuration request approval of terms and condition and return policy</w:t>
            </w:r>
          </w:p>
          <w:p w:rsidR="00E24445" w:rsidRDefault="00E24445" w:rsidP="000F7361">
            <w:pPr>
              <w:pStyle w:val="BodyText"/>
              <w:numPr>
                <w:ilvl w:val="0"/>
                <w:numId w:val="481"/>
              </w:numPr>
            </w:pPr>
            <w:r>
              <w:t>User accepts and continue (A4)</w:t>
            </w:r>
          </w:p>
          <w:p w:rsidR="000E7DF2" w:rsidRDefault="002F2A87" w:rsidP="0034063D">
            <w:pPr>
              <w:pStyle w:val="BodyText"/>
            </w:pPr>
            <w:r>
              <w:t>A</w:t>
            </w:r>
            <w:r w:rsidR="00E24445">
              <w:t>4</w:t>
            </w:r>
            <w:r w:rsidR="000E7DF2">
              <w:t xml:space="preserve">: </w:t>
            </w:r>
            <w:r w:rsidR="00553E11">
              <w:t>User</w:t>
            </w:r>
            <w:r w:rsidR="000E7DF2">
              <w:t xml:space="preserve"> has not validated terms and conditions and return policy</w:t>
            </w:r>
          </w:p>
          <w:p w:rsidR="000E7DF2" w:rsidRDefault="001E5037" w:rsidP="000F7361">
            <w:pPr>
              <w:pStyle w:val="BodyText"/>
              <w:numPr>
                <w:ilvl w:val="0"/>
                <w:numId w:val="242"/>
              </w:numPr>
            </w:pPr>
            <w:r>
              <w:t>Channel/CSR light</w:t>
            </w:r>
            <w:r w:rsidR="000E7DF2">
              <w:t xml:space="preserve"> application displays an error message to inform </w:t>
            </w:r>
            <w:r w:rsidR="0002100D">
              <w:t>user</w:t>
            </w:r>
            <w:r w:rsidR="000E7DF2">
              <w:t xml:space="preserve"> he must accept terms and condition and return policy to continue</w:t>
            </w:r>
          </w:p>
          <w:p w:rsidR="000E7DF2" w:rsidRDefault="00553E11" w:rsidP="000F7361">
            <w:pPr>
              <w:pStyle w:val="BodyText"/>
              <w:numPr>
                <w:ilvl w:val="0"/>
                <w:numId w:val="242"/>
              </w:numPr>
            </w:pPr>
            <w:r>
              <w:t>User</w:t>
            </w:r>
            <w:r w:rsidR="000E7DF2">
              <w:t xml:space="preserve"> accepts and continues</w:t>
            </w:r>
          </w:p>
          <w:p w:rsidR="000E7DF2" w:rsidRDefault="000E7DF2" w:rsidP="000F7361">
            <w:pPr>
              <w:pStyle w:val="BodyText"/>
              <w:numPr>
                <w:ilvl w:val="0"/>
                <w:numId w:val="242"/>
              </w:numPr>
            </w:pPr>
            <w:r>
              <w:t>Next step are similar to nominal case</w:t>
            </w:r>
          </w:p>
          <w:p w:rsidR="00AF1334" w:rsidRDefault="00AF1334" w:rsidP="00AF1334">
            <w:pPr>
              <w:pStyle w:val="BodyText"/>
            </w:pPr>
            <w:r>
              <w:t>A5: User does not need to update billing information</w:t>
            </w:r>
          </w:p>
          <w:p w:rsidR="00AF1334" w:rsidRDefault="00AF1334" w:rsidP="000F7361">
            <w:pPr>
              <w:pStyle w:val="BodyText"/>
              <w:numPr>
                <w:ilvl w:val="0"/>
                <w:numId w:val="637"/>
              </w:numPr>
            </w:pPr>
            <w:r>
              <w:t xml:space="preserve">Next steps are similar to nominal case </w:t>
            </w:r>
          </w:p>
          <w:p w:rsidR="00AF1334" w:rsidRDefault="00AF1334" w:rsidP="00AF1334">
            <w:pPr>
              <w:pStyle w:val="BodyText"/>
            </w:pPr>
            <w:r>
              <w:t>A6: A mandatory attribute has not been set</w:t>
            </w:r>
          </w:p>
          <w:p w:rsidR="00AF1334" w:rsidRDefault="00AF1334" w:rsidP="000F7361">
            <w:pPr>
              <w:pStyle w:val="BodyText"/>
              <w:numPr>
                <w:ilvl w:val="0"/>
                <w:numId w:val="636"/>
              </w:numPr>
            </w:pPr>
            <w:r>
              <w:t>Channel/CSR light application requests the user to update the (or more) mandatory attribute(s)</w:t>
            </w:r>
          </w:p>
          <w:p w:rsidR="00AF1334" w:rsidRDefault="00AF1334" w:rsidP="000F7361">
            <w:pPr>
              <w:pStyle w:val="ListNumberUC"/>
              <w:numPr>
                <w:ilvl w:val="0"/>
                <w:numId w:val="636"/>
              </w:numPr>
            </w:pPr>
            <w:r>
              <w:t>User updates administrative data and/or billing account information depending on the mandatory attribute to set.</w:t>
            </w:r>
          </w:p>
          <w:p w:rsidR="00AF1334" w:rsidRDefault="00AF1334" w:rsidP="000F7361">
            <w:pPr>
              <w:pStyle w:val="BodyText"/>
              <w:numPr>
                <w:ilvl w:val="0"/>
                <w:numId w:val="636"/>
              </w:numPr>
            </w:pPr>
            <w:r>
              <w:t>Next steps are similar to nominal case</w:t>
            </w:r>
          </w:p>
          <w:p w:rsidR="00AF1334" w:rsidRPr="006D15FA" w:rsidRDefault="00AF1334" w:rsidP="00AF1334">
            <w:pPr>
              <w:pStyle w:val="BodyText"/>
            </w:pPr>
          </w:p>
        </w:tc>
      </w:tr>
    </w:tbl>
    <w:p w:rsidR="0045048E" w:rsidRDefault="0045048E" w:rsidP="0045048E">
      <w:pPr>
        <w:pStyle w:val="BodyText"/>
      </w:pPr>
    </w:p>
    <w:p w:rsidR="00AF1334" w:rsidRDefault="00AF1334" w:rsidP="00AF1334">
      <w:pPr>
        <w:pStyle w:val="Heading4"/>
        <w:tabs>
          <w:tab w:val="num" w:pos="1290"/>
        </w:tabs>
        <w:ind w:left="1290"/>
      </w:pPr>
      <w:bookmarkStart w:id="445" w:name="_Toc232586739"/>
      <w:bookmarkStart w:id="446" w:name="_Toc253578009"/>
      <w:r>
        <w:t xml:space="preserve">Use Case: </w:t>
      </w:r>
      <w:r w:rsidR="00626203">
        <w:t xml:space="preserve"> </w:t>
      </w:r>
      <w:r>
        <w:t>Update administrative data</w:t>
      </w:r>
      <w:bookmarkEnd w:id="445"/>
      <w:bookmarkEnd w:id="44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AF1334" w:rsidRPr="00E442E7" w:rsidTr="00AF1334">
        <w:trPr>
          <w:gridAfter w:val="1"/>
          <w:wAfter w:w="18" w:type="dxa"/>
          <w:trHeight w:val="360"/>
        </w:trPr>
        <w:tc>
          <w:tcPr>
            <w:tcW w:w="5580" w:type="dxa"/>
            <w:gridSpan w:val="2"/>
            <w:shd w:val="clear" w:color="auto" w:fill="E6E6E6"/>
          </w:tcPr>
          <w:p w:rsidR="00AF1334" w:rsidRPr="00E442E7" w:rsidRDefault="00AF1334" w:rsidP="00AF1334">
            <w:pPr>
              <w:pStyle w:val="TableHeading"/>
            </w:pPr>
            <w:r>
              <w:t>Update administrative data</w:t>
            </w:r>
            <w:r w:rsidRPr="00E442E7">
              <w:t xml:space="preserve"> </w:t>
            </w:r>
          </w:p>
        </w:tc>
        <w:tc>
          <w:tcPr>
            <w:tcW w:w="2610" w:type="dxa"/>
            <w:shd w:val="clear" w:color="auto" w:fill="E6E6E6"/>
          </w:tcPr>
          <w:p w:rsidR="00AF1334" w:rsidRPr="00E442E7" w:rsidRDefault="00AF1334" w:rsidP="00AF1334">
            <w:pPr>
              <w:pStyle w:val="TableHeading"/>
            </w:pPr>
            <w:r>
              <w:t>NSA0025</w:t>
            </w:r>
          </w:p>
        </w:tc>
      </w:tr>
      <w:tr w:rsidR="00AF1334" w:rsidRPr="00E442E7" w:rsidTr="00AF1334">
        <w:tc>
          <w:tcPr>
            <w:tcW w:w="2268" w:type="dxa"/>
          </w:tcPr>
          <w:p w:rsidR="00AF1334" w:rsidRPr="00E442E7" w:rsidRDefault="00AF1334" w:rsidP="00AF1334">
            <w:r w:rsidRPr="00E442E7">
              <w:lastRenderedPageBreak/>
              <w:t>Primary actors</w:t>
            </w:r>
          </w:p>
        </w:tc>
        <w:tc>
          <w:tcPr>
            <w:tcW w:w="5940" w:type="dxa"/>
            <w:gridSpan w:val="3"/>
          </w:tcPr>
          <w:p w:rsidR="00AF1334" w:rsidRDefault="00AF1334" w:rsidP="00AF1334">
            <w:pPr>
              <w:pStyle w:val="BodyText"/>
            </w:pPr>
            <w:r>
              <w:t>Dealer user</w:t>
            </w:r>
          </w:p>
          <w:p w:rsidR="00AF1334" w:rsidRPr="00E442E7" w:rsidRDefault="00AF1334" w:rsidP="00AF1334">
            <w:pPr>
              <w:pStyle w:val="BodyText"/>
            </w:pPr>
            <w:r>
              <w:t>CSR user</w:t>
            </w:r>
          </w:p>
        </w:tc>
      </w:tr>
      <w:tr w:rsidR="00AF1334" w:rsidRPr="00E442E7" w:rsidTr="00AF1334">
        <w:tc>
          <w:tcPr>
            <w:tcW w:w="2268" w:type="dxa"/>
          </w:tcPr>
          <w:p w:rsidR="00AF1334" w:rsidRPr="00E442E7" w:rsidRDefault="00AF1334" w:rsidP="00AF1334">
            <w:r w:rsidRPr="00E442E7">
              <w:t>Summary Goal</w:t>
            </w:r>
          </w:p>
        </w:tc>
        <w:tc>
          <w:tcPr>
            <w:tcW w:w="5940" w:type="dxa"/>
            <w:gridSpan w:val="3"/>
          </w:tcPr>
          <w:p w:rsidR="00AF1334" w:rsidRPr="00E442E7" w:rsidRDefault="00AF1334" w:rsidP="00AF1334">
            <w:pPr>
              <w:pStyle w:val="BodyText"/>
            </w:pPr>
            <w:r>
              <w:t>This use case allows a user viewing current administrative data set and updating them</w:t>
            </w:r>
          </w:p>
        </w:tc>
      </w:tr>
      <w:tr w:rsidR="00AF1334" w:rsidRPr="00E442E7" w:rsidTr="00AF1334">
        <w:trPr>
          <w:trHeight w:val="176"/>
        </w:trPr>
        <w:tc>
          <w:tcPr>
            <w:tcW w:w="2268" w:type="dxa"/>
          </w:tcPr>
          <w:p w:rsidR="00AF1334" w:rsidRPr="00E442E7" w:rsidRDefault="00AF1334" w:rsidP="00AF1334">
            <w:r w:rsidRPr="00E442E7">
              <w:t>Pre-conditions</w:t>
            </w:r>
          </w:p>
        </w:tc>
        <w:tc>
          <w:tcPr>
            <w:tcW w:w="5940" w:type="dxa"/>
            <w:gridSpan w:val="3"/>
          </w:tcPr>
          <w:p w:rsidR="00AF1334" w:rsidRDefault="00AF1334" w:rsidP="00AF1334">
            <w:pPr>
              <w:pStyle w:val="BodyText"/>
            </w:pPr>
            <w:r>
              <w:t>User is either:</w:t>
            </w:r>
          </w:p>
          <w:p w:rsidR="00AF1334" w:rsidRDefault="00AF1334" w:rsidP="00AF1334">
            <w:pPr>
              <w:pStyle w:val="BodyText"/>
              <w:numPr>
                <w:ilvl w:val="0"/>
                <w:numId w:val="69"/>
              </w:numPr>
            </w:pPr>
            <w:r>
              <w:t xml:space="preserve">Adding a new </w:t>
            </w:r>
            <w:r w:rsidR="00A13724">
              <w:t>subscriber</w:t>
            </w:r>
            <w:r>
              <w:t xml:space="preserve"> on an existing account</w:t>
            </w:r>
          </w:p>
          <w:p w:rsidR="00AF1334" w:rsidRPr="00AF1334" w:rsidRDefault="00AF1334" w:rsidP="00AF1334">
            <w:pPr>
              <w:pStyle w:val="BodyText"/>
              <w:numPr>
                <w:ilvl w:val="0"/>
                <w:numId w:val="69"/>
              </w:numPr>
            </w:pPr>
            <w:r w:rsidRPr="00AF1334">
              <w:t xml:space="preserve">Migrating a prepaid to postpaid </w:t>
            </w:r>
            <w:r w:rsidR="00A13724">
              <w:t>subscriber</w:t>
            </w:r>
          </w:p>
        </w:tc>
      </w:tr>
      <w:tr w:rsidR="00AF1334" w:rsidRPr="00E442E7" w:rsidTr="00AF1334">
        <w:trPr>
          <w:trHeight w:val="176"/>
        </w:trPr>
        <w:tc>
          <w:tcPr>
            <w:tcW w:w="2268" w:type="dxa"/>
          </w:tcPr>
          <w:p w:rsidR="00AF1334" w:rsidRPr="00E442E7" w:rsidRDefault="00AF1334" w:rsidP="00AF1334">
            <w:r w:rsidRPr="00E442E7">
              <w:t>Trigger</w:t>
            </w:r>
          </w:p>
        </w:tc>
        <w:tc>
          <w:tcPr>
            <w:tcW w:w="5940" w:type="dxa"/>
            <w:gridSpan w:val="3"/>
          </w:tcPr>
          <w:p w:rsidR="00AF1334" w:rsidRPr="00E442E7" w:rsidRDefault="00AF1334" w:rsidP="00AF1334">
            <w:pPr>
              <w:pStyle w:val="BodyText"/>
            </w:pPr>
            <w:r>
              <w:t>User has selected the option to update administrative data for a an existing account</w:t>
            </w:r>
          </w:p>
        </w:tc>
      </w:tr>
      <w:tr w:rsidR="00AF1334" w:rsidRPr="00E442E7" w:rsidTr="00AF1334">
        <w:trPr>
          <w:trHeight w:val="176"/>
        </w:trPr>
        <w:tc>
          <w:tcPr>
            <w:tcW w:w="2268" w:type="dxa"/>
          </w:tcPr>
          <w:p w:rsidR="00AF1334" w:rsidRPr="00E442E7" w:rsidRDefault="00AF1334" w:rsidP="00AF1334">
            <w:r w:rsidRPr="00E442E7">
              <w:t>Minimum guarantees</w:t>
            </w:r>
          </w:p>
        </w:tc>
        <w:tc>
          <w:tcPr>
            <w:tcW w:w="5940" w:type="dxa"/>
            <w:gridSpan w:val="3"/>
          </w:tcPr>
          <w:p w:rsidR="00AF1334" w:rsidRPr="006D15FA" w:rsidRDefault="00AF1334" w:rsidP="00AF1334">
            <w:pPr>
              <w:pStyle w:val="BodyText"/>
            </w:pPr>
          </w:p>
        </w:tc>
      </w:tr>
      <w:tr w:rsidR="00AF1334" w:rsidRPr="00E442E7" w:rsidTr="00AF1334">
        <w:trPr>
          <w:trHeight w:val="176"/>
        </w:trPr>
        <w:tc>
          <w:tcPr>
            <w:tcW w:w="2268" w:type="dxa"/>
          </w:tcPr>
          <w:p w:rsidR="00AF1334" w:rsidRPr="00E442E7" w:rsidRDefault="00AF1334" w:rsidP="00AF1334">
            <w:r w:rsidRPr="00E442E7">
              <w:t>Success guarantees:</w:t>
            </w:r>
          </w:p>
        </w:tc>
        <w:tc>
          <w:tcPr>
            <w:tcW w:w="5940" w:type="dxa"/>
            <w:gridSpan w:val="3"/>
          </w:tcPr>
          <w:p w:rsidR="00AF1334" w:rsidRPr="006D15FA" w:rsidRDefault="00AF1334" w:rsidP="00AF1334">
            <w:pPr>
              <w:pStyle w:val="BodyText"/>
            </w:pPr>
            <w:r>
              <w:t>Administrative data are set</w:t>
            </w:r>
          </w:p>
        </w:tc>
      </w:tr>
      <w:tr w:rsidR="00AF1334" w:rsidRPr="00E442E7" w:rsidTr="00AF1334">
        <w:trPr>
          <w:trHeight w:val="176"/>
        </w:trPr>
        <w:tc>
          <w:tcPr>
            <w:tcW w:w="2268" w:type="dxa"/>
          </w:tcPr>
          <w:p w:rsidR="00AF1334" w:rsidRPr="00E442E7" w:rsidRDefault="00AF1334" w:rsidP="00AF1334">
            <w:r w:rsidRPr="00E442E7">
              <w:t>Normal Flow:</w:t>
            </w:r>
          </w:p>
        </w:tc>
        <w:tc>
          <w:tcPr>
            <w:tcW w:w="5940" w:type="dxa"/>
            <w:gridSpan w:val="3"/>
          </w:tcPr>
          <w:p w:rsidR="00AF1334" w:rsidRDefault="00AF1334" w:rsidP="000F7361">
            <w:pPr>
              <w:pStyle w:val="ListNumberUC"/>
              <w:numPr>
                <w:ilvl w:val="0"/>
                <w:numId w:val="96"/>
              </w:numPr>
            </w:pPr>
            <w:r>
              <w:t>Channel/CSR light application displays current administrative data method and relevant parameters with values if already set</w:t>
            </w:r>
          </w:p>
          <w:p w:rsidR="00AF1334" w:rsidRDefault="00AF1334" w:rsidP="000F7361">
            <w:pPr>
              <w:pStyle w:val="ListNumberUC"/>
              <w:numPr>
                <w:ilvl w:val="0"/>
                <w:numId w:val="96"/>
              </w:numPr>
            </w:pPr>
            <w:r>
              <w:t>User updates administrative data (including account contact and address) and relevant parameters he is authorized to modify of the current existing account</w:t>
            </w:r>
            <w:r w:rsidR="005459B0">
              <w:t xml:space="preserve"> (A2)</w:t>
            </w:r>
          </w:p>
          <w:p w:rsidR="00AF1334" w:rsidRDefault="00AF1334" w:rsidP="000F7361">
            <w:pPr>
              <w:pStyle w:val="ListNumberUC"/>
              <w:numPr>
                <w:ilvl w:val="0"/>
                <w:numId w:val="96"/>
              </w:numPr>
            </w:pPr>
            <w:r>
              <w:t>Channel/CSR light application validates information set (A1)</w:t>
            </w:r>
          </w:p>
          <w:p w:rsidR="00AF1334" w:rsidRPr="006D15FA" w:rsidRDefault="00AF1334" w:rsidP="000F7361">
            <w:pPr>
              <w:pStyle w:val="ListNumberUC"/>
              <w:numPr>
                <w:ilvl w:val="0"/>
                <w:numId w:val="96"/>
              </w:numPr>
            </w:pPr>
            <w:r>
              <w:t>Channel/CSR light application updates new administrative data on the existing account.</w:t>
            </w:r>
          </w:p>
        </w:tc>
      </w:tr>
      <w:tr w:rsidR="00AF1334" w:rsidRPr="00E442E7" w:rsidTr="00AF1334">
        <w:trPr>
          <w:trHeight w:val="176"/>
        </w:trPr>
        <w:tc>
          <w:tcPr>
            <w:tcW w:w="2268" w:type="dxa"/>
          </w:tcPr>
          <w:p w:rsidR="00AF1334" w:rsidRPr="00E442E7" w:rsidRDefault="00AF1334" w:rsidP="00AF1334">
            <w:r w:rsidRPr="00E442E7">
              <w:t>Alternative Flows:</w:t>
            </w:r>
          </w:p>
        </w:tc>
        <w:tc>
          <w:tcPr>
            <w:tcW w:w="5940" w:type="dxa"/>
            <w:gridSpan w:val="3"/>
          </w:tcPr>
          <w:p w:rsidR="00AF1334" w:rsidRDefault="00AF1334" w:rsidP="00AF1334">
            <w:pPr>
              <w:pStyle w:val="BodyText"/>
            </w:pPr>
            <w:r>
              <w:t>A1: User has not set correctly requested information</w:t>
            </w:r>
          </w:p>
          <w:p w:rsidR="00AF1334" w:rsidRDefault="00AF1334" w:rsidP="000F7361">
            <w:pPr>
              <w:pStyle w:val="BodyText"/>
              <w:numPr>
                <w:ilvl w:val="0"/>
                <w:numId w:val="244"/>
              </w:numPr>
            </w:pPr>
            <w:r>
              <w:t>Channel/CSR light application requests the user to set again information and highlights mistakes</w:t>
            </w:r>
          </w:p>
          <w:p w:rsidR="00AF1334" w:rsidRDefault="00AF1334" w:rsidP="000F7361">
            <w:pPr>
              <w:pStyle w:val="BodyText"/>
              <w:numPr>
                <w:ilvl w:val="0"/>
                <w:numId w:val="244"/>
              </w:numPr>
            </w:pPr>
            <w:r>
              <w:t>User set requested information</w:t>
            </w:r>
          </w:p>
          <w:p w:rsidR="00AF1334" w:rsidRDefault="005459B0" w:rsidP="00AE3108">
            <w:pPr>
              <w:pStyle w:val="BodyText"/>
            </w:pPr>
            <w:r>
              <w:t xml:space="preserve">A2: </w:t>
            </w:r>
            <w:r w:rsidR="00AE3108">
              <w:t>User has selected the option to search and select an address in a referential</w:t>
            </w:r>
          </w:p>
          <w:p w:rsidR="005459B0" w:rsidRPr="006D15FA" w:rsidRDefault="005459B0" w:rsidP="000F7361">
            <w:pPr>
              <w:pStyle w:val="BodyText"/>
              <w:numPr>
                <w:ilvl w:val="0"/>
                <w:numId w:val="669"/>
              </w:numPr>
            </w:pPr>
            <w:r>
              <w:t>User updates administrative data (including account contact and address selection thanks to the address referential. Refer to use case ‘Search and select address in referential’) and relevant parameters he is authorized to modify of the current existing account</w:t>
            </w:r>
          </w:p>
        </w:tc>
      </w:tr>
    </w:tbl>
    <w:p w:rsidR="00AF1334" w:rsidRDefault="00AF1334" w:rsidP="0045048E">
      <w:pPr>
        <w:pStyle w:val="BodyText"/>
      </w:pPr>
    </w:p>
    <w:p w:rsidR="00FF1DF4" w:rsidRDefault="00290D54" w:rsidP="00AF1334">
      <w:pPr>
        <w:pStyle w:val="Heading4"/>
      </w:pPr>
      <w:bookmarkStart w:id="447" w:name="_Toc253578010"/>
      <w:r>
        <w:t>Use C</w:t>
      </w:r>
      <w:r w:rsidR="00FF1DF4">
        <w:t xml:space="preserve">ase: </w:t>
      </w:r>
      <w:r w:rsidR="00626203">
        <w:t xml:space="preserve"> </w:t>
      </w:r>
      <w:r w:rsidR="00FF1DF4">
        <w:t>Update billing information</w:t>
      </w:r>
      <w:bookmarkEnd w:id="44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F47F20" w:rsidRPr="00E442E7" w:rsidTr="00232CEC">
        <w:trPr>
          <w:gridAfter w:val="1"/>
          <w:wAfter w:w="18" w:type="dxa"/>
          <w:trHeight w:val="360"/>
        </w:trPr>
        <w:tc>
          <w:tcPr>
            <w:tcW w:w="5580" w:type="dxa"/>
            <w:gridSpan w:val="2"/>
            <w:shd w:val="clear" w:color="auto" w:fill="E6E6E6"/>
          </w:tcPr>
          <w:p w:rsidR="00F47F20" w:rsidRPr="00E442E7" w:rsidRDefault="00F47F20" w:rsidP="00122B88">
            <w:pPr>
              <w:pStyle w:val="TableHeading"/>
            </w:pPr>
            <w:r>
              <w:t>Update billing information</w:t>
            </w:r>
            <w:r w:rsidRPr="00E442E7">
              <w:t xml:space="preserve"> </w:t>
            </w:r>
          </w:p>
        </w:tc>
        <w:tc>
          <w:tcPr>
            <w:tcW w:w="2610" w:type="dxa"/>
            <w:shd w:val="clear" w:color="auto" w:fill="E6E6E6"/>
          </w:tcPr>
          <w:p w:rsidR="00F47F20" w:rsidRPr="00E442E7" w:rsidRDefault="001060FE" w:rsidP="00122B88">
            <w:pPr>
              <w:pStyle w:val="TableHeading"/>
            </w:pPr>
            <w:r>
              <w:t>NSA0030</w:t>
            </w:r>
          </w:p>
        </w:tc>
      </w:tr>
      <w:tr w:rsidR="00F47F20" w:rsidRPr="00E442E7" w:rsidTr="00232CEC">
        <w:tc>
          <w:tcPr>
            <w:tcW w:w="2268" w:type="dxa"/>
          </w:tcPr>
          <w:p w:rsidR="00F47F20" w:rsidRPr="00E442E7" w:rsidRDefault="00F47F20" w:rsidP="00232CEC">
            <w:r w:rsidRPr="00E442E7">
              <w:t>Primary actors</w:t>
            </w:r>
          </w:p>
        </w:tc>
        <w:tc>
          <w:tcPr>
            <w:tcW w:w="5940" w:type="dxa"/>
            <w:gridSpan w:val="3"/>
          </w:tcPr>
          <w:p w:rsidR="00F47F20" w:rsidRDefault="00F47F20" w:rsidP="00232CEC">
            <w:pPr>
              <w:pStyle w:val="BodyText"/>
            </w:pPr>
            <w:r>
              <w:t>Dealer user</w:t>
            </w:r>
          </w:p>
          <w:p w:rsidR="00D757D4" w:rsidRPr="00E442E7" w:rsidRDefault="00D757D4" w:rsidP="00232CEC">
            <w:pPr>
              <w:pStyle w:val="BodyText"/>
            </w:pPr>
            <w:r>
              <w:t>CSR</w:t>
            </w:r>
            <w:r w:rsidR="001D62EC">
              <w:t xml:space="preserve"> user</w:t>
            </w:r>
          </w:p>
        </w:tc>
      </w:tr>
      <w:tr w:rsidR="00F47F20" w:rsidRPr="00E442E7" w:rsidTr="00232CEC">
        <w:tc>
          <w:tcPr>
            <w:tcW w:w="2268" w:type="dxa"/>
          </w:tcPr>
          <w:p w:rsidR="00F47F20" w:rsidRPr="00E442E7" w:rsidRDefault="00F47F20" w:rsidP="00232CEC">
            <w:r w:rsidRPr="00E442E7">
              <w:t>Summary Goal</w:t>
            </w:r>
          </w:p>
        </w:tc>
        <w:tc>
          <w:tcPr>
            <w:tcW w:w="5940" w:type="dxa"/>
            <w:gridSpan w:val="3"/>
          </w:tcPr>
          <w:p w:rsidR="00F47F20" w:rsidRPr="00E442E7" w:rsidRDefault="00F47F20" w:rsidP="00232CEC">
            <w:pPr>
              <w:pStyle w:val="BodyText"/>
            </w:pPr>
            <w:r>
              <w:t xml:space="preserve">This use case allows </w:t>
            </w:r>
            <w:r w:rsidR="0002100D">
              <w:t>user</w:t>
            </w:r>
            <w:r>
              <w:t xml:space="preserve"> viewing current billing information set and updating them</w:t>
            </w:r>
          </w:p>
        </w:tc>
      </w:tr>
      <w:tr w:rsidR="00F47F20" w:rsidRPr="00E442E7" w:rsidTr="00232CEC">
        <w:trPr>
          <w:trHeight w:val="176"/>
        </w:trPr>
        <w:tc>
          <w:tcPr>
            <w:tcW w:w="2268" w:type="dxa"/>
          </w:tcPr>
          <w:p w:rsidR="00F47F20" w:rsidRPr="00E442E7" w:rsidRDefault="00F47F20" w:rsidP="00232CEC">
            <w:r w:rsidRPr="00E442E7">
              <w:t>Pre-conditions</w:t>
            </w:r>
          </w:p>
        </w:tc>
        <w:tc>
          <w:tcPr>
            <w:tcW w:w="5940" w:type="dxa"/>
            <w:gridSpan w:val="3"/>
          </w:tcPr>
          <w:p w:rsidR="00F47F20" w:rsidRDefault="00553E11" w:rsidP="00232CEC">
            <w:pPr>
              <w:pStyle w:val="BodyText"/>
            </w:pPr>
            <w:r>
              <w:t>User</w:t>
            </w:r>
            <w:r w:rsidR="00F47F20">
              <w:t xml:space="preserve"> is either:</w:t>
            </w:r>
          </w:p>
          <w:p w:rsidR="00F47F20" w:rsidRDefault="00D00FFC" w:rsidP="00232CEC">
            <w:pPr>
              <w:pStyle w:val="BodyText"/>
              <w:numPr>
                <w:ilvl w:val="0"/>
                <w:numId w:val="69"/>
              </w:numPr>
            </w:pPr>
            <w:r>
              <w:t xml:space="preserve">Adding a new </w:t>
            </w:r>
            <w:r w:rsidR="00A13724">
              <w:t>subscriber</w:t>
            </w:r>
          </w:p>
          <w:p w:rsidR="00F47F20" w:rsidRPr="00E442E7" w:rsidRDefault="00D00FFC" w:rsidP="00232CEC">
            <w:pPr>
              <w:pStyle w:val="BodyText"/>
              <w:numPr>
                <w:ilvl w:val="0"/>
                <w:numId w:val="69"/>
              </w:numPr>
            </w:pPr>
            <w:r>
              <w:lastRenderedPageBreak/>
              <w:t xml:space="preserve">Migrating a prepaid to postpaid </w:t>
            </w:r>
            <w:r w:rsidR="00A13724">
              <w:t>subscriber</w:t>
            </w:r>
          </w:p>
        </w:tc>
      </w:tr>
      <w:tr w:rsidR="00F47F20" w:rsidRPr="00E442E7" w:rsidTr="00232CEC">
        <w:trPr>
          <w:trHeight w:val="176"/>
        </w:trPr>
        <w:tc>
          <w:tcPr>
            <w:tcW w:w="2268" w:type="dxa"/>
          </w:tcPr>
          <w:p w:rsidR="00F47F20" w:rsidRPr="00E442E7" w:rsidRDefault="00F47F20" w:rsidP="00232CEC">
            <w:r w:rsidRPr="00E442E7">
              <w:lastRenderedPageBreak/>
              <w:t>Trigger</w:t>
            </w:r>
          </w:p>
        </w:tc>
        <w:tc>
          <w:tcPr>
            <w:tcW w:w="5940" w:type="dxa"/>
            <w:gridSpan w:val="3"/>
          </w:tcPr>
          <w:p w:rsidR="00F47F20" w:rsidRPr="00E442E7" w:rsidRDefault="00553E11" w:rsidP="00232CEC">
            <w:pPr>
              <w:pStyle w:val="BodyText"/>
            </w:pPr>
            <w:r>
              <w:t>User</w:t>
            </w:r>
            <w:r w:rsidR="00F47F20">
              <w:t xml:space="preserve"> is at the </w:t>
            </w:r>
            <w:r w:rsidR="00D00FFC">
              <w:t>update</w:t>
            </w:r>
            <w:r w:rsidR="00F47F20">
              <w:t xml:space="preserve"> billing information step for a </w:t>
            </w:r>
            <w:r w:rsidR="00D00FFC">
              <w:t>an existing</w:t>
            </w:r>
            <w:r w:rsidR="00F47F20">
              <w:t xml:space="preserve"> account</w:t>
            </w:r>
          </w:p>
        </w:tc>
      </w:tr>
      <w:tr w:rsidR="00F47F20" w:rsidRPr="00E442E7" w:rsidTr="00232CEC">
        <w:trPr>
          <w:trHeight w:val="176"/>
        </w:trPr>
        <w:tc>
          <w:tcPr>
            <w:tcW w:w="2268" w:type="dxa"/>
          </w:tcPr>
          <w:p w:rsidR="00F47F20" w:rsidRPr="00E442E7" w:rsidRDefault="00F47F20" w:rsidP="00232CEC">
            <w:r w:rsidRPr="00E442E7">
              <w:t>Minimum guarantees</w:t>
            </w:r>
          </w:p>
        </w:tc>
        <w:tc>
          <w:tcPr>
            <w:tcW w:w="5940" w:type="dxa"/>
            <w:gridSpan w:val="3"/>
          </w:tcPr>
          <w:p w:rsidR="00F47F20" w:rsidRPr="006D15FA" w:rsidRDefault="00F47F20" w:rsidP="00232CEC">
            <w:pPr>
              <w:pStyle w:val="BodyText"/>
            </w:pPr>
          </w:p>
        </w:tc>
      </w:tr>
      <w:tr w:rsidR="00F47F20" w:rsidRPr="00E442E7" w:rsidTr="00232CEC">
        <w:trPr>
          <w:trHeight w:val="176"/>
        </w:trPr>
        <w:tc>
          <w:tcPr>
            <w:tcW w:w="2268" w:type="dxa"/>
          </w:tcPr>
          <w:p w:rsidR="00F47F20" w:rsidRPr="00E442E7" w:rsidRDefault="00F47F20" w:rsidP="00232CEC">
            <w:r w:rsidRPr="00E442E7">
              <w:t>Success guarantees:</w:t>
            </w:r>
          </w:p>
        </w:tc>
        <w:tc>
          <w:tcPr>
            <w:tcW w:w="5940" w:type="dxa"/>
            <w:gridSpan w:val="3"/>
          </w:tcPr>
          <w:p w:rsidR="00F47F20" w:rsidRPr="006D15FA" w:rsidRDefault="00F47F20" w:rsidP="00232CEC">
            <w:pPr>
              <w:pStyle w:val="BodyText"/>
            </w:pPr>
            <w:r>
              <w:t>Billing account information are set</w:t>
            </w:r>
          </w:p>
        </w:tc>
      </w:tr>
      <w:tr w:rsidR="00F47F20" w:rsidRPr="00E442E7" w:rsidTr="00232CEC">
        <w:trPr>
          <w:trHeight w:val="176"/>
        </w:trPr>
        <w:tc>
          <w:tcPr>
            <w:tcW w:w="2268" w:type="dxa"/>
          </w:tcPr>
          <w:p w:rsidR="00F47F20" w:rsidRPr="00E442E7" w:rsidRDefault="00F47F20" w:rsidP="00232CEC">
            <w:r w:rsidRPr="00E442E7">
              <w:t>Normal Flow:</w:t>
            </w:r>
          </w:p>
        </w:tc>
        <w:tc>
          <w:tcPr>
            <w:tcW w:w="5940" w:type="dxa"/>
            <w:gridSpan w:val="3"/>
          </w:tcPr>
          <w:p w:rsidR="00F47F20" w:rsidRDefault="001E5037" w:rsidP="000F7361">
            <w:pPr>
              <w:pStyle w:val="ListNumberUC"/>
              <w:numPr>
                <w:ilvl w:val="0"/>
                <w:numId w:val="638"/>
              </w:numPr>
            </w:pPr>
            <w:r>
              <w:t>Channel/CSR light</w:t>
            </w:r>
            <w:r w:rsidR="00F47F20">
              <w:t xml:space="preserve"> application displays </w:t>
            </w:r>
            <w:r w:rsidR="00875949">
              <w:t>current payment method</w:t>
            </w:r>
            <w:r w:rsidR="00F47F20">
              <w:t xml:space="preserve"> and relevant parameters </w:t>
            </w:r>
            <w:r w:rsidR="00AF1334">
              <w:t xml:space="preserve">with values </w:t>
            </w:r>
            <w:r w:rsidR="00875949">
              <w:t>if already set</w:t>
            </w:r>
            <w:r w:rsidR="00D938A7">
              <w:t xml:space="preserve"> </w:t>
            </w:r>
            <w:r w:rsidR="000D3D82">
              <w:t>(A1)</w:t>
            </w:r>
          </w:p>
          <w:p w:rsidR="00F47F20" w:rsidRDefault="00553E11" w:rsidP="000F7361">
            <w:pPr>
              <w:pStyle w:val="ListNumberUC"/>
              <w:numPr>
                <w:ilvl w:val="0"/>
                <w:numId w:val="638"/>
              </w:numPr>
            </w:pPr>
            <w:r>
              <w:t>User</w:t>
            </w:r>
            <w:r w:rsidR="00F47F20">
              <w:t xml:space="preserve"> se</w:t>
            </w:r>
            <w:r w:rsidR="00875949">
              <w:t>t a new</w:t>
            </w:r>
            <w:r w:rsidR="00F47F20">
              <w:t xml:space="preserve"> payment method and set relevant parameters</w:t>
            </w:r>
            <w:r w:rsidR="00875949">
              <w:t xml:space="preserve"> or update parameters of the current one</w:t>
            </w:r>
          </w:p>
          <w:p w:rsidR="00F47F20" w:rsidRDefault="001E5037" w:rsidP="000F7361">
            <w:pPr>
              <w:pStyle w:val="ListNumberUC"/>
              <w:numPr>
                <w:ilvl w:val="0"/>
                <w:numId w:val="638"/>
              </w:numPr>
            </w:pPr>
            <w:r>
              <w:t>Channel/CSR light</w:t>
            </w:r>
            <w:r w:rsidR="00F47F20">
              <w:t xml:space="preserve"> application displays billing information </w:t>
            </w:r>
            <w:r w:rsidR="000D3D82">
              <w:t>with value already set if any</w:t>
            </w:r>
            <w:r w:rsidR="007F2B88">
              <w:t xml:space="preserve"> </w:t>
            </w:r>
          </w:p>
          <w:p w:rsidR="00F47F20" w:rsidRDefault="00553E11" w:rsidP="000F7361">
            <w:pPr>
              <w:pStyle w:val="ListNumberUC"/>
              <w:numPr>
                <w:ilvl w:val="0"/>
                <w:numId w:val="638"/>
              </w:numPr>
            </w:pPr>
            <w:r>
              <w:t>User</w:t>
            </w:r>
            <w:r w:rsidR="00F47F20">
              <w:t xml:space="preserve"> set</w:t>
            </w:r>
            <w:r w:rsidR="000D3D82">
              <w:t>/update</w:t>
            </w:r>
            <w:r w:rsidR="00F47F20">
              <w:t xml:space="preserve"> billing information</w:t>
            </w:r>
            <w:r w:rsidR="000D3D82">
              <w:t xml:space="preserve"> he is authorized to modify</w:t>
            </w:r>
          </w:p>
          <w:p w:rsidR="00F47F20" w:rsidRDefault="001E5037" w:rsidP="000F7361">
            <w:pPr>
              <w:pStyle w:val="ListNumberUC"/>
              <w:numPr>
                <w:ilvl w:val="0"/>
                <w:numId w:val="638"/>
              </w:numPr>
            </w:pPr>
            <w:r>
              <w:t>Channel/CSR light</w:t>
            </w:r>
            <w:r w:rsidR="00F47F20">
              <w:t xml:space="preserve"> applicati</w:t>
            </w:r>
            <w:r w:rsidR="007F2B88">
              <w:t>on validates information set (A</w:t>
            </w:r>
            <w:r w:rsidR="00D00FFC">
              <w:t>2</w:t>
            </w:r>
            <w:r w:rsidR="00F47F20">
              <w:t>)</w:t>
            </w:r>
          </w:p>
          <w:p w:rsidR="00F47F20" w:rsidRPr="006D15FA" w:rsidRDefault="001E5037" w:rsidP="000F7361">
            <w:pPr>
              <w:pStyle w:val="ListNumberUC"/>
              <w:numPr>
                <w:ilvl w:val="0"/>
                <w:numId w:val="638"/>
              </w:numPr>
            </w:pPr>
            <w:r>
              <w:t>Channel/CSR light</w:t>
            </w:r>
            <w:r w:rsidR="00F47F20">
              <w:t xml:space="preserve"> application add</w:t>
            </w:r>
            <w:r w:rsidR="00D00FFC">
              <w:t>s new</w:t>
            </w:r>
            <w:r w:rsidR="00F47F20">
              <w:t xml:space="preserve"> payment information and </w:t>
            </w:r>
            <w:r w:rsidR="00D00FFC">
              <w:t xml:space="preserve">new </w:t>
            </w:r>
            <w:r w:rsidR="00F47F20">
              <w:t xml:space="preserve">billing information on the </w:t>
            </w:r>
            <w:r w:rsidR="00D00FFC">
              <w:t>existing</w:t>
            </w:r>
            <w:r w:rsidR="00F47F20">
              <w:t xml:space="preserve"> account.</w:t>
            </w:r>
          </w:p>
        </w:tc>
      </w:tr>
      <w:tr w:rsidR="00F47F20" w:rsidRPr="00E442E7" w:rsidTr="00232CEC">
        <w:trPr>
          <w:trHeight w:val="176"/>
        </w:trPr>
        <w:tc>
          <w:tcPr>
            <w:tcW w:w="2268" w:type="dxa"/>
          </w:tcPr>
          <w:p w:rsidR="00F47F20" w:rsidRPr="00E442E7" w:rsidRDefault="00F47F20" w:rsidP="00232CEC">
            <w:r w:rsidRPr="00E442E7">
              <w:t>Alternative Flows:</w:t>
            </w:r>
          </w:p>
        </w:tc>
        <w:tc>
          <w:tcPr>
            <w:tcW w:w="5940" w:type="dxa"/>
            <w:gridSpan w:val="3"/>
          </w:tcPr>
          <w:p w:rsidR="00F47F20" w:rsidRDefault="00F47F20" w:rsidP="0034063D">
            <w:pPr>
              <w:pStyle w:val="BodyText"/>
            </w:pPr>
            <w:r>
              <w:t xml:space="preserve">A1: </w:t>
            </w:r>
            <w:r w:rsidR="00A9344A">
              <w:t>User</w:t>
            </w:r>
            <w:r>
              <w:t xml:space="preserve"> is creating a new prepaid customer </w:t>
            </w:r>
          </w:p>
          <w:p w:rsidR="00F47F20" w:rsidRDefault="001E5037" w:rsidP="000F7361">
            <w:pPr>
              <w:pStyle w:val="BodyText"/>
              <w:numPr>
                <w:ilvl w:val="0"/>
                <w:numId w:val="243"/>
              </w:numPr>
            </w:pPr>
            <w:r>
              <w:t>Channel/CSR light</w:t>
            </w:r>
            <w:r w:rsidR="00F47F20">
              <w:t xml:space="preserve"> application doesn’t </w:t>
            </w:r>
            <w:r w:rsidR="00D938A7">
              <w:t>force</w:t>
            </w:r>
            <w:r w:rsidR="00F47F20">
              <w:t xml:space="preserve"> user to set recurring payment information</w:t>
            </w:r>
          </w:p>
          <w:p w:rsidR="00F47F20" w:rsidRDefault="00F47F20" w:rsidP="000F7361">
            <w:pPr>
              <w:pStyle w:val="BodyText"/>
              <w:numPr>
                <w:ilvl w:val="0"/>
                <w:numId w:val="243"/>
              </w:numPr>
            </w:pPr>
            <w:r>
              <w:t>Next steps are similar to nominal case</w:t>
            </w:r>
          </w:p>
          <w:p w:rsidR="00D00FFC" w:rsidRDefault="00D00FFC" w:rsidP="0034063D">
            <w:pPr>
              <w:pStyle w:val="BodyText"/>
            </w:pPr>
            <w:r>
              <w:t>A2</w:t>
            </w:r>
            <w:r w:rsidR="00F47F20">
              <w:t xml:space="preserve">: </w:t>
            </w:r>
            <w:r w:rsidR="00553E11">
              <w:t>User</w:t>
            </w:r>
            <w:r w:rsidR="00F47F20">
              <w:t xml:space="preserve"> has not set correctly requested information</w:t>
            </w:r>
          </w:p>
          <w:p w:rsidR="00D00FFC" w:rsidRDefault="001E5037" w:rsidP="000F7361">
            <w:pPr>
              <w:pStyle w:val="BodyText"/>
              <w:numPr>
                <w:ilvl w:val="0"/>
                <w:numId w:val="639"/>
              </w:numPr>
            </w:pPr>
            <w:r>
              <w:t>Channel/CSR light</w:t>
            </w:r>
            <w:r w:rsidR="00F47F20">
              <w:t xml:space="preserve"> application requests the user to set again information and highlights mistakes</w:t>
            </w:r>
          </w:p>
          <w:p w:rsidR="00F47F20" w:rsidRPr="006D15FA" w:rsidRDefault="00553E11" w:rsidP="000F7361">
            <w:pPr>
              <w:pStyle w:val="BodyText"/>
              <w:numPr>
                <w:ilvl w:val="0"/>
                <w:numId w:val="639"/>
              </w:numPr>
            </w:pPr>
            <w:r>
              <w:t>User</w:t>
            </w:r>
            <w:r w:rsidR="00F47F20">
              <w:t xml:space="preserve"> set requested information</w:t>
            </w:r>
          </w:p>
        </w:tc>
      </w:tr>
    </w:tbl>
    <w:p w:rsidR="00B71C30" w:rsidRDefault="00B71C30" w:rsidP="004752DD">
      <w:pPr>
        <w:pStyle w:val="Heading4"/>
      </w:pPr>
      <w:bookmarkStart w:id="448" w:name="_Toc253578011"/>
      <w:r w:rsidRPr="009673F0">
        <w:t xml:space="preserve">Use Case:  New </w:t>
      </w:r>
      <w:r w:rsidR="00A13724">
        <w:t>Subscriber</w:t>
      </w:r>
      <w:bookmarkEnd w:id="44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9673F0" w:rsidRPr="00E442E7" w:rsidTr="0045048E">
        <w:trPr>
          <w:gridAfter w:val="1"/>
          <w:wAfter w:w="18" w:type="dxa"/>
          <w:trHeight w:val="360"/>
        </w:trPr>
        <w:tc>
          <w:tcPr>
            <w:tcW w:w="5580" w:type="dxa"/>
            <w:gridSpan w:val="2"/>
            <w:shd w:val="clear" w:color="auto" w:fill="E6E6E6"/>
          </w:tcPr>
          <w:p w:rsidR="009673F0" w:rsidRPr="00E442E7" w:rsidRDefault="009673F0" w:rsidP="00122B88">
            <w:pPr>
              <w:pStyle w:val="TableHeading"/>
            </w:pPr>
            <w:r>
              <w:t xml:space="preserve">New </w:t>
            </w:r>
            <w:r w:rsidR="00A13724">
              <w:t>subscriber</w:t>
            </w:r>
            <w:r w:rsidRPr="00E442E7">
              <w:t xml:space="preserve"> </w:t>
            </w:r>
          </w:p>
        </w:tc>
        <w:tc>
          <w:tcPr>
            <w:tcW w:w="2610" w:type="dxa"/>
            <w:shd w:val="clear" w:color="auto" w:fill="E6E6E6"/>
          </w:tcPr>
          <w:p w:rsidR="009673F0" w:rsidRPr="00E442E7" w:rsidRDefault="001060FE" w:rsidP="00122B88">
            <w:pPr>
              <w:pStyle w:val="TableHeading"/>
            </w:pPr>
            <w:r>
              <w:t>NSA0040</w:t>
            </w:r>
          </w:p>
        </w:tc>
      </w:tr>
      <w:tr w:rsidR="009673F0" w:rsidRPr="00E442E7" w:rsidTr="0045048E">
        <w:tc>
          <w:tcPr>
            <w:tcW w:w="2268" w:type="dxa"/>
          </w:tcPr>
          <w:p w:rsidR="009673F0" w:rsidRPr="00E442E7" w:rsidRDefault="009673F0" w:rsidP="0045048E">
            <w:r w:rsidRPr="00E442E7">
              <w:t>Primary actors</w:t>
            </w:r>
          </w:p>
        </w:tc>
        <w:tc>
          <w:tcPr>
            <w:tcW w:w="5940" w:type="dxa"/>
            <w:gridSpan w:val="3"/>
          </w:tcPr>
          <w:p w:rsidR="009673F0" w:rsidRDefault="009673F0" w:rsidP="0045048E">
            <w:pPr>
              <w:pStyle w:val="BodyText"/>
            </w:pPr>
            <w:r>
              <w:t>Dealer user</w:t>
            </w:r>
          </w:p>
          <w:p w:rsidR="00D757D4" w:rsidRPr="00E442E7" w:rsidRDefault="001D62EC" w:rsidP="0045048E">
            <w:pPr>
              <w:pStyle w:val="BodyText"/>
            </w:pPr>
            <w:r>
              <w:t>CSR user</w:t>
            </w:r>
          </w:p>
        </w:tc>
      </w:tr>
      <w:tr w:rsidR="009673F0" w:rsidRPr="00E442E7" w:rsidTr="0045048E">
        <w:tc>
          <w:tcPr>
            <w:tcW w:w="2268" w:type="dxa"/>
          </w:tcPr>
          <w:p w:rsidR="009673F0" w:rsidRPr="00E442E7" w:rsidRDefault="009673F0" w:rsidP="0045048E">
            <w:r w:rsidRPr="00E442E7">
              <w:t>Summary Goal</w:t>
            </w:r>
          </w:p>
        </w:tc>
        <w:tc>
          <w:tcPr>
            <w:tcW w:w="5940" w:type="dxa"/>
            <w:gridSpan w:val="3"/>
          </w:tcPr>
          <w:p w:rsidR="009673F0" w:rsidRPr="00E442E7" w:rsidRDefault="009673F0" w:rsidP="0045048E">
            <w:pPr>
              <w:pStyle w:val="BodyText"/>
            </w:pPr>
            <w:r>
              <w:t xml:space="preserve">This use </w:t>
            </w:r>
            <w:r w:rsidR="00DB199D">
              <w:t xml:space="preserve">case </w:t>
            </w:r>
            <w:r>
              <w:t xml:space="preserve">allows </w:t>
            </w:r>
            <w:r w:rsidR="0002100D">
              <w:t>user</w:t>
            </w:r>
            <w:r>
              <w:t xml:space="preserve"> </w:t>
            </w:r>
            <w:r w:rsidR="00DB199D">
              <w:t xml:space="preserve">creating a new </w:t>
            </w:r>
            <w:r w:rsidR="00A13724">
              <w:t>subscriber</w:t>
            </w:r>
          </w:p>
        </w:tc>
      </w:tr>
      <w:tr w:rsidR="009673F0" w:rsidRPr="00E442E7" w:rsidTr="0045048E">
        <w:trPr>
          <w:trHeight w:val="176"/>
        </w:trPr>
        <w:tc>
          <w:tcPr>
            <w:tcW w:w="2268" w:type="dxa"/>
          </w:tcPr>
          <w:p w:rsidR="009673F0" w:rsidRPr="00E442E7" w:rsidRDefault="009673F0" w:rsidP="0045048E">
            <w:r w:rsidRPr="00E442E7">
              <w:t>Pre-conditions</w:t>
            </w:r>
          </w:p>
        </w:tc>
        <w:tc>
          <w:tcPr>
            <w:tcW w:w="5940" w:type="dxa"/>
            <w:gridSpan w:val="3"/>
          </w:tcPr>
          <w:p w:rsidR="009673F0" w:rsidRPr="00E442E7" w:rsidRDefault="00553E11" w:rsidP="00DB199D">
            <w:pPr>
              <w:pStyle w:val="BodyText"/>
            </w:pPr>
            <w:r>
              <w:t>User</w:t>
            </w:r>
            <w:r w:rsidR="00DB199D">
              <w:t xml:space="preserve"> is in a new customer or new </w:t>
            </w:r>
            <w:r w:rsidR="00A13724">
              <w:t>subscriber</w:t>
            </w:r>
            <w:r w:rsidR="00DB199D">
              <w:t xml:space="preserve"> for existing customer process</w:t>
            </w:r>
          </w:p>
        </w:tc>
      </w:tr>
      <w:tr w:rsidR="009673F0" w:rsidRPr="00E442E7" w:rsidTr="0045048E">
        <w:trPr>
          <w:trHeight w:val="176"/>
        </w:trPr>
        <w:tc>
          <w:tcPr>
            <w:tcW w:w="2268" w:type="dxa"/>
          </w:tcPr>
          <w:p w:rsidR="009673F0" w:rsidRPr="00E442E7" w:rsidRDefault="009673F0" w:rsidP="0045048E">
            <w:r w:rsidRPr="00E442E7">
              <w:t>Trigger</w:t>
            </w:r>
          </w:p>
        </w:tc>
        <w:tc>
          <w:tcPr>
            <w:tcW w:w="5940" w:type="dxa"/>
            <w:gridSpan w:val="3"/>
          </w:tcPr>
          <w:p w:rsidR="009673F0" w:rsidRPr="00E442E7" w:rsidRDefault="00553E11" w:rsidP="0045048E">
            <w:pPr>
              <w:pStyle w:val="BodyText"/>
            </w:pPr>
            <w:r>
              <w:t>User</w:t>
            </w:r>
            <w:r w:rsidR="009673F0">
              <w:t xml:space="preserve"> </w:t>
            </w:r>
            <w:r w:rsidR="00DB199D">
              <w:t xml:space="preserve">has selected a primary offer of </w:t>
            </w:r>
            <w:r w:rsidR="002C56C0">
              <w:t>subscriber bundle</w:t>
            </w:r>
          </w:p>
        </w:tc>
      </w:tr>
      <w:tr w:rsidR="009673F0" w:rsidRPr="00E442E7" w:rsidTr="0045048E">
        <w:trPr>
          <w:trHeight w:val="176"/>
        </w:trPr>
        <w:tc>
          <w:tcPr>
            <w:tcW w:w="2268" w:type="dxa"/>
          </w:tcPr>
          <w:p w:rsidR="009673F0" w:rsidRPr="00E442E7" w:rsidRDefault="009673F0" w:rsidP="0045048E">
            <w:r w:rsidRPr="00E442E7">
              <w:t>Minimum guarantees</w:t>
            </w:r>
          </w:p>
        </w:tc>
        <w:tc>
          <w:tcPr>
            <w:tcW w:w="5940" w:type="dxa"/>
            <w:gridSpan w:val="3"/>
          </w:tcPr>
          <w:p w:rsidR="009673F0" w:rsidRPr="006D15FA" w:rsidRDefault="009673F0" w:rsidP="0045048E">
            <w:pPr>
              <w:pStyle w:val="BodyText"/>
            </w:pPr>
          </w:p>
        </w:tc>
      </w:tr>
      <w:tr w:rsidR="009673F0" w:rsidRPr="00E442E7" w:rsidTr="0045048E">
        <w:trPr>
          <w:trHeight w:val="176"/>
        </w:trPr>
        <w:tc>
          <w:tcPr>
            <w:tcW w:w="2268" w:type="dxa"/>
          </w:tcPr>
          <w:p w:rsidR="009673F0" w:rsidRPr="00E442E7" w:rsidRDefault="009673F0" w:rsidP="0045048E">
            <w:r w:rsidRPr="00E442E7">
              <w:t>Success guarantees:</w:t>
            </w:r>
          </w:p>
        </w:tc>
        <w:tc>
          <w:tcPr>
            <w:tcW w:w="5940" w:type="dxa"/>
            <w:gridSpan w:val="3"/>
          </w:tcPr>
          <w:p w:rsidR="009673F0" w:rsidRPr="006D15FA" w:rsidRDefault="0040233E" w:rsidP="0045048E">
            <w:pPr>
              <w:pStyle w:val="BodyText"/>
            </w:pPr>
            <w:r>
              <w:t xml:space="preserve">New </w:t>
            </w:r>
            <w:r w:rsidR="00A13724">
              <w:t>subscriber</w:t>
            </w:r>
            <w:r>
              <w:t xml:space="preserve"> has been added to the basket</w:t>
            </w:r>
          </w:p>
        </w:tc>
      </w:tr>
      <w:tr w:rsidR="009673F0" w:rsidRPr="00E442E7" w:rsidTr="0045048E">
        <w:trPr>
          <w:trHeight w:val="176"/>
        </w:trPr>
        <w:tc>
          <w:tcPr>
            <w:tcW w:w="2268" w:type="dxa"/>
          </w:tcPr>
          <w:p w:rsidR="009673F0" w:rsidRPr="00E442E7" w:rsidRDefault="009673F0" w:rsidP="0045048E">
            <w:r w:rsidRPr="00E442E7">
              <w:t>Normal Flow:</w:t>
            </w:r>
          </w:p>
        </w:tc>
        <w:tc>
          <w:tcPr>
            <w:tcW w:w="5940" w:type="dxa"/>
            <w:gridSpan w:val="3"/>
          </w:tcPr>
          <w:p w:rsidR="009673F0" w:rsidRDefault="00553E11" w:rsidP="000F7361">
            <w:pPr>
              <w:pStyle w:val="ListNumberUC"/>
              <w:numPr>
                <w:ilvl w:val="0"/>
                <w:numId w:val="90"/>
              </w:numPr>
            </w:pPr>
            <w:r>
              <w:t>User</w:t>
            </w:r>
            <w:r w:rsidR="0040233E">
              <w:t xml:space="preserve"> set the new </w:t>
            </w:r>
            <w:r w:rsidR="00A13724">
              <w:t>subscriber</w:t>
            </w:r>
            <w:r w:rsidR="0040233E">
              <w:t xml:space="preserve"> contact (refer to use case set </w:t>
            </w:r>
            <w:r w:rsidR="00A13724">
              <w:t>subscriber</w:t>
            </w:r>
            <w:r w:rsidR="0040233E">
              <w:t xml:space="preserve"> contact)</w:t>
            </w:r>
            <w:r w:rsidR="009673F0">
              <w:t xml:space="preserve"> </w:t>
            </w:r>
          </w:p>
          <w:p w:rsidR="0040233E" w:rsidRDefault="00553E11" w:rsidP="000F7361">
            <w:pPr>
              <w:pStyle w:val="ListNumberUC"/>
              <w:numPr>
                <w:ilvl w:val="0"/>
                <w:numId w:val="90"/>
              </w:numPr>
            </w:pPr>
            <w:r>
              <w:t>User</w:t>
            </w:r>
            <w:r w:rsidR="0040233E">
              <w:t xml:space="preserve"> set the </w:t>
            </w:r>
            <w:r w:rsidR="00A13724">
              <w:t>subscriber</w:t>
            </w:r>
            <w:r w:rsidR="0040233E">
              <w:t xml:space="preserve"> attributes (refer to use case set </w:t>
            </w:r>
            <w:r w:rsidR="00A13724">
              <w:t>subscriber</w:t>
            </w:r>
            <w:r w:rsidR="0040233E">
              <w:t xml:space="preserve"> attributes)</w:t>
            </w:r>
          </w:p>
          <w:p w:rsidR="009673F0" w:rsidRDefault="00553E11" w:rsidP="000F7361">
            <w:pPr>
              <w:pStyle w:val="ListNumberUC"/>
              <w:numPr>
                <w:ilvl w:val="0"/>
                <w:numId w:val="90"/>
              </w:numPr>
            </w:pPr>
            <w:r>
              <w:lastRenderedPageBreak/>
              <w:t>User</w:t>
            </w:r>
            <w:r w:rsidR="009673F0">
              <w:t xml:space="preserve"> </w:t>
            </w:r>
            <w:r w:rsidR="0040233E">
              <w:t xml:space="preserve">selects supplementary (and selective for a </w:t>
            </w:r>
            <w:r w:rsidR="002C56C0">
              <w:t>subscriber bundle</w:t>
            </w:r>
            <w:r w:rsidR="0040233E">
              <w:t xml:space="preserve">) </w:t>
            </w:r>
            <w:r w:rsidR="00E95ABF">
              <w:t>offer</w:t>
            </w:r>
            <w:r w:rsidR="0040233E">
              <w:t xml:space="preserve">s (refer to use case select </w:t>
            </w:r>
            <w:r w:rsidR="00D22280">
              <w:t>subscriber supplementary offer</w:t>
            </w:r>
            <w:r w:rsidR="0040233E">
              <w:t>s)</w:t>
            </w:r>
          </w:p>
          <w:p w:rsidR="00617EB7" w:rsidRDefault="00553E11" w:rsidP="000F7361">
            <w:pPr>
              <w:pStyle w:val="ListNumberUC"/>
              <w:numPr>
                <w:ilvl w:val="0"/>
                <w:numId w:val="90"/>
              </w:numPr>
            </w:pPr>
            <w:r>
              <w:t>User</w:t>
            </w:r>
            <w:r w:rsidR="0040233E">
              <w:t xml:space="preserve"> configu</w:t>
            </w:r>
            <w:r w:rsidR="006066BA">
              <w:t xml:space="preserve">res </w:t>
            </w:r>
            <w:r w:rsidR="002C56C0">
              <w:t>primary offer</w:t>
            </w:r>
            <w:r w:rsidR="006066BA">
              <w:t xml:space="preserve"> and </w:t>
            </w:r>
            <w:r w:rsidR="00D22280">
              <w:t>offer parameter</w:t>
            </w:r>
            <w:r w:rsidR="006066BA">
              <w:t>s</w:t>
            </w:r>
            <w:r w:rsidR="0040233E">
              <w:t xml:space="preserve"> (refer to use case configure </w:t>
            </w:r>
            <w:r w:rsidR="002C56C0">
              <w:t>primary offer</w:t>
            </w:r>
            <w:r w:rsidR="0040233E">
              <w:t>/</w:t>
            </w:r>
            <w:r w:rsidR="00D22280">
              <w:t>offer parameter</w:t>
            </w:r>
            <w:r w:rsidR="0040233E">
              <w:t>s)</w:t>
            </w:r>
          </w:p>
          <w:p w:rsidR="009673F0" w:rsidRDefault="00553E11" w:rsidP="000F7361">
            <w:pPr>
              <w:pStyle w:val="ListNumberUC"/>
              <w:numPr>
                <w:ilvl w:val="0"/>
                <w:numId w:val="90"/>
              </w:numPr>
            </w:pPr>
            <w:r>
              <w:t>User</w:t>
            </w:r>
            <w:r w:rsidR="009673F0">
              <w:t xml:space="preserve"> </w:t>
            </w:r>
            <w:r w:rsidR="0040233E">
              <w:t>configure</w:t>
            </w:r>
            <w:r w:rsidR="00F636A7">
              <w:t>s</w:t>
            </w:r>
            <w:r w:rsidR="0040233E">
              <w:t xml:space="preserve"> new </w:t>
            </w:r>
            <w:r w:rsidR="00A13724">
              <w:t>subscriber</w:t>
            </w:r>
            <w:r w:rsidR="0040233E">
              <w:t xml:space="preserve"> balances (refer to use case configure balances) </w:t>
            </w:r>
          </w:p>
          <w:p w:rsidR="009673F0" w:rsidRDefault="00553E11" w:rsidP="000F7361">
            <w:pPr>
              <w:pStyle w:val="ListNumberUC"/>
              <w:numPr>
                <w:ilvl w:val="0"/>
                <w:numId w:val="90"/>
              </w:numPr>
            </w:pPr>
            <w:r>
              <w:t>User</w:t>
            </w:r>
            <w:r w:rsidR="000113DF">
              <w:t xml:space="preserve"> configures new </w:t>
            </w:r>
            <w:r w:rsidR="00A13724">
              <w:t>subscriber</w:t>
            </w:r>
            <w:r w:rsidR="000113DF">
              <w:t xml:space="preserve"> </w:t>
            </w:r>
            <w:r w:rsidR="001529D7">
              <w:t>external id type</w:t>
            </w:r>
            <w:r w:rsidR="000113DF">
              <w:t xml:space="preserve">s (refer to Configure </w:t>
            </w:r>
            <w:r w:rsidR="00E95ABF">
              <w:t>subscriber external id use case)</w:t>
            </w:r>
          </w:p>
          <w:p w:rsidR="009673F0" w:rsidRPr="006D15FA" w:rsidRDefault="001E5037" w:rsidP="000F7361">
            <w:pPr>
              <w:pStyle w:val="ListNumberUC"/>
              <w:numPr>
                <w:ilvl w:val="0"/>
                <w:numId w:val="90"/>
              </w:numPr>
            </w:pPr>
            <w:r>
              <w:t>Channel/CSR light</w:t>
            </w:r>
            <w:r w:rsidR="000113DF">
              <w:t xml:space="preserve"> application adds the new </w:t>
            </w:r>
            <w:r w:rsidR="00A13724">
              <w:t>subscriber</w:t>
            </w:r>
            <w:r w:rsidR="000113DF">
              <w:t xml:space="preserve"> to the basket</w:t>
            </w:r>
            <w:r w:rsidR="009673F0">
              <w:t xml:space="preserve"> </w:t>
            </w:r>
          </w:p>
        </w:tc>
      </w:tr>
      <w:tr w:rsidR="009673F0" w:rsidRPr="00E442E7" w:rsidTr="0045048E">
        <w:trPr>
          <w:trHeight w:val="176"/>
        </w:trPr>
        <w:tc>
          <w:tcPr>
            <w:tcW w:w="2268" w:type="dxa"/>
          </w:tcPr>
          <w:p w:rsidR="009673F0" w:rsidRPr="00E442E7" w:rsidRDefault="009673F0" w:rsidP="0045048E">
            <w:r w:rsidRPr="00E442E7">
              <w:lastRenderedPageBreak/>
              <w:t>Alternative Flows:</w:t>
            </w:r>
          </w:p>
        </w:tc>
        <w:tc>
          <w:tcPr>
            <w:tcW w:w="5940" w:type="dxa"/>
            <w:gridSpan w:val="3"/>
          </w:tcPr>
          <w:p w:rsidR="009673F0" w:rsidRPr="006D15FA" w:rsidRDefault="006066BA" w:rsidP="0055537A">
            <w:pPr>
              <w:pStyle w:val="Body"/>
              <w:ind w:left="0"/>
            </w:pPr>
            <w:r>
              <w:t>None</w:t>
            </w:r>
          </w:p>
        </w:tc>
      </w:tr>
    </w:tbl>
    <w:p w:rsidR="00DA4B0F" w:rsidRDefault="00DA4B0F" w:rsidP="004752DD">
      <w:pPr>
        <w:pStyle w:val="Heading4"/>
      </w:pPr>
      <w:bookmarkStart w:id="449" w:name="_Toc253578012"/>
      <w:r>
        <w:t xml:space="preserve">Use Case:  Set </w:t>
      </w:r>
      <w:r w:rsidR="00A13724">
        <w:t>subscriber</w:t>
      </w:r>
      <w:r>
        <w:t xml:space="preserve"> contact</w:t>
      </w:r>
      <w:bookmarkEnd w:id="449"/>
    </w:p>
    <w:p w:rsidR="00DA4B0F" w:rsidRPr="00326D15" w:rsidRDefault="00326D15" w:rsidP="00DA4B0F">
      <w:pPr>
        <w:pStyle w:val="BodyText"/>
      </w:pPr>
      <w:r w:rsidRPr="00326D15">
        <w:pict>
          <v:shape id="_x0000_i1067" type="#_x0000_t75" style="width:418.5pt;height:232.5pt">
            <v:imagedata r:id="rId57" o:title=""/>
          </v:shape>
        </w:pict>
      </w:r>
    </w:p>
    <w:p w:rsidR="00EA17EB" w:rsidRPr="006B2375" w:rsidRDefault="00EA17EB" w:rsidP="00DA4B0F">
      <w:pPr>
        <w:pStyle w:val="BodyText"/>
      </w:pP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A4B0F" w:rsidRPr="00E442E7" w:rsidTr="0045048E">
        <w:trPr>
          <w:gridAfter w:val="1"/>
          <w:wAfter w:w="18" w:type="dxa"/>
          <w:trHeight w:val="360"/>
        </w:trPr>
        <w:tc>
          <w:tcPr>
            <w:tcW w:w="5580" w:type="dxa"/>
            <w:gridSpan w:val="2"/>
            <w:shd w:val="clear" w:color="auto" w:fill="E6E6E6"/>
          </w:tcPr>
          <w:p w:rsidR="00DA4B0F" w:rsidRPr="00E442E7" w:rsidRDefault="00143049" w:rsidP="00122B88">
            <w:pPr>
              <w:pStyle w:val="TableHeading"/>
            </w:pPr>
            <w:r>
              <w:t xml:space="preserve">Set </w:t>
            </w:r>
            <w:r w:rsidR="00A13724">
              <w:t>subscriber</w:t>
            </w:r>
            <w:r>
              <w:t xml:space="preserve"> contact</w:t>
            </w:r>
            <w:r w:rsidR="00DA4B0F" w:rsidRPr="00E442E7">
              <w:t xml:space="preserve"> </w:t>
            </w:r>
          </w:p>
        </w:tc>
        <w:tc>
          <w:tcPr>
            <w:tcW w:w="2610" w:type="dxa"/>
            <w:shd w:val="clear" w:color="auto" w:fill="E6E6E6"/>
          </w:tcPr>
          <w:p w:rsidR="00DA4B0F" w:rsidRPr="00E442E7" w:rsidRDefault="001060FE" w:rsidP="00122B88">
            <w:pPr>
              <w:pStyle w:val="TableHeading"/>
            </w:pPr>
            <w:r>
              <w:t>NSA0060</w:t>
            </w:r>
          </w:p>
        </w:tc>
      </w:tr>
      <w:tr w:rsidR="00DA4B0F" w:rsidRPr="00E442E7" w:rsidTr="0045048E">
        <w:tc>
          <w:tcPr>
            <w:tcW w:w="2268" w:type="dxa"/>
          </w:tcPr>
          <w:p w:rsidR="00DA4B0F" w:rsidRPr="00E442E7" w:rsidRDefault="00DA4B0F" w:rsidP="0045048E">
            <w:r w:rsidRPr="00E442E7">
              <w:t>Primary actors</w:t>
            </w:r>
          </w:p>
        </w:tc>
        <w:tc>
          <w:tcPr>
            <w:tcW w:w="5940" w:type="dxa"/>
            <w:gridSpan w:val="3"/>
          </w:tcPr>
          <w:p w:rsidR="00DA4B0F" w:rsidRDefault="00DA4B0F" w:rsidP="0045048E">
            <w:pPr>
              <w:pStyle w:val="BodyText"/>
            </w:pPr>
            <w:r>
              <w:t>Dealer user</w:t>
            </w:r>
          </w:p>
          <w:p w:rsidR="00EA17EB" w:rsidRPr="00E442E7" w:rsidRDefault="00EA17EB" w:rsidP="0045048E">
            <w:pPr>
              <w:pStyle w:val="BodyText"/>
            </w:pPr>
            <w:r>
              <w:t>CSR</w:t>
            </w:r>
            <w:r w:rsidR="003D08E6">
              <w:t xml:space="preserve"> user</w:t>
            </w:r>
          </w:p>
        </w:tc>
      </w:tr>
      <w:tr w:rsidR="00DA4B0F" w:rsidRPr="00E442E7" w:rsidTr="0045048E">
        <w:tc>
          <w:tcPr>
            <w:tcW w:w="2268" w:type="dxa"/>
          </w:tcPr>
          <w:p w:rsidR="00DA4B0F" w:rsidRPr="00E442E7" w:rsidRDefault="00DA4B0F" w:rsidP="0045048E">
            <w:r w:rsidRPr="00E442E7">
              <w:t>Summary Goal</w:t>
            </w:r>
          </w:p>
        </w:tc>
        <w:tc>
          <w:tcPr>
            <w:tcW w:w="5940" w:type="dxa"/>
            <w:gridSpan w:val="3"/>
          </w:tcPr>
          <w:p w:rsidR="00DA4B0F" w:rsidRPr="00E442E7" w:rsidRDefault="00DA4B0F" w:rsidP="0045048E">
            <w:pPr>
              <w:pStyle w:val="BodyText"/>
            </w:pPr>
            <w:r>
              <w:t xml:space="preserve">This use case allows a </w:t>
            </w:r>
            <w:r w:rsidR="0002100D">
              <w:t>user</w:t>
            </w:r>
            <w:r>
              <w:t xml:space="preserve"> setting identity and service address for a new </w:t>
            </w:r>
            <w:r w:rsidR="00A13724">
              <w:t>subscriber</w:t>
            </w:r>
          </w:p>
        </w:tc>
      </w:tr>
      <w:tr w:rsidR="00DA4B0F" w:rsidRPr="00E442E7" w:rsidTr="0045048E">
        <w:trPr>
          <w:trHeight w:val="176"/>
        </w:trPr>
        <w:tc>
          <w:tcPr>
            <w:tcW w:w="2268" w:type="dxa"/>
          </w:tcPr>
          <w:p w:rsidR="00DA4B0F" w:rsidRPr="00E442E7" w:rsidRDefault="00DA4B0F" w:rsidP="0045048E">
            <w:r w:rsidRPr="00E442E7">
              <w:t>Pre-conditions</w:t>
            </w:r>
          </w:p>
        </w:tc>
        <w:tc>
          <w:tcPr>
            <w:tcW w:w="5940" w:type="dxa"/>
            <w:gridSpan w:val="3"/>
          </w:tcPr>
          <w:p w:rsidR="00DA4B0F" w:rsidRPr="00E442E7" w:rsidRDefault="00553E11" w:rsidP="0045048E">
            <w:pPr>
              <w:pStyle w:val="BodyText"/>
            </w:pPr>
            <w:r>
              <w:t>User</w:t>
            </w:r>
            <w:r w:rsidR="00143049">
              <w:t xml:space="preserve"> is creating a new </w:t>
            </w:r>
            <w:r w:rsidR="00A13724">
              <w:t>subscriber</w:t>
            </w:r>
            <w:r w:rsidR="00143049">
              <w:t xml:space="preserve"> for either a new customer or an existing customer</w:t>
            </w:r>
          </w:p>
        </w:tc>
      </w:tr>
      <w:tr w:rsidR="00DA4B0F" w:rsidRPr="00E442E7" w:rsidTr="0045048E">
        <w:trPr>
          <w:trHeight w:val="176"/>
        </w:trPr>
        <w:tc>
          <w:tcPr>
            <w:tcW w:w="2268" w:type="dxa"/>
          </w:tcPr>
          <w:p w:rsidR="00DA4B0F" w:rsidRPr="00E442E7" w:rsidRDefault="00DA4B0F" w:rsidP="0045048E">
            <w:r w:rsidRPr="00E442E7">
              <w:t>Trigger</w:t>
            </w:r>
          </w:p>
        </w:tc>
        <w:tc>
          <w:tcPr>
            <w:tcW w:w="5940" w:type="dxa"/>
            <w:gridSpan w:val="3"/>
          </w:tcPr>
          <w:p w:rsidR="00DA4B0F" w:rsidRPr="00E442E7" w:rsidRDefault="00553E11" w:rsidP="0045048E">
            <w:pPr>
              <w:pStyle w:val="BodyText"/>
            </w:pPr>
            <w:r>
              <w:t>User</w:t>
            </w:r>
            <w:r w:rsidR="00143049">
              <w:t xml:space="preserve"> has completed previous step to create a new </w:t>
            </w:r>
            <w:r w:rsidR="00A13724">
              <w:t>subscriber</w:t>
            </w:r>
          </w:p>
        </w:tc>
      </w:tr>
      <w:tr w:rsidR="00DA4B0F" w:rsidRPr="00E442E7" w:rsidTr="0045048E">
        <w:trPr>
          <w:trHeight w:val="176"/>
        </w:trPr>
        <w:tc>
          <w:tcPr>
            <w:tcW w:w="2268" w:type="dxa"/>
          </w:tcPr>
          <w:p w:rsidR="00DA4B0F" w:rsidRPr="00E442E7" w:rsidRDefault="00DA4B0F" w:rsidP="0045048E">
            <w:r w:rsidRPr="00E442E7">
              <w:t>Minimum guarantees</w:t>
            </w:r>
          </w:p>
        </w:tc>
        <w:tc>
          <w:tcPr>
            <w:tcW w:w="5940" w:type="dxa"/>
            <w:gridSpan w:val="3"/>
          </w:tcPr>
          <w:p w:rsidR="00DA4B0F" w:rsidRPr="006D15FA" w:rsidRDefault="00DA4B0F" w:rsidP="0045048E">
            <w:pPr>
              <w:pStyle w:val="BodyText"/>
            </w:pPr>
          </w:p>
        </w:tc>
      </w:tr>
      <w:tr w:rsidR="00DA4B0F" w:rsidRPr="00E442E7" w:rsidTr="0045048E">
        <w:trPr>
          <w:trHeight w:val="176"/>
        </w:trPr>
        <w:tc>
          <w:tcPr>
            <w:tcW w:w="2268" w:type="dxa"/>
          </w:tcPr>
          <w:p w:rsidR="00DA4B0F" w:rsidRPr="00E442E7" w:rsidRDefault="00DA4B0F" w:rsidP="0045048E">
            <w:r w:rsidRPr="00E442E7">
              <w:t>Success guarantees:</w:t>
            </w:r>
          </w:p>
        </w:tc>
        <w:tc>
          <w:tcPr>
            <w:tcW w:w="5940" w:type="dxa"/>
            <w:gridSpan w:val="3"/>
          </w:tcPr>
          <w:p w:rsidR="00DA4B0F" w:rsidRPr="006D15FA" w:rsidRDefault="00143049" w:rsidP="0045048E">
            <w:pPr>
              <w:pStyle w:val="BodyText"/>
            </w:pPr>
            <w:r>
              <w:t xml:space="preserve">New </w:t>
            </w:r>
            <w:r w:rsidR="00A13724">
              <w:t>subscriber</w:t>
            </w:r>
            <w:r>
              <w:t xml:space="preserve"> contact is set</w:t>
            </w:r>
          </w:p>
        </w:tc>
      </w:tr>
      <w:tr w:rsidR="00DA4B0F" w:rsidRPr="00E442E7" w:rsidTr="0045048E">
        <w:trPr>
          <w:trHeight w:val="176"/>
        </w:trPr>
        <w:tc>
          <w:tcPr>
            <w:tcW w:w="2268" w:type="dxa"/>
          </w:tcPr>
          <w:p w:rsidR="00DA4B0F" w:rsidRPr="00E442E7" w:rsidRDefault="00DA4B0F" w:rsidP="0045048E">
            <w:r w:rsidRPr="00E442E7">
              <w:t>Normal Flow:</w:t>
            </w:r>
          </w:p>
        </w:tc>
        <w:tc>
          <w:tcPr>
            <w:tcW w:w="5940" w:type="dxa"/>
            <w:gridSpan w:val="3"/>
          </w:tcPr>
          <w:p w:rsidR="00DA4B0F" w:rsidRDefault="001E5037" w:rsidP="000F7361">
            <w:pPr>
              <w:pStyle w:val="ListNumberUC"/>
              <w:numPr>
                <w:ilvl w:val="0"/>
                <w:numId w:val="91"/>
              </w:numPr>
            </w:pPr>
            <w:r>
              <w:t>Channel/CSR light</w:t>
            </w:r>
            <w:r w:rsidR="00143049">
              <w:t xml:space="preserve"> user displays </w:t>
            </w:r>
            <w:r w:rsidR="00A53573">
              <w:t xml:space="preserve">personal </w:t>
            </w:r>
            <w:r w:rsidR="00143049">
              <w:t xml:space="preserve">identity attributes </w:t>
            </w:r>
            <w:r w:rsidR="00143049">
              <w:lastRenderedPageBreak/>
              <w:t>to set</w:t>
            </w:r>
          </w:p>
          <w:p w:rsidR="00143049" w:rsidRDefault="00553E11" w:rsidP="000F7361">
            <w:pPr>
              <w:pStyle w:val="ListNumberUC"/>
              <w:numPr>
                <w:ilvl w:val="0"/>
                <w:numId w:val="91"/>
              </w:numPr>
            </w:pPr>
            <w:r>
              <w:t>User</w:t>
            </w:r>
            <w:r w:rsidR="00143049">
              <w:t xml:space="preserve"> set identity attributes</w:t>
            </w:r>
          </w:p>
          <w:p w:rsidR="00143049" w:rsidRDefault="00553E11" w:rsidP="000F7361">
            <w:pPr>
              <w:pStyle w:val="ListNumberUC"/>
              <w:numPr>
                <w:ilvl w:val="0"/>
                <w:numId w:val="91"/>
              </w:numPr>
            </w:pPr>
            <w:r>
              <w:t>User</w:t>
            </w:r>
            <w:r w:rsidR="00143049">
              <w:t xml:space="preserve"> set service address (refer to use case set service address)</w:t>
            </w:r>
          </w:p>
          <w:p w:rsidR="00143049" w:rsidRDefault="00553E11" w:rsidP="000F7361">
            <w:pPr>
              <w:pStyle w:val="ListNumberUC"/>
              <w:numPr>
                <w:ilvl w:val="0"/>
                <w:numId w:val="91"/>
              </w:numPr>
            </w:pPr>
            <w:r>
              <w:t>User</w:t>
            </w:r>
            <w:r w:rsidR="00143049">
              <w:t xml:space="preserve"> submits</w:t>
            </w:r>
          </w:p>
          <w:p w:rsidR="00143049" w:rsidRDefault="001E5037" w:rsidP="000F7361">
            <w:pPr>
              <w:pStyle w:val="ListNumberUC"/>
              <w:numPr>
                <w:ilvl w:val="0"/>
                <w:numId w:val="91"/>
              </w:numPr>
            </w:pPr>
            <w:r>
              <w:t>Channel/CSR light</w:t>
            </w:r>
            <w:r w:rsidR="00143049">
              <w:t xml:space="preserve"> application validates data (A1)</w:t>
            </w:r>
          </w:p>
          <w:p w:rsidR="00143049" w:rsidRPr="006D15FA" w:rsidRDefault="001E5037" w:rsidP="000F7361">
            <w:pPr>
              <w:pStyle w:val="ListNumberUC"/>
              <w:numPr>
                <w:ilvl w:val="0"/>
                <w:numId w:val="91"/>
              </w:numPr>
            </w:pPr>
            <w:r>
              <w:t>Channel/CSR light</w:t>
            </w:r>
            <w:r w:rsidR="00143049">
              <w:t xml:space="preserve"> application adds the contact to the new </w:t>
            </w:r>
            <w:r w:rsidR="00A13724">
              <w:t>subscriber</w:t>
            </w:r>
          </w:p>
        </w:tc>
      </w:tr>
      <w:tr w:rsidR="00DA4B0F" w:rsidRPr="00E442E7" w:rsidTr="0045048E">
        <w:trPr>
          <w:trHeight w:val="176"/>
        </w:trPr>
        <w:tc>
          <w:tcPr>
            <w:tcW w:w="2268" w:type="dxa"/>
          </w:tcPr>
          <w:p w:rsidR="00DA4B0F" w:rsidRPr="00E442E7" w:rsidRDefault="00DA4B0F" w:rsidP="0045048E">
            <w:r w:rsidRPr="00E442E7">
              <w:lastRenderedPageBreak/>
              <w:t>Alternative Flows:</w:t>
            </w:r>
          </w:p>
        </w:tc>
        <w:tc>
          <w:tcPr>
            <w:tcW w:w="5940" w:type="dxa"/>
            <w:gridSpan w:val="3"/>
          </w:tcPr>
          <w:p w:rsidR="00DA4B0F" w:rsidRDefault="008C247A" w:rsidP="0034063D">
            <w:pPr>
              <w:pStyle w:val="Body"/>
              <w:ind w:left="0"/>
            </w:pPr>
            <w:r>
              <w:t>A1:</w:t>
            </w:r>
            <w:r w:rsidR="00143049">
              <w:t xml:space="preserve"> Data have not been correctly set by user or are incomplete</w:t>
            </w:r>
          </w:p>
          <w:p w:rsidR="00143049" w:rsidRDefault="001E5037" w:rsidP="000F7361">
            <w:pPr>
              <w:pStyle w:val="Body"/>
              <w:numPr>
                <w:ilvl w:val="0"/>
                <w:numId w:val="365"/>
              </w:numPr>
            </w:pPr>
            <w:r>
              <w:t>Channel/CSR light</w:t>
            </w:r>
            <w:r w:rsidR="00143049">
              <w:t xml:space="preserve"> application display the form and highlights mistakes to fix</w:t>
            </w:r>
          </w:p>
          <w:p w:rsidR="00143049" w:rsidRDefault="00553E11" w:rsidP="000F7361">
            <w:pPr>
              <w:pStyle w:val="Body"/>
              <w:numPr>
                <w:ilvl w:val="0"/>
                <w:numId w:val="365"/>
              </w:numPr>
            </w:pPr>
            <w:r>
              <w:t>User</w:t>
            </w:r>
            <w:r w:rsidR="00143049">
              <w:t xml:space="preserve"> set new values</w:t>
            </w:r>
          </w:p>
          <w:p w:rsidR="00143049" w:rsidRPr="006D15FA" w:rsidRDefault="00143049" w:rsidP="000F7361">
            <w:pPr>
              <w:pStyle w:val="Body"/>
              <w:numPr>
                <w:ilvl w:val="0"/>
                <w:numId w:val="365"/>
              </w:numPr>
            </w:pPr>
            <w:r>
              <w:t xml:space="preserve">Next steps are similar to nominal case </w:t>
            </w:r>
          </w:p>
        </w:tc>
      </w:tr>
    </w:tbl>
    <w:p w:rsidR="00DA4B0F" w:rsidRDefault="00DA4B0F" w:rsidP="00DA4B0F">
      <w:pPr>
        <w:pStyle w:val="BodyText"/>
      </w:pPr>
    </w:p>
    <w:p w:rsidR="00E27220" w:rsidRDefault="00E27220" w:rsidP="004752DD">
      <w:pPr>
        <w:pStyle w:val="Heading4"/>
      </w:pPr>
      <w:bookmarkStart w:id="450" w:name="_Toc253578013"/>
      <w:r>
        <w:t>Use Case:  Set service address</w:t>
      </w:r>
      <w:bookmarkEnd w:id="45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A55427" w:rsidRPr="00E442E7" w:rsidTr="0045048E">
        <w:trPr>
          <w:gridAfter w:val="1"/>
          <w:wAfter w:w="18" w:type="dxa"/>
          <w:trHeight w:val="360"/>
        </w:trPr>
        <w:tc>
          <w:tcPr>
            <w:tcW w:w="5580" w:type="dxa"/>
            <w:gridSpan w:val="2"/>
            <w:shd w:val="clear" w:color="auto" w:fill="E6E6E6"/>
          </w:tcPr>
          <w:p w:rsidR="00A55427" w:rsidRPr="00E442E7" w:rsidRDefault="00A55427" w:rsidP="00122B88">
            <w:pPr>
              <w:pStyle w:val="TableHeading"/>
            </w:pPr>
            <w:r>
              <w:t>Set Service address</w:t>
            </w:r>
            <w:r w:rsidRPr="00E442E7">
              <w:t xml:space="preserve"> </w:t>
            </w:r>
          </w:p>
        </w:tc>
        <w:tc>
          <w:tcPr>
            <w:tcW w:w="2610" w:type="dxa"/>
            <w:shd w:val="clear" w:color="auto" w:fill="E6E6E6"/>
          </w:tcPr>
          <w:p w:rsidR="00A55427" w:rsidRPr="00E442E7" w:rsidRDefault="001060FE" w:rsidP="00122B88">
            <w:pPr>
              <w:pStyle w:val="TableHeading"/>
            </w:pPr>
            <w:r>
              <w:t>NSA0070</w:t>
            </w:r>
          </w:p>
        </w:tc>
      </w:tr>
      <w:tr w:rsidR="00A55427" w:rsidRPr="00E442E7" w:rsidTr="0045048E">
        <w:tc>
          <w:tcPr>
            <w:tcW w:w="2268" w:type="dxa"/>
          </w:tcPr>
          <w:p w:rsidR="00A55427" w:rsidRPr="00E442E7" w:rsidRDefault="00A55427" w:rsidP="0045048E">
            <w:r w:rsidRPr="00E442E7">
              <w:t>Primary actors</w:t>
            </w:r>
          </w:p>
        </w:tc>
        <w:tc>
          <w:tcPr>
            <w:tcW w:w="5940" w:type="dxa"/>
            <w:gridSpan w:val="3"/>
          </w:tcPr>
          <w:p w:rsidR="00A55427" w:rsidRDefault="00A55427" w:rsidP="0045048E">
            <w:pPr>
              <w:pStyle w:val="BodyText"/>
            </w:pPr>
            <w:r>
              <w:t>Dealer user</w:t>
            </w:r>
          </w:p>
          <w:p w:rsidR="00EA17EB" w:rsidRPr="00E442E7" w:rsidRDefault="003D08E6" w:rsidP="0045048E">
            <w:pPr>
              <w:pStyle w:val="BodyText"/>
            </w:pPr>
            <w:r>
              <w:t>CSR user</w:t>
            </w:r>
          </w:p>
        </w:tc>
      </w:tr>
      <w:tr w:rsidR="00A55427" w:rsidRPr="00E442E7" w:rsidTr="0045048E">
        <w:tc>
          <w:tcPr>
            <w:tcW w:w="2268" w:type="dxa"/>
          </w:tcPr>
          <w:p w:rsidR="00A55427" w:rsidRPr="00E442E7" w:rsidRDefault="00A55427" w:rsidP="0045048E">
            <w:r w:rsidRPr="00E442E7">
              <w:t>Summary Goal</w:t>
            </w:r>
          </w:p>
        </w:tc>
        <w:tc>
          <w:tcPr>
            <w:tcW w:w="5940" w:type="dxa"/>
            <w:gridSpan w:val="3"/>
          </w:tcPr>
          <w:p w:rsidR="00A55427" w:rsidRPr="00E442E7" w:rsidRDefault="00A55427" w:rsidP="0045048E">
            <w:pPr>
              <w:pStyle w:val="BodyText"/>
            </w:pPr>
            <w:r>
              <w:t xml:space="preserve">This use case allows a </w:t>
            </w:r>
            <w:r w:rsidR="0002100D">
              <w:t>user</w:t>
            </w:r>
            <w:r>
              <w:t xml:space="preserve"> setting service address of a new </w:t>
            </w:r>
            <w:r w:rsidR="00A13724">
              <w:t>subscriber</w:t>
            </w:r>
          </w:p>
        </w:tc>
      </w:tr>
      <w:tr w:rsidR="00A55427" w:rsidRPr="00E442E7" w:rsidTr="0045048E">
        <w:trPr>
          <w:trHeight w:val="176"/>
        </w:trPr>
        <w:tc>
          <w:tcPr>
            <w:tcW w:w="2268" w:type="dxa"/>
          </w:tcPr>
          <w:p w:rsidR="00A55427" w:rsidRPr="00E442E7" w:rsidRDefault="00A55427" w:rsidP="0045048E">
            <w:r w:rsidRPr="00E442E7">
              <w:t>Pre-conditions</w:t>
            </w:r>
          </w:p>
        </w:tc>
        <w:tc>
          <w:tcPr>
            <w:tcW w:w="5940" w:type="dxa"/>
            <w:gridSpan w:val="3"/>
          </w:tcPr>
          <w:p w:rsidR="00A55427" w:rsidRPr="00E442E7" w:rsidRDefault="00553E11" w:rsidP="0045048E">
            <w:pPr>
              <w:pStyle w:val="BodyText"/>
            </w:pPr>
            <w:r>
              <w:t>User</w:t>
            </w:r>
            <w:r w:rsidR="00A55427">
              <w:t xml:space="preserve"> is setting the contact for a new </w:t>
            </w:r>
            <w:r w:rsidR="00A13724">
              <w:t>subscriber</w:t>
            </w:r>
          </w:p>
        </w:tc>
      </w:tr>
      <w:tr w:rsidR="00A55427" w:rsidRPr="00E442E7" w:rsidTr="0045048E">
        <w:trPr>
          <w:trHeight w:val="176"/>
        </w:trPr>
        <w:tc>
          <w:tcPr>
            <w:tcW w:w="2268" w:type="dxa"/>
          </w:tcPr>
          <w:p w:rsidR="00A55427" w:rsidRPr="00E442E7" w:rsidRDefault="00A55427" w:rsidP="0045048E">
            <w:r w:rsidRPr="00E442E7">
              <w:t>Trigger</w:t>
            </w:r>
          </w:p>
        </w:tc>
        <w:tc>
          <w:tcPr>
            <w:tcW w:w="5940" w:type="dxa"/>
            <w:gridSpan w:val="3"/>
          </w:tcPr>
          <w:p w:rsidR="00A55427" w:rsidRPr="00E442E7" w:rsidRDefault="00553E11" w:rsidP="0045048E">
            <w:pPr>
              <w:pStyle w:val="BodyText"/>
            </w:pPr>
            <w:r>
              <w:t>User</w:t>
            </w:r>
            <w:r w:rsidR="00A55427">
              <w:t xml:space="preserve"> has completed previous step to create a new </w:t>
            </w:r>
            <w:r w:rsidR="00A13724">
              <w:t>subscriber</w:t>
            </w:r>
          </w:p>
        </w:tc>
      </w:tr>
      <w:tr w:rsidR="00A55427" w:rsidRPr="00E442E7" w:rsidTr="0045048E">
        <w:trPr>
          <w:trHeight w:val="176"/>
        </w:trPr>
        <w:tc>
          <w:tcPr>
            <w:tcW w:w="2268" w:type="dxa"/>
          </w:tcPr>
          <w:p w:rsidR="00A55427" w:rsidRPr="00E442E7" w:rsidRDefault="00A55427" w:rsidP="0045048E">
            <w:r w:rsidRPr="00E442E7">
              <w:t>Minimum guarantees</w:t>
            </w:r>
          </w:p>
        </w:tc>
        <w:tc>
          <w:tcPr>
            <w:tcW w:w="5940" w:type="dxa"/>
            <w:gridSpan w:val="3"/>
          </w:tcPr>
          <w:p w:rsidR="00A55427" w:rsidRPr="006D15FA" w:rsidRDefault="00A55427" w:rsidP="0045048E">
            <w:pPr>
              <w:pStyle w:val="BodyText"/>
            </w:pPr>
          </w:p>
        </w:tc>
      </w:tr>
      <w:tr w:rsidR="00A55427" w:rsidRPr="00E442E7" w:rsidTr="0045048E">
        <w:trPr>
          <w:trHeight w:val="176"/>
        </w:trPr>
        <w:tc>
          <w:tcPr>
            <w:tcW w:w="2268" w:type="dxa"/>
          </w:tcPr>
          <w:p w:rsidR="00A55427" w:rsidRPr="00E442E7" w:rsidRDefault="00A55427" w:rsidP="0045048E">
            <w:r w:rsidRPr="00E442E7">
              <w:t>Success guarantees:</w:t>
            </w:r>
          </w:p>
        </w:tc>
        <w:tc>
          <w:tcPr>
            <w:tcW w:w="5940" w:type="dxa"/>
            <w:gridSpan w:val="3"/>
          </w:tcPr>
          <w:p w:rsidR="00A55427" w:rsidRPr="006D15FA" w:rsidRDefault="00A55427" w:rsidP="0045048E">
            <w:pPr>
              <w:pStyle w:val="BodyText"/>
            </w:pPr>
            <w:r>
              <w:t xml:space="preserve">New </w:t>
            </w:r>
            <w:r w:rsidR="00A13724">
              <w:t>subscriber</w:t>
            </w:r>
            <w:r>
              <w:t xml:space="preserve"> service address is set</w:t>
            </w:r>
          </w:p>
        </w:tc>
      </w:tr>
      <w:tr w:rsidR="00A55427" w:rsidRPr="00E442E7" w:rsidTr="0045048E">
        <w:trPr>
          <w:trHeight w:val="176"/>
        </w:trPr>
        <w:tc>
          <w:tcPr>
            <w:tcW w:w="2268" w:type="dxa"/>
          </w:tcPr>
          <w:p w:rsidR="00A55427" w:rsidRPr="00E442E7" w:rsidRDefault="00A55427" w:rsidP="0045048E">
            <w:r w:rsidRPr="00E442E7">
              <w:t>Normal Flow:</w:t>
            </w:r>
          </w:p>
        </w:tc>
        <w:tc>
          <w:tcPr>
            <w:tcW w:w="5940" w:type="dxa"/>
            <w:gridSpan w:val="3"/>
          </w:tcPr>
          <w:p w:rsidR="009D7E75" w:rsidRPr="009D7E75" w:rsidRDefault="001E5037" w:rsidP="000F7361">
            <w:pPr>
              <w:pStyle w:val="Body"/>
              <w:numPr>
                <w:ilvl w:val="0"/>
                <w:numId w:val="364"/>
              </w:numPr>
            </w:pPr>
            <w:r>
              <w:t>Channel/CSR light</w:t>
            </w:r>
            <w:r w:rsidR="009D7E75" w:rsidRPr="009D7E75">
              <w:t xml:space="preserve"> application displays a form to set service address attributes according to service address template</w:t>
            </w:r>
            <w:r w:rsidR="00F239AB">
              <w:t xml:space="preserve"> (A2) (A3)</w:t>
            </w:r>
          </w:p>
          <w:p w:rsidR="009D7E75" w:rsidRPr="009D7E75" w:rsidRDefault="00553E11" w:rsidP="000F7361">
            <w:pPr>
              <w:pStyle w:val="Body"/>
              <w:numPr>
                <w:ilvl w:val="0"/>
                <w:numId w:val="364"/>
              </w:numPr>
            </w:pPr>
            <w:r>
              <w:t>User</w:t>
            </w:r>
            <w:r w:rsidR="009D7E75" w:rsidRPr="009D7E75">
              <w:t xml:space="preserve"> set</w:t>
            </w:r>
            <w:r w:rsidR="00D938A7">
              <w:t>s optionally</w:t>
            </w:r>
            <w:r w:rsidR="009D7E75" w:rsidRPr="009D7E75">
              <w:t xml:space="preserve"> service address values</w:t>
            </w:r>
            <w:r w:rsidR="00F239AB">
              <w:t xml:space="preserve"> </w:t>
            </w:r>
            <w:r w:rsidR="009D7E75" w:rsidRPr="009D7E75">
              <w:t>(A1)</w:t>
            </w:r>
            <w:r w:rsidR="005459B0">
              <w:t xml:space="preserve"> </w:t>
            </w:r>
          </w:p>
          <w:p w:rsidR="00A55427" w:rsidRPr="009D7E75" w:rsidRDefault="001E5037" w:rsidP="000F7361">
            <w:pPr>
              <w:pStyle w:val="Body"/>
              <w:numPr>
                <w:ilvl w:val="0"/>
                <w:numId w:val="364"/>
              </w:numPr>
            </w:pPr>
            <w:r>
              <w:t>Channel/CSR light</w:t>
            </w:r>
            <w:r w:rsidR="009D7E75" w:rsidRPr="009D7E75">
              <w:t xml:space="preserve"> application validates service address values </w:t>
            </w:r>
          </w:p>
        </w:tc>
      </w:tr>
      <w:tr w:rsidR="00A55427" w:rsidRPr="00E442E7" w:rsidTr="0045048E">
        <w:trPr>
          <w:trHeight w:val="176"/>
        </w:trPr>
        <w:tc>
          <w:tcPr>
            <w:tcW w:w="2268" w:type="dxa"/>
          </w:tcPr>
          <w:p w:rsidR="00A55427" w:rsidRPr="00E442E7" w:rsidRDefault="00A55427" w:rsidP="0045048E">
            <w:r w:rsidRPr="00E442E7">
              <w:t>Alternative Flows:</w:t>
            </w:r>
          </w:p>
        </w:tc>
        <w:tc>
          <w:tcPr>
            <w:tcW w:w="5940" w:type="dxa"/>
            <w:gridSpan w:val="3"/>
          </w:tcPr>
          <w:p w:rsidR="009D7E75" w:rsidRDefault="009D7E75" w:rsidP="009D7E75">
            <w:pPr>
              <w:rPr>
                <w:rFonts w:cs="Arial"/>
              </w:rPr>
            </w:pPr>
            <w:r>
              <w:rPr>
                <w:rFonts w:cs="Arial"/>
              </w:rPr>
              <w:t>A1: There is an address referential available to set the service address</w:t>
            </w:r>
          </w:p>
          <w:p w:rsidR="00F239AB" w:rsidRDefault="00F239AB" w:rsidP="000F7361">
            <w:pPr>
              <w:pStyle w:val="Body"/>
              <w:numPr>
                <w:ilvl w:val="0"/>
                <w:numId w:val="679"/>
              </w:numPr>
            </w:pPr>
            <w:r>
              <w:t>User selects an address in the referential. Refer to use case ‘Search and select address in referential’</w:t>
            </w:r>
          </w:p>
          <w:p w:rsidR="00F239AB" w:rsidRPr="00F239AB" w:rsidRDefault="00F239AB" w:rsidP="000F7361">
            <w:pPr>
              <w:numPr>
                <w:ilvl w:val="0"/>
                <w:numId w:val="92"/>
              </w:numPr>
              <w:rPr>
                <w:rFonts w:cs="Arial"/>
              </w:rPr>
            </w:pPr>
            <w:r>
              <w:t>Next step are similar to nominal case</w:t>
            </w:r>
          </w:p>
          <w:p w:rsidR="005459B0" w:rsidRDefault="005459B0" w:rsidP="00FD176C">
            <w:pPr>
              <w:rPr>
                <w:rFonts w:cs="Arial"/>
              </w:rPr>
            </w:pPr>
            <w:r>
              <w:rPr>
                <w:rFonts w:cs="Arial"/>
              </w:rPr>
              <w:t xml:space="preserve">A2: The selected offer of the contextual </w:t>
            </w:r>
            <w:r w:rsidR="00A13724">
              <w:rPr>
                <w:rFonts w:cs="Arial"/>
              </w:rPr>
              <w:t>subscriber</w:t>
            </w:r>
            <w:r>
              <w:rPr>
                <w:rFonts w:cs="Arial"/>
              </w:rPr>
              <w:t xml:space="preserve"> required </w:t>
            </w:r>
            <w:r w:rsidR="00FD176C">
              <w:rPr>
                <w:rFonts w:cs="Arial"/>
              </w:rPr>
              <w:t>“</w:t>
            </w:r>
            <w:r>
              <w:rPr>
                <w:rFonts w:cs="Arial"/>
              </w:rPr>
              <w:t>fixed point</w:t>
            </w:r>
            <w:r w:rsidR="00FD176C">
              <w:rPr>
                <w:rFonts w:cs="Arial"/>
              </w:rPr>
              <w:t>”</w:t>
            </w:r>
            <w:r>
              <w:rPr>
                <w:rFonts w:cs="Arial"/>
              </w:rPr>
              <w:t xml:space="preserve"> serviceability processing.</w:t>
            </w:r>
          </w:p>
          <w:p w:rsidR="005459B0" w:rsidRDefault="005459B0" w:rsidP="000F7361">
            <w:pPr>
              <w:numPr>
                <w:ilvl w:val="0"/>
                <w:numId w:val="670"/>
              </w:numPr>
              <w:rPr>
                <w:rFonts w:cs="Arial"/>
              </w:rPr>
            </w:pPr>
            <w:r>
              <w:rPr>
                <w:rFonts w:cs="Arial"/>
              </w:rPr>
              <w:t>Channel/CSR light application displays the service address in read-only mode.</w:t>
            </w:r>
          </w:p>
          <w:p w:rsidR="00FD176C" w:rsidRDefault="00FD176C" w:rsidP="00FD176C">
            <w:pPr>
              <w:rPr>
                <w:rFonts w:cs="Arial"/>
              </w:rPr>
            </w:pPr>
            <w:r>
              <w:rPr>
                <w:rFonts w:cs="Arial"/>
              </w:rPr>
              <w:t xml:space="preserve">A3: The selected offer of the contextual </w:t>
            </w:r>
            <w:r w:rsidR="00A13724">
              <w:rPr>
                <w:rFonts w:cs="Arial"/>
              </w:rPr>
              <w:t>subscriber</w:t>
            </w:r>
            <w:r>
              <w:rPr>
                <w:rFonts w:cs="Arial"/>
              </w:rPr>
              <w:t xml:space="preserve"> required “non fixed point” serviceability processing.</w:t>
            </w:r>
          </w:p>
          <w:p w:rsidR="00FD176C" w:rsidRDefault="00FD176C" w:rsidP="000F7361">
            <w:pPr>
              <w:numPr>
                <w:ilvl w:val="0"/>
                <w:numId w:val="671"/>
              </w:numPr>
              <w:rPr>
                <w:rFonts w:cs="Arial"/>
              </w:rPr>
            </w:pPr>
            <w:r>
              <w:rPr>
                <w:rFonts w:cs="Arial"/>
              </w:rPr>
              <w:lastRenderedPageBreak/>
              <w:t>Channel/CSR light application displays already set serviceability criteria set in read-only mode.</w:t>
            </w:r>
          </w:p>
          <w:p w:rsidR="00F239AB" w:rsidRPr="009D7E75" w:rsidRDefault="00F239AB" w:rsidP="000F7361">
            <w:pPr>
              <w:numPr>
                <w:ilvl w:val="0"/>
                <w:numId w:val="671"/>
              </w:numPr>
              <w:rPr>
                <w:rFonts w:cs="Arial"/>
              </w:rPr>
            </w:pPr>
            <w:r>
              <w:t>Next step are similar to nominal case</w:t>
            </w:r>
          </w:p>
        </w:tc>
      </w:tr>
    </w:tbl>
    <w:p w:rsidR="003D2946" w:rsidRDefault="003D2946" w:rsidP="004752DD">
      <w:pPr>
        <w:pStyle w:val="Heading4"/>
      </w:pPr>
      <w:bookmarkStart w:id="451" w:name="_Toc253578014"/>
      <w:r>
        <w:lastRenderedPageBreak/>
        <w:t xml:space="preserve">Use Case:  Set </w:t>
      </w:r>
      <w:r w:rsidR="00A13724">
        <w:t>subscriber</w:t>
      </w:r>
      <w:r>
        <w:t xml:space="preserve"> attributes</w:t>
      </w:r>
      <w:bookmarkEnd w:id="45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D2946" w:rsidRPr="00E442E7" w:rsidTr="0045048E">
        <w:trPr>
          <w:gridAfter w:val="1"/>
          <w:wAfter w:w="18" w:type="dxa"/>
          <w:trHeight w:val="360"/>
        </w:trPr>
        <w:tc>
          <w:tcPr>
            <w:tcW w:w="5580" w:type="dxa"/>
            <w:gridSpan w:val="2"/>
            <w:shd w:val="clear" w:color="auto" w:fill="E6E6E6"/>
          </w:tcPr>
          <w:p w:rsidR="003D2946" w:rsidRPr="00E442E7" w:rsidRDefault="003D2946" w:rsidP="00122B88">
            <w:pPr>
              <w:pStyle w:val="TableHeading"/>
            </w:pPr>
            <w:r>
              <w:t xml:space="preserve">Set </w:t>
            </w:r>
            <w:r w:rsidR="00A13724">
              <w:t>subscriber</w:t>
            </w:r>
            <w:r>
              <w:t xml:space="preserve"> attributes</w:t>
            </w:r>
            <w:r w:rsidRPr="00E442E7">
              <w:t xml:space="preserve"> </w:t>
            </w:r>
          </w:p>
        </w:tc>
        <w:tc>
          <w:tcPr>
            <w:tcW w:w="2610" w:type="dxa"/>
            <w:shd w:val="clear" w:color="auto" w:fill="E6E6E6"/>
          </w:tcPr>
          <w:p w:rsidR="003D2946" w:rsidRPr="00E442E7" w:rsidRDefault="001060FE" w:rsidP="00122B88">
            <w:pPr>
              <w:pStyle w:val="TableHeading"/>
            </w:pPr>
            <w:r>
              <w:t>NSA0080</w:t>
            </w:r>
          </w:p>
        </w:tc>
      </w:tr>
      <w:tr w:rsidR="003D2946" w:rsidRPr="00E442E7" w:rsidTr="0045048E">
        <w:tc>
          <w:tcPr>
            <w:tcW w:w="2268" w:type="dxa"/>
          </w:tcPr>
          <w:p w:rsidR="003D2946" w:rsidRPr="00E442E7" w:rsidRDefault="003D2946" w:rsidP="0045048E">
            <w:r w:rsidRPr="00E442E7">
              <w:t>Primary actors</w:t>
            </w:r>
          </w:p>
        </w:tc>
        <w:tc>
          <w:tcPr>
            <w:tcW w:w="5940" w:type="dxa"/>
            <w:gridSpan w:val="3"/>
          </w:tcPr>
          <w:p w:rsidR="003D2946" w:rsidRDefault="003D2946" w:rsidP="003D2946">
            <w:pPr>
              <w:pStyle w:val="BodyText"/>
            </w:pPr>
            <w:r w:rsidRPr="00E442E7">
              <w:t xml:space="preserve">Dealer </w:t>
            </w:r>
            <w:r>
              <w:t>User</w:t>
            </w:r>
          </w:p>
          <w:p w:rsidR="00EA17EB" w:rsidRPr="00E442E7" w:rsidRDefault="003D08E6" w:rsidP="003D2946">
            <w:pPr>
              <w:pStyle w:val="BodyText"/>
            </w:pPr>
            <w:r>
              <w:t>CSR user</w:t>
            </w:r>
          </w:p>
        </w:tc>
      </w:tr>
      <w:tr w:rsidR="003D2946" w:rsidRPr="00E442E7" w:rsidTr="0045048E">
        <w:tc>
          <w:tcPr>
            <w:tcW w:w="2268" w:type="dxa"/>
          </w:tcPr>
          <w:p w:rsidR="003D2946" w:rsidRPr="00E442E7" w:rsidRDefault="003D2946" w:rsidP="0045048E">
            <w:r w:rsidRPr="00E442E7">
              <w:t>Summary Goal</w:t>
            </w:r>
          </w:p>
        </w:tc>
        <w:tc>
          <w:tcPr>
            <w:tcW w:w="5940" w:type="dxa"/>
            <w:gridSpan w:val="3"/>
          </w:tcPr>
          <w:p w:rsidR="003D2946" w:rsidRPr="00E442E7" w:rsidRDefault="001A1898" w:rsidP="0045048E">
            <w:pPr>
              <w:pStyle w:val="BodyText"/>
            </w:pPr>
            <w:r>
              <w:t xml:space="preserve">This use </w:t>
            </w:r>
            <w:r w:rsidR="00511578">
              <w:t xml:space="preserve">case </w:t>
            </w:r>
            <w:r>
              <w:t xml:space="preserve">allows a </w:t>
            </w:r>
            <w:r w:rsidR="0002100D">
              <w:t>user</w:t>
            </w:r>
            <w:r>
              <w:t xml:space="preserve"> setting </w:t>
            </w:r>
            <w:r w:rsidR="00A13724">
              <w:t>subscriber</w:t>
            </w:r>
            <w:r>
              <w:t xml:space="preserve"> attributes</w:t>
            </w:r>
          </w:p>
        </w:tc>
      </w:tr>
      <w:tr w:rsidR="003D2946" w:rsidRPr="00E442E7" w:rsidTr="0045048E">
        <w:trPr>
          <w:trHeight w:val="176"/>
        </w:trPr>
        <w:tc>
          <w:tcPr>
            <w:tcW w:w="2268" w:type="dxa"/>
          </w:tcPr>
          <w:p w:rsidR="003D2946" w:rsidRPr="00E442E7" w:rsidRDefault="003D2946" w:rsidP="0045048E">
            <w:r w:rsidRPr="00E442E7">
              <w:t>Pre-conditions</w:t>
            </w:r>
          </w:p>
        </w:tc>
        <w:tc>
          <w:tcPr>
            <w:tcW w:w="5940" w:type="dxa"/>
            <w:gridSpan w:val="3"/>
          </w:tcPr>
          <w:p w:rsidR="003D2946" w:rsidRPr="00E442E7" w:rsidRDefault="00553E11" w:rsidP="0045048E">
            <w:pPr>
              <w:pStyle w:val="BodyText"/>
            </w:pPr>
            <w:r>
              <w:t>User</w:t>
            </w:r>
            <w:r w:rsidR="00511578">
              <w:t xml:space="preserve"> is setting the contact for a new </w:t>
            </w:r>
            <w:r w:rsidR="00A13724">
              <w:t>subscriber</w:t>
            </w:r>
          </w:p>
        </w:tc>
      </w:tr>
      <w:tr w:rsidR="003D2946" w:rsidRPr="00E442E7" w:rsidTr="0045048E">
        <w:trPr>
          <w:trHeight w:val="176"/>
        </w:trPr>
        <w:tc>
          <w:tcPr>
            <w:tcW w:w="2268" w:type="dxa"/>
          </w:tcPr>
          <w:p w:rsidR="003D2946" w:rsidRPr="00E442E7" w:rsidRDefault="003D2946" w:rsidP="0045048E">
            <w:r w:rsidRPr="00E442E7">
              <w:t>Trigger</w:t>
            </w:r>
          </w:p>
        </w:tc>
        <w:tc>
          <w:tcPr>
            <w:tcW w:w="5940" w:type="dxa"/>
            <w:gridSpan w:val="3"/>
          </w:tcPr>
          <w:p w:rsidR="003D2946" w:rsidRPr="00E442E7" w:rsidRDefault="00553E11" w:rsidP="0045048E">
            <w:pPr>
              <w:pStyle w:val="BodyText"/>
            </w:pPr>
            <w:r>
              <w:t>User</w:t>
            </w:r>
            <w:r w:rsidR="00511578">
              <w:t xml:space="preserve"> has completed previous step to create a new </w:t>
            </w:r>
            <w:r w:rsidR="00A13724">
              <w:t>subscriber</w:t>
            </w:r>
          </w:p>
        </w:tc>
      </w:tr>
      <w:tr w:rsidR="003D2946" w:rsidRPr="00E442E7" w:rsidTr="0045048E">
        <w:trPr>
          <w:trHeight w:val="176"/>
        </w:trPr>
        <w:tc>
          <w:tcPr>
            <w:tcW w:w="2268" w:type="dxa"/>
          </w:tcPr>
          <w:p w:rsidR="003D2946" w:rsidRPr="00E442E7" w:rsidRDefault="003D2946" w:rsidP="0045048E">
            <w:r w:rsidRPr="00E442E7">
              <w:t>Minimum guarantees</w:t>
            </w:r>
          </w:p>
        </w:tc>
        <w:tc>
          <w:tcPr>
            <w:tcW w:w="5940" w:type="dxa"/>
            <w:gridSpan w:val="3"/>
          </w:tcPr>
          <w:p w:rsidR="003D2946" w:rsidRPr="006D15FA" w:rsidRDefault="003D2946" w:rsidP="0045048E">
            <w:pPr>
              <w:pStyle w:val="BodyText"/>
            </w:pPr>
          </w:p>
        </w:tc>
      </w:tr>
      <w:tr w:rsidR="003D2946" w:rsidRPr="00E442E7" w:rsidTr="0045048E">
        <w:trPr>
          <w:trHeight w:val="176"/>
        </w:trPr>
        <w:tc>
          <w:tcPr>
            <w:tcW w:w="2268" w:type="dxa"/>
          </w:tcPr>
          <w:p w:rsidR="003D2946" w:rsidRPr="00E442E7" w:rsidRDefault="003D2946" w:rsidP="0045048E">
            <w:r w:rsidRPr="00E442E7">
              <w:t>Success guarantees:</w:t>
            </w:r>
          </w:p>
        </w:tc>
        <w:tc>
          <w:tcPr>
            <w:tcW w:w="5940" w:type="dxa"/>
            <w:gridSpan w:val="3"/>
          </w:tcPr>
          <w:p w:rsidR="003D2946" w:rsidRPr="006D15FA" w:rsidRDefault="00A13724" w:rsidP="0045048E">
            <w:pPr>
              <w:pStyle w:val="BodyText"/>
            </w:pPr>
            <w:r>
              <w:t>Subscriber</w:t>
            </w:r>
            <w:r w:rsidR="00511578">
              <w:t xml:space="preserve"> attributes are set</w:t>
            </w:r>
          </w:p>
        </w:tc>
      </w:tr>
      <w:tr w:rsidR="003D2946" w:rsidRPr="00E442E7" w:rsidTr="0045048E">
        <w:trPr>
          <w:trHeight w:val="176"/>
        </w:trPr>
        <w:tc>
          <w:tcPr>
            <w:tcW w:w="2268" w:type="dxa"/>
          </w:tcPr>
          <w:p w:rsidR="003D2946" w:rsidRPr="00E442E7" w:rsidRDefault="003D2946" w:rsidP="0045048E">
            <w:r w:rsidRPr="00E442E7">
              <w:t>Normal Flow:</w:t>
            </w:r>
          </w:p>
        </w:tc>
        <w:tc>
          <w:tcPr>
            <w:tcW w:w="5940" w:type="dxa"/>
            <w:gridSpan w:val="3"/>
          </w:tcPr>
          <w:p w:rsidR="003D2946" w:rsidRDefault="001E5037" w:rsidP="000F7361">
            <w:pPr>
              <w:pStyle w:val="ListNumberUC"/>
              <w:numPr>
                <w:ilvl w:val="0"/>
                <w:numId w:val="93"/>
              </w:numPr>
            </w:pPr>
            <w:r>
              <w:t>Channel/CSR light</w:t>
            </w:r>
            <w:r w:rsidR="00511578">
              <w:t xml:space="preserve"> application shall display </w:t>
            </w:r>
            <w:r w:rsidR="00A13724">
              <w:t>subscriber</w:t>
            </w:r>
            <w:r w:rsidR="00511578">
              <w:t xml:space="preserve"> attributes that have to be set by </w:t>
            </w:r>
            <w:r w:rsidR="00A9344A">
              <w:t>user</w:t>
            </w:r>
          </w:p>
          <w:p w:rsidR="00511578" w:rsidRDefault="00553E11" w:rsidP="000F7361">
            <w:pPr>
              <w:pStyle w:val="ListNumberUC"/>
              <w:numPr>
                <w:ilvl w:val="0"/>
                <w:numId w:val="93"/>
              </w:numPr>
            </w:pPr>
            <w:r>
              <w:t>User</w:t>
            </w:r>
            <w:r w:rsidR="00511578">
              <w:t xml:space="preserve"> set values</w:t>
            </w:r>
          </w:p>
          <w:p w:rsidR="00511578" w:rsidRDefault="001E5037" w:rsidP="000F7361">
            <w:pPr>
              <w:pStyle w:val="ListNumberUC"/>
              <w:numPr>
                <w:ilvl w:val="0"/>
                <w:numId w:val="93"/>
              </w:numPr>
            </w:pPr>
            <w:r>
              <w:t>Channel/CSR light</w:t>
            </w:r>
            <w:r w:rsidR="00511578">
              <w:t xml:space="preserve"> application validates value set(A1)</w:t>
            </w:r>
          </w:p>
          <w:p w:rsidR="00511578" w:rsidRDefault="001E5037" w:rsidP="000F7361">
            <w:pPr>
              <w:pStyle w:val="ListNumberUC"/>
              <w:numPr>
                <w:ilvl w:val="0"/>
                <w:numId w:val="93"/>
              </w:numPr>
            </w:pPr>
            <w:r>
              <w:t>Channel/CSR light</w:t>
            </w:r>
            <w:r w:rsidR="00511578">
              <w:t xml:space="preserve"> application completes hidden </w:t>
            </w:r>
            <w:r w:rsidR="00A13724">
              <w:t>subscriber</w:t>
            </w:r>
            <w:r w:rsidR="00511578">
              <w:t xml:space="preserve"> attributes with default value</w:t>
            </w:r>
          </w:p>
          <w:p w:rsidR="00511578" w:rsidRPr="006D15FA" w:rsidRDefault="001E5037" w:rsidP="000F7361">
            <w:pPr>
              <w:pStyle w:val="ListNumberUC"/>
              <w:numPr>
                <w:ilvl w:val="0"/>
                <w:numId w:val="93"/>
              </w:numPr>
            </w:pPr>
            <w:r>
              <w:t>Channel/CSR light</w:t>
            </w:r>
            <w:r w:rsidR="00511578">
              <w:t xml:space="preserve"> application set </w:t>
            </w:r>
            <w:r w:rsidR="00A13724">
              <w:t>subscriber</w:t>
            </w:r>
            <w:r w:rsidR="00511578">
              <w:t xml:space="preserve"> attributes on the new </w:t>
            </w:r>
            <w:r w:rsidR="00A13724">
              <w:t>subscriber</w:t>
            </w:r>
            <w:r w:rsidR="00511578">
              <w:t xml:space="preserve"> </w:t>
            </w:r>
          </w:p>
        </w:tc>
      </w:tr>
      <w:tr w:rsidR="003D2946" w:rsidRPr="00E442E7" w:rsidTr="0045048E">
        <w:trPr>
          <w:trHeight w:val="176"/>
        </w:trPr>
        <w:tc>
          <w:tcPr>
            <w:tcW w:w="2268" w:type="dxa"/>
          </w:tcPr>
          <w:p w:rsidR="003D2946" w:rsidRPr="00E442E7" w:rsidRDefault="003D2946" w:rsidP="0045048E">
            <w:r w:rsidRPr="00E442E7">
              <w:t>Alternative Flows:</w:t>
            </w:r>
          </w:p>
        </w:tc>
        <w:tc>
          <w:tcPr>
            <w:tcW w:w="5940" w:type="dxa"/>
            <w:gridSpan w:val="3"/>
          </w:tcPr>
          <w:p w:rsidR="00511578" w:rsidRDefault="00511578" w:rsidP="0034063D">
            <w:pPr>
              <w:pStyle w:val="Body"/>
              <w:ind w:left="0"/>
            </w:pPr>
            <w:r>
              <w:t>A1: Data have not been correctly set by user or are incomplete</w:t>
            </w:r>
          </w:p>
          <w:p w:rsidR="00511578" w:rsidRDefault="001E5037" w:rsidP="000F7361">
            <w:pPr>
              <w:pStyle w:val="Body"/>
              <w:numPr>
                <w:ilvl w:val="0"/>
                <w:numId w:val="363"/>
              </w:numPr>
            </w:pPr>
            <w:r>
              <w:t>Channel/CSR light</w:t>
            </w:r>
            <w:r w:rsidR="00511578">
              <w:t xml:space="preserve"> application display the form and highlights mistakes to fix</w:t>
            </w:r>
          </w:p>
          <w:p w:rsidR="00511578" w:rsidRDefault="00553E11" w:rsidP="000F7361">
            <w:pPr>
              <w:pStyle w:val="Body"/>
              <w:numPr>
                <w:ilvl w:val="0"/>
                <w:numId w:val="363"/>
              </w:numPr>
            </w:pPr>
            <w:r>
              <w:t>User</w:t>
            </w:r>
            <w:r w:rsidR="00511578">
              <w:t xml:space="preserve"> set new values</w:t>
            </w:r>
          </w:p>
          <w:p w:rsidR="003D2946" w:rsidRPr="006D15FA" w:rsidRDefault="00511578" w:rsidP="000F7361">
            <w:pPr>
              <w:pStyle w:val="Body"/>
              <w:numPr>
                <w:ilvl w:val="0"/>
                <w:numId w:val="363"/>
              </w:numPr>
            </w:pPr>
            <w:r>
              <w:t>Next steps are similar to nominal case</w:t>
            </w:r>
          </w:p>
        </w:tc>
      </w:tr>
    </w:tbl>
    <w:p w:rsidR="00290D54" w:rsidRDefault="00290D54" w:rsidP="00290D54">
      <w:pPr>
        <w:pStyle w:val="BodyText"/>
      </w:pPr>
    </w:p>
    <w:p w:rsidR="00290D54" w:rsidRDefault="00290D54" w:rsidP="00500C49">
      <w:pPr>
        <w:pStyle w:val="Heading4"/>
      </w:pPr>
      <w:bookmarkStart w:id="452" w:name="_Toc253578015"/>
      <w:r>
        <w:t xml:space="preserve">Use Case:  Configure </w:t>
      </w:r>
      <w:r w:rsidR="00A13724">
        <w:t>subscriber</w:t>
      </w:r>
      <w:r w:rsidR="00500C49">
        <w:t xml:space="preserve"> external id</w:t>
      </w:r>
      <w:bookmarkEnd w:id="452"/>
    </w:p>
    <w:p w:rsidR="000B296C" w:rsidRPr="000B296C" w:rsidRDefault="000B296C" w:rsidP="000B296C">
      <w:pPr>
        <w:pStyle w:val="BodyText"/>
      </w:pP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71C30" w:rsidRPr="00E442E7" w:rsidTr="00B71C30">
        <w:trPr>
          <w:gridAfter w:val="1"/>
          <w:wAfter w:w="18" w:type="dxa"/>
          <w:trHeight w:val="360"/>
        </w:trPr>
        <w:tc>
          <w:tcPr>
            <w:tcW w:w="5580" w:type="dxa"/>
            <w:gridSpan w:val="2"/>
            <w:shd w:val="clear" w:color="auto" w:fill="E6E6E6"/>
          </w:tcPr>
          <w:p w:rsidR="00B71C30" w:rsidRPr="00E442E7" w:rsidRDefault="00511578" w:rsidP="00122B88">
            <w:pPr>
              <w:pStyle w:val="TableHeading"/>
            </w:pPr>
            <w:r>
              <w:t xml:space="preserve">Configure </w:t>
            </w:r>
            <w:r w:rsidR="00A13724">
              <w:t>subscriber</w:t>
            </w:r>
            <w:r w:rsidR="00500C49">
              <w:t xml:space="preserve"> external id</w:t>
            </w:r>
            <w:r w:rsidR="00B71C30" w:rsidRPr="00E442E7">
              <w:t xml:space="preserve"> </w:t>
            </w:r>
          </w:p>
        </w:tc>
        <w:tc>
          <w:tcPr>
            <w:tcW w:w="2610" w:type="dxa"/>
            <w:shd w:val="clear" w:color="auto" w:fill="E6E6E6"/>
          </w:tcPr>
          <w:p w:rsidR="00B71C30" w:rsidRPr="00E442E7" w:rsidRDefault="001060FE" w:rsidP="00122B88">
            <w:pPr>
              <w:pStyle w:val="TableHeading"/>
            </w:pPr>
            <w:r>
              <w:t>NSA0090</w:t>
            </w:r>
          </w:p>
        </w:tc>
      </w:tr>
      <w:tr w:rsidR="00B71C30" w:rsidRPr="00E442E7" w:rsidTr="00B71C30">
        <w:tc>
          <w:tcPr>
            <w:tcW w:w="2268" w:type="dxa"/>
          </w:tcPr>
          <w:p w:rsidR="00B71C30" w:rsidRPr="00E442E7" w:rsidRDefault="00B71C30" w:rsidP="00B71C30">
            <w:r w:rsidRPr="00E442E7">
              <w:t>Primary actors</w:t>
            </w:r>
          </w:p>
        </w:tc>
        <w:tc>
          <w:tcPr>
            <w:tcW w:w="5940" w:type="dxa"/>
            <w:gridSpan w:val="3"/>
          </w:tcPr>
          <w:p w:rsidR="00B71C30" w:rsidRDefault="00511578" w:rsidP="00B71C30">
            <w:pPr>
              <w:pStyle w:val="BodyText"/>
            </w:pPr>
            <w:r>
              <w:t>Dealer user</w:t>
            </w:r>
          </w:p>
          <w:p w:rsidR="00EA17EB" w:rsidRPr="00E442E7" w:rsidRDefault="003D08E6" w:rsidP="00B71C30">
            <w:pPr>
              <w:pStyle w:val="BodyText"/>
            </w:pPr>
            <w:r>
              <w:t>CSR user</w:t>
            </w:r>
          </w:p>
        </w:tc>
      </w:tr>
      <w:tr w:rsidR="00B71C30" w:rsidRPr="00E442E7" w:rsidTr="00B71C30">
        <w:tc>
          <w:tcPr>
            <w:tcW w:w="2268" w:type="dxa"/>
          </w:tcPr>
          <w:p w:rsidR="00B71C30" w:rsidRPr="00E442E7" w:rsidRDefault="00B71C30" w:rsidP="00B71C30">
            <w:r w:rsidRPr="00E442E7">
              <w:t>Summary Goal</w:t>
            </w:r>
          </w:p>
        </w:tc>
        <w:tc>
          <w:tcPr>
            <w:tcW w:w="5940" w:type="dxa"/>
            <w:gridSpan w:val="3"/>
          </w:tcPr>
          <w:p w:rsidR="00B71C30" w:rsidRPr="00E442E7" w:rsidRDefault="00511578" w:rsidP="00B71C30">
            <w:pPr>
              <w:pStyle w:val="BodyText"/>
            </w:pPr>
            <w:r>
              <w:t xml:space="preserve">This use case allows the user to configure </w:t>
            </w:r>
            <w:r w:rsidR="001529D7">
              <w:t>external id type</w:t>
            </w:r>
            <w:r>
              <w:t xml:space="preserve"> for the new </w:t>
            </w:r>
            <w:r w:rsidR="00A13724">
              <w:t>subscriber</w:t>
            </w:r>
          </w:p>
        </w:tc>
      </w:tr>
      <w:tr w:rsidR="00511578" w:rsidRPr="00E442E7" w:rsidTr="00B71C30">
        <w:trPr>
          <w:trHeight w:val="176"/>
        </w:trPr>
        <w:tc>
          <w:tcPr>
            <w:tcW w:w="2268" w:type="dxa"/>
          </w:tcPr>
          <w:p w:rsidR="00511578" w:rsidRPr="00E442E7" w:rsidRDefault="00511578" w:rsidP="00B71C30">
            <w:r w:rsidRPr="00E442E7">
              <w:t>Pre-conditions</w:t>
            </w:r>
          </w:p>
        </w:tc>
        <w:tc>
          <w:tcPr>
            <w:tcW w:w="5940" w:type="dxa"/>
            <w:gridSpan w:val="3"/>
          </w:tcPr>
          <w:p w:rsidR="00511578" w:rsidRDefault="00553E11" w:rsidP="0045048E">
            <w:pPr>
              <w:pStyle w:val="BodyText"/>
            </w:pPr>
            <w:r>
              <w:t>User</w:t>
            </w:r>
            <w:r w:rsidR="00511578">
              <w:t xml:space="preserve"> is </w:t>
            </w:r>
            <w:r w:rsidR="004C0405">
              <w:t>creating</w:t>
            </w:r>
            <w:r w:rsidR="00511578">
              <w:t xml:space="preserve"> a new </w:t>
            </w:r>
            <w:r w:rsidR="00A13724">
              <w:t>subscriber</w:t>
            </w:r>
          </w:p>
          <w:p w:rsidR="005B740F" w:rsidRPr="00E442E7" w:rsidRDefault="00553E11" w:rsidP="0045048E">
            <w:pPr>
              <w:pStyle w:val="BodyText"/>
            </w:pPr>
            <w:r>
              <w:t>User</w:t>
            </w:r>
            <w:r w:rsidR="005B740F">
              <w:t xml:space="preserve"> is reconfiguring </w:t>
            </w:r>
            <w:r w:rsidR="00E95ABF">
              <w:t>external ids</w:t>
            </w:r>
            <w:r w:rsidR="005B740F">
              <w:t xml:space="preserve"> </w:t>
            </w:r>
            <w:r w:rsidR="003C30A0">
              <w:t xml:space="preserve">of a </w:t>
            </w:r>
            <w:r w:rsidR="00A13724">
              <w:t>subscriber</w:t>
            </w:r>
            <w:r w:rsidR="003C30A0">
              <w:t xml:space="preserve"> selection </w:t>
            </w:r>
            <w:r w:rsidR="005B740F">
              <w:t>in the</w:t>
            </w:r>
            <w:r w:rsidR="005B740F">
              <w:t xml:space="preserve"> basket</w:t>
            </w:r>
          </w:p>
        </w:tc>
      </w:tr>
      <w:tr w:rsidR="00511578" w:rsidRPr="00E442E7" w:rsidTr="00B71C30">
        <w:trPr>
          <w:trHeight w:val="176"/>
        </w:trPr>
        <w:tc>
          <w:tcPr>
            <w:tcW w:w="2268" w:type="dxa"/>
          </w:tcPr>
          <w:p w:rsidR="00511578" w:rsidRPr="00E442E7" w:rsidRDefault="00511578" w:rsidP="00B71C30">
            <w:r w:rsidRPr="00E442E7">
              <w:t>Trigger</w:t>
            </w:r>
          </w:p>
        </w:tc>
        <w:tc>
          <w:tcPr>
            <w:tcW w:w="5940" w:type="dxa"/>
            <w:gridSpan w:val="3"/>
          </w:tcPr>
          <w:p w:rsidR="00511578" w:rsidRPr="00E442E7" w:rsidRDefault="00553E11" w:rsidP="0045048E">
            <w:pPr>
              <w:pStyle w:val="BodyText"/>
            </w:pPr>
            <w:r>
              <w:t>User</w:t>
            </w:r>
            <w:r w:rsidR="00511578">
              <w:t xml:space="preserve"> has completed previous step to create a new </w:t>
            </w:r>
            <w:r w:rsidR="00A13724">
              <w:t>subscriber</w:t>
            </w:r>
          </w:p>
        </w:tc>
      </w:tr>
      <w:tr w:rsidR="00511578" w:rsidRPr="00E442E7" w:rsidTr="00B71C30">
        <w:trPr>
          <w:trHeight w:val="176"/>
        </w:trPr>
        <w:tc>
          <w:tcPr>
            <w:tcW w:w="2268" w:type="dxa"/>
          </w:tcPr>
          <w:p w:rsidR="00511578" w:rsidRPr="00E442E7" w:rsidRDefault="00511578" w:rsidP="00B71C30">
            <w:r w:rsidRPr="00E442E7">
              <w:lastRenderedPageBreak/>
              <w:t>Minimum guarantees</w:t>
            </w:r>
          </w:p>
        </w:tc>
        <w:tc>
          <w:tcPr>
            <w:tcW w:w="5940" w:type="dxa"/>
            <w:gridSpan w:val="3"/>
          </w:tcPr>
          <w:p w:rsidR="00511578" w:rsidRPr="006D15FA" w:rsidRDefault="00511578" w:rsidP="00B71C30">
            <w:pPr>
              <w:pStyle w:val="BodyText"/>
            </w:pPr>
          </w:p>
        </w:tc>
      </w:tr>
      <w:tr w:rsidR="00511578" w:rsidRPr="00E442E7" w:rsidTr="00B71C30">
        <w:trPr>
          <w:trHeight w:val="176"/>
        </w:trPr>
        <w:tc>
          <w:tcPr>
            <w:tcW w:w="2268" w:type="dxa"/>
          </w:tcPr>
          <w:p w:rsidR="00511578" w:rsidRPr="00E442E7" w:rsidRDefault="00511578" w:rsidP="00B71C30">
            <w:r w:rsidRPr="00E442E7">
              <w:t>Success guarantees:</w:t>
            </w:r>
          </w:p>
        </w:tc>
        <w:tc>
          <w:tcPr>
            <w:tcW w:w="5940" w:type="dxa"/>
            <w:gridSpan w:val="3"/>
          </w:tcPr>
          <w:p w:rsidR="00511578" w:rsidRPr="006D15FA" w:rsidRDefault="001529D7" w:rsidP="00B71C30">
            <w:pPr>
              <w:pStyle w:val="BodyText"/>
            </w:pPr>
            <w:r>
              <w:t>External id type</w:t>
            </w:r>
            <w:r w:rsidR="00DD648C">
              <w:t xml:space="preserve"> are configured for the new </w:t>
            </w:r>
            <w:r w:rsidR="00A13724">
              <w:t>subscriber</w:t>
            </w:r>
          </w:p>
        </w:tc>
      </w:tr>
      <w:tr w:rsidR="00511578" w:rsidRPr="00E442E7" w:rsidTr="00B71C30">
        <w:trPr>
          <w:trHeight w:val="176"/>
        </w:trPr>
        <w:tc>
          <w:tcPr>
            <w:tcW w:w="2268" w:type="dxa"/>
          </w:tcPr>
          <w:p w:rsidR="00511578" w:rsidRPr="00E442E7" w:rsidRDefault="00511578" w:rsidP="00B71C30">
            <w:r w:rsidRPr="00E442E7">
              <w:t>Normal Flow:</w:t>
            </w:r>
          </w:p>
        </w:tc>
        <w:tc>
          <w:tcPr>
            <w:tcW w:w="5940" w:type="dxa"/>
            <w:gridSpan w:val="3"/>
          </w:tcPr>
          <w:p w:rsidR="004159A7" w:rsidRDefault="004159A7" w:rsidP="000F7361">
            <w:pPr>
              <w:pStyle w:val="ListNumberUC"/>
              <w:numPr>
                <w:ilvl w:val="0"/>
                <w:numId w:val="94"/>
              </w:numPr>
            </w:pPr>
            <w:r>
              <w:t xml:space="preserve">User selects a </w:t>
            </w:r>
            <w:r w:rsidR="001529D7">
              <w:t>external id type</w:t>
            </w:r>
            <w:r>
              <w:t xml:space="preserve"> to configure</w:t>
            </w:r>
          </w:p>
          <w:p w:rsidR="00DD648C" w:rsidRDefault="001E5037" w:rsidP="000F7361">
            <w:pPr>
              <w:pStyle w:val="ListNumberUC"/>
              <w:numPr>
                <w:ilvl w:val="0"/>
                <w:numId w:val="94"/>
              </w:numPr>
            </w:pPr>
            <w:r>
              <w:t>Channel/CSR light</w:t>
            </w:r>
            <w:r w:rsidR="00DD648C">
              <w:t xml:space="preserve"> application displays candidate inventory type and input field for </w:t>
            </w:r>
            <w:r w:rsidR="004159A7">
              <w:t xml:space="preserve">the selected </w:t>
            </w:r>
            <w:r w:rsidR="001529D7">
              <w:t>external id type</w:t>
            </w:r>
            <w:r w:rsidR="00DD648C">
              <w:t xml:space="preserve"> configured in ‘input mode’</w:t>
            </w:r>
            <w:r w:rsidR="004159A7">
              <w:t xml:space="preserve"> (A5)</w:t>
            </w:r>
          </w:p>
          <w:p w:rsidR="00DD648C" w:rsidRDefault="00553E11" w:rsidP="000F7361">
            <w:pPr>
              <w:pStyle w:val="ListNumberUC"/>
              <w:numPr>
                <w:ilvl w:val="0"/>
                <w:numId w:val="94"/>
              </w:numPr>
            </w:pPr>
            <w:r>
              <w:t>User</w:t>
            </w:r>
            <w:r w:rsidR="00DD648C">
              <w:t xml:space="preserve"> selects inventory type and </w:t>
            </w:r>
            <w:r w:rsidR="00DD648C">
              <w:t>set inventory identifier if required (i.e.  SIM card reference)</w:t>
            </w:r>
            <w:r w:rsidR="004159A7">
              <w:t xml:space="preserve"> and submits</w:t>
            </w:r>
            <w:r w:rsidR="00500C49">
              <w:t xml:space="preserve"> (A12)</w:t>
            </w:r>
          </w:p>
          <w:p w:rsidR="002E39A7" w:rsidRDefault="001E5037" w:rsidP="000F7361">
            <w:pPr>
              <w:pStyle w:val="ListNumberUC"/>
              <w:numPr>
                <w:ilvl w:val="0"/>
                <w:numId w:val="94"/>
              </w:numPr>
            </w:pPr>
            <w:r>
              <w:t>Channel/CSR light</w:t>
            </w:r>
            <w:r w:rsidR="002E39A7">
              <w:t xml:space="preserve"> application validates with inventory module if reference set by the dealer are correct (A1)(A2)</w:t>
            </w:r>
            <w:r w:rsidR="006976E8">
              <w:t xml:space="preserve"> (A3)</w:t>
            </w:r>
            <w:r w:rsidR="004159A7">
              <w:t xml:space="preserve"> (A6)</w:t>
            </w:r>
          </w:p>
          <w:p w:rsidR="004159A7" w:rsidRDefault="004159A7" w:rsidP="000F7361">
            <w:pPr>
              <w:pStyle w:val="ListNumberUC"/>
              <w:numPr>
                <w:ilvl w:val="0"/>
                <w:numId w:val="94"/>
              </w:numPr>
            </w:pPr>
            <w:r>
              <w:t>Channel application displays all the lines to configure with the current configuration</w:t>
            </w:r>
          </w:p>
          <w:p w:rsidR="004159A7" w:rsidRDefault="004159A7" w:rsidP="000F7361">
            <w:pPr>
              <w:pStyle w:val="ListNumberUC"/>
              <w:numPr>
                <w:ilvl w:val="0"/>
                <w:numId w:val="94"/>
              </w:numPr>
            </w:pPr>
            <w:r>
              <w:t>User confirms the current configuration</w:t>
            </w:r>
            <w:r w:rsidR="00D938A7">
              <w:t xml:space="preserve"> (A4) (A10)</w:t>
            </w:r>
          </w:p>
          <w:p w:rsidR="002E39A7" w:rsidRPr="006D15FA" w:rsidRDefault="001E5037" w:rsidP="000F7361">
            <w:pPr>
              <w:pStyle w:val="ListNumberUC"/>
              <w:numPr>
                <w:ilvl w:val="0"/>
                <w:numId w:val="94"/>
              </w:numPr>
            </w:pPr>
            <w:r>
              <w:t>Channel/CSR light</w:t>
            </w:r>
            <w:r w:rsidR="002E39A7">
              <w:t xml:space="preserve"> application completes </w:t>
            </w:r>
            <w:r w:rsidR="001529D7">
              <w:t>external id type</w:t>
            </w:r>
            <w:r w:rsidR="002E39A7">
              <w:t xml:space="preserve"> configuration with inventory type for </w:t>
            </w:r>
            <w:r w:rsidR="001529D7">
              <w:t>external id type</w:t>
            </w:r>
            <w:r w:rsidR="002E39A7">
              <w:t xml:space="preserve"> configured as ‘hidden’</w:t>
            </w:r>
          </w:p>
        </w:tc>
      </w:tr>
      <w:tr w:rsidR="00511578" w:rsidRPr="00E442E7" w:rsidTr="00B71C30">
        <w:trPr>
          <w:trHeight w:val="176"/>
        </w:trPr>
        <w:tc>
          <w:tcPr>
            <w:tcW w:w="2268" w:type="dxa"/>
          </w:tcPr>
          <w:p w:rsidR="00511578" w:rsidRPr="00E442E7" w:rsidRDefault="00511578" w:rsidP="00B71C30">
            <w:r w:rsidRPr="00E442E7">
              <w:t>Alternative Flows:</w:t>
            </w:r>
          </w:p>
        </w:tc>
        <w:tc>
          <w:tcPr>
            <w:tcW w:w="5940" w:type="dxa"/>
            <w:gridSpan w:val="3"/>
          </w:tcPr>
          <w:p w:rsidR="00511578" w:rsidRDefault="002E39A7" w:rsidP="0034063D">
            <w:pPr>
              <w:pStyle w:val="Body"/>
              <w:ind w:left="0"/>
            </w:pPr>
            <w:r>
              <w:t>A1: Reference set is not existing in inventory module or already assigned</w:t>
            </w:r>
          </w:p>
          <w:p w:rsidR="002E39A7" w:rsidRDefault="001E5037" w:rsidP="000F7361">
            <w:pPr>
              <w:pStyle w:val="ListNumberUC"/>
              <w:numPr>
                <w:ilvl w:val="0"/>
                <w:numId w:val="155"/>
              </w:numPr>
            </w:pPr>
            <w:r>
              <w:t>Channel/CSR light</w:t>
            </w:r>
            <w:r w:rsidR="002E39A7">
              <w:t xml:space="preserve"> application displays an error message of values not correctly set or already assigned</w:t>
            </w:r>
          </w:p>
          <w:p w:rsidR="002E39A7" w:rsidRDefault="00553E11" w:rsidP="000F7361">
            <w:pPr>
              <w:pStyle w:val="ListNumberUC"/>
              <w:numPr>
                <w:ilvl w:val="0"/>
                <w:numId w:val="155"/>
              </w:numPr>
            </w:pPr>
            <w:r>
              <w:t>User</w:t>
            </w:r>
            <w:r w:rsidR="002E39A7">
              <w:t xml:space="preserve"> set new value</w:t>
            </w:r>
          </w:p>
          <w:p w:rsidR="002E39A7" w:rsidRDefault="002E39A7" w:rsidP="000F7361">
            <w:pPr>
              <w:pStyle w:val="ListNumberUC"/>
              <w:numPr>
                <w:ilvl w:val="0"/>
                <w:numId w:val="155"/>
              </w:numPr>
            </w:pPr>
            <w:r>
              <w:t>Next step are similar to nominal case</w:t>
            </w:r>
          </w:p>
          <w:p w:rsidR="002E39A7" w:rsidRDefault="002E39A7" w:rsidP="0034063D">
            <w:pPr>
              <w:pStyle w:val="Body"/>
              <w:ind w:left="0"/>
            </w:pPr>
            <w:r>
              <w:t xml:space="preserve">A2: </w:t>
            </w:r>
            <w:r w:rsidR="001529D7">
              <w:t>External id type</w:t>
            </w:r>
            <w:r>
              <w:t xml:space="preserve"> is not configured to check inventory</w:t>
            </w:r>
          </w:p>
          <w:p w:rsidR="002E39A7" w:rsidRDefault="001E5037" w:rsidP="000F7361">
            <w:pPr>
              <w:pStyle w:val="ListNumberUC"/>
              <w:numPr>
                <w:ilvl w:val="0"/>
                <w:numId w:val="156"/>
              </w:numPr>
            </w:pPr>
            <w:r>
              <w:t>Channel/CSR light</w:t>
            </w:r>
            <w:r w:rsidR="00512001">
              <w:t xml:space="preserve"> application doesn’t </w:t>
            </w:r>
            <w:r w:rsidR="00191835">
              <w:t>check with inventory module</w:t>
            </w:r>
            <w:r w:rsidR="00512001">
              <w:t xml:space="preserve"> </w:t>
            </w:r>
          </w:p>
          <w:p w:rsidR="006976E8" w:rsidRDefault="006976E8" w:rsidP="00B2745C">
            <w:pPr>
              <w:pStyle w:val="Body"/>
              <w:ind w:left="0"/>
            </w:pPr>
            <w:r>
              <w:t xml:space="preserve">A3: Inventory module </w:t>
            </w:r>
            <w:r w:rsidR="00B2745C">
              <w:t>does not answer (technical error)</w:t>
            </w:r>
          </w:p>
          <w:p w:rsidR="000D166C" w:rsidRDefault="001E5037" w:rsidP="000F7361">
            <w:pPr>
              <w:pStyle w:val="Body"/>
              <w:numPr>
                <w:ilvl w:val="0"/>
                <w:numId w:val="403"/>
              </w:numPr>
            </w:pPr>
            <w:r>
              <w:t>Channel/CSR light</w:t>
            </w:r>
            <w:r w:rsidR="000D166C">
              <w:t xml:space="preserve"> application displays an error message informing the user that the current </w:t>
            </w:r>
            <w:r w:rsidR="001529D7">
              <w:t>external id type</w:t>
            </w:r>
            <w:r w:rsidR="00B2745C">
              <w:t xml:space="preserve"> cannot be validated</w:t>
            </w:r>
          </w:p>
          <w:p w:rsidR="00D938A7" w:rsidRDefault="00D938A7" w:rsidP="00D938A7">
            <w:pPr>
              <w:pStyle w:val="Body"/>
              <w:ind w:left="0"/>
            </w:pPr>
            <w:r>
              <w:t xml:space="preserve">A4: User decides to </w:t>
            </w:r>
            <w:r w:rsidDel="008221AD">
              <w:t xml:space="preserve">accepts to </w:t>
            </w:r>
            <w:r>
              <w:t>cancel the current selection but want to finalize his order</w:t>
            </w:r>
          </w:p>
          <w:p w:rsidR="00D938A7" w:rsidRDefault="00D938A7" w:rsidP="000F7361">
            <w:pPr>
              <w:pStyle w:val="Body"/>
              <w:numPr>
                <w:ilvl w:val="0"/>
                <w:numId w:val="404"/>
              </w:numPr>
            </w:pPr>
            <w:r>
              <w:t>User selects the cancel option</w:t>
            </w:r>
            <w:r w:rsidDel="008221AD">
              <w:t xml:space="preserve"> to finalize his order (possible when only one selection exists in the basket)</w:t>
            </w:r>
            <w:r>
              <w:t>.</w:t>
            </w:r>
          </w:p>
          <w:p w:rsidR="00D938A7" w:rsidRDefault="00D938A7" w:rsidP="000F7361">
            <w:pPr>
              <w:pStyle w:val="Body"/>
              <w:numPr>
                <w:ilvl w:val="0"/>
                <w:numId w:val="404"/>
              </w:numPr>
            </w:pPr>
            <w:r>
              <w:t>Channel application displays a confirmation screen.</w:t>
            </w:r>
          </w:p>
          <w:p w:rsidR="00D938A7" w:rsidRDefault="00D938A7" w:rsidP="000F7361">
            <w:pPr>
              <w:pStyle w:val="Body"/>
              <w:numPr>
                <w:ilvl w:val="0"/>
                <w:numId w:val="404"/>
              </w:numPr>
            </w:pPr>
            <w:r>
              <w:t>Dealer user confirms the cancellation of the current selection (A9).</w:t>
            </w:r>
          </w:p>
          <w:p w:rsidR="00D938A7" w:rsidRDefault="00D938A7" w:rsidP="000F7361">
            <w:pPr>
              <w:pStyle w:val="Body"/>
              <w:numPr>
                <w:ilvl w:val="0"/>
                <w:numId w:val="404"/>
              </w:numPr>
            </w:pPr>
            <w:r>
              <w:t>The current selection is removed from the basket and channel application redirects the user to the use case view and manage basket.</w:t>
            </w:r>
          </w:p>
          <w:p w:rsidR="004159A7" w:rsidRDefault="004159A7" w:rsidP="004159A7">
            <w:pPr>
              <w:pStyle w:val="ListNumberUC"/>
              <w:numPr>
                <w:ilvl w:val="0"/>
                <w:numId w:val="0"/>
              </w:numPr>
            </w:pPr>
            <w:r>
              <w:t>A5: Line to configure is in ‘select’ mode</w:t>
            </w:r>
          </w:p>
          <w:p w:rsidR="004159A7" w:rsidRDefault="004159A7" w:rsidP="000F7361">
            <w:pPr>
              <w:pStyle w:val="ListNumberUC"/>
              <w:numPr>
                <w:ilvl w:val="0"/>
                <w:numId w:val="490"/>
              </w:numPr>
            </w:pPr>
            <w:r>
              <w:t xml:space="preserve">Channel/CSR light application displays candidate inventory types that must be selected by the user </w:t>
            </w:r>
          </w:p>
          <w:p w:rsidR="00B2745C" w:rsidRDefault="00B2745C" w:rsidP="000F7361">
            <w:pPr>
              <w:pStyle w:val="ListNumberUC"/>
              <w:numPr>
                <w:ilvl w:val="0"/>
                <w:numId w:val="490"/>
              </w:numPr>
            </w:pPr>
            <w:r>
              <w:lastRenderedPageBreak/>
              <w:t>Channel application displays a free filter allowing to search items based on this filter (wildcard is allowed)</w:t>
            </w:r>
          </w:p>
          <w:p w:rsidR="00500C49" w:rsidRDefault="00500C49" w:rsidP="000F7361">
            <w:pPr>
              <w:pStyle w:val="ListNumberUC"/>
              <w:numPr>
                <w:ilvl w:val="0"/>
                <w:numId w:val="490"/>
              </w:numPr>
            </w:pPr>
            <w:r>
              <w:t>User selects the search option (A7)</w:t>
            </w:r>
          </w:p>
          <w:p w:rsidR="00500C49" w:rsidRDefault="00500C49" w:rsidP="000F7361">
            <w:pPr>
              <w:pStyle w:val="ListNumberUC"/>
              <w:numPr>
                <w:ilvl w:val="0"/>
                <w:numId w:val="490"/>
              </w:numPr>
            </w:pPr>
            <w:r>
              <w:t xml:space="preserve">Channel application searches for items respecting the selected inventory type and </w:t>
            </w:r>
            <w:r w:rsidR="00B2745C">
              <w:t xml:space="preserve">free </w:t>
            </w:r>
            <w:r>
              <w:t>filter, if any.</w:t>
            </w:r>
          </w:p>
          <w:p w:rsidR="00500C49" w:rsidRDefault="00500C49" w:rsidP="000F7361">
            <w:pPr>
              <w:pStyle w:val="ListNumberUC"/>
              <w:numPr>
                <w:ilvl w:val="0"/>
                <w:numId w:val="490"/>
              </w:numPr>
            </w:pPr>
            <w:r>
              <w:t>Channel application displays a list of items matching with search criteria</w:t>
            </w:r>
          </w:p>
          <w:p w:rsidR="00500C49" w:rsidRDefault="00500C49" w:rsidP="000F7361">
            <w:pPr>
              <w:pStyle w:val="ListNumberUC"/>
              <w:numPr>
                <w:ilvl w:val="0"/>
                <w:numId w:val="490"/>
              </w:numPr>
            </w:pPr>
            <w:r>
              <w:t>User selects an item</w:t>
            </w:r>
          </w:p>
          <w:p w:rsidR="00500C49" w:rsidRDefault="00500C49" w:rsidP="000F7361">
            <w:pPr>
              <w:pStyle w:val="ListNumberUC"/>
              <w:numPr>
                <w:ilvl w:val="0"/>
                <w:numId w:val="490"/>
              </w:numPr>
            </w:pPr>
            <w:r>
              <w:t>Next step are similar to nominal case (step 5)</w:t>
            </w:r>
          </w:p>
          <w:p w:rsidR="004159A7" w:rsidRDefault="004159A7" w:rsidP="004159A7">
            <w:pPr>
              <w:pStyle w:val="ListNumberUC"/>
              <w:numPr>
                <w:ilvl w:val="0"/>
                <w:numId w:val="0"/>
              </w:numPr>
            </w:pPr>
            <w:r>
              <w:t>A6: Validating an line causes other lines to be automatically configured (container concept in inventory)</w:t>
            </w:r>
          </w:p>
          <w:p w:rsidR="004159A7" w:rsidRDefault="004159A7" w:rsidP="000F7361">
            <w:pPr>
              <w:pStyle w:val="BodyText"/>
              <w:numPr>
                <w:ilvl w:val="0"/>
                <w:numId w:val="491"/>
              </w:numPr>
            </w:pPr>
            <w:r>
              <w:t xml:space="preserve">Channel/CSR light validates with inventory module if reference sets by the dealer are correct and updates additional lines with identifiers and types returned from the inventory. </w:t>
            </w:r>
          </w:p>
          <w:p w:rsidR="004159A7" w:rsidRDefault="004159A7" w:rsidP="000F7361">
            <w:pPr>
              <w:pStyle w:val="BodyText"/>
              <w:numPr>
                <w:ilvl w:val="0"/>
                <w:numId w:val="491"/>
              </w:numPr>
            </w:pPr>
            <w:r>
              <w:t>Next step are similar to nominal case</w:t>
            </w:r>
          </w:p>
          <w:p w:rsidR="00500C49" w:rsidRDefault="00B2745C" w:rsidP="00500C49">
            <w:pPr>
              <w:pStyle w:val="ListNumberUC"/>
              <w:numPr>
                <w:ilvl w:val="0"/>
                <w:numId w:val="0"/>
              </w:numPr>
            </w:pPr>
            <w:r>
              <w:t xml:space="preserve">A7: </w:t>
            </w:r>
            <w:r w:rsidR="00500C49">
              <w:t>User selects the option ‘search and assign’:</w:t>
            </w:r>
          </w:p>
          <w:p w:rsidR="00500C49" w:rsidRDefault="00500C49" w:rsidP="000F7361">
            <w:pPr>
              <w:pStyle w:val="ListNumberUC"/>
              <w:numPr>
                <w:ilvl w:val="0"/>
                <w:numId w:val="504"/>
              </w:numPr>
            </w:pPr>
            <w:r>
              <w:t>Channel application searches for an item respecting the selected inventory type and free filter, if any.</w:t>
            </w:r>
          </w:p>
          <w:p w:rsidR="00500C49" w:rsidRDefault="00500C49" w:rsidP="000F7361">
            <w:pPr>
              <w:pStyle w:val="ListNumberUC"/>
              <w:numPr>
                <w:ilvl w:val="0"/>
                <w:numId w:val="504"/>
              </w:numPr>
            </w:pPr>
            <w:r>
              <w:t>Channel application sets the item retrieved. (A8)</w:t>
            </w:r>
          </w:p>
          <w:p w:rsidR="00500C49" w:rsidRDefault="00500C49" w:rsidP="000F7361">
            <w:pPr>
              <w:pStyle w:val="ListNumberUC"/>
              <w:numPr>
                <w:ilvl w:val="0"/>
                <w:numId w:val="504"/>
              </w:numPr>
            </w:pPr>
            <w:r>
              <w:t>Next step are similar to nominal case (step 5)</w:t>
            </w:r>
          </w:p>
          <w:p w:rsidR="00500C49" w:rsidRDefault="00500C49" w:rsidP="00500C49">
            <w:pPr>
              <w:pStyle w:val="ListNumberUC"/>
              <w:numPr>
                <w:ilvl w:val="0"/>
                <w:numId w:val="0"/>
              </w:numPr>
            </w:pPr>
            <w:r>
              <w:t>A8: No items matching with search criteria have been found:</w:t>
            </w:r>
          </w:p>
          <w:p w:rsidR="00500C49" w:rsidRDefault="00500C49" w:rsidP="000F7361">
            <w:pPr>
              <w:pStyle w:val="ListNumberUC"/>
              <w:numPr>
                <w:ilvl w:val="0"/>
                <w:numId w:val="505"/>
              </w:numPr>
            </w:pPr>
            <w:r>
              <w:t>Channel application displays a message informing the user that no item has been found.</w:t>
            </w:r>
          </w:p>
          <w:p w:rsidR="00500C49" w:rsidRDefault="00500C49" w:rsidP="000F7361">
            <w:pPr>
              <w:pStyle w:val="ListNumberUC"/>
              <w:numPr>
                <w:ilvl w:val="0"/>
                <w:numId w:val="505"/>
              </w:numPr>
            </w:pPr>
            <w:r>
              <w:t>Next step are similar to nominal case (step 5)</w:t>
            </w:r>
          </w:p>
          <w:p w:rsidR="00500C49" w:rsidRDefault="00500C49" w:rsidP="00500C49">
            <w:pPr>
              <w:pStyle w:val="Body"/>
              <w:ind w:left="0"/>
            </w:pPr>
            <w:r>
              <w:t>A9: User does not confirm the cancellation of the current selection.</w:t>
            </w:r>
          </w:p>
          <w:p w:rsidR="00500C49" w:rsidRDefault="00500C49" w:rsidP="000F7361">
            <w:pPr>
              <w:pStyle w:val="Body"/>
              <w:numPr>
                <w:ilvl w:val="0"/>
                <w:numId w:val="506"/>
              </w:numPr>
            </w:pPr>
            <w:r>
              <w:t>Channel application redirects the user to the first step of this use case.</w:t>
            </w:r>
          </w:p>
          <w:p w:rsidR="00500C49" w:rsidRDefault="00500C49" w:rsidP="00500C49">
            <w:pPr>
              <w:pStyle w:val="Body"/>
              <w:ind w:left="0"/>
            </w:pPr>
            <w:r>
              <w:t>A10: At least one mandatory line to configure is not set (</w:t>
            </w:r>
            <w:r w:rsidRPr="00684BE4">
              <w:rPr>
                <w:b/>
                <w:bCs/>
              </w:rPr>
              <w:t>not</w:t>
            </w:r>
            <w:r>
              <w:t xml:space="preserve"> configured in ‘hidden’ mode) (A11)</w:t>
            </w:r>
          </w:p>
          <w:p w:rsidR="00500C49" w:rsidRDefault="00500C49" w:rsidP="000F7361">
            <w:pPr>
              <w:pStyle w:val="Body"/>
              <w:numPr>
                <w:ilvl w:val="0"/>
                <w:numId w:val="514"/>
              </w:numPr>
            </w:pPr>
            <w:r>
              <w:t>Channel application displays a message informing the user of the lines that must be set to have a valid configuration.</w:t>
            </w:r>
          </w:p>
          <w:p w:rsidR="00500C49" w:rsidRDefault="00500C49" w:rsidP="00500C49">
            <w:pPr>
              <w:pStyle w:val="Body"/>
              <w:ind w:left="0"/>
            </w:pPr>
            <w:r>
              <w:t>A11: At least one mandatory line to configure is not set (</w:t>
            </w:r>
            <w:r w:rsidRPr="00684BE4">
              <w:rPr>
                <w:b/>
                <w:bCs/>
              </w:rPr>
              <w:t>is</w:t>
            </w:r>
            <w:r>
              <w:t xml:space="preserve">  configured in ‘hidden’ mode)</w:t>
            </w:r>
          </w:p>
          <w:p w:rsidR="00500C49" w:rsidRDefault="00500C49" w:rsidP="000F7361">
            <w:pPr>
              <w:pStyle w:val="Body"/>
              <w:numPr>
                <w:ilvl w:val="0"/>
                <w:numId w:val="515"/>
              </w:numPr>
            </w:pPr>
            <w:r>
              <w:t>Channel application displays a message informing the user of a technical error (A4)</w:t>
            </w:r>
          </w:p>
          <w:p w:rsidR="00500C49" w:rsidRDefault="00500C49" w:rsidP="00500C49">
            <w:pPr>
              <w:pStyle w:val="ListNumberUC"/>
              <w:numPr>
                <w:ilvl w:val="0"/>
                <w:numId w:val="0"/>
              </w:numPr>
            </w:pPr>
            <w:r>
              <w:t>A12: User has selected the option to generate a place holder</w:t>
            </w:r>
          </w:p>
          <w:p w:rsidR="00AF7B82" w:rsidRPr="006D15FA" w:rsidRDefault="00500C49" w:rsidP="000F7361">
            <w:pPr>
              <w:pStyle w:val="ListNumberUC"/>
              <w:numPr>
                <w:ilvl w:val="0"/>
                <w:numId w:val="516"/>
              </w:numPr>
            </w:pPr>
            <w:r>
              <w:t xml:space="preserve">Channel/CSR light application generates a place holder for this </w:t>
            </w:r>
            <w:r w:rsidR="001529D7">
              <w:t>external id type</w:t>
            </w:r>
            <w:r>
              <w:t xml:space="preserve"> in the order</w:t>
            </w:r>
          </w:p>
        </w:tc>
      </w:tr>
    </w:tbl>
    <w:p w:rsidR="000C1896" w:rsidRDefault="001E5037" w:rsidP="00072F97">
      <w:pPr>
        <w:pStyle w:val="Heading3forModuleRequirements"/>
      </w:pPr>
      <w:bookmarkStart w:id="453" w:name="_Toc226273979"/>
      <w:bookmarkStart w:id="454" w:name="_Toc226277107"/>
      <w:bookmarkStart w:id="455" w:name="_Toc226274035"/>
      <w:bookmarkStart w:id="456" w:name="_Toc226277163"/>
      <w:bookmarkStart w:id="457" w:name="_Toc253578016"/>
      <w:bookmarkStart w:id="458" w:name="_Toc253578405"/>
      <w:bookmarkEnd w:id="453"/>
      <w:bookmarkEnd w:id="454"/>
      <w:bookmarkEnd w:id="455"/>
      <w:bookmarkEnd w:id="456"/>
      <w:r>
        <w:lastRenderedPageBreak/>
        <w:t>Channel/CSR light</w:t>
      </w:r>
      <w:r w:rsidR="000C1896">
        <w:t xml:space="preserve"> application requirements</w:t>
      </w:r>
      <w:bookmarkEnd w:id="457"/>
      <w:bookmarkEnd w:id="458"/>
    </w:p>
    <w:p w:rsidR="000C1896" w:rsidRDefault="000C1896" w:rsidP="000C1896">
      <w:pPr>
        <w:pStyle w:val="Requirements"/>
      </w:pPr>
      <w:bookmarkStart w:id="459" w:name="_Toc253578406"/>
      <w:r>
        <w:t xml:space="preserve">CHA-3.3.4.10 </w:t>
      </w:r>
      <w:r w:rsidR="001E5037">
        <w:t>Channel/CSR light</w:t>
      </w:r>
      <w:r>
        <w:t xml:space="preserve"> application shall allow a </w:t>
      </w:r>
      <w:r w:rsidR="0002100D">
        <w:t>user</w:t>
      </w:r>
      <w:r>
        <w:t xml:space="preserve"> creating new </w:t>
      </w:r>
      <w:r w:rsidR="00A13724">
        <w:t>subscriber</w:t>
      </w:r>
      <w:r>
        <w:t xml:space="preserve">(s) for an existing customer with respect of use case ‘New </w:t>
      </w:r>
      <w:r w:rsidR="00A13724">
        <w:t>subscriber</w:t>
      </w:r>
      <w:r>
        <w:t xml:space="preserve"> for existing customer’</w:t>
      </w:r>
      <w:bookmarkEnd w:id="459"/>
      <w:r>
        <w:t xml:space="preserve"> </w:t>
      </w:r>
    </w:p>
    <w:p w:rsidR="00B2745C" w:rsidRDefault="00B2745C" w:rsidP="00B2745C">
      <w:pPr>
        <w:pStyle w:val="Requirements"/>
        <w:ind w:left="288"/>
      </w:pPr>
      <w:bookmarkStart w:id="460" w:name="_Toc232587041"/>
      <w:bookmarkStart w:id="461" w:name="_Toc253578407"/>
      <w:r>
        <w:t xml:space="preserve">CHA-3.3.4.10.1 Channel/CSR light application shall propose different options to add postpaid or prepaid </w:t>
      </w:r>
      <w:r w:rsidR="00A13724">
        <w:t>subscriber</w:t>
      </w:r>
      <w:r>
        <w:t>s</w:t>
      </w:r>
      <w:bookmarkEnd w:id="460"/>
      <w:bookmarkEnd w:id="461"/>
    </w:p>
    <w:p w:rsidR="00B2745C" w:rsidRDefault="00B2745C" w:rsidP="00B2745C">
      <w:pPr>
        <w:pStyle w:val="Requirements"/>
        <w:ind w:left="288"/>
      </w:pPr>
      <w:bookmarkStart w:id="462" w:name="_Toc232587042"/>
      <w:bookmarkStart w:id="463" w:name="_Toc253578408"/>
      <w:r>
        <w:t xml:space="preserve">CHA-3.3.4.10.2 </w:t>
      </w:r>
      <w:r>
        <w:t xml:space="preserve">Channel/CSR light application shall propose different options to add a </w:t>
      </w:r>
      <w:r w:rsidR="00A13724">
        <w:t>subscriber</w:t>
      </w:r>
      <w:r>
        <w:t xml:space="preserve"> with a new account or on an existing account</w:t>
      </w:r>
      <w:bookmarkEnd w:id="462"/>
      <w:bookmarkEnd w:id="463"/>
    </w:p>
    <w:p w:rsidR="00B2745C" w:rsidRDefault="00B2745C" w:rsidP="00B2745C">
      <w:pPr>
        <w:pStyle w:val="Requirements"/>
        <w:ind w:left="288"/>
      </w:pPr>
      <w:bookmarkStart w:id="464" w:name="_Toc232587043"/>
      <w:bookmarkStart w:id="465" w:name="_Toc253578409"/>
      <w:r>
        <w:t>CHA-3.3.4.10.3 Channel/CSR light application shall propose an op</w:t>
      </w:r>
      <w:r>
        <w:t xml:space="preserve">tion to create a </w:t>
      </w:r>
      <w:r w:rsidR="00A13724">
        <w:t>subscriber</w:t>
      </w:r>
      <w:r>
        <w:t xml:space="preserve"> with a new account</w:t>
      </w:r>
      <w:bookmarkEnd w:id="464"/>
      <w:bookmarkEnd w:id="465"/>
    </w:p>
    <w:p w:rsidR="00B2745C" w:rsidRDefault="00B2745C" w:rsidP="00B2745C">
      <w:pPr>
        <w:pStyle w:val="Requirements"/>
        <w:ind w:left="576"/>
      </w:pPr>
      <w:bookmarkStart w:id="466" w:name="_Toc232587044"/>
      <w:bookmarkStart w:id="467" w:name="_Toc253578410"/>
      <w:r>
        <w:t>CHA-3.3.4.1</w:t>
      </w:r>
      <w:r>
        <w:t>0.3.1 when integrated with Comverse one billing, Channel/CSR light application shall propose to add a new account below the contextual account (root account is the default)</w:t>
      </w:r>
      <w:bookmarkEnd w:id="466"/>
      <w:bookmarkEnd w:id="467"/>
    </w:p>
    <w:p w:rsidR="00B2745C" w:rsidRDefault="00B2745C" w:rsidP="00B2745C">
      <w:pPr>
        <w:pStyle w:val="Requirements"/>
        <w:ind w:left="576"/>
      </w:pPr>
      <w:bookmarkStart w:id="468" w:name="_Toc232587045"/>
      <w:bookmarkStart w:id="469" w:name="_Toc253578411"/>
      <w:r>
        <w:t>CHA-3.3.4.10.3.2 Channel/CSR light applic</w:t>
      </w:r>
      <w:r>
        <w:t>ation shall add the account directly to the customer (flat) if there is no root account (i.e. a root account means there is one and only one account with no parent account)</w:t>
      </w:r>
      <w:bookmarkEnd w:id="468"/>
      <w:bookmarkEnd w:id="469"/>
    </w:p>
    <w:p w:rsidR="00B2745C" w:rsidRDefault="00B2745C" w:rsidP="00B2745C">
      <w:pPr>
        <w:pStyle w:val="Requirements"/>
        <w:ind w:left="576"/>
      </w:pPr>
      <w:bookmarkStart w:id="470" w:name="_Toc232587046"/>
      <w:bookmarkStart w:id="471" w:name="_Toc253578412"/>
      <w:r>
        <w:t>CHA-3.3.4.10.3.3 when integrated with Comverse one billing and when a root account exists, additional accounts shall always be created as sub-accounts of the root one.</w:t>
      </w:r>
      <w:bookmarkEnd w:id="470"/>
      <w:bookmarkEnd w:id="471"/>
    </w:p>
    <w:p w:rsidR="00B2745C" w:rsidRDefault="00B2745C" w:rsidP="00B2745C">
      <w:pPr>
        <w:pStyle w:val="Requirements"/>
        <w:ind w:left="576"/>
      </w:pPr>
      <w:bookmarkStart w:id="472" w:name="_Toc232587047"/>
      <w:bookmarkStart w:id="473" w:name="_Toc253578413"/>
      <w:r>
        <w:t>CHA-3.3.4.10.3.4</w:t>
      </w:r>
      <w:r>
        <w:t xml:space="preserve"> Channel/CSR light application shall allow to configure the maximum depth of an account hierarchy for acquisition purpose.</w:t>
      </w:r>
      <w:bookmarkEnd w:id="472"/>
      <w:bookmarkEnd w:id="473"/>
    </w:p>
    <w:p w:rsidR="00B2745C" w:rsidRDefault="00B2745C" w:rsidP="00B2745C">
      <w:pPr>
        <w:pStyle w:val="Requirements"/>
        <w:ind w:left="576"/>
      </w:pPr>
      <w:bookmarkStart w:id="474" w:name="_Toc232587048"/>
      <w:bookmarkStart w:id="475" w:name="_Toc253578414"/>
      <w:r>
        <w:t>CHA-3.3.4.10.3.5</w:t>
      </w:r>
      <w:r>
        <w:t xml:space="preserve"> Channel/CSR light application shall prevent creating a new sub-account beyond the configured maximum depth of an account hierarchy.</w:t>
      </w:r>
      <w:bookmarkEnd w:id="474"/>
      <w:bookmarkEnd w:id="475"/>
    </w:p>
    <w:p w:rsidR="00B755D3" w:rsidRDefault="00B755D3" w:rsidP="00B755D3">
      <w:pPr>
        <w:pStyle w:val="Requirements"/>
        <w:ind w:left="576"/>
      </w:pPr>
      <w:bookmarkStart w:id="476" w:name="_Toc253578415"/>
      <w:r>
        <w:t xml:space="preserve">CHA-3.3.4.10.3.10 Channel/CSR light application shall force the user to select an account for the new </w:t>
      </w:r>
      <w:r w:rsidR="00A13724">
        <w:t>subscriber</w:t>
      </w:r>
      <w:bookmarkEnd w:id="476"/>
    </w:p>
    <w:p w:rsidR="00B755D3" w:rsidRDefault="00B755D3" w:rsidP="00B755D3">
      <w:pPr>
        <w:pStyle w:val="Requirements"/>
        <w:ind w:left="288"/>
      </w:pPr>
      <w:bookmarkStart w:id="477" w:name="_Toc253578416"/>
      <w:r>
        <w:t xml:space="preserve">CHA-3.3.4.10.4 when creating a new </w:t>
      </w:r>
      <w:r w:rsidR="00A13724">
        <w:t>subscriber</w:t>
      </w:r>
      <w:r>
        <w:t xml:space="preserve"> for an existing account, Channel/CSR light application shall display the reference of the account</w:t>
      </w:r>
      <w:bookmarkEnd w:id="477"/>
    </w:p>
    <w:p w:rsidR="00B2745C" w:rsidRDefault="000C1896" w:rsidP="00B2745C">
      <w:pPr>
        <w:pStyle w:val="Requirements"/>
      </w:pPr>
      <w:bookmarkStart w:id="478" w:name="_Toc253578417"/>
      <w:r>
        <w:t xml:space="preserve">CHA-3.3.4.30 </w:t>
      </w:r>
      <w:r w:rsidR="001E5037">
        <w:t>Channel/CSR light</w:t>
      </w:r>
      <w:r>
        <w:t xml:space="preserve"> application shall allow </w:t>
      </w:r>
      <w:r w:rsidR="0002100D">
        <w:t>user</w:t>
      </w:r>
      <w:r>
        <w:t xml:space="preserve"> reviewing </w:t>
      </w:r>
      <w:r w:rsidR="00B2745C">
        <w:t>existing account information</w:t>
      </w:r>
      <w:r>
        <w:t xml:space="preserve"> with respect of use case review </w:t>
      </w:r>
      <w:r w:rsidR="00B2745C">
        <w:t>existing account</w:t>
      </w:r>
      <w:bookmarkEnd w:id="478"/>
    </w:p>
    <w:p w:rsidR="00B2745C" w:rsidRDefault="00B2745C" w:rsidP="00B2745C">
      <w:pPr>
        <w:pStyle w:val="Requirements"/>
        <w:ind w:left="288"/>
      </w:pPr>
      <w:bookmarkStart w:id="479" w:name="_Toc232587050"/>
      <w:bookmarkStart w:id="480" w:name="_Toc253578418"/>
      <w:r>
        <w:t>CHA-3.3.4.30.1</w:t>
      </w:r>
      <w:r>
        <w:t xml:space="preserve"> Channel/CSR light application shall force the user to select an account for the new </w:t>
      </w:r>
      <w:r w:rsidR="00A13724">
        <w:t>subscriber</w:t>
      </w:r>
      <w:bookmarkEnd w:id="479"/>
      <w:bookmarkEnd w:id="480"/>
    </w:p>
    <w:p w:rsidR="00B2745C" w:rsidRDefault="00B2745C" w:rsidP="00B2745C">
      <w:pPr>
        <w:pStyle w:val="Requirements"/>
        <w:ind w:left="288"/>
      </w:pPr>
      <w:bookmarkStart w:id="481" w:name="_Toc232587051"/>
      <w:bookmarkStart w:id="482" w:name="_Toc253578419"/>
      <w:r>
        <w:t>CHA-3.3.4.30.2</w:t>
      </w:r>
      <w:r>
        <w:t xml:space="preserve"> Channel/CSR light application shall display the account reference and account identity for every account</w:t>
      </w:r>
      <w:bookmarkEnd w:id="481"/>
      <w:bookmarkEnd w:id="482"/>
    </w:p>
    <w:p w:rsidR="00B755D3" w:rsidRDefault="00B755D3" w:rsidP="00B755D3">
      <w:pPr>
        <w:pStyle w:val="Requirements"/>
      </w:pPr>
      <w:bookmarkStart w:id="483" w:name="_Toc232587052"/>
      <w:bookmarkStart w:id="484" w:name="_Toc253578420"/>
      <w:r>
        <w:t>CHA-3.3.4.40</w:t>
      </w:r>
      <w:r>
        <w:t xml:space="preserve"> Channel application shall allow dealer use</w:t>
      </w:r>
      <w:r>
        <w:t>r updating administrative data with respect of use case ‘Update administrative data’</w:t>
      </w:r>
      <w:bookmarkEnd w:id="483"/>
      <w:bookmarkEnd w:id="484"/>
    </w:p>
    <w:p w:rsidR="000C1896" w:rsidRDefault="00E27220" w:rsidP="00B755D3">
      <w:pPr>
        <w:pStyle w:val="Requirements"/>
      </w:pPr>
      <w:bookmarkStart w:id="485" w:name="_Toc253578421"/>
      <w:r>
        <w:t>CHA-3.3</w:t>
      </w:r>
      <w:r w:rsidR="000C1896">
        <w:t>.4.</w:t>
      </w:r>
      <w:r w:rsidR="003772B8">
        <w:t>50</w:t>
      </w:r>
      <w:r w:rsidR="000C1896">
        <w:t xml:space="preserve"> </w:t>
      </w:r>
      <w:r w:rsidR="001E5037">
        <w:t>Channel/CSR light</w:t>
      </w:r>
      <w:r w:rsidR="000C1896">
        <w:t xml:space="preserve"> application shall allow </w:t>
      </w:r>
      <w:r w:rsidR="0002100D">
        <w:t>user</w:t>
      </w:r>
      <w:r w:rsidR="000C1896">
        <w:t xml:space="preserve"> </w:t>
      </w:r>
      <w:r w:rsidR="003772B8">
        <w:t>reviewing and updating</w:t>
      </w:r>
      <w:r w:rsidR="000C1896">
        <w:t xml:space="preserve"> billing information with respect of use case </w:t>
      </w:r>
      <w:r w:rsidR="00B755D3">
        <w:t xml:space="preserve">Update </w:t>
      </w:r>
      <w:r w:rsidR="000C1896">
        <w:t>billing information</w:t>
      </w:r>
      <w:bookmarkEnd w:id="485"/>
    </w:p>
    <w:p w:rsidR="000C1896" w:rsidRDefault="00E27220" w:rsidP="003772B8">
      <w:pPr>
        <w:pStyle w:val="Requirements"/>
      </w:pPr>
      <w:bookmarkStart w:id="486" w:name="_Toc253578422"/>
      <w:r>
        <w:t>CHA-3.3</w:t>
      </w:r>
      <w:r w:rsidR="000C1896">
        <w:t>.4.</w:t>
      </w:r>
      <w:r w:rsidR="003772B8">
        <w:t>60</w:t>
      </w:r>
      <w:r w:rsidR="000C1896">
        <w:t xml:space="preserve"> </w:t>
      </w:r>
      <w:r w:rsidR="001E5037">
        <w:t>Channel/CSR light</w:t>
      </w:r>
      <w:r w:rsidR="000C1896">
        <w:t xml:space="preserve"> application shall support configuring list of account attributes</w:t>
      </w:r>
      <w:bookmarkEnd w:id="486"/>
    </w:p>
    <w:p w:rsidR="000C1896" w:rsidRDefault="003772B8" w:rsidP="003772B8">
      <w:pPr>
        <w:pStyle w:val="Requirements"/>
        <w:ind w:left="288"/>
      </w:pPr>
      <w:bookmarkStart w:id="487" w:name="_Toc253578423"/>
      <w:r>
        <w:t>CHA-3.</w:t>
      </w:r>
      <w:r w:rsidR="00E27220">
        <w:t>3</w:t>
      </w:r>
      <w:r>
        <w:t>.4.60</w:t>
      </w:r>
      <w:r w:rsidR="000C1896">
        <w:t xml:space="preserve">.1 </w:t>
      </w:r>
      <w:r w:rsidR="001E5037">
        <w:t>Channel/CSR light</w:t>
      </w:r>
      <w:r w:rsidR="000C1896">
        <w:t xml:space="preserve"> application shall support configuring account attributes that </w:t>
      </w:r>
      <w:r>
        <w:t xml:space="preserve">can be displayed to </w:t>
      </w:r>
      <w:r w:rsidR="000C1896">
        <w:t>the user for a</w:t>
      </w:r>
      <w:r>
        <w:t>n existing</w:t>
      </w:r>
      <w:r w:rsidR="000C1896">
        <w:t xml:space="preserve"> billing account</w:t>
      </w:r>
      <w:bookmarkEnd w:id="487"/>
    </w:p>
    <w:p w:rsidR="000C1896" w:rsidRDefault="000C1896" w:rsidP="003772B8">
      <w:pPr>
        <w:pStyle w:val="Requirements"/>
        <w:ind w:left="288"/>
      </w:pPr>
      <w:bookmarkStart w:id="488" w:name="_Toc253578424"/>
      <w:r>
        <w:t>CHA-3.</w:t>
      </w:r>
      <w:r w:rsidR="00E27220">
        <w:t>3</w:t>
      </w:r>
      <w:r>
        <w:t>.4.</w:t>
      </w:r>
      <w:r w:rsidR="003772B8">
        <w:t>60</w:t>
      </w:r>
      <w:r>
        <w:t xml:space="preserve">.2 </w:t>
      </w:r>
      <w:r w:rsidR="001E5037">
        <w:t>Channel/CSR light</w:t>
      </w:r>
      <w:r>
        <w:t xml:space="preserve"> application shall support configuring account attributes that </w:t>
      </w:r>
      <w:r w:rsidR="003772B8">
        <w:t>can be</w:t>
      </w:r>
      <w:r>
        <w:t xml:space="preserve"> </w:t>
      </w:r>
      <w:r w:rsidR="003772B8">
        <w:t>modified</w:t>
      </w:r>
      <w:r>
        <w:t xml:space="preserve"> </w:t>
      </w:r>
      <w:r w:rsidR="003772B8">
        <w:t xml:space="preserve">by a </w:t>
      </w:r>
      <w:r>
        <w:t>user for a</w:t>
      </w:r>
      <w:r w:rsidR="003772B8">
        <w:t>n</w:t>
      </w:r>
      <w:r>
        <w:t xml:space="preserve"> </w:t>
      </w:r>
      <w:r w:rsidR="003772B8">
        <w:t>existing</w:t>
      </w:r>
      <w:r>
        <w:t xml:space="preserve"> billing account</w:t>
      </w:r>
      <w:bookmarkEnd w:id="488"/>
    </w:p>
    <w:p w:rsidR="000B296C" w:rsidRDefault="000B296C" w:rsidP="000B296C">
      <w:pPr>
        <w:pStyle w:val="Requirements"/>
        <w:ind w:left="288"/>
      </w:pPr>
      <w:bookmarkStart w:id="489" w:name="_Toc253578425"/>
      <w:r>
        <w:t>CHA-3.3.4.60.3 Channel/CSR light application shall support different attribute configuration depending on the logged user role</w:t>
      </w:r>
      <w:bookmarkEnd w:id="489"/>
    </w:p>
    <w:p w:rsidR="000C1896" w:rsidRDefault="000C1896" w:rsidP="00B755D3">
      <w:pPr>
        <w:pStyle w:val="Requirements"/>
      </w:pPr>
      <w:bookmarkStart w:id="490" w:name="_Toc253578426"/>
      <w:r>
        <w:t>CHA-3.</w:t>
      </w:r>
      <w:r w:rsidR="00E27220">
        <w:t>3</w:t>
      </w:r>
      <w:r>
        <w:t>.4.</w:t>
      </w:r>
      <w:r w:rsidR="003772B8">
        <w:t>70</w:t>
      </w:r>
      <w:r>
        <w:t xml:space="preserve"> </w:t>
      </w:r>
      <w:r w:rsidR="001E5037">
        <w:t>Channel/CSR light</w:t>
      </w:r>
      <w:r>
        <w:t xml:space="preserve"> application shall </w:t>
      </w:r>
      <w:r w:rsidR="003772B8">
        <w:t>send modified billing information in the order to update the billing system</w:t>
      </w:r>
      <w:bookmarkEnd w:id="490"/>
    </w:p>
    <w:p w:rsidR="000C1896" w:rsidRDefault="003772B8" w:rsidP="003772B8">
      <w:pPr>
        <w:pStyle w:val="Requirements"/>
      </w:pPr>
      <w:bookmarkStart w:id="491" w:name="_Toc253578427"/>
      <w:r>
        <w:lastRenderedPageBreak/>
        <w:t xml:space="preserve">CHA-3.3.4.80 </w:t>
      </w:r>
      <w:r w:rsidR="001E5037">
        <w:t>Channel/CSR light</w:t>
      </w:r>
      <w:r>
        <w:t xml:space="preserve"> application shall allow a user creating a new </w:t>
      </w:r>
      <w:r w:rsidR="00A13724">
        <w:t>subscriber</w:t>
      </w:r>
      <w:r>
        <w:t xml:space="preserve"> for a new or existing customer with respect of use case ‘new </w:t>
      </w:r>
      <w:r w:rsidR="00A13724">
        <w:t>subscriber</w:t>
      </w:r>
      <w:r>
        <w:t>’</w:t>
      </w:r>
      <w:bookmarkEnd w:id="491"/>
    </w:p>
    <w:p w:rsidR="0039271C" w:rsidRDefault="0039271C" w:rsidP="0039271C">
      <w:pPr>
        <w:pStyle w:val="Requirements"/>
      </w:pPr>
      <w:bookmarkStart w:id="492" w:name="_Toc253578428"/>
      <w:r>
        <w:t xml:space="preserve">CHA-3.3.4.90 </w:t>
      </w:r>
      <w:r w:rsidR="001E5037">
        <w:t>Channel/CSR light</w:t>
      </w:r>
      <w:r>
        <w:t xml:space="preserve"> application shall not display to the user any step that doesn’t require user interaction (interaction can be view only) in the specific context of a </w:t>
      </w:r>
      <w:r w:rsidR="00A13724">
        <w:t>subscriber</w:t>
      </w:r>
      <w:bookmarkEnd w:id="492"/>
    </w:p>
    <w:p w:rsidR="00A53573" w:rsidRDefault="00A53573" w:rsidP="00A53573">
      <w:pPr>
        <w:pStyle w:val="Requirements"/>
      </w:pPr>
      <w:bookmarkStart w:id="493" w:name="_Toc253578429"/>
      <w:r>
        <w:t xml:space="preserve">CHA-3.3.4.100 </w:t>
      </w:r>
      <w:r w:rsidR="001E5037">
        <w:t>Channel/CSR light</w:t>
      </w:r>
      <w:r>
        <w:t xml:space="preserve"> application shall allow a user setting </w:t>
      </w:r>
      <w:r w:rsidR="00A13724">
        <w:t>subscriber</w:t>
      </w:r>
      <w:r>
        <w:t xml:space="preserve"> contact of the new </w:t>
      </w:r>
      <w:r w:rsidR="00A13724">
        <w:t>subscriber</w:t>
      </w:r>
      <w:r w:rsidR="00B755D3">
        <w:t xml:space="preserve"> with respect of use case ‘Set </w:t>
      </w:r>
      <w:r w:rsidR="00A13724">
        <w:t>subscriber</w:t>
      </w:r>
      <w:r w:rsidR="00B755D3">
        <w:t xml:space="preserve"> contact’.</w:t>
      </w:r>
      <w:bookmarkEnd w:id="493"/>
    </w:p>
    <w:p w:rsidR="00A53573" w:rsidRDefault="00A53573" w:rsidP="00A53573">
      <w:pPr>
        <w:pStyle w:val="Requirements"/>
      </w:pPr>
      <w:bookmarkStart w:id="494" w:name="_Toc253578430"/>
      <w:r>
        <w:t xml:space="preserve">CHA-3.3.4.110 </w:t>
      </w:r>
      <w:r w:rsidR="001E5037">
        <w:t>Channel/CSR light</w:t>
      </w:r>
      <w:r>
        <w:t xml:space="preserve"> application shall allow a user setting the service address </w:t>
      </w:r>
      <w:r w:rsidR="00415F7A">
        <w:t>of the contact</w:t>
      </w:r>
      <w:r w:rsidR="00B755D3">
        <w:t xml:space="preserve"> with respect of use case ‘Set service address’.</w:t>
      </w:r>
      <w:bookmarkEnd w:id="494"/>
    </w:p>
    <w:p w:rsidR="00415F7A" w:rsidRPr="000B296C" w:rsidRDefault="00415F7A" w:rsidP="00415F7A">
      <w:pPr>
        <w:pStyle w:val="Requirements"/>
      </w:pPr>
      <w:bookmarkStart w:id="495" w:name="_Toc253578431"/>
      <w:r w:rsidRPr="000B296C">
        <w:t xml:space="preserve">CHA-3.3.4.120 </w:t>
      </w:r>
      <w:r w:rsidR="001E5037" w:rsidRPr="000B296C">
        <w:t>Channel/CSR light</w:t>
      </w:r>
      <w:r w:rsidRPr="000B296C">
        <w:t xml:space="preserve"> application shall support all requirements to manage a service address already specified in serviceability FRS</w:t>
      </w:r>
      <w:bookmarkEnd w:id="495"/>
    </w:p>
    <w:p w:rsidR="009A39F2" w:rsidRDefault="009A39F2" w:rsidP="000768C3">
      <w:pPr>
        <w:pStyle w:val="Requirements"/>
      </w:pPr>
      <w:bookmarkStart w:id="496" w:name="_Toc253578432"/>
      <w:r>
        <w:t xml:space="preserve">CHA-3.3.4.130 </w:t>
      </w:r>
      <w:r w:rsidR="001E5037">
        <w:t>Channel/CSR light</w:t>
      </w:r>
      <w:r>
        <w:t xml:space="preserve"> application shall allow a user setting </w:t>
      </w:r>
      <w:r w:rsidR="00A13724">
        <w:t>subscriber</w:t>
      </w:r>
      <w:r>
        <w:t xml:space="preserve"> attributes of a new </w:t>
      </w:r>
      <w:r w:rsidR="00A13724">
        <w:t>subscriber</w:t>
      </w:r>
      <w:r>
        <w:t xml:space="preserve"> with respect of use case ‘</w:t>
      </w:r>
      <w:r w:rsidR="000768C3">
        <w:t xml:space="preserve">set </w:t>
      </w:r>
      <w:r w:rsidR="00A13724">
        <w:t>subscriber</w:t>
      </w:r>
      <w:r w:rsidR="000768C3">
        <w:t xml:space="preserve"> attributes</w:t>
      </w:r>
      <w:r>
        <w:t>’</w:t>
      </w:r>
      <w:r w:rsidR="000768C3">
        <w:t xml:space="preserve"> included in ‘new </w:t>
      </w:r>
      <w:r w:rsidR="00A13724">
        <w:t>subscriber</w:t>
      </w:r>
      <w:r w:rsidR="000768C3">
        <w:t>’ use case.</w:t>
      </w:r>
      <w:bookmarkEnd w:id="496"/>
    </w:p>
    <w:p w:rsidR="009A39F2" w:rsidRDefault="00E27220" w:rsidP="009A39F2">
      <w:pPr>
        <w:pStyle w:val="Requirements"/>
        <w:ind w:left="288"/>
      </w:pPr>
      <w:bookmarkStart w:id="497" w:name="_Toc253578433"/>
      <w:r>
        <w:t>CHA-3.3</w:t>
      </w:r>
      <w:r w:rsidR="009A39F2">
        <w:t xml:space="preserve">.4.130.1 </w:t>
      </w:r>
      <w:r w:rsidR="001E5037">
        <w:t>Channel/CSR light</w:t>
      </w:r>
      <w:r w:rsidR="009A39F2">
        <w:t xml:space="preserve"> application shall support configuring </w:t>
      </w:r>
      <w:r w:rsidR="00A13724">
        <w:t>subscriber</w:t>
      </w:r>
      <w:r w:rsidR="009A39F2">
        <w:t xml:space="preserve"> attributes that can be set by user for a new </w:t>
      </w:r>
      <w:r w:rsidR="00A13724">
        <w:t>subscriber</w:t>
      </w:r>
      <w:bookmarkEnd w:id="497"/>
    </w:p>
    <w:p w:rsidR="009A39F2" w:rsidRDefault="009A39F2" w:rsidP="009729D9">
      <w:pPr>
        <w:pStyle w:val="Requirements"/>
        <w:ind w:left="288"/>
      </w:pPr>
      <w:bookmarkStart w:id="498" w:name="_Toc253578434"/>
      <w:r>
        <w:t>CHA-3.</w:t>
      </w:r>
      <w:r w:rsidR="00E27220">
        <w:t>3</w:t>
      </w:r>
      <w:r>
        <w:t xml:space="preserve">.4.130.2 </w:t>
      </w:r>
      <w:r w:rsidR="001E5037">
        <w:t>Channel/CSR light</w:t>
      </w:r>
      <w:r>
        <w:t xml:space="preserve"> application shall support configuring </w:t>
      </w:r>
      <w:r w:rsidR="00A13724">
        <w:t>subscriber</w:t>
      </w:r>
      <w:r>
        <w:t xml:space="preserve"> attributes to hidden them to the user and automatically set them with a default value</w:t>
      </w:r>
      <w:bookmarkEnd w:id="498"/>
    </w:p>
    <w:p w:rsidR="00B755D3" w:rsidRDefault="00B755D3" w:rsidP="00B755D3">
      <w:pPr>
        <w:pStyle w:val="Requirements"/>
        <w:ind w:left="288"/>
      </w:pPr>
      <w:bookmarkStart w:id="499" w:name="_Toc232587066"/>
      <w:bookmarkStart w:id="500" w:name="_Toc253578435"/>
      <w:r>
        <w:t xml:space="preserve">CHA-3.2.4.130.3 Channel application shall allow the configuration of </w:t>
      </w:r>
      <w:r w:rsidR="00A13724">
        <w:t>subscriber</w:t>
      </w:r>
      <w:r>
        <w:t xml:space="preserve"> attributes respecting CHA-3.2.4.80.x requirements, applied to </w:t>
      </w:r>
      <w:r w:rsidR="00A13724">
        <w:t>subscriber</w:t>
      </w:r>
      <w:r>
        <w:t xml:space="preserve"> att</w:t>
      </w:r>
      <w:r>
        <w:t xml:space="preserve">ributes except CHA-3.2.4.80.3.3, not necessary for a </w:t>
      </w:r>
      <w:r w:rsidR="00A13724">
        <w:t>subscriber</w:t>
      </w:r>
      <w:r>
        <w:t>.</w:t>
      </w:r>
      <w:bookmarkEnd w:id="499"/>
      <w:bookmarkEnd w:id="500"/>
    </w:p>
    <w:p w:rsidR="00500C49" w:rsidRDefault="00500C49" w:rsidP="00E95ABF">
      <w:pPr>
        <w:pStyle w:val="Requirements"/>
      </w:pPr>
      <w:bookmarkStart w:id="501" w:name="_Toc229196909"/>
      <w:bookmarkStart w:id="502" w:name="_Toc253578436"/>
      <w:r>
        <w:t xml:space="preserve">CHA-3.3.4.140 Channel/CSR light application shall allow a user configuring </w:t>
      </w:r>
      <w:r w:rsidR="001529D7">
        <w:t>external id type</w:t>
      </w:r>
      <w:r>
        <w:t xml:space="preserve"> according to selected </w:t>
      </w:r>
      <w:r w:rsidR="002C56C0">
        <w:t>primary offer</w:t>
      </w:r>
      <w:r>
        <w:t>/</w:t>
      </w:r>
      <w:r w:rsidR="00E95ABF">
        <w:t>supplementary offers</w:t>
      </w:r>
      <w:r>
        <w:t xml:space="preserve"> and co requisite rules with respect of use case ‘Configure </w:t>
      </w:r>
      <w:r w:rsidR="00A13724">
        <w:t>subscriber</w:t>
      </w:r>
      <w:r>
        <w:t xml:space="preserve"> external id’</w:t>
      </w:r>
      <w:bookmarkEnd w:id="501"/>
      <w:bookmarkEnd w:id="502"/>
    </w:p>
    <w:p w:rsidR="00500C49" w:rsidRDefault="00500C49" w:rsidP="00500C49">
      <w:pPr>
        <w:pStyle w:val="Requirements"/>
        <w:ind w:left="288"/>
      </w:pPr>
      <w:bookmarkStart w:id="503" w:name="_Toc229196910"/>
      <w:bookmarkStart w:id="504" w:name="_Toc253578437"/>
      <w:r>
        <w:t>CHA-3.3.4.140.1 Channel/CSR light application shall support configuring for every external id type, a method to configure it</w:t>
      </w:r>
      <w:bookmarkEnd w:id="503"/>
      <w:bookmarkEnd w:id="504"/>
    </w:p>
    <w:p w:rsidR="00500C49" w:rsidRDefault="00500C49" w:rsidP="00500C49">
      <w:pPr>
        <w:pStyle w:val="Requirements"/>
        <w:ind w:left="288"/>
      </w:pPr>
      <w:bookmarkStart w:id="505" w:name="_Toc229196911"/>
      <w:bookmarkStart w:id="506" w:name="_Toc253578438"/>
      <w:r>
        <w:t>CHA-3.3.4.140.2 Channel/CSR light application shall support hidden method in the same way as Consumer application</w:t>
      </w:r>
      <w:bookmarkEnd w:id="505"/>
      <w:bookmarkEnd w:id="506"/>
    </w:p>
    <w:p w:rsidR="00500C49" w:rsidRDefault="00500C49" w:rsidP="00B755D3">
      <w:pPr>
        <w:pStyle w:val="Requirements"/>
        <w:ind w:left="288"/>
      </w:pPr>
      <w:bookmarkStart w:id="507" w:name="_Toc229196912"/>
      <w:bookmarkStart w:id="508" w:name="_Toc253578439"/>
      <w:r>
        <w:t>CHA-3.3.4.140.3 Channel/CSR light application shall support Select method</w:t>
      </w:r>
      <w:r w:rsidR="00B755D3">
        <w:t>.</w:t>
      </w:r>
      <w:bookmarkEnd w:id="507"/>
      <w:bookmarkEnd w:id="508"/>
    </w:p>
    <w:p w:rsidR="00500C49" w:rsidRDefault="00500C49" w:rsidP="00500C49">
      <w:pPr>
        <w:pStyle w:val="Requirements"/>
        <w:ind w:left="576"/>
      </w:pPr>
      <w:bookmarkStart w:id="509" w:name="_Toc232587071"/>
      <w:bookmarkStart w:id="510" w:name="_Toc253578440"/>
      <w:r>
        <w:t xml:space="preserve">CHA-3.3.4.140.3.1 Channel/CSR light application shall allow to search by filter criteria and reserve an inventory item only if </w:t>
      </w:r>
      <w:r w:rsidR="001529D7">
        <w:t>External id type</w:t>
      </w:r>
      <w:r>
        <w:t xml:space="preserve"> is configured to check inventory.</w:t>
      </w:r>
      <w:bookmarkEnd w:id="509"/>
      <w:bookmarkEnd w:id="510"/>
    </w:p>
    <w:p w:rsidR="00500C49" w:rsidRDefault="00500C49" w:rsidP="00500C49">
      <w:pPr>
        <w:pStyle w:val="Requirements"/>
        <w:ind w:left="576"/>
      </w:pPr>
      <w:bookmarkStart w:id="511" w:name="_Toc232587072"/>
      <w:bookmarkStart w:id="512" w:name="_Toc253578441"/>
      <w:r>
        <w:t>CHA-3.3.4.140.3.2 Channel/CSR light application shall allow to search inventory item by free text input (and optionally wildcard), specific container, Inventory location, Inventory Serial number, vanity code, inventory sales channel, serial number, primary number, secondary number, tertiary number, service number and security type and value (e.g. PUK).</w:t>
      </w:r>
      <w:bookmarkEnd w:id="511"/>
      <w:bookmarkEnd w:id="512"/>
    </w:p>
    <w:p w:rsidR="00500C49" w:rsidRDefault="00500C49" w:rsidP="00500C49">
      <w:pPr>
        <w:pStyle w:val="Requirements"/>
        <w:ind w:left="576"/>
      </w:pPr>
      <w:bookmarkStart w:id="513" w:name="_Toc232587073"/>
      <w:bookmarkStart w:id="514" w:name="_Toc253578442"/>
      <w:r>
        <w:t>CHA-3.3.4.140.3.3 when check inventory is enabled, Channel/CSR light application shall allow to select an inventory item in a list.</w:t>
      </w:r>
      <w:bookmarkEnd w:id="513"/>
      <w:bookmarkEnd w:id="514"/>
    </w:p>
    <w:p w:rsidR="00500C49" w:rsidRDefault="00500C49" w:rsidP="00500C49">
      <w:pPr>
        <w:pStyle w:val="Requirements"/>
        <w:ind w:left="864"/>
      </w:pPr>
      <w:bookmarkStart w:id="515" w:name="_Toc232587074"/>
      <w:bookmarkStart w:id="516" w:name="_Toc253578443"/>
      <w:r>
        <w:t>CHA-3.3.4.140.3.3.1 Channel/CSR light application shall ensure that when selecting an item, this item shall not be available for another user.</w:t>
      </w:r>
      <w:bookmarkEnd w:id="515"/>
      <w:bookmarkEnd w:id="516"/>
    </w:p>
    <w:p w:rsidR="00500C49" w:rsidRDefault="00500C49" w:rsidP="00500C49">
      <w:pPr>
        <w:pStyle w:val="Requirements"/>
        <w:ind w:left="864"/>
      </w:pPr>
      <w:bookmarkStart w:id="517" w:name="_Toc232587075"/>
      <w:bookmarkStart w:id="518" w:name="_Toc253578444"/>
      <w:r>
        <w:t>CHA-3.3.4.140.3.3.2 Channel/CSR light application shall allow to configure at design-time the maximum number of items to retrieve and propose to the user.</w:t>
      </w:r>
      <w:bookmarkEnd w:id="517"/>
      <w:bookmarkEnd w:id="518"/>
    </w:p>
    <w:p w:rsidR="00500C49" w:rsidRDefault="00500C49" w:rsidP="00500C49">
      <w:pPr>
        <w:pStyle w:val="Requirements"/>
        <w:ind w:left="576"/>
      </w:pPr>
      <w:bookmarkStart w:id="519" w:name="_Toc232587076"/>
      <w:bookmarkStart w:id="520" w:name="_Toc253578445"/>
      <w:r>
        <w:t>CHA-3.3.4.140.3.4 when check inventory is enabled, Channel/CSR light application shall allow to get and assign straightly an inventory item (no selection).</w:t>
      </w:r>
      <w:bookmarkEnd w:id="519"/>
      <w:bookmarkEnd w:id="520"/>
    </w:p>
    <w:p w:rsidR="00500C49" w:rsidRDefault="00500C49" w:rsidP="00500C49">
      <w:pPr>
        <w:pStyle w:val="Requirements"/>
        <w:ind w:left="864"/>
      </w:pPr>
      <w:bookmarkStart w:id="521" w:name="_Toc232587077"/>
      <w:bookmarkStart w:id="522" w:name="_Toc253578446"/>
      <w:r>
        <w:t>CHA-3.3.4.140.3.4.1 Channel/CSR light application shall ensure that when assigning an item, this item shall not be available for another user.</w:t>
      </w:r>
      <w:bookmarkEnd w:id="521"/>
      <w:bookmarkEnd w:id="522"/>
    </w:p>
    <w:p w:rsidR="00500C49" w:rsidRDefault="00500C49" w:rsidP="00500C49">
      <w:pPr>
        <w:pStyle w:val="Requirements"/>
        <w:ind w:left="576"/>
      </w:pPr>
      <w:bookmarkStart w:id="523" w:name="_Toc253578447"/>
      <w:r>
        <w:t>CHA-3.3.4.140.3.5 Channel/CSR light application shall allow user specifying if a place holder must be generated instead of already assigning the inventory item.</w:t>
      </w:r>
      <w:bookmarkEnd w:id="523"/>
    </w:p>
    <w:p w:rsidR="00500C49" w:rsidRDefault="00500C49" w:rsidP="00500C49">
      <w:pPr>
        <w:pStyle w:val="Requirements"/>
        <w:ind w:left="288"/>
      </w:pPr>
      <w:bookmarkStart w:id="524" w:name="_Toc229196913"/>
      <w:bookmarkStart w:id="525" w:name="_Toc253578448"/>
      <w:r>
        <w:lastRenderedPageBreak/>
        <w:t xml:space="preserve">CHA-3.3.4.140.4 Channel/CSR light application shall support Input method (User set the </w:t>
      </w:r>
      <w:r w:rsidR="001529D7">
        <w:t>external id type</w:t>
      </w:r>
      <w:r>
        <w:t xml:space="preserve"> inventory type reference)</w:t>
      </w:r>
      <w:bookmarkEnd w:id="524"/>
      <w:bookmarkEnd w:id="525"/>
    </w:p>
    <w:p w:rsidR="00500C49" w:rsidRDefault="00500C49" w:rsidP="00500C49">
      <w:pPr>
        <w:pStyle w:val="Requirements"/>
        <w:ind w:left="288"/>
      </w:pPr>
      <w:bookmarkStart w:id="526" w:name="_Toc229196914"/>
      <w:bookmarkStart w:id="527" w:name="_Toc253578449"/>
      <w:r>
        <w:t>CHA-3.3.4.140.5 In case of Input method, Channel/CSR light application shall support configuring if check with inventory module must be processed (i.e. real time call to inventory module).</w:t>
      </w:r>
      <w:bookmarkEnd w:id="526"/>
      <w:bookmarkEnd w:id="527"/>
    </w:p>
    <w:p w:rsidR="00500C49" w:rsidRDefault="00500C49" w:rsidP="00500C49">
      <w:pPr>
        <w:pStyle w:val="Requirements"/>
        <w:ind w:left="288"/>
      </w:pPr>
      <w:bookmarkStart w:id="528" w:name="_Toc229196915"/>
      <w:bookmarkStart w:id="529" w:name="_Toc253578450"/>
      <w:r>
        <w:t>CHA-3.3.4.140.6 Channel/CSR light application shall display previous values configured when user is redirected from a basket option to reconfigure the associated selection.</w:t>
      </w:r>
      <w:bookmarkEnd w:id="528"/>
      <w:bookmarkEnd w:id="529"/>
    </w:p>
    <w:p w:rsidR="00500C49" w:rsidRPr="00B95ECD" w:rsidRDefault="00500C49" w:rsidP="00B95ECD">
      <w:pPr>
        <w:pStyle w:val="Requirements"/>
        <w:ind w:left="288"/>
      </w:pPr>
      <w:bookmarkStart w:id="530" w:name="_Toc226361363"/>
      <w:bookmarkStart w:id="531" w:name="_Toc229196916"/>
      <w:bookmarkStart w:id="532" w:name="_Toc253578451"/>
      <w:r w:rsidRPr="00B95ECD">
        <w:t xml:space="preserve">CHA-3.3.4.140.7 </w:t>
      </w:r>
      <w:r w:rsidR="00B95ECD">
        <w:t>Channel/CSR light</w:t>
      </w:r>
      <w:r w:rsidR="00B95ECD" w:rsidRPr="00B95ECD" w:rsidDel="00B95ECD">
        <w:t xml:space="preserve"> </w:t>
      </w:r>
      <w:r w:rsidRPr="00B95ECD">
        <w:t>application shall support ‘Input or Select’ method, allowing to select or enter an inventory type reference as a user choice.</w:t>
      </w:r>
      <w:bookmarkEnd w:id="530"/>
      <w:bookmarkEnd w:id="531"/>
      <w:bookmarkEnd w:id="532"/>
    </w:p>
    <w:p w:rsidR="00500C49" w:rsidRDefault="00500C49" w:rsidP="00500C49">
      <w:pPr>
        <w:pStyle w:val="Requirements"/>
        <w:ind w:left="288"/>
      </w:pPr>
      <w:bookmarkStart w:id="533" w:name="_Toc226361364"/>
      <w:bookmarkStart w:id="534" w:name="_Toc229196917"/>
      <w:bookmarkStart w:id="535" w:name="_Toc253578452"/>
      <w:r>
        <w:t>CHA-3.3.4.140.8 Channel/CSR light application shall support retrieving single or multiple inventory types and references when check to inventory is activated (multiple when container concept in inventory module is found).</w:t>
      </w:r>
      <w:bookmarkEnd w:id="533"/>
      <w:bookmarkEnd w:id="534"/>
      <w:bookmarkEnd w:id="535"/>
    </w:p>
    <w:p w:rsidR="00500C49" w:rsidRDefault="00500C49" w:rsidP="00500C49">
      <w:pPr>
        <w:pStyle w:val="Requirements"/>
        <w:ind w:left="288"/>
      </w:pPr>
      <w:bookmarkStart w:id="536" w:name="_Toc226361365"/>
      <w:bookmarkStart w:id="537" w:name="_Toc229196918"/>
      <w:bookmarkStart w:id="538" w:name="_Toc253578453"/>
      <w:r>
        <w:t xml:space="preserve">CHA-3.3.4.140.9 Channel/CSR light application shall support updating dependent inventory types and references (contextually to a new </w:t>
      </w:r>
      <w:r w:rsidR="00A13724">
        <w:t>subscriber</w:t>
      </w:r>
      <w:r>
        <w:t xml:space="preserve"> selection) when check to inventory is activated.</w:t>
      </w:r>
      <w:bookmarkEnd w:id="536"/>
      <w:bookmarkEnd w:id="537"/>
      <w:bookmarkEnd w:id="538"/>
    </w:p>
    <w:p w:rsidR="00500C49" w:rsidRDefault="00500C49" w:rsidP="00500C49">
      <w:pPr>
        <w:pStyle w:val="Requirements"/>
        <w:ind w:left="288"/>
      </w:pPr>
      <w:bookmarkStart w:id="539" w:name="_Toc226361366"/>
      <w:bookmarkStart w:id="540" w:name="_Toc229196919"/>
      <w:bookmarkStart w:id="541" w:name="_Toc253578454"/>
      <w:r>
        <w:t xml:space="preserve">CHA-3.3.4.140.10 Channel/CSR light application shall present labeling of a </w:t>
      </w:r>
      <w:r w:rsidR="001529D7">
        <w:t>external id type</w:t>
      </w:r>
      <w:r>
        <w:t xml:space="preserve"> using product kind if any in the configuration , otherwise shall present labeling using </w:t>
      </w:r>
      <w:r w:rsidR="001529D7">
        <w:t>external id type</w:t>
      </w:r>
      <w:r>
        <w:t xml:space="preserve"> name instead (UI requirement)</w:t>
      </w:r>
      <w:bookmarkEnd w:id="539"/>
      <w:bookmarkEnd w:id="540"/>
      <w:bookmarkEnd w:id="541"/>
    </w:p>
    <w:p w:rsidR="00500C49" w:rsidRDefault="00500C49" w:rsidP="00500C49">
      <w:pPr>
        <w:pStyle w:val="Requirements"/>
        <w:ind w:left="288"/>
      </w:pPr>
      <w:bookmarkStart w:id="542" w:name="_Toc229196920"/>
      <w:bookmarkStart w:id="543" w:name="_Toc253578455"/>
      <w:r>
        <w:t>CHA-3.3.4.140.11 Channel/CSR light application shall validate if configuration of lines is complete and valid (if check with inventory module has been activated) before continuing the flow</w:t>
      </w:r>
      <w:bookmarkEnd w:id="542"/>
      <w:bookmarkEnd w:id="543"/>
    </w:p>
    <w:p w:rsidR="00500C49" w:rsidRDefault="00500C49" w:rsidP="00500C49">
      <w:pPr>
        <w:pStyle w:val="Requirements"/>
        <w:ind w:left="576"/>
      </w:pPr>
      <w:bookmarkStart w:id="544" w:name="_Toc232587086"/>
      <w:bookmarkStart w:id="545" w:name="_Toc253578456"/>
      <w:r>
        <w:t>CHA-3.3.4.140.11.1 Channel/CSR light application shall force the user to configure (or set) all mandatory lines (i.e. required co-requisite rules, not in ‘hidden’ mode) before continuing the flow.</w:t>
      </w:r>
      <w:bookmarkEnd w:id="544"/>
      <w:bookmarkEnd w:id="545"/>
    </w:p>
    <w:p w:rsidR="003C36C7" w:rsidRDefault="00E27220" w:rsidP="003C36C7">
      <w:pPr>
        <w:pStyle w:val="Requirements"/>
      </w:pPr>
      <w:bookmarkStart w:id="546" w:name="_Toc253578457"/>
      <w:r>
        <w:t>CHA-3.3</w:t>
      </w:r>
      <w:r w:rsidR="003C36C7">
        <w:t xml:space="preserve">.4.190 If </w:t>
      </w:r>
      <w:r w:rsidR="00A9344A">
        <w:t>user</w:t>
      </w:r>
      <w:r w:rsidR="003C36C7">
        <w:t xml:space="preserve"> has selected a </w:t>
      </w:r>
      <w:r w:rsidR="002C56C0">
        <w:t>subscriber bundle</w:t>
      </w:r>
      <w:r w:rsidR="003C36C7">
        <w:t xml:space="preserve"> in t</w:t>
      </w:r>
      <w:r w:rsidR="00B13C4D">
        <w:t xml:space="preserve">he context of an account bundle, </w:t>
      </w:r>
      <w:r w:rsidR="001E5037">
        <w:t>Channel/CSR light</w:t>
      </w:r>
      <w:r w:rsidR="00B13C4D">
        <w:t xml:space="preserve"> application shall redirect the user to add account bundle use c</w:t>
      </w:r>
      <w:r w:rsidR="00B13C4D">
        <w:t>ase if not already in the basket, already subscribed or in a pending order.</w:t>
      </w:r>
      <w:bookmarkEnd w:id="546"/>
    </w:p>
    <w:p w:rsidR="008C4F08" w:rsidRPr="00B95ECD" w:rsidRDefault="008C4F08" w:rsidP="007874EC">
      <w:pPr>
        <w:pStyle w:val="Requirements"/>
        <w:rPr>
          <w:rFonts w:cs="Arial"/>
        </w:rPr>
      </w:pPr>
      <w:bookmarkStart w:id="547" w:name="_Toc213594017"/>
      <w:bookmarkStart w:id="548" w:name="_Toc214110777"/>
      <w:bookmarkStart w:id="549" w:name="_Toc253578458"/>
      <w:r w:rsidRPr="00B95ECD">
        <w:rPr>
          <w:rFonts w:cs="Arial"/>
        </w:rPr>
        <w:t>CHA-3.</w:t>
      </w:r>
      <w:r w:rsidR="00E27220" w:rsidRPr="00B95ECD">
        <w:rPr>
          <w:rFonts w:cs="Arial"/>
        </w:rPr>
        <w:t>3</w:t>
      </w:r>
      <w:r w:rsidRPr="00B95ECD">
        <w:rPr>
          <w:rFonts w:cs="Arial"/>
        </w:rPr>
        <w:t xml:space="preserve">.4.200 </w:t>
      </w:r>
      <w:r w:rsidR="001E5037" w:rsidRPr="00B95ECD">
        <w:t>Channel/CSR light</w:t>
      </w:r>
      <w:r w:rsidRPr="00B95ECD">
        <w:t xml:space="preserve"> application shall allow user configuring F&amp;F </w:t>
      </w:r>
      <w:r w:rsidR="007874EC" w:rsidRPr="00B95ECD">
        <w:t xml:space="preserve">numbers </w:t>
      </w:r>
      <w:r w:rsidRPr="00B95ECD">
        <w:t xml:space="preserve">with respect of use case </w:t>
      </w:r>
      <w:r w:rsidRPr="00B95ECD">
        <w:rPr>
          <w:rFonts w:cs="Arial"/>
        </w:rPr>
        <w:t>Configure new F&amp;F</w:t>
      </w:r>
      <w:bookmarkEnd w:id="547"/>
      <w:bookmarkEnd w:id="548"/>
      <w:r w:rsidR="00B95ECD">
        <w:rPr>
          <w:rFonts w:cs="Arial"/>
        </w:rPr>
        <w:t xml:space="preserve"> list</w:t>
      </w:r>
      <w:r w:rsidR="007874EC" w:rsidRPr="00B95ECD">
        <w:rPr>
          <w:rFonts w:cs="Arial"/>
        </w:rPr>
        <w:t xml:space="preserve"> (V2)</w:t>
      </w:r>
      <w:bookmarkEnd w:id="549"/>
      <w:r w:rsidRPr="00B95ECD">
        <w:rPr>
          <w:rFonts w:cs="Arial"/>
        </w:rPr>
        <w:t xml:space="preserve"> </w:t>
      </w:r>
    </w:p>
    <w:p w:rsidR="008C4F08" w:rsidRPr="00B95ECD" w:rsidRDefault="008C4F08" w:rsidP="008C4F08">
      <w:pPr>
        <w:pStyle w:val="Requirements"/>
        <w:ind w:left="576"/>
      </w:pPr>
      <w:bookmarkStart w:id="550" w:name="_Toc213594026"/>
      <w:bookmarkStart w:id="551" w:name="_Toc214110778"/>
      <w:bookmarkStart w:id="552" w:name="_Toc253578459"/>
      <w:r w:rsidRPr="00B95ECD">
        <w:rPr>
          <w:rFonts w:cs="Arial"/>
        </w:rPr>
        <w:t>CHA-3.</w:t>
      </w:r>
      <w:r w:rsidR="00E27220" w:rsidRPr="00B95ECD">
        <w:rPr>
          <w:rFonts w:cs="Arial"/>
        </w:rPr>
        <w:t>3</w:t>
      </w:r>
      <w:r w:rsidRPr="00B95ECD">
        <w:rPr>
          <w:rFonts w:cs="Arial"/>
        </w:rPr>
        <w:t xml:space="preserve">.4.200.1 </w:t>
      </w:r>
      <w:r w:rsidR="001E5037" w:rsidRPr="00B95ECD">
        <w:t>Channel/CSR light</w:t>
      </w:r>
      <w:r w:rsidRPr="00B95ECD">
        <w:t xml:space="preserve"> application shall </w:t>
      </w:r>
      <w:bookmarkEnd w:id="550"/>
      <w:r w:rsidRPr="00B95ECD">
        <w:t>respect same requirements as the ones for Consumer application already described in FRS Friends and Family</w:t>
      </w:r>
      <w:bookmarkEnd w:id="551"/>
      <w:r w:rsidR="00BA22E7" w:rsidRPr="00B95ECD">
        <w:t xml:space="preserve"> consumer 3.1</w:t>
      </w:r>
      <w:bookmarkEnd w:id="552"/>
    </w:p>
    <w:p w:rsidR="002201B4" w:rsidRDefault="002201B4" w:rsidP="002201B4">
      <w:pPr>
        <w:pStyle w:val="Capability"/>
      </w:pPr>
      <w:bookmarkStart w:id="553" w:name="_Toc253578017"/>
      <w:bookmarkStart w:id="554" w:name="_Toc253578460"/>
      <w:r>
        <w:t xml:space="preserve">Capability </w:t>
      </w:r>
      <w:r>
        <w:fldChar w:fldCharType="begin"/>
      </w:r>
      <w:r>
        <w:instrText xml:space="preserve"> LISTNUM "business req" \* MERGEFORMAT </w:instrText>
      </w:r>
      <w:r>
        <w:fldChar w:fldCharType="separate"/>
      </w:r>
      <w:r>
        <w:rPr>
          <w:noProof/>
        </w:rPr>
        <w:t>1</w:t>
      </w:r>
      <w:r>
        <w:fldChar w:fldCharType="end">
          <w:numberingChange w:id="555" w:author="Raphaël Guého" w:date="2010-01-04T14:43:00Z" w:original="3."/>
        </w:fldChar>
      </w:r>
      <w:r>
        <w:t xml:space="preserve"> Identify customer</w:t>
      </w:r>
      <w:r w:rsidR="00AA7DEF">
        <w:t xml:space="preserve"> - IDC</w:t>
      </w:r>
      <w:bookmarkEnd w:id="553"/>
      <w:bookmarkEnd w:id="554"/>
    </w:p>
    <w:p w:rsidR="002201B4" w:rsidRDefault="002201B4" w:rsidP="002201B4">
      <w:pPr>
        <w:pStyle w:val="Heading3"/>
      </w:pPr>
      <w:bookmarkStart w:id="556" w:name="_Toc253578018"/>
      <w:r>
        <w:t>Capability Description</w:t>
      </w:r>
      <w:bookmarkEnd w:id="556"/>
    </w:p>
    <w:p w:rsidR="002201B4" w:rsidRDefault="00E0539F" w:rsidP="002201B4">
      <w:pPr>
        <w:pStyle w:val="BodyText"/>
      </w:pPr>
      <w:r>
        <w:t xml:space="preserve">This capability allows a </w:t>
      </w:r>
      <w:r w:rsidR="0002100D">
        <w:t>user</w:t>
      </w:r>
      <w:r>
        <w:t xml:space="preserve"> identifying a customer depending on customer and </w:t>
      </w:r>
      <w:r w:rsidR="00A65E57">
        <w:t>subscriber</w:t>
      </w:r>
      <w:r>
        <w:t xml:space="preserve"> criteria.</w:t>
      </w:r>
    </w:p>
    <w:p w:rsidR="002201B4" w:rsidRDefault="002201B4" w:rsidP="002201B4">
      <w:pPr>
        <w:pStyle w:val="Heading3"/>
      </w:pPr>
      <w:bookmarkStart w:id="557" w:name="_Toc253578019"/>
      <w:r>
        <w:t>Capability Assumptions/Dependencies</w:t>
      </w:r>
      <w:bookmarkEnd w:id="557"/>
    </w:p>
    <w:p w:rsidR="002201B4" w:rsidRDefault="002201B4" w:rsidP="002201B4">
      <w:pPr>
        <w:pStyle w:val="BodyText"/>
      </w:pPr>
    </w:p>
    <w:p w:rsidR="002201B4" w:rsidRDefault="002201B4" w:rsidP="002201B4">
      <w:pPr>
        <w:pStyle w:val="Heading3"/>
      </w:pPr>
      <w:bookmarkStart w:id="558" w:name="_Toc253578020"/>
      <w:r>
        <w:t>Capability Use Cases</w:t>
      </w:r>
      <w:bookmarkEnd w:id="558"/>
    </w:p>
    <w:p w:rsidR="00145F2A" w:rsidRDefault="00145F2A" w:rsidP="004752DD">
      <w:pPr>
        <w:pStyle w:val="Heading4"/>
      </w:pPr>
      <w:bookmarkStart w:id="559" w:name="_Toc253578021"/>
      <w:r>
        <w:t>Use Case:  Identify customer</w:t>
      </w:r>
      <w:bookmarkEnd w:id="559"/>
    </w:p>
    <w:p w:rsidR="00145F2A" w:rsidRPr="00145F2A" w:rsidRDefault="00145F2A" w:rsidP="00145F2A">
      <w:pPr>
        <w:pStyle w:val="Body"/>
      </w:pP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C3755" w:rsidRPr="00E442E7" w:rsidTr="00B71C30">
        <w:trPr>
          <w:gridAfter w:val="1"/>
          <w:wAfter w:w="18" w:type="dxa"/>
          <w:trHeight w:val="360"/>
        </w:trPr>
        <w:tc>
          <w:tcPr>
            <w:tcW w:w="5580" w:type="dxa"/>
            <w:gridSpan w:val="2"/>
            <w:shd w:val="clear" w:color="auto" w:fill="E6E6E6"/>
          </w:tcPr>
          <w:p w:rsidR="001C3755" w:rsidRPr="00E442E7" w:rsidRDefault="001C3755" w:rsidP="00122B88">
            <w:pPr>
              <w:pStyle w:val="TableHeading"/>
            </w:pPr>
            <w:r>
              <w:t>Identify customer</w:t>
            </w:r>
            <w:r w:rsidRPr="00E442E7">
              <w:t xml:space="preserve"> </w:t>
            </w:r>
          </w:p>
        </w:tc>
        <w:tc>
          <w:tcPr>
            <w:tcW w:w="2610" w:type="dxa"/>
            <w:shd w:val="clear" w:color="auto" w:fill="E6E6E6"/>
          </w:tcPr>
          <w:p w:rsidR="001C3755" w:rsidRPr="00E442E7" w:rsidRDefault="001060FE" w:rsidP="00122B88">
            <w:pPr>
              <w:pStyle w:val="TableHeading"/>
            </w:pPr>
            <w:r>
              <w:t>IDC0010</w:t>
            </w:r>
          </w:p>
        </w:tc>
      </w:tr>
      <w:tr w:rsidR="001C3755" w:rsidRPr="00E442E7" w:rsidTr="00B71C30">
        <w:tc>
          <w:tcPr>
            <w:tcW w:w="2268" w:type="dxa"/>
          </w:tcPr>
          <w:p w:rsidR="001C3755" w:rsidRPr="00E442E7" w:rsidRDefault="001C3755" w:rsidP="00B71C30">
            <w:r w:rsidRPr="00E442E7">
              <w:t>Primary actors</w:t>
            </w:r>
          </w:p>
        </w:tc>
        <w:tc>
          <w:tcPr>
            <w:tcW w:w="5940" w:type="dxa"/>
            <w:gridSpan w:val="3"/>
          </w:tcPr>
          <w:p w:rsidR="001C3755" w:rsidRDefault="001C3755" w:rsidP="00B71C30">
            <w:pPr>
              <w:pStyle w:val="BodyText"/>
            </w:pPr>
            <w:r>
              <w:t>Dealer User</w:t>
            </w:r>
          </w:p>
          <w:p w:rsidR="003D08E6" w:rsidRPr="00E442E7" w:rsidRDefault="003D08E6" w:rsidP="001C6190">
            <w:pPr>
              <w:pStyle w:val="BodyText"/>
            </w:pPr>
            <w:r>
              <w:lastRenderedPageBreak/>
              <w:t>CSR user</w:t>
            </w:r>
          </w:p>
        </w:tc>
      </w:tr>
      <w:tr w:rsidR="001C3755" w:rsidRPr="00E442E7" w:rsidTr="00B71C30">
        <w:tc>
          <w:tcPr>
            <w:tcW w:w="2268" w:type="dxa"/>
          </w:tcPr>
          <w:p w:rsidR="001C3755" w:rsidRPr="00E442E7" w:rsidRDefault="001C3755" w:rsidP="00B71C30">
            <w:r w:rsidRPr="00E442E7">
              <w:lastRenderedPageBreak/>
              <w:t>Summary Goal</w:t>
            </w:r>
          </w:p>
        </w:tc>
        <w:tc>
          <w:tcPr>
            <w:tcW w:w="5940" w:type="dxa"/>
            <w:gridSpan w:val="3"/>
          </w:tcPr>
          <w:p w:rsidR="001C3755" w:rsidRPr="00E442E7" w:rsidRDefault="001C3755" w:rsidP="00B71C30">
            <w:pPr>
              <w:pStyle w:val="BodyText"/>
            </w:pPr>
            <w:r>
              <w:t>This use case allows dealer to retrieve a specific customer</w:t>
            </w:r>
          </w:p>
        </w:tc>
      </w:tr>
      <w:tr w:rsidR="001C3755" w:rsidRPr="00E442E7" w:rsidTr="00B71C30">
        <w:trPr>
          <w:trHeight w:val="176"/>
        </w:trPr>
        <w:tc>
          <w:tcPr>
            <w:tcW w:w="2268" w:type="dxa"/>
          </w:tcPr>
          <w:p w:rsidR="001C3755" w:rsidRPr="00E442E7" w:rsidRDefault="001C3755" w:rsidP="00B71C30">
            <w:r w:rsidRPr="00E442E7">
              <w:t>Pre-conditions</w:t>
            </w:r>
          </w:p>
        </w:tc>
        <w:tc>
          <w:tcPr>
            <w:tcW w:w="5940" w:type="dxa"/>
            <w:gridSpan w:val="3"/>
          </w:tcPr>
          <w:p w:rsidR="001C3755" w:rsidRPr="00E442E7" w:rsidRDefault="0056742D" w:rsidP="00B71C30">
            <w:pPr>
              <w:pStyle w:val="BodyText"/>
            </w:pPr>
            <w:r>
              <w:t>User</w:t>
            </w:r>
            <w:r w:rsidR="001C3755">
              <w:t xml:space="preserve"> is logged in </w:t>
            </w:r>
            <w:r w:rsidR="001E5037">
              <w:t>Channel/CSR light</w:t>
            </w:r>
            <w:r w:rsidR="001C3755">
              <w:t xml:space="preserve"> application</w:t>
            </w:r>
          </w:p>
        </w:tc>
      </w:tr>
      <w:tr w:rsidR="001C3755" w:rsidRPr="00E442E7" w:rsidTr="00B71C30">
        <w:trPr>
          <w:trHeight w:val="176"/>
        </w:trPr>
        <w:tc>
          <w:tcPr>
            <w:tcW w:w="2268" w:type="dxa"/>
          </w:tcPr>
          <w:p w:rsidR="001C3755" w:rsidRPr="00E442E7" w:rsidRDefault="001C3755" w:rsidP="00B71C30">
            <w:r w:rsidRPr="00E442E7">
              <w:t>Trigger</w:t>
            </w:r>
          </w:p>
        </w:tc>
        <w:tc>
          <w:tcPr>
            <w:tcW w:w="5940" w:type="dxa"/>
            <w:gridSpan w:val="3"/>
          </w:tcPr>
          <w:p w:rsidR="001C3755" w:rsidRPr="00E442E7" w:rsidRDefault="00553E11" w:rsidP="00B71C30">
            <w:pPr>
              <w:pStyle w:val="BodyText"/>
            </w:pPr>
            <w:r>
              <w:t>User</w:t>
            </w:r>
            <w:r w:rsidR="001C3755">
              <w:t xml:space="preserve"> has selected any option requiring first to identify a customer</w:t>
            </w:r>
          </w:p>
        </w:tc>
      </w:tr>
      <w:tr w:rsidR="001C3755" w:rsidRPr="00E442E7" w:rsidTr="00B71C30">
        <w:trPr>
          <w:trHeight w:val="176"/>
        </w:trPr>
        <w:tc>
          <w:tcPr>
            <w:tcW w:w="2268" w:type="dxa"/>
          </w:tcPr>
          <w:p w:rsidR="001C3755" w:rsidRPr="00E442E7" w:rsidRDefault="001C3755" w:rsidP="00B71C30">
            <w:r w:rsidRPr="00E442E7">
              <w:t>Minimum guarantees</w:t>
            </w:r>
          </w:p>
        </w:tc>
        <w:tc>
          <w:tcPr>
            <w:tcW w:w="5940" w:type="dxa"/>
            <w:gridSpan w:val="3"/>
          </w:tcPr>
          <w:p w:rsidR="00D01F84" w:rsidRDefault="001C3755" w:rsidP="00B71C30">
            <w:pPr>
              <w:pStyle w:val="BodyText"/>
            </w:pPr>
            <w:r>
              <w:t>In cas</w:t>
            </w:r>
            <w:r w:rsidR="00D01F84">
              <w:t>e of integrated with billing:</w:t>
            </w:r>
            <w:r>
              <w:t xml:space="preserve"> </w:t>
            </w:r>
          </w:p>
          <w:p w:rsidR="001C3755" w:rsidRDefault="001E5037" w:rsidP="00D01F84">
            <w:pPr>
              <w:pStyle w:val="BodyText"/>
              <w:numPr>
                <w:ilvl w:val="0"/>
                <w:numId w:val="72"/>
              </w:numPr>
            </w:pPr>
            <w:r>
              <w:t>Channel/CSR light</w:t>
            </w:r>
            <w:r w:rsidR="001C3755">
              <w:t xml:space="preserve"> application will limit number of customer</w:t>
            </w:r>
            <w:r w:rsidR="00D01F84">
              <w:t>s</w:t>
            </w:r>
            <w:r w:rsidR="001C3755">
              <w:t xml:space="preserve"> retrieved through the search</w:t>
            </w:r>
          </w:p>
          <w:p w:rsidR="00D01F84" w:rsidRPr="00E442E7" w:rsidRDefault="001E5037" w:rsidP="00D01F84">
            <w:pPr>
              <w:pStyle w:val="BodyText"/>
              <w:numPr>
                <w:ilvl w:val="0"/>
                <w:numId w:val="72"/>
              </w:numPr>
            </w:pPr>
            <w:r>
              <w:t>Channel/CSR light</w:t>
            </w:r>
            <w:r w:rsidR="00D01F84">
              <w:t xml:space="preserve"> application will limit size of synchronized customer</w:t>
            </w:r>
          </w:p>
        </w:tc>
      </w:tr>
      <w:tr w:rsidR="001C3755" w:rsidRPr="00E442E7" w:rsidTr="00B71C30">
        <w:trPr>
          <w:trHeight w:val="176"/>
        </w:trPr>
        <w:tc>
          <w:tcPr>
            <w:tcW w:w="2268" w:type="dxa"/>
          </w:tcPr>
          <w:p w:rsidR="001C3755" w:rsidRPr="00E442E7" w:rsidRDefault="001C3755" w:rsidP="00B71C30">
            <w:r w:rsidRPr="00E442E7">
              <w:t>Success guarantees:</w:t>
            </w:r>
          </w:p>
        </w:tc>
        <w:tc>
          <w:tcPr>
            <w:tcW w:w="5940" w:type="dxa"/>
            <w:gridSpan w:val="3"/>
          </w:tcPr>
          <w:p w:rsidR="001C3755" w:rsidRDefault="00167E26" w:rsidP="00B71C30">
            <w:pPr>
              <w:pStyle w:val="BodyText"/>
            </w:pPr>
            <w:r>
              <w:t>Customer</w:t>
            </w:r>
            <w:r w:rsidR="001C3755">
              <w:t xml:space="preserve"> has been retrieved</w:t>
            </w:r>
          </w:p>
          <w:p w:rsidR="001C3755" w:rsidRPr="00E442E7" w:rsidRDefault="00167E26" w:rsidP="00B71C30">
            <w:pPr>
              <w:pStyle w:val="BodyText"/>
            </w:pPr>
            <w:r>
              <w:t>Customer</w:t>
            </w:r>
            <w:r w:rsidR="001C3755">
              <w:t xml:space="preserve"> has been synchronized if integrated with Comverse Billing one 3.1</w:t>
            </w:r>
          </w:p>
        </w:tc>
      </w:tr>
      <w:tr w:rsidR="001C3755" w:rsidRPr="00E442E7" w:rsidTr="00B71C30">
        <w:trPr>
          <w:trHeight w:val="176"/>
        </w:trPr>
        <w:tc>
          <w:tcPr>
            <w:tcW w:w="2268" w:type="dxa"/>
          </w:tcPr>
          <w:p w:rsidR="001C3755" w:rsidRPr="00E442E7" w:rsidRDefault="001C3755" w:rsidP="00B71C30">
            <w:r w:rsidRPr="00E442E7">
              <w:t>Normal Flow:</w:t>
            </w:r>
          </w:p>
        </w:tc>
        <w:tc>
          <w:tcPr>
            <w:tcW w:w="5940" w:type="dxa"/>
            <w:gridSpan w:val="3"/>
          </w:tcPr>
          <w:p w:rsidR="001C3755" w:rsidRDefault="001E5037" w:rsidP="007858FE">
            <w:pPr>
              <w:pStyle w:val="ListNumberUC"/>
              <w:numPr>
                <w:ilvl w:val="0"/>
                <w:numId w:val="77"/>
              </w:numPr>
            </w:pPr>
            <w:r>
              <w:t>Channel/CSR light</w:t>
            </w:r>
            <w:r w:rsidR="001C3755">
              <w:t xml:space="preserve"> application proposes the different search options available (refer to search customers and search </w:t>
            </w:r>
            <w:r w:rsidR="00A65E57">
              <w:t>subscriber</w:t>
            </w:r>
            <w:r w:rsidR="001C3755">
              <w:t>s use cases)</w:t>
            </w:r>
          </w:p>
          <w:p w:rsidR="00DB10CE" w:rsidRDefault="00553E11" w:rsidP="00DB10CE">
            <w:pPr>
              <w:pStyle w:val="ListNumberUC"/>
              <w:numPr>
                <w:ilvl w:val="0"/>
                <w:numId w:val="71"/>
              </w:numPr>
            </w:pPr>
            <w:r>
              <w:t>User</w:t>
            </w:r>
            <w:r w:rsidR="001C3755">
              <w:t xml:space="preserve"> selects a customer</w:t>
            </w:r>
          </w:p>
          <w:p w:rsidR="001C3755" w:rsidRPr="00E442E7" w:rsidRDefault="001E5037" w:rsidP="001C3755">
            <w:pPr>
              <w:pStyle w:val="ListNumberUC"/>
              <w:numPr>
                <w:ilvl w:val="0"/>
                <w:numId w:val="65"/>
              </w:numPr>
            </w:pPr>
            <w:r>
              <w:t>Channel/CSR light</w:t>
            </w:r>
            <w:r w:rsidR="001C3755">
              <w:t xml:space="preserve"> application set the application context with the selected customer and redirect the user to a summary of the customer (A1)</w:t>
            </w:r>
          </w:p>
        </w:tc>
      </w:tr>
      <w:tr w:rsidR="001C3755" w:rsidRPr="00E442E7" w:rsidTr="00B71C30">
        <w:trPr>
          <w:trHeight w:val="176"/>
        </w:trPr>
        <w:tc>
          <w:tcPr>
            <w:tcW w:w="2268" w:type="dxa"/>
          </w:tcPr>
          <w:p w:rsidR="001C3755" w:rsidRPr="00E442E7" w:rsidRDefault="001C3755" w:rsidP="00B71C30">
            <w:r w:rsidRPr="00E442E7">
              <w:t>Alternative Flows:</w:t>
            </w:r>
          </w:p>
        </w:tc>
        <w:tc>
          <w:tcPr>
            <w:tcW w:w="5940" w:type="dxa"/>
            <w:gridSpan w:val="3"/>
          </w:tcPr>
          <w:p w:rsidR="001C3755" w:rsidRDefault="001C3755" w:rsidP="00352CF2">
            <w:pPr>
              <w:pStyle w:val="BodyText"/>
            </w:pPr>
            <w:r>
              <w:t xml:space="preserve">A1: </w:t>
            </w:r>
            <w:r w:rsidR="001E5037">
              <w:t>Channel/CSR light</w:t>
            </w:r>
            <w:r w:rsidR="00C27612">
              <w:t xml:space="preserve"> application is integrated with Comverse one billing</w:t>
            </w:r>
          </w:p>
          <w:p w:rsidR="00C27612" w:rsidRDefault="001E5037" w:rsidP="007858FE">
            <w:pPr>
              <w:pStyle w:val="ListNumberUC"/>
              <w:numPr>
                <w:ilvl w:val="0"/>
                <w:numId w:val="78"/>
              </w:numPr>
            </w:pPr>
            <w:r>
              <w:t>Channel/CSR light</w:t>
            </w:r>
            <w:r w:rsidR="00C27612">
              <w:t xml:space="preserve"> application call the billing to synchronize the selected customer</w:t>
            </w:r>
          </w:p>
          <w:p w:rsidR="00C27612" w:rsidRDefault="001E5037" w:rsidP="00C27612">
            <w:pPr>
              <w:pStyle w:val="ListNumberUC"/>
              <w:numPr>
                <w:ilvl w:val="0"/>
                <w:numId w:val="71"/>
              </w:numPr>
            </w:pPr>
            <w:r>
              <w:t>Channel/CSR light</w:t>
            </w:r>
            <w:r w:rsidR="00DB10CE">
              <w:t xml:space="preserve"> application waits until the selected customer is synchronized (A2)</w:t>
            </w:r>
          </w:p>
          <w:p w:rsidR="00DB10CE" w:rsidRDefault="001E5037" w:rsidP="00C27612">
            <w:pPr>
              <w:pStyle w:val="ListNumberUC"/>
              <w:numPr>
                <w:ilvl w:val="0"/>
                <w:numId w:val="71"/>
              </w:numPr>
            </w:pPr>
            <w:r>
              <w:t>Channel/CSR light</w:t>
            </w:r>
            <w:r w:rsidR="00DB10CE">
              <w:t xml:space="preserve"> application set the application context with the selected customer and redirect the user to a summary of the customer</w:t>
            </w:r>
          </w:p>
          <w:p w:rsidR="001C3755" w:rsidRDefault="00DB10CE" w:rsidP="00352CF2">
            <w:pPr>
              <w:pStyle w:val="BodyText"/>
            </w:pPr>
            <w:r>
              <w:t>A2: Customer can’t be synchronized and time out is reached</w:t>
            </w:r>
          </w:p>
          <w:p w:rsidR="00DB10CE" w:rsidRPr="00E442E7" w:rsidRDefault="001E5037" w:rsidP="000F7361">
            <w:pPr>
              <w:pStyle w:val="ListNumberUC"/>
              <w:numPr>
                <w:ilvl w:val="0"/>
                <w:numId w:val="640"/>
              </w:numPr>
            </w:pPr>
            <w:r>
              <w:t>Channel/CSR light</w:t>
            </w:r>
            <w:r w:rsidR="00DB10CE">
              <w:t xml:space="preserve"> application displays an error message to inform the user that for technical reason, the customer can’t be accessed.</w:t>
            </w:r>
          </w:p>
        </w:tc>
      </w:tr>
    </w:tbl>
    <w:p w:rsidR="001C3755" w:rsidRDefault="001C3755" w:rsidP="002201B4"/>
    <w:p w:rsidR="00145F2A" w:rsidRDefault="00145F2A" w:rsidP="004752DD">
      <w:pPr>
        <w:pStyle w:val="Heading4"/>
      </w:pPr>
      <w:bookmarkStart w:id="560" w:name="_Toc253578022"/>
      <w:r>
        <w:t xml:space="preserve">Use Case:  </w:t>
      </w:r>
      <w:r w:rsidR="000F0ED3">
        <w:t>Search customers</w:t>
      </w:r>
      <w:bookmarkEnd w:id="560"/>
    </w:p>
    <w:p w:rsidR="00145F2A" w:rsidRDefault="00145F2A" w:rsidP="002201B4"/>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A44FF2" w:rsidRPr="00E442E7" w:rsidTr="00B71C30">
        <w:trPr>
          <w:gridAfter w:val="1"/>
          <w:wAfter w:w="18" w:type="dxa"/>
          <w:trHeight w:val="360"/>
        </w:trPr>
        <w:tc>
          <w:tcPr>
            <w:tcW w:w="5580" w:type="dxa"/>
            <w:gridSpan w:val="2"/>
            <w:shd w:val="clear" w:color="auto" w:fill="E6E6E6"/>
          </w:tcPr>
          <w:p w:rsidR="00A44FF2" w:rsidRPr="00E442E7" w:rsidRDefault="00A44FF2" w:rsidP="00122B88">
            <w:pPr>
              <w:pStyle w:val="TableHeading"/>
            </w:pPr>
            <w:r>
              <w:t>Search customers</w:t>
            </w:r>
          </w:p>
        </w:tc>
        <w:tc>
          <w:tcPr>
            <w:tcW w:w="2610" w:type="dxa"/>
            <w:shd w:val="clear" w:color="auto" w:fill="E6E6E6"/>
          </w:tcPr>
          <w:p w:rsidR="00A44FF2" w:rsidRPr="00E442E7" w:rsidRDefault="001060FE" w:rsidP="00122B88">
            <w:pPr>
              <w:pStyle w:val="TableHeading"/>
            </w:pPr>
            <w:r>
              <w:t>IDC0020</w:t>
            </w:r>
          </w:p>
        </w:tc>
      </w:tr>
      <w:tr w:rsidR="00A44FF2" w:rsidRPr="00E442E7" w:rsidTr="00B71C30">
        <w:tc>
          <w:tcPr>
            <w:tcW w:w="2268" w:type="dxa"/>
          </w:tcPr>
          <w:p w:rsidR="00A44FF2" w:rsidRPr="00E442E7" w:rsidRDefault="00A44FF2" w:rsidP="00B71C30">
            <w:r w:rsidRPr="00E442E7">
              <w:t>Primary actors</w:t>
            </w:r>
          </w:p>
        </w:tc>
        <w:tc>
          <w:tcPr>
            <w:tcW w:w="5940" w:type="dxa"/>
            <w:gridSpan w:val="3"/>
          </w:tcPr>
          <w:p w:rsidR="00A44FF2" w:rsidRDefault="00A44FF2" w:rsidP="00B71C30">
            <w:pPr>
              <w:pStyle w:val="BodyText"/>
            </w:pPr>
            <w:r>
              <w:t>Dealer User</w:t>
            </w:r>
          </w:p>
          <w:p w:rsidR="0056742D" w:rsidRPr="00E442E7" w:rsidRDefault="003D08E6" w:rsidP="001C6190">
            <w:pPr>
              <w:pStyle w:val="BodyText"/>
            </w:pPr>
            <w:r>
              <w:t>CSR user</w:t>
            </w:r>
          </w:p>
        </w:tc>
      </w:tr>
      <w:tr w:rsidR="00A44FF2" w:rsidRPr="00E442E7" w:rsidTr="00B71C30">
        <w:tc>
          <w:tcPr>
            <w:tcW w:w="2268" w:type="dxa"/>
          </w:tcPr>
          <w:p w:rsidR="00A44FF2" w:rsidRPr="00E442E7" w:rsidRDefault="00A44FF2" w:rsidP="00B71C30">
            <w:r w:rsidRPr="00E442E7">
              <w:t>Summary Goal</w:t>
            </w:r>
          </w:p>
        </w:tc>
        <w:tc>
          <w:tcPr>
            <w:tcW w:w="5940" w:type="dxa"/>
            <w:gridSpan w:val="3"/>
          </w:tcPr>
          <w:p w:rsidR="00A44FF2" w:rsidRPr="00E442E7" w:rsidRDefault="00A44FF2" w:rsidP="00B71C30">
            <w:pPr>
              <w:pStyle w:val="BodyText"/>
            </w:pPr>
            <w:r>
              <w:t>This use case allows a dealer to search customers based on customer criteria (i.e. ro</w:t>
            </w:r>
            <w:r>
              <w:t>ot account criteria)</w:t>
            </w:r>
          </w:p>
        </w:tc>
      </w:tr>
      <w:tr w:rsidR="00A44FF2" w:rsidRPr="00E442E7" w:rsidTr="00B71C30">
        <w:trPr>
          <w:trHeight w:val="176"/>
        </w:trPr>
        <w:tc>
          <w:tcPr>
            <w:tcW w:w="2268" w:type="dxa"/>
          </w:tcPr>
          <w:p w:rsidR="00A44FF2" w:rsidRPr="00E442E7" w:rsidRDefault="00A44FF2" w:rsidP="00B71C30">
            <w:r w:rsidRPr="00E442E7">
              <w:lastRenderedPageBreak/>
              <w:t>Pre-conditions</w:t>
            </w:r>
          </w:p>
        </w:tc>
        <w:tc>
          <w:tcPr>
            <w:tcW w:w="5940" w:type="dxa"/>
            <w:gridSpan w:val="3"/>
          </w:tcPr>
          <w:p w:rsidR="00A44FF2" w:rsidRPr="00E442E7" w:rsidRDefault="00D01F84" w:rsidP="00B71C30">
            <w:pPr>
              <w:pStyle w:val="BodyText"/>
            </w:pPr>
            <w:r>
              <w:t xml:space="preserve">Dealer is logged in </w:t>
            </w:r>
            <w:r w:rsidR="001E5037">
              <w:t>Channel/CSR light</w:t>
            </w:r>
            <w:r>
              <w:t xml:space="preserve"> application</w:t>
            </w:r>
          </w:p>
        </w:tc>
      </w:tr>
      <w:tr w:rsidR="00A44FF2" w:rsidRPr="00E442E7" w:rsidTr="00B71C30">
        <w:trPr>
          <w:trHeight w:val="176"/>
        </w:trPr>
        <w:tc>
          <w:tcPr>
            <w:tcW w:w="2268" w:type="dxa"/>
          </w:tcPr>
          <w:p w:rsidR="00A44FF2" w:rsidRPr="00E442E7" w:rsidRDefault="00A44FF2" w:rsidP="00B71C30">
            <w:r w:rsidRPr="00E442E7">
              <w:t>Trigger</w:t>
            </w:r>
          </w:p>
        </w:tc>
        <w:tc>
          <w:tcPr>
            <w:tcW w:w="5940" w:type="dxa"/>
            <w:gridSpan w:val="3"/>
          </w:tcPr>
          <w:p w:rsidR="00A44FF2" w:rsidRPr="00E442E7" w:rsidRDefault="00D01F84" w:rsidP="00B71C30">
            <w:pPr>
              <w:pStyle w:val="BodyText"/>
            </w:pPr>
            <w:r>
              <w:t>Dealer wants to identify a customer</w:t>
            </w:r>
          </w:p>
        </w:tc>
      </w:tr>
      <w:tr w:rsidR="00A44FF2" w:rsidRPr="00E442E7" w:rsidTr="00B71C30">
        <w:trPr>
          <w:trHeight w:val="176"/>
        </w:trPr>
        <w:tc>
          <w:tcPr>
            <w:tcW w:w="2268" w:type="dxa"/>
          </w:tcPr>
          <w:p w:rsidR="00A44FF2" w:rsidRPr="00E442E7" w:rsidRDefault="00A44FF2" w:rsidP="00B71C30">
            <w:r w:rsidRPr="00E442E7">
              <w:t>Minimum guarantees</w:t>
            </w:r>
          </w:p>
        </w:tc>
        <w:tc>
          <w:tcPr>
            <w:tcW w:w="5940" w:type="dxa"/>
            <w:gridSpan w:val="3"/>
          </w:tcPr>
          <w:p w:rsidR="00A44FF2" w:rsidRPr="00E442E7" w:rsidRDefault="00A44FF2" w:rsidP="00B71C30">
            <w:pPr>
              <w:pStyle w:val="BodyText"/>
            </w:pPr>
            <w:r>
              <w:t xml:space="preserve">In case of integrated with billing, </w:t>
            </w:r>
            <w:r w:rsidR="001E5037">
              <w:t>Channel/CSR light</w:t>
            </w:r>
            <w:r>
              <w:t xml:space="preserve"> application will limit number of customer</w:t>
            </w:r>
            <w:r w:rsidR="00D01F84">
              <w:t>s</w:t>
            </w:r>
            <w:r>
              <w:t xml:space="preserve"> retrieved through the search</w:t>
            </w:r>
          </w:p>
        </w:tc>
      </w:tr>
      <w:tr w:rsidR="00A44FF2" w:rsidRPr="00E442E7" w:rsidTr="00B71C30">
        <w:trPr>
          <w:trHeight w:val="176"/>
        </w:trPr>
        <w:tc>
          <w:tcPr>
            <w:tcW w:w="2268" w:type="dxa"/>
          </w:tcPr>
          <w:p w:rsidR="00A44FF2" w:rsidRPr="00E442E7" w:rsidRDefault="00A44FF2" w:rsidP="00B71C30">
            <w:r w:rsidRPr="00E442E7">
              <w:t>Success guarantees:</w:t>
            </w:r>
          </w:p>
        </w:tc>
        <w:tc>
          <w:tcPr>
            <w:tcW w:w="5940" w:type="dxa"/>
            <w:gridSpan w:val="3"/>
          </w:tcPr>
          <w:p w:rsidR="00A44FF2" w:rsidRPr="00E442E7" w:rsidRDefault="00D01F84" w:rsidP="00D01F84">
            <w:pPr>
              <w:pStyle w:val="BodyText"/>
            </w:pPr>
            <w:r>
              <w:t>C</w:t>
            </w:r>
            <w:r w:rsidR="00167E26">
              <w:t>ustomer</w:t>
            </w:r>
            <w:r>
              <w:t xml:space="preserve"> list is displayed to the user</w:t>
            </w:r>
          </w:p>
        </w:tc>
      </w:tr>
      <w:tr w:rsidR="00A44FF2" w:rsidRPr="00E442E7" w:rsidTr="00B71C30">
        <w:trPr>
          <w:trHeight w:val="176"/>
        </w:trPr>
        <w:tc>
          <w:tcPr>
            <w:tcW w:w="2268" w:type="dxa"/>
          </w:tcPr>
          <w:p w:rsidR="00A44FF2" w:rsidRPr="00E442E7" w:rsidRDefault="00A44FF2" w:rsidP="00B71C30">
            <w:r w:rsidRPr="00E442E7">
              <w:t>Normal Flow:</w:t>
            </w:r>
          </w:p>
        </w:tc>
        <w:tc>
          <w:tcPr>
            <w:tcW w:w="5940" w:type="dxa"/>
            <w:gridSpan w:val="3"/>
          </w:tcPr>
          <w:p w:rsidR="00A44FF2" w:rsidRDefault="001E5037" w:rsidP="000F7361">
            <w:pPr>
              <w:pStyle w:val="ListNumberUC"/>
              <w:numPr>
                <w:ilvl w:val="0"/>
                <w:numId w:val="666"/>
              </w:numPr>
            </w:pPr>
            <w:r>
              <w:t>Channel/CSR light</w:t>
            </w:r>
            <w:r w:rsidR="00A44FF2">
              <w:t xml:space="preserve"> application </w:t>
            </w:r>
            <w:r w:rsidR="00D01F84">
              <w:t>displays customer attributes</w:t>
            </w:r>
            <w:r w:rsidR="004A200E">
              <w:t xml:space="preserve"> (criteria)</w:t>
            </w:r>
            <w:r w:rsidR="00D01F84">
              <w:t xml:space="preserve"> supported to search customers</w:t>
            </w:r>
          </w:p>
          <w:p w:rsidR="00A44FF2" w:rsidRDefault="00553E11" w:rsidP="00D01F84">
            <w:pPr>
              <w:pStyle w:val="ListNumberUC"/>
              <w:numPr>
                <w:ilvl w:val="0"/>
                <w:numId w:val="71"/>
              </w:numPr>
            </w:pPr>
            <w:r>
              <w:t>User</w:t>
            </w:r>
            <w:r w:rsidR="00D01F84">
              <w:t xml:space="preserve"> set attributes and submit</w:t>
            </w:r>
          </w:p>
          <w:p w:rsidR="00A44FF2" w:rsidRDefault="001E5037" w:rsidP="00B71C30">
            <w:pPr>
              <w:pStyle w:val="ListNumberUC"/>
              <w:numPr>
                <w:ilvl w:val="0"/>
                <w:numId w:val="65"/>
              </w:numPr>
            </w:pPr>
            <w:r>
              <w:t>Channel/CSR light</w:t>
            </w:r>
            <w:r w:rsidR="00D01F84">
              <w:t xml:space="preserve"> application processes the search (A1)</w:t>
            </w:r>
          </w:p>
          <w:p w:rsidR="00D01F84" w:rsidRPr="00E442E7" w:rsidRDefault="001E5037" w:rsidP="00B71C30">
            <w:pPr>
              <w:pStyle w:val="ListNumberUC"/>
              <w:numPr>
                <w:ilvl w:val="0"/>
                <w:numId w:val="65"/>
              </w:numPr>
            </w:pPr>
            <w:r>
              <w:t>Channel/CSR light</w:t>
            </w:r>
            <w:r w:rsidR="00D01F84">
              <w:t xml:space="preserve"> application display list of found customers (A2)(A3)</w:t>
            </w:r>
          </w:p>
        </w:tc>
      </w:tr>
      <w:tr w:rsidR="00A44FF2" w:rsidRPr="00E442E7" w:rsidTr="00B71C30">
        <w:trPr>
          <w:trHeight w:val="176"/>
        </w:trPr>
        <w:tc>
          <w:tcPr>
            <w:tcW w:w="2268" w:type="dxa"/>
          </w:tcPr>
          <w:p w:rsidR="00A44FF2" w:rsidRPr="00E442E7" w:rsidRDefault="00A44FF2" w:rsidP="00B71C30">
            <w:r w:rsidRPr="00E442E7">
              <w:t>Alternative Flows:</w:t>
            </w:r>
          </w:p>
        </w:tc>
        <w:tc>
          <w:tcPr>
            <w:tcW w:w="5940" w:type="dxa"/>
            <w:gridSpan w:val="3"/>
          </w:tcPr>
          <w:p w:rsidR="00A44FF2" w:rsidRDefault="00A44FF2" w:rsidP="00E03180">
            <w:pPr>
              <w:pStyle w:val="BodyText"/>
            </w:pPr>
            <w:r>
              <w:t xml:space="preserve">A1: </w:t>
            </w:r>
            <w:r w:rsidR="001E5037">
              <w:t>Channel/CSR light</w:t>
            </w:r>
            <w:r>
              <w:t xml:space="preserve"> application is integrated with Comverse one billing</w:t>
            </w:r>
          </w:p>
          <w:p w:rsidR="00A44FF2" w:rsidRDefault="001E5037" w:rsidP="00D01F84">
            <w:pPr>
              <w:pStyle w:val="ListNumberUC"/>
              <w:numPr>
                <w:ilvl w:val="0"/>
                <w:numId w:val="74"/>
              </w:numPr>
            </w:pPr>
            <w:r>
              <w:t>Channel/CSR light</w:t>
            </w:r>
            <w:r w:rsidR="00A44FF2">
              <w:t xml:space="preserve"> application </w:t>
            </w:r>
            <w:r w:rsidR="00D01F84">
              <w:t>call a search service to process the search in the billing</w:t>
            </w:r>
          </w:p>
          <w:p w:rsidR="00A44FF2" w:rsidRDefault="00D01F84" w:rsidP="00B71C30">
            <w:pPr>
              <w:pStyle w:val="ListNumberUC"/>
              <w:numPr>
                <w:ilvl w:val="0"/>
                <w:numId w:val="71"/>
              </w:numPr>
            </w:pPr>
            <w:r>
              <w:t>Next step is similar as nominal case (A4)</w:t>
            </w:r>
          </w:p>
          <w:p w:rsidR="00D01F84" w:rsidRDefault="00D01F84" w:rsidP="00E03180">
            <w:pPr>
              <w:pStyle w:val="BodyText"/>
              <w:tabs>
                <w:tab w:val="left" w:pos="4470"/>
              </w:tabs>
            </w:pPr>
            <w:r>
              <w:t>A2: There is no customer matching criteria</w:t>
            </w:r>
            <w:r w:rsidR="00E03180">
              <w:tab/>
            </w:r>
          </w:p>
          <w:p w:rsidR="00A44FF2" w:rsidRDefault="001E5037" w:rsidP="000F7361">
            <w:pPr>
              <w:pStyle w:val="ListNumberUC"/>
              <w:numPr>
                <w:ilvl w:val="0"/>
                <w:numId w:val="667"/>
              </w:numPr>
            </w:pPr>
            <w:r>
              <w:t>Channel/CSR light</w:t>
            </w:r>
            <w:r w:rsidR="00A44FF2">
              <w:t xml:space="preserve"> application </w:t>
            </w:r>
            <w:r w:rsidR="00D01F84">
              <w:t>displays an error message to inform the user there is no customer matching criteria</w:t>
            </w:r>
          </w:p>
          <w:p w:rsidR="00D01F84" w:rsidRDefault="00A44FF2" w:rsidP="00B95ECD">
            <w:pPr>
              <w:pStyle w:val="BodyText"/>
            </w:pPr>
            <w:r>
              <w:t>A</w:t>
            </w:r>
            <w:r w:rsidR="00D01F84">
              <w:t>3</w:t>
            </w:r>
            <w:r>
              <w:t xml:space="preserve">: </w:t>
            </w:r>
            <w:r w:rsidR="00D01F84">
              <w:t xml:space="preserve">There are </w:t>
            </w:r>
            <w:r w:rsidR="00B95ECD">
              <w:t xml:space="preserve">too </w:t>
            </w:r>
            <w:r w:rsidR="00D01F84">
              <w:t>many customers matching criteria</w:t>
            </w:r>
          </w:p>
          <w:p w:rsidR="00A44FF2" w:rsidRDefault="001E5037" w:rsidP="000F7361">
            <w:pPr>
              <w:pStyle w:val="ListNumberUC"/>
              <w:numPr>
                <w:ilvl w:val="0"/>
                <w:numId w:val="668"/>
              </w:numPr>
            </w:pPr>
            <w:r>
              <w:t>Channel/CSR light</w:t>
            </w:r>
            <w:r w:rsidR="00A44FF2">
              <w:t xml:space="preserve"> application displays an error message to inform the user </w:t>
            </w:r>
            <w:r w:rsidR="00D01F84">
              <w:t xml:space="preserve">there are </w:t>
            </w:r>
            <w:r w:rsidR="00B95ECD">
              <w:t xml:space="preserve">too </w:t>
            </w:r>
            <w:r w:rsidR="00D01F84">
              <w:t>many customers matching criteria and suggest him to refine his search</w:t>
            </w:r>
          </w:p>
          <w:p w:rsidR="00D01F84" w:rsidRDefault="00D01F84" w:rsidP="00E03180">
            <w:pPr>
              <w:pStyle w:val="BodyText"/>
            </w:pPr>
            <w:r>
              <w:t xml:space="preserve">A4: </w:t>
            </w:r>
            <w:r w:rsidR="001E5037">
              <w:t>Channel/CSR light</w:t>
            </w:r>
            <w:r>
              <w:t xml:space="preserve"> application can’t process the search for any technical reason</w:t>
            </w:r>
          </w:p>
          <w:p w:rsidR="00A44FF2" w:rsidRPr="00E442E7" w:rsidRDefault="001E5037" w:rsidP="007858FE">
            <w:pPr>
              <w:pStyle w:val="ListNumberUC"/>
              <w:numPr>
                <w:ilvl w:val="0"/>
                <w:numId w:val="76"/>
              </w:numPr>
            </w:pPr>
            <w:r>
              <w:t>Channel/CSR light</w:t>
            </w:r>
            <w:r w:rsidR="00A44FF2">
              <w:t xml:space="preserve"> application </w:t>
            </w:r>
            <w:r w:rsidR="007858FE">
              <w:t>display an error message to inform user that for technical reason the service is temporarily unavailable</w:t>
            </w:r>
          </w:p>
        </w:tc>
      </w:tr>
    </w:tbl>
    <w:p w:rsidR="00A44FF2" w:rsidRDefault="00A44FF2" w:rsidP="00A44FF2">
      <w:pPr>
        <w:pStyle w:val="BodyText"/>
      </w:pPr>
    </w:p>
    <w:p w:rsidR="00145F2A" w:rsidRDefault="00145F2A" w:rsidP="004752DD">
      <w:pPr>
        <w:pStyle w:val="Heading4"/>
      </w:pPr>
      <w:bookmarkStart w:id="561" w:name="_Toc253578023"/>
      <w:r>
        <w:t xml:space="preserve">Use Case:  Search </w:t>
      </w:r>
      <w:r w:rsidR="00A65E57">
        <w:t>subscriber</w:t>
      </w:r>
      <w:r>
        <w:t>s</w:t>
      </w:r>
      <w:bookmarkEnd w:id="561"/>
    </w:p>
    <w:p w:rsidR="00145F2A" w:rsidRDefault="00145F2A" w:rsidP="00A44FF2">
      <w:pPr>
        <w:pStyle w:val="BodyText"/>
      </w:pP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16C80" w:rsidRPr="00E442E7" w:rsidTr="00B71C30">
        <w:trPr>
          <w:gridAfter w:val="1"/>
          <w:wAfter w:w="18" w:type="dxa"/>
          <w:trHeight w:val="360"/>
        </w:trPr>
        <w:tc>
          <w:tcPr>
            <w:tcW w:w="5580" w:type="dxa"/>
            <w:gridSpan w:val="2"/>
            <w:shd w:val="clear" w:color="auto" w:fill="E6E6E6"/>
          </w:tcPr>
          <w:p w:rsidR="00616C80" w:rsidRPr="00E442E7" w:rsidRDefault="00616C80" w:rsidP="00122B88">
            <w:pPr>
              <w:pStyle w:val="TableHeading"/>
            </w:pPr>
            <w:r>
              <w:t xml:space="preserve">Search </w:t>
            </w:r>
            <w:r w:rsidR="00A65E57">
              <w:t>subscriber</w:t>
            </w:r>
            <w:r>
              <w:t>s</w:t>
            </w:r>
          </w:p>
        </w:tc>
        <w:tc>
          <w:tcPr>
            <w:tcW w:w="2610" w:type="dxa"/>
            <w:shd w:val="clear" w:color="auto" w:fill="E6E6E6"/>
          </w:tcPr>
          <w:p w:rsidR="00616C80" w:rsidRPr="00E442E7" w:rsidRDefault="001060FE" w:rsidP="00122B88">
            <w:pPr>
              <w:pStyle w:val="TableHeading"/>
            </w:pPr>
            <w:r>
              <w:t>IDC0030</w:t>
            </w:r>
          </w:p>
        </w:tc>
      </w:tr>
      <w:tr w:rsidR="00616C80" w:rsidRPr="00E442E7" w:rsidTr="00B71C30">
        <w:tc>
          <w:tcPr>
            <w:tcW w:w="2268" w:type="dxa"/>
          </w:tcPr>
          <w:p w:rsidR="00616C80" w:rsidRPr="00E442E7" w:rsidRDefault="00616C80" w:rsidP="00B71C30">
            <w:r w:rsidRPr="00E442E7">
              <w:t>Primary actors</w:t>
            </w:r>
          </w:p>
        </w:tc>
        <w:tc>
          <w:tcPr>
            <w:tcW w:w="5940" w:type="dxa"/>
            <w:gridSpan w:val="3"/>
          </w:tcPr>
          <w:p w:rsidR="00616C80" w:rsidRDefault="00616C80" w:rsidP="00B71C30">
            <w:pPr>
              <w:pStyle w:val="BodyText"/>
            </w:pPr>
            <w:r>
              <w:t>Dealer User</w:t>
            </w:r>
          </w:p>
          <w:p w:rsidR="0056742D" w:rsidRPr="00E442E7" w:rsidRDefault="003D08E6" w:rsidP="001C6190">
            <w:pPr>
              <w:pStyle w:val="BodyText"/>
            </w:pPr>
            <w:r>
              <w:t>CSR user</w:t>
            </w:r>
          </w:p>
        </w:tc>
      </w:tr>
      <w:tr w:rsidR="00616C80" w:rsidRPr="00E442E7" w:rsidTr="00B71C30">
        <w:tc>
          <w:tcPr>
            <w:tcW w:w="2268" w:type="dxa"/>
          </w:tcPr>
          <w:p w:rsidR="00616C80" w:rsidRPr="00E442E7" w:rsidRDefault="00616C80" w:rsidP="00B71C30">
            <w:r w:rsidRPr="00E442E7">
              <w:t>Summary Goal</w:t>
            </w:r>
          </w:p>
        </w:tc>
        <w:tc>
          <w:tcPr>
            <w:tcW w:w="5940" w:type="dxa"/>
            <w:gridSpan w:val="3"/>
          </w:tcPr>
          <w:p w:rsidR="00616C80" w:rsidRPr="00E442E7" w:rsidRDefault="00616C80" w:rsidP="00B71C30">
            <w:pPr>
              <w:pStyle w:val="BodyText"/>
            </w:pPr>
            <w:r>
              <w:t xml:space="preserve">This use case allows a dealer to search customers based on </w:t>
            </w:r>
            <w:r w:rsidR="00A65E57">
              <w:t>subscriber</w:t>
            </w:r>
            <w:r>
              <w:t xml:space="preserve"> criteria (i.e. root account criteria)</w:t>
            </w:r>
          </w:p>
        </w:tc>
      </w:tr>
      <w:tr w:rsidR="00616C80" w:rsidRPr="00E442E7" w:rsidTr="00B71C30">
        <w:trPr>
          <w:trHeight w:val="176"/>
        </w:trPr>
        <w:tc>
          <w:tcPr>
            <w:tcW w:w="2268" w:type="dxa"/>
          </w:tcPr>
          <w:p w:rsidR="00616C80" w:rsidRPr="00E442E7" w:rsidRDefault="00616C80" w:rsidP="00B71C30">
            <w:r w:rsidRPr="00E442E7">
              <w:t>Pre-conditions</w:t>
            </w:r>
          </w:p>
        </w:tc>
        <w:tc>
          <w:tcPr>
            <w:tcW w:w="5940" w:type="dxa"/>
            <w:gridSpan w:val="3"/>
          </w:tcPr>
          <w:p w:rsidR="00616C80" w:rsidRPr="00E442E7" w:rsidRDefault="0056742D" w:rsidP="00B71C30">
            <w:pPr>
              <w:pStyle w:val="BodyText"/>
            </w:pPr>
            <w:r>
              <w:t xml:space="preserve">User </w:t>
            </w:r>
            <w:r w:rsidR="00616C80">
              <w:t xml:space="preserve">is logged in </w:t>
            </w:r>
            <w:r w:rsidR="001E5037">
              <w:t>Channel/CSR light</w:t>
            </w:r>
            <w:r w:rsidR="00616C80">
              <w:t xml:space="preserve"> application</w:t>
            </w:r>
          </w:p>
        </w:tc>
      </w:tr>
      <w:tr w:rsidR="00616C80" w:rsidRPr="00E442E7" w:rsidTr="00B71C30">
        <w:trPr>
          <w:trHeight w:val="176"/>
        </w:trPr>
        <w:tc>
          <w:tcPr>
            <w:tcW w:w="2268" w:type="dxa"/>
          </w:tcPr>
          <w:p w:rsidR="00616C80" w:rsidRPr="00E442E7" w:rsidRDefault="00616C80" w:rsidP="00B71C30">
            <w:r w:rsidRPr="00E442E7">
              <w:t>Trigger</w:t>
            </w:r>
          </w:p>
        </w:tc>
        <w:tc>
          <w:tcPr>
            <w:tcW w:w="5940" w:type="dxa"/>
            <w:gridSpan w:val="3"/>
          </w:tcPr>
          <w:p w:rsidR="00616C80" w:rsidRPr="00E442E7" w:rsidRDefault="0056742D" w:rsidP="00B71C30">
            <w:pPr>
              <w:pStyle w:val="BodyText"/>
            </w:pPr>
            <w:r>
              <w:t xml:space="preserve">User </w:t>
            </w:r>
            <w:r w:rsidR="00616C80">
              <w:t>wants to identify a customer</w:t>
            </w:r>
          </w:p>
        </w:tc>
      </w:tr>
      <w:tr w:rsidR="00616C80" w:rsidRPr="00E442E7" w:rsidTr="00B71C30">
        <w:trPr>
          <w:trHeight w:val="176"/>
        </w:trPr>
        <w:tc>
          <w:tcPr>
            <w:tcW w:w="2268" w:type="dxa"/>
          </w:tcPr>
          <w:p w:rsidR="00616C80" w:rsidRPr="00E442E7" w:rsidRDefault="00616C80" w:rsidP="00B71C30">
            <w:r w:rsidRPr="00E442E7">
              <w:t>Minimum guarantees</w:t>
            </w:r>
          </w:p>
        </w:tc>
        <w:tc>
          <w:tcPr>
            <w:tcW w:w="5940" w:type="dxa"/>
            <w:gridSpan w:val="3"/>
          </w:tcPr>
          <w:p w:rsidR="00616C80" w:rsidRPr="00E442E7" w:rsidRDefault="00616C80" w:rsidP="00B71C30">
            <w:pPr>
              <w:pStyle w:val="BodyText"/>
            </w:pPr>
            <w:r>
              <w:t xml:space="preserve">In case of integrated with billing, </w:t>
            </w:r>
            <w:r w:rsidR="001E5037">
              <w:t>Channel/CSR light</w:t>
            </w:r>
            <w:r>
              <w:t xml:space="preserve"> application will limit number of </w:t>
            </w:r>
            <w:r w:rsidR="00A65E57">
              <w:t>subscriber</w:t>
            </w:r>
            <w:r w:rsidR="00E5166A">
              <w:t>s</w:t>
            </w:r>
            <w:r>
              <w:t xml:space="preserve"> retrieved through the search</w:t>
            </w:r>
          </w:p>
        </w:tc>
      </w:tr>
      <w:tr w:rsidR="00616C80" w:rsidRPr="00E442E7" w:rsidTr="00B71C30">
        <w:trPr>
          <w:trHeight w:val="176"/>
        </w:trPr>
        <w:tc>
          <w:tcPr>
            <w:tcW w:w="2268" w:type="dxa"/>
          </w:tcPr>
          <w:p w:rsidR="00616C80" w:rsidRPr="00E442E7" w:rsidRDefault="00616C80" w:rsidP="00B71C30">
            <w:r w:rsidRPr="00E442E7">
              <w:lastRenderedPageBreak/>
              <w:t>Success guarantees:</w:t>
            </w:r>
          </w:p>
        </w:tc>
        <w:tc>
          <w:tcPr>
            <w:tcW w:w="5940" w:type="dxa"/>
            <w:gridSpan w:val="3"/>
          </w:tcPr>
          <w:p w:rsidR="00616C80" w:rsidRPr="00E442E7" w:rsidRDefault="00616C80" w:rsidP="00B71C30">
            <w:pPr>
              <w:pStyle w:val="BodyText"/>
            </w:pPr>
            <w:r>
              <w:t>C</w:t>
            </w:r>
            <w:r w:rsidR="00167E26">
              <w:t>ustom</w:t>
            </w:r>
            <w:r>
              <w:t>er list is displayed to the user</w:t>
            </w:r>
          </w:p>
        </w:tc>
      </w:tr>
      <w:tr w:rsidR="00616C80" w:rsidRPr="00E442E7" w:rsidTr="00B71C30">
        <w:trPr>
          <w:trHeight w:val="176"/>
        </w:trPr>
        <w:tc>
          <w:tcPr>
            <w:tcW w:w="2268" w:type="dxa"/>
          </w:tcPr>
          <w:p w:rsidR="00616C80" w:rsidRPr="00E442E7" w:rsidRDefault="00616C80" w:rsidP="00B71C30">
            <w:r w:rsidRPr="00E442E7">
              <w:t>Normal Flow:</w:t>
            </w:r>
          </w:p>
        </w:tc>
        <w:tc>
          <w:tcPr>
            <w:tcW w:w="5940" w:type="dxa"/>
            <w:gridSpan w:val="3"/>
          </w:tcPr>
          <w:p w:rsidR="00616C80" w:rsidRDefault="001E5037" w:rsidP="000F7361">
            <w:pPr>
              <w:pStyle w:val="ListNumberUC"/>
              <w:numPr>
                <w:ilvl w:val="0"/>
                <w:numId w:val="245"/>
              </w:numPr>
            </w:pPr>
            <w:r>
              <w:t>Channel/CSR light</w:t>
            </w:r>
            <w:r w:rsidR="00616C80">
              <w:t xml:space="preserve"> application displays </w:t>
            </w:r>
            <w:r w:rsidR="00A65E57">
              <w:t>subscriber</w:t>
            </w:r>
            <w:r w:rsidR="00616C80">
              <w:t xml:space="preserve"> attributes </w:t>
            </w:r>
            <w:r w:rsidR="004A200E">
              <w:t xml:space="preserve">(criteria) </w:t>
            </w:r>
            <w:r w:rsidR="00616C80">
              <w:t xml:space="preserve">supported to search </w:t>
            </w:r>
            <w:r w:rsidR="00A65E57">
              <w:t>subscriber</w:t>
            </w:r>
            <w:r w:rsidR="00E5166A">
              <w:t>s</w:t>
            </w:r>
          </w:p>
          <w:p w:rsidR="00616C80" w:rsidRDefault="00553E11" w:rsidP="00B71C30">
            <w:pPr>
              <w:pStyle w:val="ListNumberUC"/>
              <w:numPr>
                <w:ilvl w:val="0"/>
                <w:numId w:val="71"/>
              </w:numPr>
            </w:pPr>
            <w:r>
              <w:t>User</w:t>
            </w:r>
            <w:r w:rsidR="00616C80">
              <w:t xml:space="preserve"> set attributes and submit</w:t>
            </w:r>
            <w:r w:rsidR="00E5166A">
              <w:t>s</w:t>
            </w:r>
          </w:p>
          <w:p w:rsidR="00616C80" w:rsidRDefault="001E5037" w:rsidP="00B71C30">
            <w:pPr>
              <w:pStyle w:val="ListNumberUC"/>
              <w:numPr>
                <w:ilvl w:val="0"/>
                <w:numId w:val="65"/>
              </w:numPr>
            </w:pPr>
            <w:r>
              <w:t>Channel/CSR light</w:t>
            </w:r>
            <w:r w:rsidR="00616C80">
              <w:t xml:space="preserve"> application processes the search (A1)</w:t>
            </w:r>
          </w:p>
          <w:p w:rsidR="00616C80" w:rsidRPr="00E442E7" w:rsidRDefault="001E5037" w:rsidP="00B71C30">
            <w:pPr>
              <w:pStyle w:val="ListNumberUC"/>
              <w:numPr>
                <w:ilvl w:val="0"/>
                <w:numId w:val="65"/>
              </w:numPr>
            </w:pPr>
            <w:r>
              <w:t>Channel/CSR light</w:t>
            </w:r>
            <w:r w:rsidR="00616C80">
              <w:t xml:space="preserve"> application display list of found </w:t>
            </w:r>
            <w:r w:rsidR="00A65E57">
              <w:t>subscriber</w:t>
            </w:r>
            <w:r w:rsidR="00E5166A">
              <w:t xml:space="preserve">s with associated </w:t>
            </w:r>
            <w:r w:rsidR="00616C80">
              <w:t>customers (A2)(A3)</w:t>
            </w:r>
          </w:p>
        </w:tc>
      </w:tr>
      <w:tr w:rsidR="00616C80" w:rsidRPr="00E442E7" w:rsidTr="00B71C30">
        <w:trPr>
          <w:trHeight w:val="176"/>
        </w:trPr>
        <w:tc>
          <w:tcPr>
            <w:tcW w:w="2268" w:type="dxa"/>
          </w:tcPr>
          <w:p w:rsidR="00616C80" w:rsidRPr="00E442E7" w:rsidRDefault="00616C80" w:rsidP="00B71C30">
            <w:r w:rsidRPr="00E442E7">
              <w:t>Alternative Flows:</w:t>
            </w:r>
          </w:p>
        </w:tc>
        <w:tc>
          <w:tcPr>
            <w:tcW w:w="5940" w:type="dxa"/>
            <w:gridSpan w:val="3"/>
          </w:tcPr>
          <w:p w:rsidR="00616C80" w:rsidRDefault="00616C80" w:rsidP="00352CF2">
            <w:pPr>
              <w:pStyle w:val="BodyText"/>
            </w:pPr>
            <w:r>
              <w:t xml:space="preserve">A1: </w:t>
            </w:r>
            <w:r w:rsidR="001E5037">
              <w:t>Channel/CSR light</w:t>
            </w:r>
            <w:r>
              <w:t xml:space="preserve"> application is integrated with Comverse one billing</w:t>
            </w:r>
          </w:p>
          <w:p w:rsidR="00616C80" w:rsidRDefault="001E5037" w:rsidP="000F7361">
            <w:pPr>
              <w:pStyle w:val="ListNumberUC"/>
              <w:numPr>
                <w:ilvl w:val="0"/>
                <w:numId w:val="246"/>
              </w:numPr>
            </w:pPr>
            <w:r>
              <w:t>Channel/CSR light</w:t>
            </w:r>
            <w:r w:rsidR="00616C80">
              <w:t xml:space="preserve"> application call a search service to process the search in the billing</w:t>
            </w:r>
          </w:p>
          <w:p w:rsidR="00616C80" w:rsidRDefault="00616C80" w:rsidP="000F7361">
            <w:pPr>
              <w:pStyle w:val="ListNumberUC"/>
              <w:numPr>
                <w:ilvl w:val="0"/>
                <w:numId w:val="246"/>
              </w:numPr>
            </w:pPr>
            <w:r>
              <w:t>Next step is similar as nominal case (A4)</w:t>
            </w:r>
          </w:p>
          <w:p w:rsidR="00616C80" w:rsidRDefault="00616C80" w:rsidP="00352CF2">
            <w:pPr>
              <w:pStyle w:val="BodyText"/>
            </w:pPr>
            <w:r>
              <w:t xml:space="preserve">A2: There is no </w:t>
            </w:r>
            <w:r w:rsidR="00A65E57">
              <w:t>subscriber</w:t>
            </w:r>
            <w:r w:rsidR="00E5166A">
              <w:t>s</w:t>
            </w:r>
            <w:r>
              <w:t xml:space="preserve"> matching criteria</w:t>
            </w:r>
          </w:p>
          <w:p w:rsidR="00616C80" w:rsidRDefault="001E5037" w:rsidP="000F7361">
            <w:pPr>
              <w:pStyle w:val="ListNumberUC"/>
              <w:numPr>
                <w:ilvl w:val="0"/>
                <w:numId w:val="247"/>
              </w:numPr>
            </w:pPr>
            <w:r>
              <w:t>Channel/CSR light</w:t>
            </w:r>
            <w:r w:rsidR="00616C80">
              <w:t xml:space="preserve"> application displays an error message to inform the user there is no customer matching criteria</w:t>
            </w:r>
          </w:p>
          <w:p w:rsidR="00616C80" w:rsidRDefault="00616C80" w:rsidP="00352CF2">
            <w:pPr>
              <w:pStyle w:val="BodyText"/>
            </w:pPr>
            <w:r>
              <w:t>A3: There are t</w:t>
            </w:r>
            <w:r w:rsidR="00B95ECD">
              <w:t>o</w:t>
            </w:r>
            <w:r>
              <w:t xml:space="preserve">o many </w:t>
            </w:r>
            <w:r w:rsidR="00A65E57">
              <w:t>subscriber</w:t>
            </w:r>
            <w:r w:rsidR="00E5166A">
              <w:t>s</w:t>
            </w:r>
            <w:r>
              <w:t xml:space="preserve"> matching criteria</w:t>
            </w:r>
          </w:p>
          <w:p w:rsidR="00616C80" w:rsidRDefault="001E5037" w:rsidP="000F7361">
            <w:pPr>
              <w:pStyle w:val="ListNumberUC"/>
              <w:numPr>
                <w:ilvl w:val="0"/>
                <w:numId w:val="248"/>
              </w:numPr>
            </w:pPr>
            <w:r>
              <w:t>Channel/CSR light</w:t>
            </w:r>
            <w:r w:rsidR="00616C80">
              <w:t xml:space="preserve"> application displays an error message to inform the user there are </w:t>
            </w:r>
            <w:r w:rsidR="00B95ECD">
              <w:t xml:space="preserve">too </w:t>
            </w:r>
            <w:r w:rsidR="00616C80">
              <w:t xml:space="preserve">many </w:t>
            </w:r>
            <w:r w:rsidR="00A65E57">
              <w:t>subscriber</w:t>
            </w:r>
            <w:r w:rsidR="00E5166A">
              <w:t>s</w:t>
            </w:r>
            <w:r w:rsidR="00616C80">
              <w:t xml:space="preserve"> matching criteria and suggest him to refine his search</w:t>
            </w:r>
          </w:p>
          <w:p w:rsidR="00616C80" w:rsidRDefault="00616C80" w:rsidP="00352CF2">
            <w:pPr>
              <w:pStyle w:val="BodyText"/>
            </w:pPr>
            <w:r>
              <w:t xml:space="preserve">A4: </w:t>
            </w:r>
            <w:r w:rsidR="001E5037">
              <w:t>Channel/CSR light</w:t>
            </w:r>
            <w:r>
              <w:t xml:space="preserve"> application can’t process the search for any technical reason</w:t>
            </w:r>
          </w:p>
          <w:p w:rsidR="00616C80" w:rsidRPr="00E442E7" w:rsidRDefault="001E5037" w:rsidP="000F7361">
            <w:pPr>
              <w:pStyle w:val="ListNumberUC"/>
              <w:numPr>
                <w:ilvl w:val="0"/>
                <w:numId w:val="249"/>
              </w:numPr>
            </w:pPr>
            <w:r>
              <w:t>Channel/CSR light</w:t>
            </w:r>
            <w:r w:rsidR="00616C80">
              <w:t xml:space="preserve"> application display an error message to inform user that for technical reason the service is temporarily unavailable</w:t>
            </w:r>
          </w:p>
        </w:tc>
      </w:tr>
    </w:tbl>
    <w:p w:rsidR="0039347D" w:rsidRDefault="001E5037" w:rsidP="0039347D">
      <w:pPr>
        <w:pStyle w:val="Heading3forModuleRequirements"/>
      </w:pPr>
      <w:bookmarkStart w:id="562" w:name="_Toc253578024"/>
      <w:bookmarkStart w:id="563" w:name="_Toc253578461"/>
      <w:r>
        <w:t>Channel/CSR light</w:t>
      </w:r>
      <w:r w:rsidR="0039347D">
        <w:t xml:space="preserve"> application requirements</w:t>
      </w:r>
      <w:bookmarkEnd w:id="562"/>
      <w:bookmarkEnd w:id="563"/>
    </w:p>
    <w:p w:rsidR="0039347D" w:rsidRDefault="000C1896" w:rsidP="00732414">
      <w:pPr>
        <w:pStyle w:val="Requirements"/>
      </w:pPr>
      <w:bookmarkStart w:id="564" w:name="_Toc253578462"/>
      <w:r>
        <w:t>CHA-3.4</w:t>
      </w:r>
      <w:r w:rsidR="0039347D">
        <w:t xml:space="preserve">.4.10 </w:t>
      </w:r>
      <w:r w:rsidR="001E5037">
        <w:t>Channel/CSR light</w:t>
      </w:r>
      <w:r w:rsidR="0039347D">
        <w:t xml:space="preserve"> application shall allow a </w:t>
      </w:r>
      <w:r w:rsidR="0002100D">
        <w:t>user</w:t>
      </w:r>
      <w:r w:rsidR="0039347D">
        <w:t xml:space="preserve"> to </w:t>
      </w:r>
      <w:r w:rsidR="00F60786">
        <w:t>identify</w:t>
      </w:r>
      <w:r w:rsidR="0039347D">
        <w:t xml:space="preserve"> </w:t>
      </w:r>
      <w:r w:rsidR="00F60786">
        <w:t>an existing customer</w:t>
      </w:r>
      <w:r w:rsidR="0039347D">
        <w:t xml:space="preserve"> with respect of use case</w:t>
      </w:r>
      <w:r w:rsidR="00F60786">
        <w:t>s</w:t>
      </w:r>
      <w:r w:rsidR="0039347D">
        <w:t xml:space="preserve"> ‘</w:t>
      </w:r>
      <w:r w:rsidR="00F60786">
        <w:t xml:space="preserve">identify customer’, </w:t>
      </w:r>
      <w:r w:rsidR="00B95ECD">
        <w:t xml:space="preserve">including </w:t>
      </w:r>
      <w:r w:rsidR="00F60786">
        <w:t xml:space="preserve">‘search customers’ and ‘search </w:t>
      </w:r>
      <w:r w:rsidR="00A65E57">
        <w:t>subscriber</w:t>
      </w:r>
      <w:r w:rsidR="00F60786">
        <w:t>s’</w:t>
      </w:r>
      <w:r w:rsidR="0039347D">
        <w:t xml:space="preserve"> </w:t>
      </w:r>
      <w:r w:rsidR="00B95ECD">
        <w:t xml:space="preserve">use cases </w:t>
      </w:r>
      <w:r w:rsidR="0039347D">
        <w:t>describe</w:t>
      </w:r>
      <w:r w:rsidR="00F60786">
        <w:t>d</w:t>
      </w:r>
      <w:r w:rsidR="0039347D">
        <w:t xml:space="preserve"> abo</w:t>
      </w:r>
      <w:r w:rsidR="00732414">
        <w:t>ve</w:t>
      </w:r>
      <w:r w:rsidR="00B95ECD">
        <w:t>.</w:t>
      </w:r>
      <w:bookmarkEnd w:id="564"/>
    </w:p>
    <w:p w:rsidR="001C3755" w:rsidRDefault="00F60786" w:rsidP="000C1896">
      <w:pPr>
        <w:pStyle w:val="Requirements"/>
      </w:pPr>
      <w:bookmarkStart w:id="565" w:name="_Toc253578463"/>
      <w:r>
        <w:t>CHA-3.</w:t>
      </w:r>
      <w:r w:rsidR="000C1896">
        <w:t>4</w:t>
      </w:r>
      <w:r>
        <w:t xml:space="preserve">.4.20 </w:t>
      </w:r>
      <w:r w:rsidR="001E5037">
        <w:t>Channel/CSR light</w:t>
      </w:r>
      <w:r>
        <w:t xml:space="preserve"> application shall allow to search customers by ident</w:t>
      </w:r>
      <w:r w:rsidR="004A200E">
        <w:t>ity (company name or first name/</w:t>
      </w:r>
      <w:r>
        <w:t>last name)</w:t>
      </w:r>
      <w:bookmarkEnd w:id="565"/>
    </w:p>
    <w:p w:rsidR="00F60786" w:rsidRDefault="00F60786" w:rsidP="00F60786">
      <w:pPr>
        <w:pStyle w:val="Requirements"/>
      </w:pPr>
      <w:bookmarkStart w:id="566" w:name="_Toc253578464"/>
      <w:r>
        <w:t>CHA-</w:t>
      </w:r>
      <w:r w:rsidR="000C1896">
        <w:t>3.4</w:t>
      </w:r>
      <w:r>
        <w:t xml:space="preserve">.4.30 </w:t>
      </w:r>
      <w:r w:rsidR="001E5037">
        <w:t>Channel/CSR light</w:t>
      </w:r>
      <w:r>
        <w:t xml:space="preserve"> application shall allow to search customers by reference (i.e. default account external id</w:t>
      </w:r>
      <w:r w:rsidR="004A200E">
        <w:t xml:space="preserve"> when integrated</w:t>
      </w:r>
      <w:r>
        <w:t>)</w:t>
      </w:r>
      <w:bookmarkEnd w:id="566"/>
    </w:p>
    <w:p w:rsidR="00F60786" w:rsidRDefault="00F60786" w:rsidP="00F60786">
      <w:pPr>
        <w:pStyle w:val="Requirements"/>
      </w:pPr>
      <w:bookmarkStart w:id="567" w:name="_Toc253578465"/>
      <w:r>
        <w:t>CHA-</w:t>
      </w:r>
      <w:r w:rsidR="000C1896">
        <w:t>3.4</w:t>
      </w:r>
      <w:r>
        <w:t xml:space="preserve">.4.40 </w:t>
      </w:r>
      <w:r w:rsidR="001E5037">
        <w:t>Channel/CSR light</w:t>
      </w:r>
      <w:r>
        <w:t xml:space="preserve"> application shall allow to search </w:t>
      </w:r>
      <w:r w:rsidR="00A65E57">
        <w:t>subscriber</w:t>
      </w:r>
      <w:r>
        <w:t xml:space="preserve">s by the couple </w:t>
      </w:r>
      <w:r w:rsidR="001529D7">
        <w:t>external id type</w:t>
      </w:r>
      <w:r>
        <w:t>-line value (i.e. external id type-external id value</w:t>
      </w:r>
      <w:r w:rsidR="004A200E">
        <w:t xml:space="preserve"> - integrated or not</w:t>
      </w:r>
      <w:r>
        <w:t>)</w:t>
      </w:r>
      <w:bookmarkEnd w:id="567"/>
    </w:p>
    <w:p w:rsidR="00A34E0A" w:rsidRDefault="00A34E0A" w:rsidP="00766FF4">
      <w:pPr>
        <w:pStyle w:val="Requirements"/>
        <w:ind w:left="288"/>
      </w:pPr>
      <w:bookmarkStart w:id="568" w:name="_Toc253578466"/>
      <w:r>
        <w:t>CHA-</w:t>
      </w:r>
      <w:r w:rsidR="000C1896">
        <w:t>3.4</w:t>
      </w:r>
      <w:r>
        <w:t xml:space="preserve">.4.40.1 </w:t>
      </w:r>
      <w:r w:rsidR="001E5037">
        <w:t>Channel/CSR light</w:t>
      </w:r>
      <w:r>
        <w:t xml:space="preserve"> application shall </w:t>
      </w:r>
      <w:r w:rsidR="00766FF4">
        <w:t xml:space="preserve">allow to configure which </w:t>
      </w:r>
      <w:r w:rsidR="001529D7">
        <w:t>external id type</w:t>
      </w:r>
      <w:r w:rsidR="00766FF4">
        <w:t xml:space="preserve"> can be used as search criteria</w:t>
      </w:r>
      <w:bookmarkEnd w:id="568"/>
    </w:p>
    <w:p w:rsidR="00B53392" w:rsidRDefault="00B53392" w:rsidP="00B53392">
      <w:pPr>
        <w:pStyle w:val="Requirements"/>
      </w:pPr>
      <w:bookmarkStart w:id="569" w:name="_Toc253578467"/>
      <w:r>
        <w:t>CHA-</w:t>
      </w:r>
      <w:r w:rsidR="000C1896">
        <w:t>3.4</w:t>
      </w:r>
      <w:r>
        <w:t xml:space="preserve">.4.45 </w:t>
      </w:r>
      <w:r w:rsidR="001E5037">
        <w:t>Channel/CSR light</w:t>
      </w:r>
      <w:r>
        <w:t xml:space="preserve"> application criteria shall not be c</w:t>
      </w:r>
      <w:r>
        <w:t>ase sensitive</w:t>
      </w:r>
      <w:bookmarkEnd w:id="569"/>
    </w:p>
    <w:p w:rsidR="00B53392" w:rsidRDefault="00B53392" w:rsidP="002E3C95">
      <w:pPr>
        <w:pStyle w:val="Requirements"/>
      </w:pPr>
      <w:bookmarkStart w:id="570" w:name="_Toc253578468"/>
      <w:r>
        <w:t>CHA-</w:t>
      </w:r>
      <w:r w:rsidR="000C1896">
        <w:t>3.4</w:t>
      </w:r>
      <w:r>
        <w:t xml:space="preserve">.4.50 </w:t>
      </w:r>
      <w:r w:rsidR="001E5037">
        <w:t>Channel/CSR light</w:t>
      </w:r>
      <w:r>
        <w:t xml:space="preserve"> application shall allow c</w:t>
      </w:r>
      <w:r w:rsidR="002E3C95">
        <w:t>onfiguring</w:t>
      </w:r>
      <w:r>
        <w:t xml:space="preserve"> if search must be done locally (i.e. in the CID) or in billing</w:t>
      </w:r>
      <w:bookmarkEnd w:id="570"/>
      <w:r>
        <w:t xml:space="preserve"> </w:t>
      </w:r>
    </w:p>
    <w:p w:rsidR="00B53392" w:rsidRDefault="00B53392" w:rsidP="002E3C95">
      <w:pPr>
        <w:pStyle w:val="Requirements"/>
      </w:pPr>
      <w:bookmarkStart w:id="571" w:name="_Toc253578469"/>
      <w:r>
        <w:t>CHA-</w:t>
      </w:r>
      <w:r w:rsidR="000C1896">
        <w:t>3.4</w:t>
      </w:r>
      <w:r>
        <w:t xml:space="preserve">.4.60 </w:t>
      </w:r>
      <w:r w:rsidR="001E5037">
        <w:t>Channel/CSR light</w:t>
      </w:r>
      <w:r w:rsidR="002E3C95">
        <w:t xml:space="preserve"> application shall allow </w:t>
      </w:r>
      <w:r>
        <w:t>c</w:t>
      </w:r>
      <w:r w:rsidR="002E3C95">
        <w:t>onfiguring</w:t>
      </w:r>
      <w:r>
        <w:t xml:space="preserve"> </w:t>
      </w:r>
      <w:r w:rsidR="002E3C95">
        <w:t xml:space="preserve">Maximum number of </w:t>
      </w:r>
      <w:r w:rsidR="00A65E57">
        <w:t>subscriber</w:t>
      </w:r>
      <w:r w:rsidR="002E3C95">
        <w:t xml:space="preserve">s in an account hierarchy that can be </w:t>
      </w:r>
      <w:r w:rsidR="00B95ECD">
        <w:t xml:space="preserve">searched and </w:t>
      </w:r>
      <w:r w:rsidR="002E3C95">
        <w:t>synchronized</w:t>
      </w:r>
      <w:bookmarkEnd w:id="571"/>
      <w:r>
        <w:t xml:space="preserve"> </w:t>
      </w:r>
    </w:p>
    <w:p w:rsidR="00253447" w:rsidRDefault="00253447" w:rsidP="00253447">
      <w:pPr>
        <w:pStyle w:val="Requirements"/>
      </w:pPr>
      <w:bookmarkStart w:id="572" w:name="_Toc253578470"/>
      <w:r>
        <w:lastRenderedPageBreak/>
        <w:t xml:space="preserve">CHA-3.4.4.61 when search is done in the billing, </w:t>
      </w:r>
      <w:r w:rsidR="001E5037">
        <w:t>Channel/CSR light</w:t>
      </w:r>
      <w:r>
        <w:t xml:space="preserve"> application shall allow configuring the customer types eligible to th</w:t>
      </w:r>
      <w:r w:rsidR="006F04F0">
        <w:t>e search.</w:t>
      </w:r>
      <w:bookmarkEnd w:id="572"/>
    </w:p>
    <w:p w:rsidR="00B53392" w:rsidRDefault="00B53392" w:rsidP="00B53392">
      <w:pPr>
        <w:pStyle w:val="Requirements"/>
      </w:pPr>
      <w:bookmarkStart w:id="573" w:name="_Toc253578471"/>
      <w:r>
        <w:t>CHA-</w:t>
      </w:r>
      <w:r w:rsidR="000C1896">
        <w:t>3.4</w:t>
      </w:r>
      <w:r>
        <w:t xml:space="preserve">.4.70 </w:t>
      </w:r>
      <w:r w:rsidR="001E5037">
        <w:t>Channel/CSR light</w:t>
      </w:r>
      <w:r w:rsidR="002E3C95">
        <w:t xml:space="preserve"> application shall allow </w:t>
      </w:r>
      <w:r>
        <w:t>c</w:t>
      </w:r>
      <w:r w:rsidR="002E3C95">
        <w:t>onfiguring</w:t>
      </w:r>
      <w:r>
        <w:t xml:space="preserve"> max number of customers and max number of </w:t>
      </w:r>
      <w:r w:rsidR="00A65E57">
        <w:t>subscriber</w:t>
      </w:r>
      <w:r>
        <w:t>s that can be retrieved from the search</w:t>
      </w:r>
      <w:bookmarkEnd w:id="573"/>
    </w:p>
    <w:p w:rsidR="00B95ECD" w:rsidRDefault="00B95ECD" w:rsidP="00B53392">
      <w:pPr>
        <w:pStyle w:val="Requirements"/>
      </w:pPr>
      <w:bookmarkStart w:id="574" w:name="_Toc253578472"/>
      <w:r w:rsidRPr="00EE2115">
        <w:t>CHA-3.4.4.</w:t>
      </w:r>
      <w:r>
        <w:t>75</w:t>
      </w:r>
      <w:r w:rsidRPr="00EE2115">
        <w:t xml:space="preserve"> Channel application shall </w:t>
      </w:r>
      <w:r>
        <w:t>support wildcards for any criteria.</w:t>
      </w:r>
      <w:bookmarkEnd w:id="574"/>
    </w:p>
    <w:p w:rsidR="00B53392" w:rsidRDefault="00B53392" w:rsidP="00B53392">
      <w:pPr>
        <w:pStyle w:val="Requirements"/>
      </w:pPr>
      <w:bookmarkStart w:id="575" w:name="_Toc253578473"/>
      <w:r>
        <w:t>CHA-</w:t>
      </w:r>
      <w:r w:rsidR="000C1896">
        <w:t>3.4</w:t>
      </w:r>
      <w:r>
        <w:t xml:space="preserve">.4.80 </w:t>
      </w:r>
      <w:r w:rsidR="001E5037">
        <w:t>Channel/CSR light</w:t>
      </w:r>
      <w:r w:rsidR="002E3C95">
        <w:t xml:space="preserve"> application shall allow configuring which criteria accepts wildcards</w:t>
      </w:r>
      <w:bookmarkEnd w:id="575"/>
    </w:p>
    <w:p w:rsidR="002E3C95" w:rsidRDefault="002E3C95" w:rsidP="002E3C95">
      <w:pPr>
        <w:pStyle w:val="Requirements"/>
      </w:pPr>
      <w:bookmarkStart w:id="576" w:name="_Toc253578474"/>
      <w:r>
        <w:t>CHA-</w:t>
      </w:r>
      <w:r w:rsidR="000C1896">
        <w:t>3.4</w:t>
      </w:r>
      <w:r>
        <w:t xml:space="preserve">.4.90 </w:t>
      </w:r>
      <w:r w:rsidR="001E5037">
        <w:t>Channel/CSR light</w:t>
      </w:r>
      <w:r>
        <w:t xml:space="preserve"> application shall display list of customers</w:t>
      </w:r>
      <w:r w:rsidR="004A200E">
        <w:t xml:space="preserve"> found</w:t>
      </w:r>
      <w:bookmarkEnd w:id="576"/>
    </w:p>
    <w:p w:rsidR="002E3C95" w:rsidRDefault="002E3C95" w:rsidP="002E3C95">
      <w:pPr>
        <w:pStyle w:val="Requirements"/>
        <w:ind w:left="288"/>
      </w:pPr>
      <w:bookmarkStart w:id="577" w:name="_Toc253578475"/>
      <w:r>
        <w:t>CHA-</w:t>
      </w:r>
      <w:r w:rsidR="000C1896">
        <w:t>3.4</w:t>
      </w:r>
      <w:r>
        <w:t xml:space="preserve">.4.90.1 </w:t>
      </w:r>
      <w:r w:rsidR="001E5037">
        <w:t>Channel/CSR light</w:t>
      </w:r>
      <w:r>
        <w:t xml:space="preserve"> application shall display for every customer the customer identity </w:t>
      </w:r>
      <w:r w:rsidR="004A200E">
        <w:t xml:space="preserve">(last name/first name or company name) </w:t>
      </w:r>
      <w:r>
        <w:t>and the customer reference</w:t>
      </w:r>
      <w:r w:rsidR="00594C7E">
        <w:t>, customer type (if search is local) and customer address.</w:t>
      </w:r>
      <w:bookmarkEnd w:id="577"/>
    </w:p>
    <w:p w:rsidR="002E3C95" w:rsidRDefault="002E3C95" w:rsidP="002E3C95">
      <w:pPr>
        <w:pStyle w:val="Requirements"/>
      </w:pPr>
      <w:bookmarkStart w:id="578" w:name="_Toc253578476"/>
      <w:r>
        <w:t>CHA-</w:t>
      </w:r>
      <w:r w:rsidR="000C1896">
        <w:t>3.4</w:t>
      </w:r>
      <w:r>
        <w:t xml:space="preserve">.4.100 </w:t>
      </w:r>
      <w:r w:rsidR="001E5037">
        <w:t>Channel/CSR light</w:t>
      </w:r>
      <w:r>
        <w:t xml:space="preserve"> application shall display list of </w:t>
      </w:r>
      <w:r w:rsidR="004A200E">
        <w:t>found</w:t>
      </w:r>
      <w:r>
        <w:t xml:space="preserve"> </w:t>
      </w:r>
      <w:r w:rsidR="00A65E57">
        <w:t>subscriber</w:t>
      </w:r>
      <w:r>
        <w:t>s</w:t>
      </w:r>
      <w:bookmarkEnd w:id="578"/>
    </w:p>
    <w:p w:rsidR="00A34E0A" w:rsidRDefault="00A34E0A" w:rsidP="00594C7E">
      <w:pPr>
        <w:pStyle w:val="Requirements"/>
        <w:ind w:left="288"/>
      </w:pPr>
      <w:bookmarkStart w:id="579" w:name="_Toc253578477"/>
      <w:r>
        <w:t>CHA-</w:t>
      </w:r>
      <w:r w:rsidR="000C1896">
        <w:t>3.4</w:t>
      </w:r>
      <w:r>
        <w:t xml:space="preserve">.4.100.1 </w:t>
      </w:r>
      <w:r w:rsidR="001E5037">
        <w:t>Channel/CSR light</w:t>
      </w:r>
      <w:r>
        <w:t xml:space="preserve"> application shall display for every </w:t>
      </w:r>
      <w:r w:rsidR="00A65E57">
        <w:t>subscriber</w:t>
      </w:r>
      <w:r>
        <w:t xml:space="preserve"> the customer identity, the customer reference, </w:t>
      </w:r>
      <w:r w:rsidR="00594C7E">
        <w:t xml:space="preserve">the customer address and </w:t>
      </w:r>
      <w:r>
        <w:t xml:space="preserve">the </w:t>
      </w:r>
      <w:r w:rsidR="00A65E57">
        <w:t>subscriber</w:t>
      </w:r>
      <w:r w:rsidR="00094F94">
        <w:t xml:space="preserve"> reference (</w:t>
      </w:r>
      <w:r>
        <w:t xml:space="preserve">primary </w:t>
      </w:r>
      <w:r w:rsidR="001529D7">
        <w:t>external id type</w:t>
      </w:r>
      <w:r>
        <w:t xml:space="preserve"> value</w:t>
      </w:r>
      <w:r w:rsidR="00094F94">
        <w:t xml:space="preserve"> if any)</w:t>
      </w:r>
      <w:r w:rsidR="00594C7E">
        <w:t>.</w:t>
      </w:r>
      <w:bookmarkEnd w:id="579"/>
      <w:r>
        <w:t xml:space="preserve"> </w:t>
      </w:r>
    </w:p>
    <w:p w:rsidR="00601E1F" w:rsidRDefault="00601E1F" w:rsidP="00601E1F">
      <w:pPr>
        <w:pStyle w:val="Capability"/>
      </w:pPr>
      <w:bookmarkStart w:id="580" w:name="_Toc211083809"/>
      <w:bookmarkStart w:id="581" w:name="_Toc253578025"/>
      <w:bookmarkStart w:id="582" w:name="_Toc253578478"/>
      <w:r>
        <w:t xml:space="preserve">Capability </w:t>
      </w:r>
      <w:r>
        <w:fldChar w:fldCharType="begin"/>
      </w:r>
      <w:r>
        <w:instrText xml:space="preserve"> LISTNUM "business req" \* MERGEFORMAT </w:instrText>
      </w:r>
      <w:r>
        <w:fldChar w:fldCharType="separate"/>
      </w:r>
      <w:r>
        <w:rPr>
          <w:noProof/>
        </w:rPr>
        <w:t>1</w:t>
      </w:r>
      <w:r>
        <w:fldChar w:fldCharType="end">
          <w:numberingChange w:id="583" w:author="Raphaël Guého" w:date="2010-01-04T14:43:00Z" w:original="4."/>
        </w:fldChar>
      </w:r>
      <w:r>
        <w:t xml:space="preserve"> Customer Information Management</w:t>
      </w:r>
      <w:bookmarkEnd w:id="580"/>
      <w:r>
        <w:t xml:space="preserve"> </w:t>
      </w:r>
      <w:r w:rsidR="00AA7DEF">
        <w:t>- CIM</w:t>
      </w:r>
      <w:bookmarkEnd w:id="581"/>
      <w:bookmarkEnd w:id="582"/>
    </w:p>
    <w:p w:rsidR="00601E1F" w:rsidRDefault="00601E1F" w:rsidP="00601E1F">
      <w:pPr>
        <w:pStyle w:val="Heading3"/>
      </w:pPr>
      <w:bookmarkStart w:id="584" w:name="_Toc211083810"/>
      <w:bookmarkStart w:id="585" w:name="_Toc253578026"/>
      <w:r>
        <w:t>Capability Description</w:t>
      </w:r>
      <w:bookmarkEnd w:id="584"/>
      <w:bookmarkEnd w:id="585"/>
    </w:p>
    <w:p w:rsidR="00601E1F" w:rsidRDefault="00601E1F" w:rsidP="00601E1F">
      <w:pPr>
        <w:pStyle w:val="ListContinue2"/>
      </w:pPr>
      <w:r w:rsidRPr="00AD664B">
        <w:t>This c</w:t>
      </w:r>
      <w:r>
        <w:t xml:space="preserve">apability allows updating some of the information of the customer such as the customer </w:t>
      </w:r>
      <w:r w:rsidR="004D194F">
        <w:t xml:space="preserve">billing </w:t>
      </w:r>
      <w:r>
        <w:t>address when customer has moved for example.</w:t>
      </w:r>
    </w:p>
    <w:p w:rsidR="00601E1F" w:rsidRDefault="00601E1F" w:rsidP="00601E1F">
      <w:pPr>
        <w:pStyle w:val="Heading3"/>
      </w:pPr>
      <w:bookmarkStart w:id="586" w:name="_Toc211083811"/>
      <w:bookmarkStart w:id="587" w:name="_Toc253578027"/>
      <w:r>
        <w:t>Capability Assumptions/Dependencies</w:t>
      </w:r>
      <w:bookmarkEnd w:id="586"/>
      <w:bookmarkEnd w:id="587"/>
    </w:p>
    <w:p w:rsidR="00601E1F" w:rsidRDefault="00601E1F" w:rsidP="00601E1F">
      <w:pPr>
        <w:pStyle w:val="ListContinue2"/>
      </w:pPr>
      <w:r>
        <w:t>This capability is dependent on the presence of the customer entity in the self service system. It means that if the customer does not exist in the self service system then it has to be synchronized with the backend before accessing to the use cases of this capability.</w:t>
      </w:r>
    </w:p>
    <w:p w:rsidR="00601E1F" w:rsidRDefault="00601E1F" w:rsidP="00601E1F">
      <w:pPr>
        <w:pStyle w:val="Heading3"/>
      </w:pPr>
      <w:bookmarkStart w:id="588" w:name="_Toc211083812"/>
      <w:bookmarkStart w:id="589" w:name="_Toc253578028"/>
      <w:r>
        <w:t>Capability Use Cases</w:t>
      </w:r>
      <w:bookmarkEnd w:id="588"/>
      <w:bookmarkEnd w:id="589"/>
    </w:p>
    <w:p w:rsidR="00601E1F" w:rsidRDefault="00601E1F" w:rsidP="004752DD">
      <w:pPr>
        <w:pStyle w:val="Heading4"/>
      </w:pPr>
      <w:bookmarkStart w:id="590" w:name="_Toc211083813"/>
      <w:bookmarkStart w:id="591" w:name="_Toc253578029"/>
      <w:r>
        <w:t>Use Case:  View customer information</w:t>
      </w:r>
      <w:bookmarkEnd w:id="590"/>
      <w:bookmarkEnd w:id="59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01E1F" w:rsidRPr="00E442E7" w:rsidTr="00601E1F">
        <w:trPr>
          <w:gridAfter w:val="1"/>
          <w:wAfter w:w="18" w:type="dxa"/>
          <w:trHeight w:val="360"/>
        </w:trPr>
        <w:tc>
          <w:tcPr>
            <w:tcW w:w="5580" w:type="dxa"/>
            <w:gridSpan w:val="2"/>
            <w:shd w:val="clear" w:color="auto" w:fill="E6E6E6"/>
          </w:tcPr>
          <w:p w:rsidR="00601E1F" w:rsidRPr="00E442E7" w:rsidRDefault="00601E1F" w:rsidP="00122B88">
            <w:pPr>
              <w:pStyle w:val="TableHeading"/>
            </w:pPr>
            <w:r>
              <w:t>View customer information</w:t>
            </w:r>
          </w:p>
        </w:tc>
        <w:tc>
          <w:tcPr>
            <w:tcW w:w="2610" w:type="dxa"/>
            <w:shd w:val="clear" w:color="auto" w:fill="E6E6E6"/>
          </w:tcPr>
          <w:p w:rsidR="00601E1F" w:rsidRPr="00E442E7" w:rsidRDefault="001060FE" w:rsidP="00122B88">
            <w:pPr>
              <w:pStyle w:val="TableHeading"/>
            </w:pPr>
            <w:r>
              <w:t>CIM0010</w:t>
            </w:r>
          </w:p>
        </w:tc>
      </w:tr>
      <w:tr w:rsidR="00601E1F" w:rsidRPr="00E442E7" w:rsidTr="00601E1F">
        <w:tc>
          <w:tcPr>
            <w:tcW w:w="2268" w:type="dxa"/>
          </w:tcPr>
          <w:p w:rsidR="00601E1F" w:rsidRPr="00E442E7" w:rsidRDefault="00601E1F" w:rsidP="00601E1F">
            <w:r w:rsidRPr="00E442E7">
              <w:t>Primary actors</w:t>
            </w:r>
          </w:p>
        </w:tc>
        <w:tc>
          <w:tcPr>
            <w:tcW w:w="5940" w:type="dxa"/>
            <w:gridSpan w:val="3"/>
          </w:tcPr>
          <w:p w:rsidR="00601E1F" w:rsidRDefault="00601E1F" w:rsidP="00601E1F">
            <w:pPr>
              <w:pStyle w:val="BodyText"/>
            </w:pPr>
            <w:r>
              <w:t>Dealer user</w:t>
            </w:r>
          </w:p>
          <w:p w:rsidR="0056742D" w:rsidRPr="00E442E7" w:rsidRDefault="003D08E6" w:rsidP="001C6190">
            <w:pPr>
              <w:pStyle w:val="BodyText"/>
            </w:pPr>
            <w:r>
              <w:t>CSR user</w:t>
            </w:r>
          </w:p>
        </w:tc>
      </w:tr>
      <w:tr w:rsidR="00601E1F" w:rsidRPr="00E442E7" w:rsidTr="00601E1F">
        <w:tc>
          <w:tcPr>
            <w:tcW w:w="2268" w:type="dxa"/>
          </w:tcPr>
          <w:p w:rsidR="00601E1F" w:rsidRPr="00E442E7" w:rsidRDefault="00601E1F" w:rsidP="00601E1F">
            <w:r w:rsidRPr="00E442E7">
              <w:t>Summary Goal</w:t>
            </w:r>
          </w:p>
        </w:tc>
        <w:tc>
          <w:tcPr>
            <w:tcW w:w="5940" w:type="dxa"/>
            <w:gridSpan w:val="3"/>
          </w:tcPr>
          <w:p w:rsidR="00601E1F" w:rsidRPr="00E442E7" w:rsidRDefault="00601E1F" w:rsidP="00601E1F">
            <w:pPr>
              <w:pStyle w:val="BodyText"/>
            </w:pPr>
            <w:r>
              <w:t xml:space="preserve">This use case allows viewing a customer with summary of his information, including customer contact, customer </w:t>
            </w:r>
            <w:r w:rsidR="00A65E57">
              <w:t>subscriber</w:t>
            </w:r>
            <w:r>
              <w:t>s and customer billing accounts.</w:t>
            </w:r>
          </w:p>
        </w:tc>
      </w:tr>
      <w:tr w:rsidR="00601E1F" w:rsidRPr="00E442E7" w:rsidTr="00601E1F">
        <w:trPr>
          <w:trHeight w:val="176"/>
        </w:trPr>
        <w:tc>
          <w:tcPr>
            <w:tcW w:w="2268" w:type="dxa"/>
          </w:tcPr>
          <w:p w:rsidR="00601E1F" w:rsidRPr="00E442E7" w:rsidRDefault="00601E1F" w:rsidP="00601E1F">
            <w:r w:rsidRPr="00E442E7">
              <w:t>Pre-conditions</w:t>
            </w:r>
          </w:p>
        </w:tc>
        <w:tc>
          <w:tcPr>
            <w:tcW w:w="5940" w:type="dxa"/>
            <w:gridSpan w:val="3"/>
          </w:tcPr>
          <w:p w:rsidR="00601E1F" w:rsidRDefault="00553E11" w:rsidP="00601E1F">
            <w:pPr>
              <w:pStyle w:val="BodyText"/>
            </w:pPr>
            <w:r>
              <w:t>User</w:t>
            </w:r>
            <w:r w:rsidR="00601E1F">
              <w:t xml:space="preserve"> is logged in.</w:t>
            </w:r>
          </w:p>
          <w:p w:rsidR="00601E1F" w:rsidRDefault="00601E1F" w:rsidP="00601E1F">
            <w:pPr>
              <w:pStyle w:val="BodyText"/>
            </w:pPr>
            <w:r>
              <w:t>The customer has been identified</w:t>
            </w:r>
          </w:p>
          <w:p w:rsidR="00594C7E" w:rsidRPr="00E442E7" w:rsidRDefault="00594C7E" w:rsidP="00601E1F">
            <w:pPr>
              <w:pStyle w:val="BodyText"/>
            </w:pPr>
            <w:r>
              <w:t>Customer and root account a</w:t>
            </w:r>
            <w:r>
              <w:t>re functionally d</w:t>
            </w:r>
            <w:r>
              <w:t>ifferent entities</w:t>
            </w:r>
          </w:p>
        </w:tc>
      </w:tr>
      <w:tr w:rsidR="00601E1F" w:rsidRPr="00E442E7" w:rsidTr="00601E1F">
        <w:trPr>
          <w:trHeight w:val="176"/>
        </w:trPr>
        <w:tc>
          <w:tcPr>
            <w:tcW w:w="2268" w:type="dxa"/>
          </w:tcPr>
          <w:p w:rsidR="00601E1F" w:rsidRPr="00E442E7" w:rsidRDefault="00601E1F" w:rsidP="00601E1F">
            <w:r w:rsidRPr="00E442E7">
              <w:t>Trigger</w:t>
            </w:r>
          </w:p>
        </w:tc>
        <w:tc>
          <w:tcPr>
            <w:tcW w:w="5940" w:type="dxa"/>
            <w:gridSpan w:val="3"/>
          </w:tcPr>
          <w:p w:rsidR="00601E1F" w:rsidRPr="00E442E7" w:rsidRDefault="00553E11" w:rsidP="00601E1F">
            <w:pPr>
              <w:pStyle w:val="BodyText"/>
            </w:pPr>
            <w:r>
              <w:t>User</w:t>
            </w:r>
            <w:r w:rsidR="00601E1F">
              <w:t xml:space="preserve"> has selected a customer</w:t>
            </w:r>
          </w:p>
        </w:tc>
      </w:tr>
      <w:tr w:rsidR="00601E1F" w:rsidRPr="00E442E7" w:rsidTr="00601E1F">
        <w:trPr>
          <w:trHeight w:val="176"/>
        </w:trPr>
        <w:tc>
          <w:tcPr>
            <w:tcW w:w="2268" w:type="dxa"/>
          </w:tcPr>
          <w:p w:rsidR="00601E1F" w:rsidRPr="00E442E7" w:rsidRDefault="00601E1F" w:rsidP="00601E1F">
            <w:r w:rsidRPr="00E442E7">
              <w:t>Minimum guarantees</w:t>
            </w:r>
          </w:p>
        </w:tc>
        <w:tc>
          <w:tcPr>
            <w:tcW w:w="5940" w:type="dxa"/>
            <w:gridSpan w:val="3"/>
          </w:tcPr>
          <w:p w:rsidR="00601E1F" w:rsidRPr="006D15FA" w:rsidRDefault="00601E1F" w:rsidP="00601E1F">
            <w:pPr>
              <w:pStyle w:val="BodyText"/>
            </w:pPr>
          </w:p>
        </w:tc>
      </w:tr>
      <w:tr w:rsidR="00601E1F" w:rsidRPr="00E442E7" w:rsidTr="00601E1F">
        <w:trPr>
          <w:trHeight w:val="176"/>
        </w:trPr>
        <w:tc>
          <w:tcPr>
            <w:tcW w:w="2268" w:type="dxa"/>
          </w:tcPr>
          <w:p w:rsidR="00601E1F" w:rsidRPr="00E442E7" w:rsidRDefault="00601E1F" w:rsidP="00601E1F">
            <w:r w:rsidRPr="00E442E7">
              <w:lastRenderedPageBreak/>
              <w:t>Success guarantees:</w:t>
            </w:r>
          </w:p>
        </w:tc>
        <w:tc>
          <w:tcPr>
            <w:tcW w:w="5940" w:type="dxa"/>
            <w:gridSpan w:val="3"/>
          </w:tcPr>
          <w:p w:rsidR="00601E1F" w:rsidRDefault="00601E1F" w:rsidP="00601E1F">
            <w:pPr>
              <w:pStyle w:val="BodyText"/>
            </w:pPr>
            <w:r>
              <w:t xml:space="preserve">Customer information has been displayed. </w:t>
            </w:r>
          </w:p>
          <w:p w:rsidR="00601E1F" w:rsidRPr="006D15FA" w:rsidRDefault="001E5037" w:rsidP="00601E1F">
            <w:pPr>
              <w:pStyle w:val="BodyText"/>
            </w:pPr>
            <w:r>
              <w:t>Channel/CSR light</w:t>
            </w:r>
            <w:r w:rsidR="00601E1F">
              <w:t xml:space="preserve"> application is in the context of the customer.</w:t>
            </w:r>
          </w:p>
        </w:tc>
      </w:tr>
      <w:tr w:rsidR="00594C7E" w:rsidRPr="00E442E7" w:rsidTr="00601E1F">
        <w:trPr>
          <w:trHeight w:val="215"/>
        </w:trPr>
        <w:tc>
          <w:tcPr>
            <w:tcW w:w="2268" w:type="dxa"/>
          </w:tcPr>
          <w:p w:rsidR="00594C7E" w:rsidRPr="00E442E7" w:rsidRDefault="00594C7E" w:rsidP="00601E1F">
            <w:r w:rsidRPr="00E442E7">
              <w:t>Normal Flow:</w:t>
            </w:r>
          </w:p>
        </w:tc>
        <w:tc>
          <w:tcPr>
            <w:tcW w:w="5940" w:type="dxa"/>
            <w:gridSpan w:val="3"/>
          </w:tcPr>
          <w:p w:rsidR="00594C7E" w:rsidRDefault="00594C7E" w:rsidP="000F7361">
            <w:pPr>
              <w:pStyle w:val="ListNumberUC"/>
              <w:numPr>
                <w:ilvl w:val="0"/>
                <w:numId w:val="126"/>
              </w:numPr>
            </w:pPr>
            <w:r>
              <w:t>Channel/CSR light application displays the contextual customer name, customer reference and customer type</w:t>
            </w:r>
          </w:p>
          <w:p w:rsidR="00594C7E" w:rsidRDefault="00594C7E" w:rsidP="000F7361">
            <w:pPr>
              <w:pStyle w:val="ListNumberUC"/>
              <w:numPr>
                <w:ilvl w:val="0"/>
                <w:numId w:val="126"/>
              </w:numPr>
            </w:pPr>
            <w:r>
              <w:t xml:space="preserve">Channel/CSR light application displays main characteristics of the customer (i.e List of billing accounts with their account reference, list of </w:t>
            </w:r>
            <w:r w:rsidR="00A65E57">
              <w:t>subscriber</w:t>
            </w:r>
            <w:r>
              <w:t>s with their primary identifier)</w:t>
            </w:r>
          </w:p>
          <w:p w:rsidR="00594C7E" w:rsidRDefault="00594C7E" w:rsidP="000F7361">
            <w:pPr>
              <w:pStyle w:val="ListNumberUC"/>
              <w:numPr>
                <w:ilvl w:val="0"/>
                <w:numId w:val="126"/>
              </w:numPr>
            </w:pPr>
            <w:r>
              <w:t>Channel/CSR light application displays customer contact</w:t>
            </w:r>
          </w:p>
          <w:p w:rsidR="00594C7E" w:rsidRPr="006D15FA" w:rsidRDefault="00594C7E" w:rsidP="000F7361">
            <w:pPr>
              <w:pStyle w:val="BodyText"/>
              <w:numPr>
                <w:ilvl w:val="0"/>
                <w:numId w:val="126"/>
              </w:numPr>
            </w:pPr>
            <w:r>
              <w:t>Channel/CSR light application displays customer pending requests</w:t>
            </w:r>
          </w:p>
        </w:tc>
      </w:tr>
      <w:tr w:rsidR="00594C7E" w:rsidRPr="00E442E7" w:rsidTr="00601E1F">
        <w:trPr>
          <w:trHeight w:val="176"/>
        </w:trPr>
        <w:tc>
          <w:tcPr>
            <w:tcW w:w="2268" w:type="dxa"/>
          </w:tcPr>
          <w:p w:rsidR="00594C7E" w:rsidRPr="00E442E7" w:rsidRDefault="00594C7E" w:rsidP="00601E1F">
            <w:r w:rsidRPr="00E442E7">
              <w:t>Alternative Flows:</w:t>
            </w:r>
          </w:p>
        </w:tc>
        <w:tc>
          <w:tcPr>
            <w:tcW w:w="5940" w:type="dxa"/>
            <w:gridSpan w:val="3"/>
          </w:tcPr>
          <w:p w:rsidR="00594C7E" w:rsidRPr="006D15FA" w:rsidRDefault="00594C7E" w:rsidP="006F04F0">
            <w:pPr>
              <w:pStyle w:val="BodyText"/>
            </w:pPr>
          </w:p>
        </w:tc>
      </w:tr>
    </w:tbl>
    <w:p w:rsidR="00601E1F" w:rsidRPr="0056742D" w:rsidRDefault="00601E1F" w:rsidP="004752DD">
      <w:pPr>
        <w:pStyle w:val="Heading4"/>
      </w:pPr>
      <w:bookmarkStart w:id="592" w:name="_Toc211083814"/>
      <w:bookmarkStart w:id="593" w:name="_Toc253578030"/>
      <w:r w:rsidRPr="0056742D">
        <w:t>Use Case:  Modify customer contact</w:t>
      </w:r>
      <w:bookmarkEnd w:id="592"/>
      <w:bookmarkEnd w:id="59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01E1F" w:rsidRPr="0056742D" w:rsidTr="00601E1F">
        <w:trPr>
          <w:gridAfter w:val="1"/>
          <w:wAfter w:w="18" w:type="dxa"/>
          <w:trHeight w:val="360"/>
        </w:trPr>
        <w:tc>
          <w:tcPr>
            <w:tcW w:w="5580" w:type="dxa"/>
            <w:gridSpan w:val="2"/>
            <w:shd w:val="clear" w:color="auto" w:fill="E6E6E6"/>
          </w:tcPr>
          <w:p w:rsidR="00601E1F" w:rsidRPr="0056742D" w:rsidRDefault="00601E1F" w:rsidP="00122B88">
            <w:pPr>
              <w:pStyle w:val="TableHeading"/>
            </w:pPr>
            <w:r w:rsidRPr="0056742D">
              <w:t>Modify customer contact</w:t>
            </w:r>
          </w:p>
        </w:tc>
        <w:tc>
          <w:tcPr>
            <w:tcW w:w="2610" w:type="dxa"/>
            <w:shd w:val="clear" w:color="auto" w:fill="E6E6E6"/>
          </w:tcPr>
          <w:p w:rsidR="00601E1F" w:rsidRPr="0056742D" w:rsidRDefault="001060FE" w:rsidP="00122B88">
            <w:pPr>
              <w:pStyle w:val="TableHeading"/>
            </w:pPr>
            <w:r w:rsidRPr="0056742D">
              <w:t>CIM0020</w:t>
            </w:r>
          </w:p>
        </w:tc>
      </w:tr>
      <w:tr w:rsidR="00601E1F" w:rsidRPr="0056742D" w:rsidTr="00601E1F">
        <w:tc>
          <w:tcPr>
            <w:tcW w:w="2268" w:type="dxa"/>
          </w:tcPr>
          <w:p w:rsidR="00601E1F" w:rsidRPr="0056742D" w:rsidRDefault="00601E1F" w:rsidP="00601E1F">
            <w:r w:rsidRPr="0056742D">
              <w:t>Primary actors</w:t>
            </w:r>
          </w:p>
        </w:tc>
        <w:tc>
          <w:tcPr>
            <w:tcW w:w="5940" w:type="dxa"/>
            <w:gridSpan w:val="3"/>
          </w:tcPr>
          <w:p w:rsidR="00601E1F" w:rsidRDefault="00601E1F" w:rsidP="00601E1F">
            <w:pPr>
              <w:pStyle w:val="BodyText"/>
            </w:pPr>
            <w:r w:rsidRPr="0056742D">
              <w:t>Dealer user</w:t>
            </w:r>
          </w:p>
          <w:p w:rsidR="0056742D" w:rsidRPr="0056742D" w:rsidRDefault="0056742D" w:rsidP="00601E1F">
            <w:pPr>
              <w:pStyle w:val="BodyText"/>
            </w:pPr>
            <w:r>
              <w:t>CSR</w:t>
            </w:r>
            <w:r w:rsidR="003D08E6">
              <w:t xml:space="preserve"> user</w:t>
            </w:r>
          </w:p>
        </w:tc>
      </w:tr>
      <w:tr w:rsidR="00601E1F" w:rsidRPr="0056742D" w:rsidTr="00601E1F">
        <w:tc>
          <w:tcPr>
            <w:tcW w:w="2268" w:type="dxa"/>
          </w:tcPr>
          <w:p w:rsidR="00601E1F" w:rsidRPr="0056742D" w:rsidRDefault="00601E1F" w:rsidP="00601E1F">
            <w:r w:rsidRPr="0056742D">
              <w:t>Summary Goal</w:t>
            </w:r>
          </w:p>
        </w:tc>
        <w:tc>
          <w:tcPr>
            <w:tcW w:w="5940" w:type="dxa"/>
            <w:gridSpan w:val="3"/>
          </w:tcPr>
          <w:p w:rsidR="00601E1F" w:rsidRPr="0056742D" w:rsidRDefault="00601E1F" w:rsidP="00601E1F">
            <w:pPr>
              <w:pStyle w:val="BodyText"/>
            </w:pPr>
            <w:r w:rsidRPr="0056742D">
              <w:t>This use case allows modifying a customer contact.</w:t>
            </w:r>
          </w:p>
        </w:tc>
      </w:tr>
      <w:tr w:rsidR="00601E1F" w:rsidRPr="0056742D" w:rsidTr="00601E1F">
        <w:trPr>
          <w:trHeight w:val="176"/>
        </w:trPr>
        <w:tc>
          <w:tcPr>
            <w:tcW w:w="2268" w:type="dxa"/>
          </w:tcPr>
          <w:p w:rsidR="00601E1F" w:rsidRPr="0056742D" w:rsidRDefault="00601E1F" w:rsidP="00601E1F">
            <w:r w:rsidRPr="0056742D">
              <w:t>Pre-conditions</w:t>
            </w:r>
          </w:p>
        </w:tc>
        <w:tc>
          <w:tcPr>
            <w:tcW w:w="5940" w:type="dxa"/>
            <w:gridSpan w:val="3"/>
          </w:tcPr>
          <w:p w:rsidR="00601E1F" w:rsidRPr="0056742D" w:rsidRDefault="00553E11" w:rsidP="00601E1F">
            <w:pPr>
              <w:pStyle w:val="BodyText"/>
            </w:pPr>
            <w:r w:rsidRPr="0056742D">
              <w:t>User</w:t>
            </w:r>
            <w:r w:rsidR="00601E1F" w:rsidRPr="0056742D">
              <w:t xml:space="preserve"> is logged in.</w:t>
            </w:r>
          </w:p>
          <w:p w:rsidR="00601E1F" w:rsidRPr="0056742D" w:rsidRDefault="00601E1F" w:rsidP="00601E1F">
            <w:pPr>
              <w:pStyle w:val="BodyText"/>
            </w:pPr>
            <w:r w:rsidRPr="0056742D">
              <w:t>The customer has been found in self service.</w:t>
            </w:r>
          </w:p>
          <w:p w:rsidR="00601E1F" w:rsidRPr="0056742D" w:rsidRDefault="00A9344A" w:rsidP="00601E1F">
            <w:pPr>
              <w:pStyle w:val="BodyText"/>
            </w:pPr>
            <w:r w:rsidRPr="0056742D">
              <w:t>User</w:t>
            </w:r>
            <w:r w:rsidR="00601E1F" w:rsidRPr="0056742D">
              <w:t xml:space="preserve"> is viewing the customer information (refer to view customer information use case)</w:t>
            </w:r>
          </w:p>
        </w:tc>
      </w:tr>
      <w:tr w:rsidR="00601E1F" w:rsidRPr="0056742D" w:rsidTr="00601E1F">
        <w:trPr>
          <w:trHeight w:val="176"/>
        </w:trPr>
        <w:tc>
          <w:tcPr>
            <w:tcW w:w="2268" w:type="dxa"/>
          </w:tcPr>
          <w:p w:rsidR="00601E1F" w:rsidRPr="0056742D" w:rsidRDefault="00601E1F" w:rsidP="00601E1F">
            <w:r w:rsidRPr="0056742D">
              <w:t>Trigger</w:t>
            </w:r>
          </w:p>
        </w:tc>
        <w:tc>
          <w:tcPr>
            <w:tcW w:w="5940" w:type="dxa"/>
            <w:gridSpan w:val="3"/>
          </w:tcPr>
          <w:p w:rsidR="00601E1F" w:rsidRPr="0056742D" w:rsidRDefault="00553E11" w:rsidP="00601E1F">
            <w:pPr>
              <w:pStyle w:val="BodyText"/>
            </w:pPr>
            <w:r w:rsidRPr="0056742D">
              <w:t>User</w:t>
            </w:r>
            <w:r w:rsidR="00601E1F" w:rsidRPr="0056742D">
              <w:t xml:space="preserve"> </w:t>
            </w:r>
            <w:r w:rsidR="00604A47" w:rsidRPr="0056742D">
              <w:t>selects the option to modify the customer contact</w:t>
            </w:r>
          </w:p>
        </w:tc>
      </w:tr>
      <w:tr w:rsidR="00601E1F" w:rsidRPr="0056742D" w:rsidTr="00601E1F">
        <w:trPr>
          <w:trHeight w:val="176"/>
        </w:trPr>
        <w:tc>
          <w:tcPr>
            <w:tcW w:w="2268" w:type="dxa"/>
          </w:tcPr>
          <w:p w:rsidR="00601E1F" w:rsidRPr="0056742D" w:rsidRDefault="00601E1F" w:rsidP="00601E1F">
            <w:r w:rsidRPr="0056742D">
              <w:t>Minimum guarantees</w:t>
            </w:r>
          </w:p>
        </w:tc>
        <w:tc>
          <w:tcPr>
            <w:tcW w:w="5940" w:type="dxa"/>
            <w:gridSpan w:val="3"/>
          </w:tcPr>
          <w:p w:rsidR="00601E1F" w:rsidRPr="0056742D" w:rsidRDefault="00601E1F" w:rsidP="00601E1F">
            <w:pPr>
              <w:pStyle w:val="BodyText"/>
            </w:pPr>
            <w:r w:rsidRPr="0056742D">
              <w:t xml:space="preserve">Customer legal contact has not been modified. </w:t>
            </w:r>
          </w:p>
        </w:tc>
      </w:tr>
      <w:tr w:rsidR="00601E1F" w:rsidRPr="0056742D" w:rsidTr="00601E1F">
        <w:trPr>
          <w:trHeight w:val="176"/>
        </w:trPr>
        <w:tc>
          <w:tcPr>
            <w:tcW w:w="2268" w:type="dxa"/>
          </w:tcPr>
          <w:p w:rsidR="00601E1F" w:rsidRPr="0056742D" w:rsidRDefault="00601E1F" w:rsidP="00601E1F">
            <w:r w:rsidRPr="0056742D">
              <w:t>Success guarantees:</w:t>
            </w:r>
          </w:p>
        </w:tc>
        <w:tc>
          <w:tcPr>
            <w:tcW w:w="5940" w:type="dxa"/>
            <w:gridSpan w:val="3"/>
          </w:tcPr>
          <w:p w:rsidR="00601E1F" w:rsidRPr="0056742D" w:rsidRDefault="00604A47" w:rsidP="00601E1F">
            <w:pPr>
              <w:pStyle w:val="BodyText"/>
            </w:pPr>
            <w:r w:rsidRPr="0056742D">
              <w:t>Modification</w:t>
            </w:r>
            <w:r w:rsidR="00601E1F" w:rsidRPr="0056742D">
              <w:t xml:space="preserve"> </w:t>
            </w:r>
            <w:r w:rsidRPr="0056742D">
              <w:t xml:space="preserve">of </w:t>
            </w:r>
            <w:r w:rsidR="00601E1F" w:rsidRPr="0056742D">
              <w:t xml:space="preserve">customer legal contact has been </w:t>
            </w:r>
            <w:r w:rsidRPr="0056742D">
              <w:t>submitted</w:t>
            </w:r>
            <w:r w:rsidR="00601E1F" w:rsidRPr="0056742D">
              <w:t>.</w:t>
            </w:r>
          </w:p>
        </w:tc>
      </w:tr>
      <w:tr w:rsidR="00601E1F" w:rsidRPr="0056742D" w:rsidTr="00601E1F">
        <w:trPr>
          <w:trHeight w:val="176"/>
        </w:trPr>
        <w:tc>
          <w:tcPr>
            <w:tcW w:w="2268" w:type="dxa"/>
          </w:tcPr>
          <w:p w:rsidR="00601E1F" w:rsidRPr="0056742D" w:rsidRDefault="00601E1F" w:rsidP="00601E1F">
            <w:r w:rsidRPr="0056742D">
              <w:t>Normal Flow:</w:t>
            </w:r>
          </w:p>
        </w:tc>
        <w:tc>
          <w:tcPr>
            <w:tcW w:w="5940" w:type="dxa"/>
            <w:gridSpan w:val="3"/>
          </w:tcPr>
          <w:p w:rsidR="00601E1F" w:rsidRPr="0056742D" w:rsidRDefault="00601E1F" w:rsidP="000F7361">
            <w:pPr>
              <w:pStyle w:val="ListNumberUC"/>
              <w:numPr>
                <w:ilvl w:val="0"/>
                <w:numId w:val="344"/>
              </w:numPr>
            </w:pPr>
            <w:r w:rsidRPr="0056742D">
              <w:t>The application displays customer legal data in editable mode populated with existing values.</w:t>
            </w:r>
          </w:p>
          <w:p w:rsidR="00601E1F" w:rsidRPr="0056742D" w:rsidRDefault="00A9344A" w:rsidP="000F7361">
            <w:pPr>
              <w:pStyle w:val="ListNumberUC"/>
              <w:numPr>
                <w:ilvl w:val="0"/>
                <w:numId w:val="344"/>
              </w:numPr>
            </w:pPr>
            <w:r w:rsidRPr="0056742D">
              <w:t>User</w:t>
            </w:r>
            <w:r w:rsidR="00601E1F" w:rsidRPr="0056742D">
              <w:t xml:space="preserve"> updates data information upon </w:t>
            </w:r>
            <w:r w:rsidR="00B833A0">
              <w:t>user</w:t>
            </w:r>
            <w:r w:rsidR="00601E1F" w:rsidRPr="0056742D">
              <w:t xml:space="preserve"> inputs.</w:t>
            </w:r>
          </w:p>
          <w:p w:rsidR="00601E1F" w:rsidRPr="0056742D" w:rsidRDefault="00601E1F" w:rsidP="000F7361">
            <w:pPr>
              <w:pStyle w:val="ListNumberUC"/>
              <w:numPr>
                <w:ilvl w:val="0"/>
                <w:numId w:val="344"/>
              </w:numPr>
            </w:pPr>
            <w:r w:rsidRPr="0056742D">
              <w:t>The user submits or (A1).</w:t>
            </w:r>
          </w:p>
          <w:p w:rsidR="00601E1F" w:rsidRPr="0056742D" w:rsidRDefault="00601E1F" w:rsidP="000F7361">
            <w:pPr>
              <w:pStyle w:val="ListNumberUC"/>
              <w:numPr>
                <w:ilvl w:val="0"/>
                <w:numId w:val="344"/>
              </w:numPr>
            </w:pPr>
            <w:r w:rsidRPr="0056742D">
              <w:t xml:space="preserve">The application </w:t>
            </w:r>
            <w:r w:rsidR="00604A47" w:rsidRPr="0056742D">
              <w:t>submits the request to billing</w:t>
            </w:r>
            <w:r w:rsidRPr="0056742D">
              <w:t xml:space="preserve"> (A2)</w:t>
            </w:r>
          </w:p>
          <w:p w:rsidR="00604A47" w:rsidRPr="0056742D" w:rsidRDefault="00604A47" w:rsidP="000F7361">
            <w:pPr>
              <w:pStyle w:val="ListNumberUC"/>
              <w:numPr>
                <w:ilvl w:val="0"/>
                <w:numId w:val="344"/>
              </w:numPr>
            </w:pPr>
            <w:r w:rsidRPr="0056742D">
              <w:t>The application confirms the user that the modification has been submitted</w:t>
            </w:r>
          </w:p>
        </w:tc>
      </w:tr>
      <w:tr w:rsidR="00601E1F" w:rsidRPr="0056742D" w:rsidTr="00601E1F">
        <w:trPr>
          <w:trHeight w:val="176"/>
        </w:trPr>
        <w:tc>
          <w:tcPr>
            <w:tcW w:w="2268" w:type="dxa"/>
          </w:tcPr>
          <w:p w:rsidR="00601E1F" w:rsidRPr="0056742D" w:rsidRDefault="00601E1F" w:rsidP="00601E1F">
            <w:r w:rsidRPr="0056742D">
              <w:t>Alternative Flows:</w:t>
            </w:r>
          </w:p>
        </w:tc>
        <w:tc>
          <w:tcPr>
            <w:tcW w:w="5940" w:type="dxa"/>
            <w:gridSpan w:val="3"/>
          </w:tcPr>
          <w:p w:rsidR="00604A47" w:rsidRPr="0056742D" w:rsidRDefault="00601E1F" w:rsidP="00604A47">
            <w:pPr>
              <w:pStyle w:val="Body"/>
              <w:ind w:left="0"/>
            </w:pPr>
            <w:r w:rsidRPr="0056742D">
              <w:t xml:space="preserve">A1: </w:t>
            </w:r>
            <w:r w:rsidR="00553E11" w:rsidRPr="0056742D">
              <w:t>User</w:t>
            </w:r>
            <w:r w:rsidRPr="0056742D">
              <w:t xml:space="preserve"> decides to cancel this action</w:t>
            </w:r>
          </w:p>
          <w:p w:rsidR="00601E1F" w:rsidRPr="0056742D" w:rsidRDefault="00604A47" w:rsidP="000F7361">
            <w:pPr>
              <w:pStyle w:val="Body"/>
              <w:numPr>
                <w:ilvl w:val="0"/>
                <w:numId w:val="345"/>
              </w:numPr>
            </w:pPr>
            <w:r w:rsidRPr="0056742D">
              <w:t>A</w:t>
            </w:r>
            <w:r w:rsidR="00601E1F" w:rsidRPr="0056742D">
              <w:t xml:space="preserve">pplication </w:t>
            </w:r>
            <w:r w:rsidRPr="0056742D">
              <w:t>redirects the user</w:t>
            </w:r>
            <w:r w:rsidR="00601E1F" w:rsidRPr="0056742D">
              <w:t xml:space="preserve"> to ‘View customer information’ use case.</w:t>
            </w:r>
          </w:p>
          <w:p w:rsidR="00604A47" w:rsidRPr="0056742D" w:rsidRDefault="00604A47" w:rsidP="00604A47">
            <w:pPr>
              <w:pStyle w:val="Body"/>
              <w:ind w:left="0"/>
            </w:pPr>
            <w:r w:rsidRPr="0056742D">
              <w:t>A2: There is already a pending modification contact request for the customer</w:t>
            </w:r>
          </w:p>
          <w:p w:rsidR="00601E1F" w:rsidRPr="0056742D" w:rsidRDefault="00604A47" w:rsidP="000F7361">
            <w:pPr>
              <w:pStyle w:val="Body"/>
              <w:numPr>
                <w:ilvl w:val="0"/>
                <w:numId w:val="346"/>
              </w:numPr>
            </w:pPr>
            <w:r w:rsidRPr="0056742D">
              <w:t>A</w:t>
            </w:r>
            <w:r w:rsidR="00601E1F" w:rsidRPr="0056742D">
              <w:t xml:space="preserve">pplication displays </w:t>
            </w:r>
            <w:r w:rsidRPr="0056742D">
              <w:t>an error message informing the user he can’t submit this modification until previous request has been processed.</w:t>
            </w:r>
          </w:p>
        </w:tc>
      </w:tr>
    </w:tbl>
    <w:p w:rsidR="00601E1F" w:rsidRDefault="001E5037" w:rsidP="00601E1F">
      <w:pPr>
        <w:pStyle w:val="Heading3forModuleRequirements"/>
      </w:pPr>
      <w:bookmarkStart w:id="594" w:name="_Toc211083816"/>
      <w:bookmarkStart w:id="595" w:name="_Toc253578031"/>
      <w:bookmarkStart w:id="596" w:name="_Toc253578479"/>
      <w:r>
        <w:lastRenderedPageBreak/>
        <w:t>Channel/CSR light</w:t>
      </w:r>
      <w:r w:rsidR="00601E1F">
        <w:t xml:space="preserve"> application requirements</w:t>
      </w:r>
      <w:bookmarkEnd w:id="594"/>
      <w:bookmarkEnd w:id="595"/>
      <w:bookmarkEnd w:id="596"/>
    </w:p>
    <w:p w:rsidR="000B39DA" w:rsidRDefault="00601E1F" w:rsidP="000B39DA">
      <w:pPr>
        <w:pStyle w:val="Requirements"/>
      </w:pPr>
      <w:bookmarkStart w:id="597" w:name="_Toc253578480"/>
      <w:r>
        <w:t xml:space="preserve">CHA-3.5.4.10 </w:t>
      </w:r>
      <w:r w:rsidR="001E5037">
        <w:t>Channel/CSR light</w:t>
      </w:r>
      <w:r>
        <w:t xml:space="preserve"> application shall allow a </w:t>
      </w:r>
      <w:r w:rsidR="0002100D">
        <w:t>user</w:t>
      </w:r>
      <w:r>
        <w:t xml:space="preserve"> to view a summary of customer information as a dashboard with respect of use case ‘view customer information’ describe above</w:t>
      </w:r>
      <w:bookmarkEnd w:id="597"/>
    </w:p>
    <w:p w:rsidR="00601E1F" w:rsidRDefault="00601E1F" w:rsidP="000B39DA">
      <w:pPr>
        <w:pStyle w:val="Requirements"/>
        <w:ind w:left="288"/>
      </w:pPr>
      <w:bookmarkStart w:id="598" w:name="_Toc253578481"/>
      <w:r>
        <w:t xml:space="preserve">CHA-3.5.4.10.4 </w:t>
      </w:r>
      <w:r w:rsidR="001E5037">
        <w:t>Channel/CSR light</w:t>
      </w:r>
      <w:r w:rsidR="00563422">
        <w:t xml:space="preserve"> application shall l</w:t>
      </w:r>
      <w:r w:rsidR="000B39DA">
        <w:t xml:space="preserve">ist </w:t>
      </w:r>
      <w:r>
        <w:t>billing acc</w:t>
      </w:r>
      <w:r w:rsidR="000B39DA">
        <w:t xml:space="preserve">ounts in the dashboard with billing </w:t>
      </w:r>
      <w:r>
        <w:t>account reference, if any</w:t>
      </w:r>
      <w:r w:rsidR="00594C7E">
        <w:t>,</w:t>
      </w:r>
      <w:r w:rsidR="000B39DA" w:rsidRPr="000B39DA">
        <w:t xml:space="preserve"> </w:t>
      </w:r>
      <w:r w:rsidR="00594C7E">
        <w:t xml:space="preserve">and </w:t>
      </w:r>
      <w:r w:rsidR="00A65E57">
        <w:t>subscriber</w:t>
      </w:r>
      <w:r w:rsidR="000B39DA">
        <w:t>s list linked to each billing account</w:t>
      </w:r>
      <w:bookmarkEnd w:id="598"/>
    </w:p>
    <w:p w:rsidR="000B39DA" w:rsidRDefault="00601E1F" w:rsidP="00594C7E">
      <w:pPr>
        <w:pStyle w:val="Requirements"/>
        <w:ind w:left="288"/>
      </w:pPr>
      <w:bookmarkStart w:id="599" w:name="_Toc253578482"/>
      <w:r>
        <w:t xml:space="preserve">CHA-3.5.4.10.5 </w:t>
      </w:r>
      <w:r w:rsidR="001E5037">
        <w:t>Channel/CSR light</w:t>
      </w:r>
      <w:r w:rsidR="000B39DA">
        <w:t xml:space="preserve"> application shall list</w:t>
      </w:r>
      <w:r>
        <w:t xml:space="preserve"> </w:t>
      </w:r>
      <w:r w:rsidR="00A65E57">
        <w:t>subscriber</w:t>
      </w:r>
      <w:r>
        <w:t xml:space="preserve">s in the dashboard </w:t>
      </w:r>
      <w:r w:rsidR="000B39DA">
        <w:t xml:space="preserve">with </w:t>
      </w:r>
      <w:r w:rsidR="00A13724">
        <w:t>Subscriber</w:t>
      </w:r>
      <w:r w:rsidR="000B39DA">
        <w:t xml:space="preserve"> primary identifier and </w:t>
      </w:r>
      <w:r>
        <w:t>Billing account reference if linked to</w:t>
      </w:r>
      <w:bookmarkEnd w:id="599"/>
    </w:p>
    <w:p w:rsidR="00AC77CF" w:rsidRDefault="00AC77CF" w:rsidP="00AC77CF">
      <w:pPr>
        <w:pStyle w:val="Requirements"/>
        <w:ind w:left="288"/>
      </w:pPr>
      <w:bookmarkStart w:id="600" w:name="_Toc232587116"/>
      <w:bookmarkStart w:id="601" w:name="_Toc253578483"/>
      <w:r>
        <w:t>CHA-3.5.4.10.6 Channel application shall display customer’s requests</w:t>
      </w:r>
      <w:bookmarkEnd w:id="600"/>
      <w:bookmarkEnd w:id="601"/>
    </w:p>
    <w:p w:rsidR="00AC77CF" w:rsidRDefault="00AC77CF" w:rsidP="00AC77CF">
      <w:pPr>
        <w:pStyle w:val="Requirements"/>
        <w:ind w:left="576"/>
      </w:pPr>
      <w:bookmarkStart w:id="602" w:name="_Toc232587117"/>
      <w:bookmarkStart w:id="603" w:name="_Toc253578484"/>
      <w:r>
        <w:t>CHA-3.5.4.10.6.1</w:t>
      </w:r>
      <w:r>
        <w:t xml:space="preserve"> Channel application shall display only requests with a pending status and impacting the customer (in the requests part of use case RQM0030 View requests impacting a customer)</w:t>
      </w:r>
      <w:bookmarkEnd w:id="602"/>
      <w:bookmarkEnd w:id="603"/>
    </w:p>
    <w:p w:rsidR="00AC77CF" w:rsidRDefault="00AC77CF" w:rsidP="00AC77CF">
      <w:pPr>
        <w:pStyle w:val="Requirements"/>
        <w:ind w:left="576"/>
      </w:pPr>
      <w:bookmarkStart w:id="604" w:name="_Toc232587118"/>
      <w:bookmarkStart w:id="605" w:name="_Toc253578485"/>
      <w:r>
        <w:t>CHA-3.5.4.10.6.2 Channel application shall display same request attributes as in view request general use case</w:t>
      </w:r>
      <w:bookmarkEnd w:id="604"/>
      <w:bookmarkEnd w:id="605"/>
    </w:p>
    <w:p w:rsidR="00AC77CF" w:rsidRPr="00AC77CF" w:rsidRDefault="00AC77CF" w:rsidP="00AC77CF">
      <w:pPr>
        <w:pStyle w:val="Requirements"/>
        <w:ind w:left="576"/>
      </w:pPr>
      <w:bookmarkStart w:id="606" w:name="_Toc232587119"/>
      <w:bookmarkStart w:id="607" w:name="_Toc253578486"/>
      <w:r w:rsidRPr="00AC77CF">
        <w:t>CHA-3.5.4.10.6.3 Channel application shall allow user viewing details of every request similarly as in view details request use case.</w:t>
      </w:r>
      <w:bookmarkEnd w:id="606"/>
      <w:bookmarkEnd w:id="607"/>
    </w:p>
    <w:p w:rsidR="00601E1F" w:rsidRDefault="000B39DA" w:rsidP="00C418EE">
      <w:pPr>
        <w:pStyle w:val="Requirements"/>
        <w:ind w:left="288"/>
      </w:pPr>
      <w:bookmarkStart w:id="608" w:name="_Toc253578487"/>
      <w:r>
        <w:t xml:space="preserve">CHA-3.5.4.10.7 </w:t>
      </w:r>
      <w:r w:rsidR="001E5037">
        <w:t>Channel/CSR light</w:t>
      </w:r>
      <w:r>
        <w:t xml:space="preserve"> application shall allow the user to access to detail of every request</w:t>
      </w:r>
      <w:bookmarkEnd w:id="608"/>
    </w:p>
    <w:p w:rsidR="006F04F0" w:rsidRDefault="006F04F0" w:rsidP="006F04F0">
      <w:pPr>
        <w:pStyle w:val="Requirements"/>
        <w:ind w:left="288"/>
      </w:pPr>
      <w:bookmarkStart w:id="609" w:name="_Toc253578488"/>
      <w:r>
        <w:t xml:space="preserve">CHA-3.5.4.10.8 </w:t>
      </w:r>
      <w:r w:rsidR="001E5037">
        <w:t>Channel/CSR light</w:t>
      </w:r>
      <w:r>
        <w:t xml:space="preserve"> application shall display pending requests impacting the customer when submitted by a </w:t>
      </w:r>
      <w:r w:rsidR="0002100D">
        <w:t>user</w:t>
      </w:r>
      <w:r>
        <w:t xml:space="preserve"> of the same organization than the logged user or by the customer user himself (using Consumer Self Service application)</w:t>
      </w:r>
      <w:bookmarkEnd w:id="609"/>
    </w:p>
    <w:p w:rsidR="00601E1F" w:rsidRDefault="00601E1F" w:rsidP="00601E1F">
      <w:pPr>
        <w:pStyle w:val="Requirements"/>
      </w:pPr>
      <w:bookmarkStart w:id="610" w:name="_Toc253578489"/>
      <w:r>
        <w:t xml:space="preserve">CHA-3.5.4.10.20 </w:t>
      </w:r>
      <w:r w:rsidR="001E5037">
        <w:t>Channel/CSR light</w:t>
      </w:r>
      <w:r>
        <w:t xml:space="preserve"> application shall propose an option to go to a billing account dashboard for each billing account from the view customer information use case.</w:t>
      </w:r>
      <w:bookmarkEnd w:id="610"/>
    </w:p>
    <w:p w:rsidR="00601E1F" w:rsidRDefault="00601E1F" w:rsidP="000B39DA">
      <w:pPr>
        <w:pStyle w:val="Requirements"/>
      </w:pPr>
      <w:bookmarkStart w:id="611" w:name="_Toc253578490"/>
      <w:r>
        <w:t xml:space="preserve">CHA-3.5.4.10.30 </w:t>
      </w:r>
      <w:r w:rsidR="001E5037">
        <w:t>Channel/CSR light</w:t>
      </w:r>
      <w:r>
        <w:t xml:space="preserve"> application shall propose an option to go to the </w:t>
      </w:r>
      <w:r w:rsidR="00A65E57">
        <w:t>subscriber</w:t>
      </w:r>
      <w:r>
        <w:t xml:space="preserve"> information dashboard for each </w:t>
      </w:r>
      <w:r w:rsidR="00A65E57">
        <w:t>subs</w:t>
      </w:r>
      <w:r w:rsidR="00A65E57">
        <w:t>criber</w:t>
      </w:r>
      <w:r>
        <w:t xml:space="preserve"> from the view customer information.</w:t>
      </w:r>
      <w:bookmarkEnd w:id="611"/>
    </w:p>
    <w:p w:rsidR="003236F3" w:rsidRPr="0056742D" w:rsidRDefault="00601E1F" w:rsidP="000B39DA">
      <w:pPr>
        <w:pStyle w:val="Requirements"/>
      </w:pPr>
      <w:bookmarkStart w:id="612" w:name="_Toc253578491"/>
      <w:r w:rsidRPr="0056742D">
        <w:t xml:space="preserve">CHA-3.5.4.10.40 </w:t>
      </w:r>
      <w:r w:rsidR="001E5037" w:rsidRPr="0056742D">
        <w:t>Channel/CSR light</w:t>
      </w:r>
      <w:r w:rsidRPr="0056742D">
        <w:t xml:space="preserve"> application shall propose options to modify customer contact information with respect of use case ‘Modify customer contact’ describe above.</w:t>
      </w:r>
      <w:bookmarkEnd w:id="612"/>
    </w:p>
    <w:p w:rsidR="00E63921" w:rsidRPr="008524E9" w:rsidRDefault="00E63921" w:rsidP="00364661">
      <w:pPr>
        <w:pStyle w:val="Requirements"/>
        <w:ind w:left="288"/>
      </w:pPr>
    </w:p>
    <w:p w:rsidR="00C31930" w:rsidRDefault="00C31930" w:rsidP="00C31930">
      <w:pPr>
        <w:pStyle w:val="Capability"/>
      </w:pPr>
      <w:bookmarkStart w:id="613" w:name="_Toc211083817"/>
      <w:bookmarkStart w:id="614" w:name="_Toc253578032"/>
      <w:bookmarkStart w:id="615" w:name="_Toc253578492"/>
      <w:r>
        <w:t xml:space="preserve">Capability </w:t>
      </w:r>
      <w:r>
        <w:fldChar w:fldCharType="begin"/>
      </w:r>
      <w:r>
        <w:instrText xml:space="preserve"> LISTNUM "business req" \* MERGEFORMAT </w:instrText>
      </w:r>
      <w:r>
        <w:fldChar w:fldCharType="separate"/>
      </w:r>
      <w:r>
        <w:rPr>
          <w:noProof/>
        </w:rPr>
        <w:t>1</w:t>
      </w:r>
      <w:r>
        <w:fldChar w:fldCharType="end">
          <w:numberingChange w:id="616" w:author="Raphaël Guého" w:date="2010-01-04T14:43:00Z" w:original="5."/>
        </w:fldChar>
      </w:r>
      <w:r>
        <w:t xml:space="preserve"> Billing Account Management</w:t>
      </w:r>
      <w:bookmarkEnd w:id="613"/>
      <w:r>
        <w:t xml:space="preserve"> </w:t>
      </w:r>
      <w:r w:rsidR="00AA7DEF">
        <w:t>- BAM</w:t>
      </w:r>
      <w:bookmarkEnd w:id="614"/>
      <w:bookmarkEnd w:id="615"/>
    </w:p>
    <w:p w:rsidR="00C31930" w:rsidRDefault="00C31930" w:rsidP="00C31930">
      <w:pPr>
        <w:pStyle w:val="Heading3"/>
      </w:pPr>
      <w:bookmarkStart w:id="617" w:name="_Toc211083818"/>
      <w:bookmarkStart w:id="618" w:name="_Toc253578033"/>
      <w:r>
        <w:t>Capability Description</w:t>
      </w:r>
      <w:bookmarkEnd w:id="617"/>
      <w:bookmarkEnd w:id="618"/>
    </w:p>
    <w:p w:rsidR="00C31930" w:rsidRDefault="00C31930" w:rsidP="00D51368">
      <w:pPr>
        <w:pStyle w:val="ListContinue2"/>
      </w:pPr>
      <w:r w:rsidRPr="00AD664B">
        <w:t>This c</w:t>
      </w:r>
      <w:r>
        <w:t xml:space="preserve">apability allows </w:t>
      </w:r>
      <w:r w:rsidR="00D51368">
        <w:t xml:space="preserve">viewing a dashboard/summary of a billing account and </w:t>
      </w:r>
      <w:r>
        <w:t xml:space="preserve">updating some of </w:t>
      </w:r>
      <w:r w:rsidR="00D51368">
        <w:t>its</w:t>
      </w:r>
      <w:r>
        <w:t xml:space="preserve"> information. </w:t>
      </w:r>
    </w:p>
    <w:p w:rsidR="00C31930" w:rsidRDefault="00C31930" w:rsidP="00C31930">
      <w:pPr>
        <w:pStyle w:val="Heading3"/>
      </w:pPr>
      <w:bookmarkStart w:id="619" w:name="_Toc211083819"/>
      <w:bookmarkStart w:id="620" w:name="_Toc253578034"/>
      <w:r>
        <w:t>Capability Assumptions/Dependencies</w:t>
      </w:r>
      <w:bookmarkEnd w:id="619"/>
      <w:bookmarkEnd w:id="620"/>
    </w:p>
    <w:p w:rsidR="00C31930" w:rsidRDefault="00C31930" w:rsidP="00C31930">
      <w:pPr>
        <w:pStyle w:val="ListContinue2"/>
      </w:pPr>
      <w:r>
        <w:t>This capability is dependent on the presence of the customer entity in the self service system. It means that if the customer does not exist in the self service system then it has to be synchronized with the backend before accessing to the use cases of this capability.</w:t>
      </w:r>
    </w:p>
    <w:p w:rsidR="00C31930" w:rsidRDefault="00C31930" w:rsidP="00C31930">
      <w:pPr>
        <w:pStyle w:val="Heading3"/>
      </w:pPr>
      <w:bookmarkStart w:id="621" w:name="_Toc211083820"/>
      <w:bookmarkStart w:id="622" w:name="_Toc253578035"/>
      <w:r>
        <w:t>Capability Use Cases</w:t>
      </w:r>
      <w:bookmarkEnd w:id="621"/>
      <w:bookmarkEnd w:id="622"/>
    </w:p>
    <w:p w:rsidR="00C31930" w:rsidRDefault="00C31930" w:rsidP="00C31930">
      <w:pPr>
        <w:sectPr w:rsidR="00C31930" w:rsidSect="00060CEC">
          <w:footerReference w:type="default" r:id="rId58"/>
          <w:type w:val="continuous"/>
          <w:pgSz w:w="12240" w:h="15840" w:code="1"/>
          <w:pgMar w:top="1440" w:right="1440" w:bottom="1440" w:left="1440" w:header="720" w:footer="720" w:gutter="0"/>
          <w:cols w:space="720"/>
        </w:sectPr>
      </w:pPr>
    </w:p>
    <w:p w:rsidR="00C31930" w:rsidRDefault="00C31930" w:rsidP="004752DD">
      <w:pPr>
        <w:pStyle w:val="Heading4"/>
      </w:pPr>
      <w:bookmarkStart w:id="623" w:name="_Toc211083821"/>
      <w:bookmarkStart w:id="624" w:name="_Toc253578036"/>
      <w:r>
        <w:lastRenderedPageBreak/>
        <w:t xml:space="preserve">Use Case:  View </w:t>
      </w:r>
      <w:r w:rsidR="00145F2A">
        <w:t xml:space="preserve">and manage </w:t>
      </w:r>
      <w:r>
        <w:t>billing account</w:t>
      </w:r>
      <w:bookmarkEnd w:id="623"/>
      <w:bookmarkEnd w:id="62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1930" w:rsidRPr="00E442E7" w:rsidTr="00C31930">
        <w:trPr>
          <w:gridAfter w:val="1"/>
          <w:wAfter w:w="18" w:type="dxa"/>
          <w:trHeight w:val="360"/>
        </w:trPr>
        <w:tc>
          <w:tcPr>
            <w:tcW w:w="5580" w:type="dxa"/>
            <w:gridSpan w:val="2"/>
            <w:shd w:val="clear" w:color="auto" w:fill="E6E6E6"/>
          </w:tcPr>
          <w:p w:rsidR="00C31930" w:rsidRPr="00E442E7" w:rsidRDefault="00C31930" w:rsidP="00122B88">
            <w:pPr>
              <w:pStyle w:val="TableHeading"/>
            </w:pPr>
            <w:r>
              <w:t xml:space="preserve">View </w:t>
            </w:r>
            <w:r w:rsidR="00145F2A">
              <w:t xml:space="preserve">and manage </w:t>
            </w:r>
            <w:r>
              <w:t>billing account</w:t>
            </w:r>
          </w:p>
        </w:tc>
        <w:tc>
          <w:tcPr>
            <w:tcW w:w="2610" w:type="dxa"/>
            <w:shd w:val="clear" w:color="auto" w:fill="E6E6E6"/>
          </w:tcPr>
          <w:p w:rsidR="00C31930" w:rsidRPr="00E442E7" w:rsidRDefault="001060FE" w:rsidP="00122B88">
            <w:pPr>
              <w:pStyle w:val="TableHeading"/>
            </w:pPr>
            <w:r>
              <w:t>BAM0010</w:t>
            </w:r>
            <w:r w:rsidR="00C31930" w:rsidRPr="00E442E7">
              <w:t xml:space="preserve"> </w:t>
            </w:r>
          </w:p>
        </w:tc>
      </w:tr>
      <w:tr w:rsidR="00C31930" w:rsidRPr="00E442E7" w:rsidTr="00C31930">
        <w:tc>
          <w:tcPr>
            <w:tcW w:w="2268" w:type="dxa"/>
          </w:tcPr>
          <w:p w:rsidR="00C31930" w:rsidRPr="00E442E7" w:rsidRDefault="00C31930" w:rsidP="00C31930">
            <w:r w:rsidRPr="00E442E7">
              <w:lastRenderedPageBreak/>
              <w:t>Primary actors</w:t>
            </w:r>
          </w:p>
        </w:tc>
        <w:tc>
          <w:tcPr>
            <w:tcW w:w="5940" w:type="dxa"/>
            <w:gridSpan w:val="3"/>
          </w:tcPr>
          <w:p w:rsidR="00C31930" w:rsidRDefault="00C31930" w:rsidP="00C31930">
            <w:pPr>
              <w:pStyle w:val="BodyText"/>
            </w:pPr>
            <w:r w:rsidRPr="00E442E7">
              <w:t xml:space="preserve">Dealer </w:t>
            </w:r>
            <w:r>
              <w:t>user</w:t>
            </w:r>
          </w:p>
          <w:p w:rsidR="0056742D" w:rsidRPr="00E442E7" w:rsidRDefault="003D08E6" w:rsidP="001C6190">
            <w:pPr>
              <w:pStyle w:val="BodyText"/>
            </w:pPr>
            <w:r>
              <w:t>CSR user</w:t>
            </w:r>
          </w:p>
        </w:tc>
      </w:tr>
      <w:tr w:rsidR="00C31930" w:rsidRPr="00E442E7" w:rsidTr="00C31930">
        <w:tc>
          <w:tcPr>
            <w:tcW w:w="2268" w:type="dxa"/>
          </w:tcPr>
          <w:p w:rsidR="00C31930" w:rsidRPr="00E442E7" w:rsidRDefault="00C31930" w:rsidP="00C31930">
            <w:r w:rsidRPr="00E442E7">
              <w:t>Summary Goal</w:t>
            </w:r>
          </w:p>
        </w:tc>
        <w:tc>
          <w:tcPr>
            <w:tcW w:w="5940" w:type="dxa"/>
            <w:gridSpan w:val="3"/>
          </w:tcPr>
          <w:p w:rsidR="00C31930" w:rsidRPr="00E442E7" w:rsidRDefault="00C31930" w:rsidP="008621A6">
            <w:pPr>
              <w:pStyle w:val="BodyText"/>
            </w:pPr>
            <w:r w:rsidRPr="00CA1711">
              <w:t xml:space="preserve">This </w:t>
            </w:r>
            <w:r>
              <w:t>u</w:t>
            </w:r>
            <w:r w:rsidRPr="00CA1711">
              <w:t xml:space="preserve">se </w:t>
            </w:r>
            <w:r>
              <w:t>c</w:t>
            </w:r>
            <w:r w:rsidRPr="00CA1711">
              <w:t>ase allows the user t</w:t>
            </w:r>
            <w:r w:rsidRPr="00CA1711">
              <w:t xml:space="preserve">o view </w:t>
            </w:r>
            <w:r>
              <w:t>billing account information (</w:t>
            </w:r>
            <w:r w:rsidR="002C56C0">
              <w:t>account offer</w:t>
            </w:r>
            <w:r>
              <w:t xml:space="preserve">s and bundle, </w:t>
            </w:r>
            <w:r w:rsidRPr="00CA1711">
              <w:t>payment method</w:t>
            </w:r>
            <w:r>
              <w:t>, billing address and billing extended attributes</w:t>
            </w:r>
            <w:del w:id="625" w:author="Raphaël Guého" w:date="2010-01-04T18:47:00Z">
              <w:r w:rsidDel="008621A6">
                <w:delText xml:space="preserve"> and pending requests impacting a billing account</w:delText>
              </w:r>
            </w:del>
            <w:r>
              <w:t>), as a dashboard or synthetic view.</w:t>
            </w:r>
          </w:p>
        </w:tc>
      </w:tr>
      <w:tr w:rsidR="00C31930" w:rsidRPr="00E442E7" w:rsidTr="00C31930">
        <w:trPr>
          <w:trHeight w:val="176"/>
        </w:trPr>
        <w:tc>
          <w:tcPr>
            <w:tcW w:w="2268" w:type="dxa"/>
          </w:tcPr>
          <w:p w:rsidR="00C31930" w:rsidRPr="00E442E7" w:rsidRDefault="00C31930" w:rsidP="00C31930">
            <w:r w:rsidRPr="00E442E7">
              <w:t>Pre-conditions</w:t>
            </w:r>
          </w:p>
        </w:tc>
        <w:tc>
          <w:tcPr>
            <w:tcW w:w="5940" w:type="dxa"/>
            <w:gridSpan w:val="3"/>
          </w:tcPr>
          <w:p w:rsidR="00C31930" w:rsidRDefault="00553E11" w:rsidP="00C31930">
            <w:pPr>
              <w:pStyle w:val="BodyText"/>
            </w:pPr>
            <w:r>
              <w:t>User</w:t>
            </w:r>
            <w:r w:rsidR="00C31930">
              <w:t xml:space="preserve"> is logged in.</w:t>
            </w:r>
          </w:p>
          <w:p w:rsidR="00C31930" w:rsidRPr="00E442E7" w:rsidRDefault="00D51368" w:rsidP="00C31930">
            <w:pPr>
              <w:pStyle w:val="BodyText"/>
            </w:pPr>
            <w:r>
              <w:t>Customer has been identified</w:t>
            </w:r>
          </w:p>
        </w:tc>
      </w:tr>
      <w:tr w:rsidR="00C31930" w:rsidRPr="00E442E7" w:rsidTr="00C31930">
        <w:trPr>
          <w:trHeight w:val="176"/>
        </w:trPr>
        <w:tc>
          <w:tcPr>
            <w:tcW w:w="2268" w:type="dxa"/>
          </w:tcPr>
          <w:p w:rsidR="00C31930" w:rsidRPr="00E442E7" w:rsidRDefault="00C31930" w:rsidP="00C31930">
            <w:r w:rsidRPr="00E442E7">
              <w:t>Trigger</w:t>
            </w:r>
          </w:p>
        </w:tc>
        <w:tc>
          <w:tcPr>
            <w:tcW w:w="5940" w:type="dxa"/>
            <w:gridSpan w:val="3"/>
          </w:tcPr>
          <w:p w:rsidR="00C31930" w:rsidRPr="00E442E7" w:rsidRDefault="00553E11" w:rsidP="008621A6">
            <w:pPr>
              <w:pStyle w:val="BodyText"/>
            </w:pPr>
            <w:r>
              <w:t>User</w:t>
            </w:r>
            <w:r w:rsidR="00C31930">
              <w:t xml:space="preserve"> </w:t>
            </w:r>
            <w:r w:rsidR="00D51368">
              <w:t xml:space="preserve">selects a billing account </w:t>
            </w:r>
            <w:del w:id="626" w:author="Raphaël Guého" w:date="2010-01-04T18:45:00Z">
              <w:r w:rsidR="00D51368" w:rsidDel="008621A6">
                <w:delText>in the customer dashboard</w:delText>
              </w:r>
            </w:del>
          </w:p>
        </w:tc>
      </w:tr>
      <w:tr w:rsidR="00C31930" w:rsidRPr="00E442E7" w:rsidTr="00C31930">
        <w:trPr>
          <w:trHeight w:val="176"/>
        </w:trPr>
        <w:tc>
          <w:tcPr>
            <w:tcW w:w="2268" w:type="dxa"/>
          </w:tcPr>
          <w:p w:rsidR="00C31930" w:rsidRPr="00E442E7" w:rsidRDefault="00C31930" w:rsidP="00C31930">
            <w:r w:rsidRPr="00E442E7">
              <w:t>Minimum guarantees</w:t>
            </w:r>
          </w:p>
        </w:tc>
        <w:tc>
          <w:tcPr>
            <w:tcW w:w="5940" w:type="dxa"/>
            <w:gridSpan w:val="3"/>
          </w:tcPr>
          <w:p w:rsidR="00C31930" w:rsidRPr="006D15FA" w:rsidRDefault="00C31930" w:rsidP="00C31930">
            <w:pPr>
              <w:pStyle w:val="BodyText"/>
            </w:pPr>
          </w:p>
        </w:tc>
      </w:tr>
      <w:tr w:rsidR="00C31930" w:rsidRPr="00E442E7" w:rsidTr="00C31930">
        <w:trPr>
          <w:trHeight w:val="176"/>
        </w:trPr>
        <w:tc>
          <w:tcPr>
            <w:tcW w:w="2268" w:type="dxa"/>
          </w:tcPr>
          <w:p w:rsidR="00C31930" w:rsidRPr="00E442E7" w:rsidRDefault="00C31930" w:rsidP="00C31930">
            <w:r w:rsidRPr="00E442E7">
              <w:t>Success guarantees:</w:t>
            </w:r>
          </w:p>
        </w:tc>
        <w:tc>
          <w:tcPr>
            <w:tcW w:w="5940" w:type="dxa"/>
            <w:gridSpan w:val="3"/>
          </w:tcPr>
          <w:p w:rsidR="00C31930" w:rsidRPr="006D15FA" w:rsidRDefault="00D51368" w:rsidP="00C31930">
            <w:pPr>
              <w:pStyle w:val="BodyText"/>
            </w:pPr>
            <w:r>
              <w:t>Billing account dashboard is displayed to the user</w:t>
            </w:r>
          </w:p>
        </w:tc>
      </w:tr>
      <w:tr w:rsidR="00C31930" w:rsidRPr="00E442E7" w:rsidTr="00C31930">
        <w:trPr>
          <w:trHeight w:val="176"/>
        </w:trPr>
        <w:tc>
          <w:tcPr>
            <w:tcW w:w="2268" w:type="dxa"/>
          </w:tcPr>
          <w:p w:rsidR="00C31930" w:rsidRPr="00E442E7" w:rsidRDefault="00C31930" w:rsidP="00C31930">
            <w:r w:rsidRPr="00E442E7">
              <w:t>Normal Flow:</w:t>
            </w:r>
          </w:p>
        </w:tc>
        <w:tc>
          <w:tcPr>
            <w:tcW w:w="5940" w:type="dxa"/>
            <w:gridSpan w:val="3"/>
          </w:tcPr>
          <w:p w:rsidR="00AC77CF" w:rsidRDefault="00AC77CF" w:rsidP="000F7361">
            <w:pPr>
              <w:pStyle w:val="ListNumberUC"/>
              <w:numPr>
                <w:ilvl w:val="0"/>
                <w:numId w:val="641"/>
              </w:numPr>
            </w:pPr>
            <w:r>
              <w:t>Channel/CSR light application displays the contextual customer name, customer reference and customer type</w:t>
            </w:r>
          </w:p>
          <w:p w:rsidR="00AC77CF" w:rsidRDefault="00AC77CF" w:rsidP="000F7361">
            <w:pPr>
              <w:pStyle w:val="ListNumberUC"/>
              <w:numPr>
                <w:ilvl w:val="0"/>
                <w:numId w:val="641"/>
              </w:numPr>
            </w:pPr>
            <w:r>
              <w:t>Channel/CSR light application displays main characteristics of the account (i.e Billing account reference, account active date, account status and account holder)</w:t>
            </w:r>
          </w:p>
          <w:p w:rsidR="00AC77CF" w:rsidRDefault="00AC77CF" w:rsidP="000F7361">
            <w:pPr>
              <w:pStyle w:val="ListNumberUC"/>
              <w:numPr>
                <w:ilvl w:val="0"/>
                <w:numId w:val="641"/>
              </w:numPr>
            </w:pPr>
            <w:r>
              <w:t xml:space="preserve">Channel/CSR light application displays subscribed offers (i.e. account’s bundle and </w:t>
            </w:r>
            <w:r w:rsidR="00E95ABF">
              <w:t>account offer</w:t>
            </w:r>
            <w:r>
              <w:t>s instances)</w:t>
            </w:r>
          </w:p>
          <w:p w:rsidR="00AC77CF" w:rsidRDefault="00AC77CF" w:rsidP="000F7361">
            <w:pPr>
              <w:pStyle w:val="ListNumberUC"/>
              <w:numPr>
                <w:ilvl w:val="0"/>
                <w:numId w:val="641"/>
              </w:numPr>
            </w:pPr>
            <w:r>
              <w:t>Channel/CSR light application displays billing contact</w:t>
            </w:r>
          </w:p>
          <w:p w:rsidR="00AC77CF" w:rsidRDefault="00AC77CF" w:rsidP="000F7361">
            <w:pPr>
              <w:pStyle w:val="ListNumberUC"/>
              <w:numPr>
                <w:ilvl w:val="0"/>
                <w:numId w:val="641"/>
              </w:numPr>
            </w:pPr>
            <w:r>
              <w:t>Channel/CSR light application displays payment method and parameters if any</w:t>
            </w:r>
          </w:p>
          <w:p w:rsidR="00AC77CF" w:rsidRPr="00856C03" w:rsidRDefault="00AC77CF" w:rsidP="000F7361">
            <w:pPr>
              <w:pStyle w:val="ListNumberUC"/>
              <w:numPr>
                <w:ilvl w:val="0"/>
                <w:numId w:val="641"/>
              </w:numPr>
            </w:pPr>
            <w:r>
              <w:t>Channel/CSR light application displays all visible account attributes</w:t>
            </w:r>
          </w:p>
          <w:p w:rsidR="00C31930" w:rsidRPr="006D15FA" w:rsidRDefault="00AC77CF" w:rsidP="000F7361">
            <w:pPr>
              <w:pStyle w:val="BodyText"/>
              <w:numPr>
                <w:ilvl w:val="0"/>
                <w:numId w:val="641"/>
              </w:numPr>
            </w:pPr>
            <w:del w:id="627" w:author="Raphaël Guého" w:date="2010-01-04T18:47:00Z">
              <w:r w:rsidDel="008621A6">
                <w:delText>Channel/CSR light application displays account pending requests</w:delText>
              </w:r>
            </w:del>
          </w:p>
        </w:tc>
      </w:tr>
      <w:tr w:rsidR="00C31930" w:rsidRPr="00E442E7" w:rsidTr="00C31930">
        <w:trPr>
          <w:trHeight w:val="176"/>
        </w:trPr>
        <w:tc>
          <w:tcPr>
            <w:tcW w:w="2268" w:type="dxa"/>
          </w:tcPr>
          <w:p w:rsidR="00C31930" w:rsidRPr="00E442E7" w:rsidRDefault="00C31930" w:rsidP="00C31930">
            <w:r w:rsidRPr="00E442E7">
              <w:t>Alternative Flows:</w:t>
            </w:r>
          </w:p>
        </w:tc>
        <w:tc>
          <w:tcPr>
            <w:tcW w:w="5940" w:type="dxa"/>
            <w:gridSpan w:val="3"/>
          </w:tcPr>
          <w:p w:rsidR="00C31930" w:rsidRPr="006D15FA" w:rsidRDefault="00C31930" w:rsidP="00AC77CF">
            <w:pPr>
              <w:pStyle w:val="Body"/>
              <w:ind w:left="0"/>
            </w:pPr>
          </w:p>
        </w:tc>
      </w:tr>
    </w:tbl>
    <w:p w:rsidR="00C31930" w:rsidRPr="0056742D" w:rsidRDefault="00C31930" w:rsidP="004752DD">
      <w:pPr>
        <w:pStyle w:val="Heading4"/>
      </w:pPr>
      <w:bookmarkStart w:id="628" w:name="_Toc211083822"/>
      <w:bookmarkStart w:id="629" w:name="_Toc253578037"/>
      <w:r w:rsidRPr="0056742D">
        <w:t>Use Case:  Modify billing contact</w:t>
      </w:r>
      <w:bookmarkEnd w:id="628"/>
      <w:bookmarkEnd w:id="62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1930" w:rsidRPr="0056742D" w:rsidTr="00C31930">
        <w:trPr>
          <w:gridAfter w:val="1"/>
          <w:wAfter w:w="18" w:type="dxa"/>
          <w:trHeight w:val="360"/>
        </w:trPr>
        <w:tc>
          <w:tcPr>
            <w:tcW w:w="5580" w:type="dxa"/>
            <w:gridSpan w:val="2"/>
            <w:shd w:val="clear" w:color="auto" w:fill="E6E6E6"/>
          </w:tcPr>
          <w:p w:rsidR="00C31930" w:rsidRPr="0056742D" w:rsidRDefault="00C31930" w:rsidP="00122B88">
            <w:pPr>
              <w:pStyle w:val="TableHeading"/>
            </w:pPr>
            <w:r w:rsidRPr="0056742D">
              <w:t>Modify billing contact</w:t>
            </w:r>
          </w:p>
        </w:tc>
        <w:tc>
          <w:tcPr>
            <w:tcW w:w="2610" w:type="dxa"/>
            <w:shd w:val="clear" w:color="auto" w:fill="E6E6E6"/>
          </w:tcPr>
          <w:p w:rsidR="00C31930" w:rsidRPr="0056742D" w:rsidRDefault="001060FE" w:rsidP="00122B88">
            <w:pPr>
              <w:pStyle w:val="TableHeading"/>
            </w:pPr>
            <w:r w:rsidRPr="0056742D">
              <w:t>BAM0020</w:t>
            </w:r>
            <w:r w:rsidR="00C31930" w:rsidRPr="0056742D">
              <w:t xml:space="preserve"> </w:t>
            </w:r>
          </w:p>
        </w:tc>
      </w:tr>
      <w:tr w:rsidR="00C31930" w:rsidRPr="0056742D" w:rsidTr="00C31930">
        <w:tc>
          <w:tcPr>
            <w:tcW w:w="2268" w:type="dxa"/>
          </w:tcPr>
          <w:p w:rsidR="00C31930" w:rsidRPr="0056742D" w:rsidRDefault="00C31930" w:rsidP="00C31930">
            <w:r w:rsidRPr="0056742D">
              <w:t>Primary actors</w:t>
            </w:r>
          </w:p>
        </w:tc>
        <w:tc>
          <w:tcPr>
            <w:tcW w:w="5940" w:type="dxa"/>
            <w:gridSpan w:val="3"/>
          </w:tcPr>
          <w:p w:rsidR="00C31930" w:rsidRDefault="00C31930" w:rsidP="00C31930">
            <w:pPr>
              <w:pStyle w:val="BodyText"/>
            </w:pPr>
            <w:r w:rsidRPr="0056742D">
              <w:t>Dealer user</w:t>
            </w:r>
          </w:p>
          <w:p w:rsidR="0056742D" w:rsidRPr="0056742D" w:rsidRDefault="0056742D" w:rsidP="00C31930">
            <w:pPr>
              <w:pStyle w:val="BodyText"/>
            </w:pPr>
            <w:r>
              <w:t>CSR</w:t>
            </w:r>
            <w:r w:rsidR="003D08E6">
              <w:t xml:space="preserve"> user</w:t>
            </w:r>
          </w:p>
        </w:tc>
      </w:tr>
      <w:tr w:rsidR="00C31930" w:rsidRPr="0056742D" w:rsidTr="00C31930">
        <w:tc>
          <w:tcPr>
            <w:tcW w:w="2268" w:type="dxa"/>
          </w:tcPr>
          <w:p w:rsidR="00C31930" w:rsidRPr="0056742D" w:rsidRDefault="00C31930" w:rsidP="00C31930">
            <w:r w:rsidRPr="0056742D">
              <w:t>Summary Goal</w:t>
            </w:r>
          </w:p>
        </w:tc>
        <w:tc>
          <w:tcPr>
            <w:tcW w:w="5940" w:type="dxa"/>
            <w:gridSpan w:val="3"/>
          </w:tcPr>
          <w:p w:rsidR="00C31930" w:rsidRPr="0056742D" w:rsidRDefault="00C31930" w:rsidP="00C31930">
            <w:pPr>
              <w:pStyle w:val="BodyText"/>
            </w:pPr>
            <w:r w:rsidRPr="0056742D">
              <w:t xml:space="preserve">This use case allows the user to modify a billing contact </w:t>
            </w:r>
          </w:p>
        </w:tc>
      </w:tr>
      <w:tr w:rsidR="00C31930" w:rsidRPr="0056742D" w:rsidTr="00C31930">
        <w:trPr>
          <w:trHeight w:val="176"/>
        </w:trPr>
        <w:tc>
          <w:tcPr>
            <w:tcW w:w="2268" w:type="dxa"/>
          </w:tcPr>
          <w:p w:rsidR="00C31930" w:rsidRPr="0056742D" w:rsidRDefault="00C31930" w:rsidP="00C31930">
            <w:r w:rsidRPr="0056742D">
              <w:t>Pre-conditions</w:t>
            </w:r>
          </w:p>
        </w:tc>
        <w:tc>
          <w:tcPr>
            <w:tcW w:w="5940" w:type="dxa"/>
            <w:gridSpan w:val="3"/>
          </w:tcPr>
          <w:p w:rsidR="00C31930" w:rsidRPr="0056742D" w:rsidRDefault="00A9344A" w:rsidP="00C31930">
            <w:r w:rsidRPr="0056742D">
              <w:t>User</w:t>
            </w:r>
            <w:r w:rsidR="00C31930" w:rsidRPr="0056742D">
              <w:t xml:space="preserve"> is logged in.</w:t>
            </w:r>
          </w:p>
          <w:p w:rsidR="00C31930" w:rsidRPr="0056742D" w:rsidRDefault="001E5037" w:rsidP="004D194F">
            <w:pPr>
              <w:pStyle w:val="ListBulletNormal"/>
              <w:numPr>
                <w:ilvl w:val="0"/>
                <w:numId w:val="0"/>
              </w:numPr>
            </w:pPr>
            <w:r w:rsidRPr="0056742D">
              <w:t>Channel/CSR light</w:t>
            </w:r>
            <w:r w:rsidR="00C31930" w:rsidRPr="0056742D">
              <w:t xml:space="preserve"> application is in the context of a billing account</w:t>
            </w:r>
          </w:p>
        </w:tc>
      </w:tr>
      <w:tr w:rsidR="00C31930" w:rsidRPr="0056742D" w:rsidTr="00C31930">
        <w:trPr>
          <w:trHeight w:val="176"/>
        </w:trPr>
        <w:tc>
          <w:tcPr>
            <w:tcW w:w="2268" w:type="dxa"/>
          </w:tcPr>
          <w:p w:rsidR="00C31930" w:rsidRPr="0056742D" w:rsidRDefault="00C31930" w:rsidP="00C31930">
            <w:r w:rsidRPr="0056742D">
              <w:t>Trigger</w:t>
            </w:r>
          </w:p>
        </w:tc>
        <w:tc>
          <w:tcPr>
            <w:tcW w:w="5940" w:type="dxa"/>
            <w:gridSpan w:val="3"/>
          </w:tcPr>
          <w:p w:rsidR="00C31930" w:rsidRPr="0056742D" w:rsidRDefault="00553E11" w:rsidP="00C31930">
            <w:pPr>
              <w:pStyle w:val="BodyText"/>
            </w:pPr>
            <w:r w:rsidRPr="0056742D">
              <w:t>User</w:t>
            </w:r>
            <w:r w:rsidR="00417851" w:rsidRPr="0056742D">
              <w:t xml:space="preserve"> has selected the option to modify the billing contact</w:t>
            </w:r>
          </w:p>
        </w:tc>
      </w:tr>
      <w:tr w:rsidR="00C31930" w:rsidRPr="0056742D" w:rsidTr="00C31930">
        <w:trPr>
          <w:trHeight w:val="176"/>
        </w:trPr>
        <w:tc>
          <w:tcPr>
            <w:tcW w:w="2268" w:type="dxa"/>
          </w:tcPr>
          <w:p w:rsidR="00C31930" w:rsidRPr="0056742D" w:rsidRDefault="00C31930" w:rsidP="00C31930">
            <w:r w:rsidRPr="0056742D">
              <w:t>Minimum guarantees</w:t>
            </w:r>
          </w:p>
        </w:tc>
        <w:tc>
          <w:tcPr>
            <w:tcW w:w="5940" w:type="dxa"/>
            <w:gridSpan w:val="3"/>
          </w:tcPr>
          <w:p w:rsidR="00C31930" w:rsidRPr="0056742D" w:rsidRDefault="00C31930" w:rsidP="00C31930">
            <w:pPr>
              <w:pStyle w:val="BodyText"/>
            </w:pPr>
            <w:r w:rsidRPr="0056742D">
              <w:t>Billing contact has not been modified.</w:t>
            </w:r>
          </w:p>
        </w:tc>
      </w:tr>
      <w:tr w:rsidR="00C31930" w:rsidRPr="0056742D" w:rsidTr="00C31930">
        <w:trPr>
          <w:trHeight w:val="176"/>
        </w:trPr>
        <w:tc>
          <w:tcPr>
            <w:tcW w:w="2268" w:type="dxa"/>
          </w:tcPr>
          <w:p w:rsidR="00C31930" w:rsidRPr="0056742D" w:rsidRDefault="00C31930" w:rsidP="00C31930">
            <w:r w:rsidRPr="0056742D">
              <w:t>Success guarantees:</w:t>
            </w:r>
          </w:p>
        </w:tc>
        <w:tc>
          <w:tcPr>
            <w:tcW w:w="5940" w:type="dxa"/>
            <w:gridSpan w:val="3"/>
          </w:tcPr>
          <w:p w:rsidR="00C31930" w:rsidRPr="0056742D" w:rsidRDefault="00C31930" w:rsidP="00C31930">
            <w:pPr>
              <w:pStyle w:val="BodyText"/>
            </w:pPr>
            <w:r w:rsidRPr="0056742D">
              <w:t xml:space="preserve">Billing contact </w:t>
            </w:r>
            <w:r w:rsidR="00417851" w:rsidRPr="0056742D">
              <w:t>modification request has been posted</w:t>
            </w:r>
          </w:p>
        </w:tc>
      </w:tr>
      <w:tr w:rsidR="00C31930" w:rsidRPr="0056742D" w:rsidTr="00C31930">
        <w:trPr>
          <w:trHeight w:val="176"/>
        </w:trPr>
        <w:tc>
          <w:tcPr>
            <w:tcW w:w="2268" w:type="dxa"/>
          </w:tcPr>
          <w:p w:rsidR="00C31930" w:rsidRPr="0056742D" w:rsidRDefault="00C31930" w:rsidP="00C31930">
            <w:r w:rsidRPr="0056742D">
              <w:t>Normal Flow:</w:t>
            </w:r>
          </w:p>
        </w:tc>
        <w:tc>
          <w:tcPr>
            <w:tcW w:w="5940" w:type="dxa"/>
            <w:gridSpan w:val="3"/>
          </w:tcPr>
          <w:p w:rsidR="00C31930" w:rsidRPr="0056742D" w:rsidRDefault="00C31930" w:rsidP="000F7361">
            <w:pPr>
              <w:pStyle w:val="Body"/>
              <w:numPr>
                <w:ilvl w:val="0"/>
                <w:numId w:val="347"/>
              </w:numPr>
            </w:pPr>
            <w:r w:rsidRPr="0056742D">
              <w:t>The application displays billing contact in editable mode populated with existing values.</w:t>
            </w:r>
          </w:p>
          <w:p w:rsidR="00C31930" w:rsidRPr="0056742D" w:rsidRDefault="00A9344A" w:rsidP="000F7361">
            <w:pPr>
              <w:pStyle w:val="Body"/>
              <w:numPr>
                <w:ilvl w:val="0"/>
                <w:numId w:val="347"/>
              </w:numPr>
            </w:pPr>
            <w:r w:rsidRPr="0056742D">
              <w:t>User</w:t>
            </w:r>
            <w:r w:rsidR="00C31930" w:rsidRPr="0056742D">
              <w:t xml:space="preserve"> updates data information upon consumer inputs.</w:t>
            </w:r>
          </w:p>
          <w:p w:rsidR="00C31930" w:rsidRPr="0056742D" w:rsidRDefault="00417851" w:rsidP="000F7361">
            <w:pPr>
              <w:pStyle w:val="Body"/>
              <w:numPr>
                <w:ilvl w:val="0"/>
                <w:numId w:val="347"/>
              </w:numPr>
            </w:pPr>
            <w:r w:rsidRPr="0056742D">
              <w:lastRenderedPageBreak/>
              <w:t xml:space="preserve">The user submits </w:t>
            </w:r>
            <w:r w:rsidR="00C31930" w:rsidRPr="0056742D">
              <w:t>(A1).</w:t>
            </w:r>
          </w:p>
          <w:p w:rsidR="00C31930" w:rsidRPr="0056742D" w:rsidRDefault="00417851" w:rsidP="000F7361">
            <w:pPr>
              <w:pStyle w:val="Body"/>
              <w:numPr>
                <w:ilvl w:val="0"/>
                <w:numId w:val="347"/>
              </w:numPr>
            </w:pPr>
            <w:r w:rsidRPr="0056742D">
              <w:t>The application posts the modification request</w:t>
            </w:r>
            <w:r w:rsidR="00C31930" w:rsidRPr="0056742D">
              <w:t xml:space="preserve"> (A2)</w:t>
            </w:r>
          </w:p>
          <w:p w:rsidR="00C31930" w:rsidRPr="0056742D" w:rsidRDefault="00417851" w:rsidP="000F7361">
            <w:pPr>
              <w:pStyle w:val="Body"/>
              <w:numPr>
                <w:ilvl w:val="0"/>
                <w:numId w:val="347"/>
              </w:numPr>
            </w:pPr>
            <w:r w:rsidRPr="0056742D">
              <w:t>The application confirms to the user the request has been posted</w:t>
            </w:r>
          </w:p>
          <w:p w:rsidR="00C31930" w:rsidRPr="0056742D" w:rsidRDefault="00C31930" w:rsidP="00033AFE">
            <w:pPr>
              <w:pStyle w:val="BodyText"/>
            </w:pPr>
          </w:p>
        </w:tc>
      </w:tr>
      <w:tr w:rsidR="00C31930" w:rsidRPr="0056742D" w:rsidTr="00C31930">
        <w:trPr>
          <w:trHeight w:val="176"/>
        </w:trPr>
        <w:tc>
          <w:tcPr>
            <w:tcW w:w="2268" w:type="dxa"/>
          </w:tcPr>
          <w:p w:rsidR="00C31930" w:rsidRPr="0056742D" w:rsidRDefault="00C31930" w:rsidP="00C31930">
            <w:r w:rsidRPr="0056742D">
              <w:lastRenderedPageBreak/>
              <w:t>Alternative Flows:</w:t>
            </w:r>
          </w:p>
        </w:tc>
        <w:tc>
          <w:tcPr>
            <w:tcW w:w="5940" w:type="dxa"/>
            <w:gridSpan w:val="3"/>
          </w:tcPr>
          <w:p w:rsidR="00417851" w:rsidRPr="0056742D" w:rsidRDefault="00C31930" w:rsidP="009F08FA">
            <w:pPr>
              <w:pStyle w:val="Body"/>
              <w:ind w:left="0"/>
            </w:pPr>
            <w:r w:rsidRPr="0056742D">
              <w:t xml:space="preserve">A1: </w:t>
            </w:r>
            <w:r w:rsidR="00553E11" w:rsidRPr="0056742D">
              <w:t>User</w:t>
            </w:r>
            <w:r w:rsidRPr="0056742D">
              <w:t xml:space="preserve"> decides to cancel this action</w:t>
            </w:r>
          </w:p>
          <w:p w:rsidR="00C31930" w:rsidRPr="0056742D" w:rsidRDefault="00417851" w:rsidP="000F7361">
            <w:pPr>
              <w:pStyle w:val="Body"/>
              <w:numPr>
                <w:ilvl w:val="0"/>
                <w:numId w:val="348"/>
              </w:numPr>
            </w:pPr>
            <w:r w:rsidRPr="0056742D">
              <w:t>A</w:t>
            </w:r>
            <w:r w:rsidR="00C31930" w:rsidRPr="0056742D">
              <w:t xml:space="preserve">pplication </w:t>
            </w:r>
            <w:r w:rsidRPr="0056742D">
              <w:t>redirects the user</w:t>
            </w:r>
            <w:r w:rsidR="00C31930" w:rsidRPr="0056742D">
              <w:t xml:space="preserve"> to ‘View billing account information’ use case.</w:t>
            </w:r>
          </w:p>
          <w:p w:rsidR="00C31930" w:rsidRPr="0056742D" w:rsidRDefault="00C31930" w:rsidP="009F08FA">
            <w:pPr>
              <w:pStyle w:val="Body"/>
              <w:ind w:left="0"/>
            </w:pPr>
            <w:r w:rsidRPr="0056742D">
              <w:t xml:space="preserve">A2: </w:t>
            </w:r>
            <w:r w:rsidR="00417851" w:rsidRPr="0056742D">
              <w:t>There is a pending billing contact modification for the accoun</w:t>
            </w:r>
            <w:r w:rsidR="009F08FA" w:rsidRPr="0056742D">
              <w:t>t</w:t>
            </w:r>
          </w:p>
          <w:p w:rsidR="00C31930" w:rsidRPr="0056742D" w:rsidRDefault="009F08FA" w:rsidP="000F7361">
            <w:pPr>
              <w:pStyle w:val="Body"/>
              <w:numPr>
                <w:ilvl w:val="0"/>
                <w:numId w:val="349"/>
              </w:numPr>
            </w:pPr>
            <w:r w:rsidRPr="0056742D">
              <w:t>Application displays an error message informing the user he can’t submit this modification until previous request has been processed</w:t>
            </w:r>
          </w:p>
        </w:tc>
      </w:tr>
    </w:tbl>
    <w:p w:rsidR="00C31930" w:rsidRPr="0056742D" w:rsidRDefault="00C31930" w:rsidP="004752DD">
      <w:pPr>
        <w:pStyle w:val="Heading4"/>
      </w:pPr>
      <w:bookmarkStart w:id="630" w:name="_Toc211083823"/>
      <w:bookmarkStart w:id="631" w:name="_Toc253578038"/>
      <w:r w:rsidRPr="0056742D">
        <w:t>Use Case:  Modify payment method information</w:t>
      </w:r>
      <w:bookmarkEnd w:id="630"/>
      <w:bookmarkEnd w:id="63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1930" w:rsidRPr="0056742D" w:rsidTr="00C31930">
        <w:trPr>
          <w:gridAfter w:val="1"/>
          <w:wAfter w:w="18" w:type="dxa"/>
          <w:trHeight w:val="360"/>
        </w:trPr>
        <w:tc>
          <w:tcPr>
            <w:tcW w:w="5580" w:type="dxa"/>
            <w:gridSpan w:val="2"/>
            <w:shd w:val="clear" w:color="auto" w:fill="E6E6E6"/>
          </w:tcPr>
          <w:p w:rsidR="00C31930" w:rsidRPr="0056742D" w:rsidRDefault="00C31930" w:rsidP="00122B88">
            <w:pPr>
              <w:pStyle w:val="TableHeading"/>
            </w:pPr>
            <w:r w:rsidRPr="0056742D">
              <w:t>Modify payment method information</w:t>
            </w:r>
          </w:p>
        </w:tc>
        <w:tc>
          <w:tcPr>
            <w:tcW w:w="2610" w:type="dxa"/>
            <w:shd w:val="clear" w:color="auto" w:fill="E6E6E6"/>
          </w:tcPr>
          <w:p w:rsidR="00C31930" w:rsidRPr="0056742D" w:rsidRDefault="001060FE" w:rsidP="00122B88">
            <w:pPr>
              <w:pStyle w:val="TableHeading"/>
            </w:pPr>
            <w:r w:rsidRPr="0056742D">
              <w:t>BAM0030</w:t>
            </w:r>
          </w:p>
        </w:tc>
      </w:tr>
      <w:tr w:rsidR="00C31930" w:rsidRPr="0056742D" w:rsidTr="00C31930">
        <w:tc>
          <w:tcPr>
            <w:tcW w:w="2268" w:type="dxa"/>
          </w:tcPr>
          <w:p w:rsidR="00C31930" w:rsidRPr="0056742D" w:rsidRDefault="00C31930" w:rsidP="00C31930">
            <w:r w:rsidRPr="0056742D">
              <w:t>Primary actors</w:t>
            </w:r>
          </w:p>
        </w:tc>
        <w:tc>
          <w:tcPr>
            <w:tcW w:w="5940" w:type="dxa"/>
            <w:gridSpan w:val="3"/>
          </w:tcPr>
          <w:p w:rsidR="00C31930" w:rsidRDefault="00C31930" w:rsidP="00C31930">
            <w:pPr>
              <w:pStyle w:val="BodyText"/>
            </w:pPr>
            <w:r w:rsidRPr="0056742D">
              <w:t>Dealer user</w:t>
            </w:r>
          </w:p>
          <w:p w:rsidR="0056742D" w:rsidRPr="0056742D" w:rsidRDefault="0056742D" w:rsidP="00C31930">
            <w:pPr>
              <w:pStyle w:val="BodyText"/>
            </w:pPr>
            <w:r>
              <w:t>CSR</w:t>
            </w:r>
            <w:r w:rsidR="003D08E6">
              <w:t xml:space="preserve"> user</w:t>
            </w:r>
          </w:p>
        </w:tc>
      </w:tr>
      <w:tr w:rsidR="00C31930" w:rsidRPr="0056742D" w:rsidTr="00C31930">
        <w:tc>
          <w:tcPr>
            <w:tcW w:w="2268" w:type="dxa"/>
          </w:tcPr>
          <w:p w:rsidR="00C31930" w:rsidRPr="0056742D" w:rsidRDefault="00C31930" w:rsidP="00C31930">
            <w:r w:rsidRPr="0056742D">
              <w:t>Summary Goal</w:t>
            </w:r>
          </w:p>
        </w:tc>
        <w:tc>
          <w:tcPr>
            <w:tcW w:w="5940" w:type="dxa"/>
            <w:gridSpan w:val="3"/>
          </w:tcPr>
          <w:p w:rsidR="00C31930" w:rsidRPr="0056742D" w:rsidRDefault="00C31930" w:rsidP="00C31930">
            <w:pPr>
              <w:pStyle w:val="BodyText"/>
            </w:pPr>
            <w:r w:rsidRPr="0056742D">
              <w:t xml:space="preserve">This use case allows the user to modify a billing account payment method. </w:t>
            </w:r>
          </w:p>
        </w:tc>
      </w:tr>
      <w:tr w:rsidR="00C31930" w:rsidRPr="0056742D" w:rsidTr="00C31930">
        <w:trPr>
          <w:trHeight w:val="176"/>
        </w:trPr>
        <w:tc>
          <w:tcPr>
            <w:tcW w:w="2268" w:type="dxa"/>
          </w:tcPr>
          <w:p w:rsidR="00C31930" w:rsidRPr="0056742D" w:rsidRDefault="00C31930" w:rsidP="00C31930">
            <w:r w:rsidRPr="0056742D">
              <w:t>Pre-conditions</w:t>
            </w:r>
          </w:p>
        </w:tc>
        <w:tc>
          <w:tcPr>
            <w:tcW w:w="5940" w:type="dxa"/>
            <w:gridSpan w:val="3"/>
          </w:tcPr>
          <w:p w:rsidR="00C31930" w:rsidRPr="0056742D" w:rsidRDefault="00A9344A" w:rsidP="00C31930">
            <w:r w:rsidRPr="0056742D">
              <w:t>User</w:t>
            </w:r>
            <w:r w:rsidR="00C31930" w:rsidRPr="0056742D">
              <w:t xml:space="preserve"> is logged in.</w:t>
            </w:r>
          </w:p>
          <w:p w:rsidR="00C31930" w:rsidRPr="0056742D" w:rsidRDefault="001E5037" w:rsidP="004D194F">
            <w:pPr>
              <w:pStyle w:val="ListBulletNormal"/>
              <w:numPr>
                <w:ilvl w:val="0"/>
                <w:numId w:val="0"/>
              </w:numPr>
            </w:pPr>
            <w:r w:rsidRPr="0056742D">
              <w:t>Channel/CSR light</w:t>
            </w:r>
            <w:r w:rsidR="00C31930" w:rsidRPr="0056742D">
              <w:t xml:space="preserve"> application is in the context of a billing account</w:t>
            </w:r>
          </w:p>
        </w:tc>
      </w:tr>
      <w:tr w:rsidR="00C31930" w:rsidRPr="0056742D" w:rsidTr="00C31930">
        <w:trPr>
          <w:trHeight w:val="176"/>
        </w:trPr>
        <w:tc>
          <w:tcPr>
            <w:tcW w:w="2268" w:type="dxa"/>
          </w:tcPr>
          <w:p w:rsidR="00C31930" w:rsidRPr="0056742D" w:rsidRDefault="00C31930" w:rsidP="00C31930">
            <w:r w:rsidRPr="0056742D">
              <w:t>Trigger</w:t>
            </w:r>
          </w:p>
        </w:tc>
        <w:tc>
          <w:tcPr>
            <w:tcW w:w="5940" w:type="dxa"/>
            <w:gridSpan w:val="3"/>
          </w:tcPr>
          <w:p w:rsidR="00C31930" w:rsidRPr="0056742D" w:rsidRDefault="00553E11" w:rsidP="00C31930">
            <w:pPr>
              <w:pStyle w:val="BodyText"/>
            </w:pPr>
            <w:r w:rsidRPr="0056742D">
              <w:t>User</w:t>
            </w:r>
            <w:r w:rsidR="00DD7A68" w:rsidRPr="0056742D">
              <w:t xml:space="preserve"> has selected the option to modify the billing account payment information</w:t>
            </w:r>
          </w:p>
        </w:tc>
      </w:tr>
      <w:tr w:rsidR="00C31930" w:rsidRPr="0056742D" w:rsidTr="00C31930">
        <w:trPr>
          <w:trHeight w:val="176"/>
        </w:trPr>
        <w:tc>
          <w:tcPr>
            <w:tcW w:w="2268" w:type="dxa"/>
          </w:tcPr>
          <w:p w:rsidR="00C31930" w:rsidRPr="0056742D" w:rsidRDefault="00C31930" w:rsidP="00C31930">
            <w:r w:rsidRPr="0056742D">
              <w:t>Minimum guarantees</w:t>
            </w:r>
          </w:p>
        </w:tc>
        <w:tc>
          <w:tcPr>
            <w:tcW w:w="5940" w:type="dxa"/>
            <w:gridSpan w:val="3"/>
          </w:tcPr>
          <w:p w:rsidR="00C31930" w:rsidRPr="0056742D" w:rsidRDefault="00C31930" w:rsidP="00C31930">
            <w:pPr>
              <w:pStyle w:val="BodyText"/>
            </w:pPr>
            <w:r w:rsidRPr="0056742D">
              <w:t>Payment method has not been modified.</w:t>
            </w:r>
          </w:p>
        </w:tc>
      </w:tr>
      <w:tr w:rsidR="00C31930" w:rsidRPr="0056742D" w:rsidTr="00C31930">
        <w:trPr>
          <w:trHeight w:val="176"/>
        </w:trPr>
        <w:tc>
          <w:tcPr>
            <w:tcW w:w="2268" w:type="dxa"/>
          </w:tcPr>
          <w:p w:rsidR="00C31930" w:rsidRPr="0056742D" w:rsidRDefault="00C31930" w:rsidP="00C31930">
            <w:r w:rsidRPr="0056742D">
              <w:t>Success guarantees:</w:t>
            </w:r>
          </w:p>
        </w:tc>
        <w:tc>
          <w:tcPr>
            <w:tcW w:w="5940" w:type="dxa"/>
            <w:gridSpan w:val="3"/>
          </w:tcPr>
          <w:p w:rsidR="00C31930" w:rsidRPr="0056742D" w:rsidRDefault="00C31930" w:rsidP="00C31930">
            <w:pPr>
              <w:pStyle w:val="BodyText"/>
            </w:pPr>
            <w:r w:rsidRPr="0056742D">
              <w:t>Payment method has been modified.</w:t>
            </w:r>
          </w:p>
        </w:tc>
      </w:tr>
      <w:tr w:rsidR="00C31930" w:rsidRPr="0056742D" w:rsidTr="00C31930">
        <w:trPr>
          <w:trHeight w:val="176"/>
        </w:trPr>
        <w:tc>
          <w:tcPr>
            <w:tcW w:w="2268" w:type="dxa"/>
          </w:tcPr>
          <w:p w:rsidR="00C31930" w:rsidRPr="0056742D" w:rsidRDefault="00C31930" w:rsidP="00C31930">
            <w:r w:rsidRPr="0056742D">
              <w:t>Normal Flow:</w:t>
            </w:r>
          </w:p>
        </w:tc>
        <w:tc>
          <w:tcPr>
            <w:tcW w:w="5940" w:type="dxa"/>
            <w:gridSpan w:val="3"/>
          </w:tcPr>
          <w:p w:rsidR="00C31930" w:rsidRPr="0056742D" w:rsidRDefault="00C31930" w:rsidP="000F7361">
            <w:pPr>
              <w:pStyle w:val="Body"/>
              <w:numPr>
                <w:ilvl w:val="0"/>
                <w:numId w:val="350"/>
              </w:numPr>
            </w:pPr>
            <w:r w:rsidRPr="0056742D">
              <w:t>The application displays payment method in editable mode populated with existing values if any and the list of other available payment methods.</w:t>
            </w:r>
          </w:p>
          <w:p w:rsidR="00C31930" w:rsidRPr="0056742D" w:rsidRDefault="00A9344A" w:rsidP="000F7361">
            <w:pPr>
              <w:pStyle w:val="Body"/>
              <w:numPr>
                <w:ilvl w:val="0"/>
                <w:numId w:val="350"/>
              </w:numPr>
            </w:pPr>
            <w:r w:rsidRPr="0056742D">
              <w:t>User</w:t>
            </w:r>
            <w:r w:rsidR="00C31930" w:rsidRPr="0056742D">
              <w:t xml:space="preserve"> updates data information upon </w:t>
            </w:r>
            <w:r w:rsidR="00B833A0">
              <w:t>user</w:t>
            </w:r>
            <w:r w:rsidR="00C31930" w:rsidRPr="0056742D">
              <w:t xml:space="preserve"> inputs.</w:t>
            </w:r>
          </w:p>
          <w:p w:rsidR="00C31930" w:rsidRPr="0056742D" w:rsidRDefault="00C31930" w:rsidP="000F7361">
            <w:pPr>
              <w:pStyle w:val="Body"/>
              <w:numPr>
                <w:ilvl w:val="0"/>
                <w:numId w:val="350"/>
              </w:numPr>
            </w:pPr>
            <w:r w:rsidRPr="0056742D">
              <w:t>The user submits or (A1).</w:t>
            </w:r>
          </w:p>
          <w:p w:rsidR="00DD7A68" w:rsidRPr="0056742D" w:rsidRDefault="00DD7A68" w:rsidP="000F7361">
            <w:pPr>
              <w:pStyle w:val="Body"/>
              <w:numPr>
                <w:ilvl w:val="0"/>
                <w:numId w:val="350"/>
              </w:numPr>
            </w:pPr>
            <w:r w:rsidRPr="0056742D">
              <w:t>The application posts the modification request (A2)</w:t>
            </w:r>
          </w:p>
          <w:p w:rsidR="00C31930" w:rsidRPr="0056742D" w:rsidRDefault="00DD7A68" w:rsidP="000F7361">
            <w:pPr>
              <w:pStyle w:val="Body"/>
              <w:numPr>
                <w:ilvl w:val="0"/>
                <w:numId w:val="350"/>
              </w:numPr>
            </w:pPr>
            <w:r w:rsidRPr="0056742D">
              <w:t>The application confirms to the user the request has been posted</w:t>
            </w:r>
          </w:p>
        </w:tc>
      </w:tr>
      <w:tr w:rsidR="00C31930" w:rsidRPr="0056742D" w:rsidTr="00C31930">
        <w:trPr>
          <w:trHeight w:val="176"/>
        </w:trPr>
        <w:tc>
          <w:tcPr>
            <w:tcW w:w="2268" w:type="dxa"/>
          </w:tcPr>
          <w:p w:rsidR="00C31930" w:rsidRPr="0056742D" w:rsidRDefault="00C31930" w:rsidP="00C31930">
            <w:r w:rsidRPr="0056742D">
              <w:t>Alternative Flows:</w:t>
            </w:r>
          </w:p>
        </w:tc>
        <w:tc>
          <w:tcPr>
            <w:tcW w:w="5940" w:type="dxa"/>
            <w:gridSpan w:val="3"/>
          </w:tcPr>
          <w:p w:rsidR="00DD7A68" w:rsidRPr="0056742D" w:rsidRDefault="00DD7A68" w:rsidP="00DD7A68">
            <w:pPr>
              <w:pStyle w:val="Body"/>
              <w:ind w:left="0"/>
            </w:pPr>
            <w:r w:rsidRPr="0056742D">
              <w:t xml:space="preserve">A1: </w:t>
            </w:r>
            <w:r w:rsidR="00553E11" w:rsidRPr="0056742D">
              <w:t>User</w:t>
            </w:r>
            <w:r w:rsidRPr="0056742D">
              <w:t xml:space="preserve"> decides to cancel this action</w:t>
            </w:r>
          </w:p>
          <w:p w:rsidR="00DD7A68" w:rsidRPr="0056742D" w:rsidRDefault="00DD7A68" w:rsidP="000F7361">
            <w:pPr>
              <w:pStyle w:val="Body"/>
              <w:numPr>
                <w:ilvl w:val="0"/>
                <w:numId w:val="351"/>
              </w:numPr>
            </w:pPr>
            <w:r w:rsidRPr="0056742D">
              <w:t xml:space="preserve">Application redirects the user to ‘View </w:t>
            </w:r>
            <w:r w:rsidR="00B833A0">
              <w:t xml:space="preserve">and manage </w:t>
            </w:r>
            <w:r w:rsidRPr="0056742D">
              <w:t>billing account’ use case.</w:t>
            </w:r>
          </w:p>
          <w:p w:rsidR="00DD7A68" w:rsidRPr="0056742D" w:rsidRDefault="00DD7A68" w:rsidP="00DD7A68">
            <w:pPr>
              <w:pStyle w:val="Body"/>
              <w:ind w:left="0"/>
            </w:pPr>
            <w:r w:rsidRPr="0056742D">
              <w:t xml:space="preserve">A2: There is a pending </w:t>
            </w:r>
            <w:r w:rsidR="00B833A0">
              <w:t>payment method</w:t>
            </w:r>
            <w:r w:rsidRPr="0056742D">
              <w:t xml:space="preserve"> modification for the account</w:t>
            </w:r>
          </w:p>
          <w:p w:rsidR="00C31930" w:rsidRPr="0056742D" w:rsidRDefault="00DD7A68" w:rsidP="000F7361">
            <w:pPr>
              <w:pStyle w:val="Body"/>
              <w:numPr>
                <w:ilvl w:val="0"/>
                <w:numId w:val="352"/>
              </w:numPr>
            </w:pPr>
            <w:r w:rsidRPr="0056742D">
              <w:t xml:space="preserve">Application displays an error message informing the user he can’t submit this modification until previous request has </w:t>
            </w:r>
            <w:r w:rsidRPr="0056742D">
              <w:lastRenderedPageBreak/>
              <w:t>been processed</w:t>
            </w:r>
          </w:p>
        </w:tc>
      </w:tr>
    </w:tbl>
    <w:p w:rsidR="00C31930" w:rsidRPr="0056742D" w:rsidRDefault="00C31930" w:rsidP="004752DD">
      <w:pPr>
        <w:pStyle w:val="Heading4"/>
      </w:pPr>
      <w:bookmarkStart w:id="632" w:name="_Toc211083824"/>
      <w:bookmarkStart w:id="633" w:name="_Toc253578039"/>
      <w:r w:rsidRPr="0056742D">
        <w:lastRenderedPageBreak/>
        <w:t>Use Case:  Modify billing account attributes</w:t>
      </w:r>
      <w:bookmarkEnd w:id="632"/>
      <w:bookmarkEnd w:id="63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1930" w:rsidRPr="0056742D" w:rsidTr="00C31930">
        <w:trPr>
          <w:gridAfter w:val="1"/>
          <w:wAfter w:w="18" w:type="dxa"/>
          <w:trHeight w:val="360"/>
        </w:trPr>
        <w:tc>
          <w:tcPr>
            <w:tcW w:w="5580" w:type="dxa"/>
            <w:gridSpan w:val="2"/>
            <w:shd w:val="clear" w:color="auto" w:fill="E6E6E6"/>
          </w:tcPr>
          <w:p w:rsidR="00C31930" w:rsidRPr="0056742D" w:rsidRDefault="00C31930" w:rsidP="00122B88">
            <w:pPr>
              <w:pStyle w:val="TableHeading"/>
            </w:pPr>
            <w:r w:rsidRPr="0056742D">
              <w:t>Modify billing account attributes</w:t>
            </w:r>
          </w:p>
        </w:tc>
        <w:tc>
          <w:tcPr>
            <w:tcW w:w="2610" w:type="dxa"/>
            <w:shd w:val="clear" w:color="auto" w:fill="E6E6E6"/>
          </w:tcPr>
          <w:p w:rsidR="00C31930" w:rsidRPr="0056742D" w:rsidRDefault="001060FE" w:rsidP="00122B88">
            <w:pPr>
              <w:pStyle w:val="TableHeading"/>
            </w:pPr>
            <w:r w:rsidRPr="0056742D">
              <w:t>BAM0040</w:t>
            </w:r>
            <w:r w:rsidR="00C31930" w:rsidRPr="0056742D">
              <w:t xml:space="preserve"> </w:t>
            </w:r>
          </w:p>
        </w:tc>
      </w:tr>
      <w:tr w:rsidR="00C31930" w:rsidRPr="0056742D" w:rsidTr="00C31930">
        <w:tc>
          <w:tcPr>
            <w:tcW w:w="2268" w:type="dxa"/>
          </w:tcPr>
          <w:p w:rsidR="00C31930" w:rsidRPr="0056742D" w:rsidRDefault="00C31930" w:rsidP="00C31930">
            <w:r w:rsidRPr="0056742D">
              <w:t>Primary actors</w:t>
            </w:r>
          </w:p>
        </w:tc>
        <w:tc>
          <w:tcPr>
            <w:tcW w:w="5940" w:type="dxa"/>
            <w:gridSpan w:val="3"/>
          </w:tcPr>
          <w:p w:rsidR="00C31930" w:rsidRDefault="00C31930" w:rsidP="00C31930">
            <w:pPr>
              <w:pStyle w:val="BodyText"/>
            </w:pPr>
            <w:r w:rsidRPr="0056742D">
              <w:t>Dealer user</w:t>
            </w:r>
          </w:p>
          <w:p w:rsidR="0056742D" w:rsidRPr="0056742D" w:rsidRDefault="0056742D" w:rsidP="00C31930">
            <w:pPr>
              <w:pStyle w:val="BodyText"/>
            </w:pPr>
            <w:r>
              <w:t>CSR</w:t>
            </w:r>
            <w:r w:rsidR="003D08E6">
              <w:t xml:space="preserve"> user</w:t>
            </w:r>
          </w:p>
        </w:tc>
      </w:tr>
      <w:tr w:rsidR="00C31930" w:rsidRPr="0056742D" w:rsidTr="00C31930">
        <w:tc>
          <w:tcPr>
            <w:tcW w:w="2268" w:type="dxa"/>
          </w:tcPr>
          <w:p w:rsidR="00C31930" w:rsidRPr="0056742D" w:rsidRDefault="00C31930" w:rsidP="00C31930">
            <w:r w:rsidRPr="0056742D">
              <w:t>Summary Goal</w:t>
            </w:r>
          </w:p>
        </w:tc>
        <w:tc>
          <w:tcPr>
            <w:tcW w:w="5940" w:type="dxa"/>
            <w:gridSpan w:val="3"/>
          </w:tcPr>
          <w:p w:rsidR="00C31930" w:rsidRPr="0056742D" w:rsidRDefault="00C31930" w:rsidP="00C31930">
            <w:pPr>
              <w:pStyle w:val="BodyText"/>
            </w:pPr>
            <w:r w:rsidRPr="0056742D">
              <w:t xml:space="preserve">This use case allows the user to modify a billing account attributes. </w:t>
            </w:r>
          </w:p>
        </w:tc>
      </w:tr>
      <w:tr w:rsidR="00C31930" w:rsidRPr="0056742D" w:rsidTr="00C31930">
        <w:trPr>
          <w:trHeight w:val="176"/>
        </w:trPr>
        <w:tc>
          <w:tcPr>
            <w:tcW w:w="2268" w:type="dxa"/>
          </w:tcPr>
          <w:p w:rsidR="00C31930" w:rsidRPr="0056742D" w:rsidRDefault="00C31930" w:rsidP="00C31930">
            <w:r w:rsidRPr="0056742D">
              <w:t>Pre-conditions</w:t>
            </w:r>
          </w:p>
        </w:tc>
        <w:tc>
          <w:tcPr>
            <w:tcW w:w="5940" w:type="dxa"/>
            <w:gridSpan w:val="3"/>
          </w:tcPr>
          <w:p w:rsidR="00C31930" w:rsidRPr="0056742D" w:rsidRDefault="00A9344A" w:rsidP="004D194F">
            <w:pPr>
              <w:pStyle w:val="BodyText"/>
            </w:pPr>
            <w:r w:rsidRPr="0056742D">
              <w:t>User</w:t>
            </w:r>
            <w:r w:rsidR="00C31930" w:rsidRPr="0056742D">
              <w:t xml:space="preserve"> is logged in.</w:t>
            </w:r>
          </w:p>
          <w:p w:rsidR="00C31930" w:rsidRPr="0056742D" w:rsidRDefault="001E5037" w:rsidP="004D194F">
            <w:pPr>
              <w:pStyle w:val="BodyText"/>
            </w:pPr>
            <w:r w:rsidRPr="0056742D">
              <w:t>Channel/CSR light</w:t>
            </w:r>
            <w:r w:rsidR="00C31930" w:rsidRPr="0056742D">
              <w:t xml:space="preserve"> application is in the context of a billing account</w:t>
            </w:r>
          </w:p>
        </w:tc>
      </w:tr>
      <w:tr w:rsidR="00C31930" w:rsidRPr="0056742D" w:rsidTr="00C31930">
        <w:trPr>
          <w:trHeight w:val="176"/>
        </w:trPr>
        <w:tc>
          <w:tcPr>
            <w:tcW w:w="2268" w:type="dxa"/>
          </w:tcPr>
          <w:p w:rsidR="00C31930" w:rsidRPr="0056742D" w:rsidRDefault="00C31930" w:rsidP="00C31930">
            <w:r w:rsidRPr="0056742D">
              <w:t>Trigger</w:t>
            </w:r>
          </w:p>
        </w:tc>
        <w:tc>
          <w:tcPr>
            <w:tcW w:w="5940" w:type="dxa"/>
            <w:gridSpan w:val="3"/>
          </w:tcPr>
          <w:p w:rsidR="00C31930" w:rsidRPr="0056742D" w:rsidRDefault="00C31930" w:rsidP="00C31930">
            <w:pPr>
              <w:pStyle w:val="BodyText"/>
            </w:pPr>
            <w:r w:rsidRPr="0056742D">
              <w:t>Customer needs to update his billing account attributes.</w:t>
            </w:r>
          </w:p>
        </w:tc>
      </w:tr>
      <w:tr w:rsidR="00C31930" w:rsidRPr="0056742D" w:rsidTr="00C31930">
        <w:trPr>
          <w:trHeight w:val="176"/>
        </w:trPr>
        <w:tc>
          <w:tcPr>
            <w:tcW w:w="2268" w:type="dxa"/>
          </w:tcPr>
          <w:p w:rsidR="00C31930" w:rsidRPr="0056742D" w:rsidRDefault="00C31930" w:rsidP="00C31930">
            <w:r w:rsidRPr="0056742D">
              <w:t>Minimum guarantees</w:t>
            </w:r>
          </w:p>
        </w:tc>
        <w:tc>
          <w:tcPr>
            <w:tcW w:w="5940" w:type="dxa"/>
            <w:gridSpan w:val="3"/>
          </w:tcPr>
          <w:p w:rsidR="00C31930" w:rsidRPr="0056742D" w:rsidRDefault="00C31930" w:rsidP="00C31930">
            <w:pPr>
              <w:pStyle w:val="BodyText"/>
            </w:pPr>
            <w:r w:rsidRPr="0056742D">
              <w:t>Billing account attributes have been modified.</w:t>
            </w:r>
          </w:p>
        </w:tc>
      </w:tr>
      <w:tr w:rsidR="00C31930" w:rsidRPr="0056742D" w:rsidTr="00C31930">
        <w:trPr>
          <w:trHeight w:val="176"/>
        </w:trPr>
        <w:tc>
          <w:tcPr>
            <w:tcW w:w="2268" w:type="dxa"/>
          </w:tcPr>
          <w:p w:rsidR="00C31930" w:rsidRPr="0056742D" w:rsidRDefault="00C31930" w:rsidP="00C31930">
            <w:r w:rsidRPr="0056742D">
              <w:t>Success guarantees:</w:t>
            </w:r>
          </w:p>
        </w:tc>
        <w:tc>
          <w:tcPr>
            <w:tcW w:w="5940" w:type="dxa"/>
            <w:gridSpan w:val="3"/>
          </w:tcPr>
          <w:p w:rsidR="00C31930" w:rsidRPr="0056742D" w:rsidRDefault="00C31930" w:rsidP="00C31930">
            <w:pPr>
              <w:pStyle w:val="BodyText"/>
            </w:pPr>
            <w:r w:rsidRPr="0056742D">
              <w:t>Billing account attributes have not been modified.</w:t>
            </w:r>
          </w:p>
        </w:tc>
      </w:tr>
      <w:tr w:rsidR="00C31930" w:rsidRPr="0056742D" w:rsidTr="00C31930">
        <w:trPr>
          <w:trHeight w:val="176"/>
        </w:trPr>
        <w:tc>
          <w:tcPr>
            <w:tcW w:w="2268" w:type="dxa"/>
          </w:tcPr>
          <w:p w:rsidR="00C31930" w:rsidRPr="0056742D" w:rsidRDefault="00C31930" w:rsidP="00C31930">
            <w:r w:rsidRPr="0056742D">
              <w:t>Normal Flow:</w:t>
            </w:r>
          </w:p>
        </w:tc>
        <w:tc>
          <w:tcPr>
            <w:tcW w:w="5940" w:type="dxa"/>
            <w:gridSpan w:val="3"/>
          </w:tcPr>
          <w:p w:rsidR="00C31930" w:rsidRPr="0056742D" w:rsidRDefault="00C31930" w:rsidP="000F7361">
            <w:pPr>
              <w:pStyle w:val="Body"/>
              <w:numPr>
                <w:ilvl w:val="0"/>
                <w:numId w:val="355"/>
              </w:numPr>
            </w:pPr>
            <w:r w:rsidRPr="0056742D">
              <w:t>The application displays billing account attributes in editable mode populated with existing values.</w:t>
            </w:r>
          </w:p>
          <w:p w:rsidR="00C31930" w:rsidRPr="0056742D" w:rsidRDefault="00A9344A" w:rsidP="000F7361">
            <w:pPr>
              <w:pStyle w:val="Body"/>
              <w:numPr>
                <w:ilvl w:val="0"/>
                <w:numId w:val="355"/>
              </w:numPr>
            </w:pPr>
            <w:r w:rsidRPr="0056742D">
              <w:t>User</w:t>
            </w:r>
            <w:r w:rsidR="00C31930" w:rsidRPr="0056742D">
              <w:t xml:space="preserve"> updates data information upon consumer inputs.</w:t>
            </w:r>
          </w:p>
          <w:p w:rsidR="00C31930" w:rsidRPr="0056742D" w:rsidRDefault="00C31930" w:rsidP="000F7361">
            <w:pPr>
              <w:pStyle w:val="Body"/>
              <w:numPr>
                <w:ilvl w:val="0"/>
                <w:numId w:val="355"/>
              </w:numPr>
            </w:pPr>
            <w:r w:rsidRPr="0056742D">
              <w:t>The user submits or (A1).</w:t>
            </w:r>
          </w:p>
          <w:p w:rsidR="00DD7A68" w:rsidRPr="0056742D" w:rsidRDefault="00DD7A68" w:rsidP="000F7361">
            <w:pPr>
              <w:pStyle w:val="Body"/>
              <w:numPr>
                <w:ilvl w:val="0"/>
                <w:numId w:val="355"/>
              </w:numPr>
            </w:pPr>
            <w:r w:rsidRPr="0056742D">
              <w:t>The application posts the modification request (A2)</w:t>
            </w:r>
          </w:p>
          <w:p w:rsidR="00C31930" w:rsidRPr="0056742D" w:rsidRDefault="00DD7A68" w:rsidP="000F7361">
            <w:pPr>
              <w:pStyle w:val="ListNumberUC"/>
              <w:numPr>
                <w:ilvl w:val="0"/>
                <w:numId w:val="355"/>
              </w:numPr>
            </w:pPr>
            <w:r w:rsidRPr="0056742D">
              <w:t xml:space="preserve">The application confirms to the user the request has been posted </w:t>
            </w:r>
          </w:p>
        </w:tc>
      </w:tr>
      <w:tr w:rsidR="00C31930" w:rsidRPr="0056742D" w:rsidTr="00C31930">
        <w:trPr>
          <w:trHeight w:val="176"/>
        </w:trPr>
        <w:tc>
          <w:tcPr>
            <w:tcW w:w="2268" w:type="dxa"/>
          </w:tcPr>
          <w:p w:rsidR="00C31930" w:rsidRPr="0056742D" w:rsidRDefault="00C31930" w:rsidP="00C31930">
            <w:r w:rsidRPr="0056742D">
              <w:t>Alternative Flows:</w:t>
            </w:r>
          </w:p>
        </w:tc>
        <w:tc>
          <w:tcPr>
            <w:tcW w:w="5940" w:type="dxa"/>
            <w:gridSpan w:val="3"/>
          </w:tcPr>
          <w:p w:rsidR="00DD7A68" w:rsidRPr="0056742D" w:rsidRDefault="00DD7A68" w:rsidP="00DD7A68">
            <w:pPr>
              <w:pStyle w:val="Body"/>
              <w:ind w:left="0"/>
            </w:pPr>
            <w:r w:rsidRPr="0056742D">
              <w:t xml:space="preserve">A1: </w:t>
            </w:r>
            <w:r w:rsidR="00553E11" w:rsidRPr="0056742D">
              <w:t>User</w:t>
            </w:r>
            <w:r w:rsidRPr="0056742D">
              <w:t xml:space="preserve"> decides to cancel this action</w:t>
            </w:r>
          </w:p>
          <w:p w:rsidR="00DD7A68" w:rsidRPr="0056742D" w:rsidRDefault="00DD7A68" w:rsidP="000F7361">
            <w:pPr>
              <w:pStyle w:val="Body"/>
              <w:numPr>
                <w:ilvl w:val="0"/>
                <w:numId w:val="353"/>
              </w:numPr>
            </w:pPr>
            <w:r w:rsidRPr="0056742D">
              <w:t>Application redirects the user to ‘View billing account information’ use case.</w:t>
            </w:r>
          </w:p>
          <w:p w:rsidR="00DD7A68" w:rsidRPr="0056742D" w:rsidRDefault="00DD7A68" w:rsidP="00DD7A68">
            <w:pPr>
              <w:pStyle w:val="Body"/>
              <w:ind w:left="0"/>
            </w:pPr>
            <w:r w:rsidRPr="0056742D">
              <w:t>A2: There is a pending billing contact modification for the account</w:t>
            </w:r>
          </w:p>
          <w:p w:rsidR="00C31930" w:rsidRPr="0056742D" w:rsidRDefault="00DD7A68" w:rsidP="000F7361">
            <w:pPr>
              <w:pStyle w:val="Body"/>
              <w:numPr>
                <w:ilvl w:val="0"/>
                <w:numId w:val="354"/>
              </w:numPr>
            </w:pPr>
            <w:r w:rsidRPr="0056742D">
              <w:t>Application displays an error message informing the user he can’t submit this modification until previous request has been processed</w:t>
            </w:r>
          </w:p>
        </w:tc>
      </w:tr>
    </w:tbl>
    <w:p w:rsidR="00604F00" w:rsidRPr="0056742D" w:rsidRDefault="00604F00" w:rsidP="00604F00">
      <w:pPr>
        <w:pStyle w:val="Heading4"/>
        <w:tabs>
          <w:tab w:val="num" w:pos="864"/>
        </w:tabs>
        <w:ind w:left="864"/>
      </w:pPr>
      <w:bookmarkStart w:id="634" w:name="_Toc211083825"/>
      <w:bookmarkStart w:id="635" w:name="_Toc213239945"/>
      <w:bookmarkStart w:id="636" w:name="_Toc215983934"/>
      <w:bookmarkStart w:id="637" w:name="_Toc253578040"/>
      <w:r w:rsidRPr="0056742D">
        <w:t xml:space="preserve">Use Case:  Add </w:t>
      </w:r>
      <w:r w:rsidR="002C56C0">
        <w:t>account offer</w:t>
      </w:r>
      <w:r w:rsidRPr="0056742D">
        <w:t>s</w:t>
      </w:r>
      <w:bookmarkEnd w:id="635"/>
      <w:bookmarkEnd w:id="636"/>
      <w:bookmarkEnd w:id="63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04F00" w:rsidRPr="0056742D" w:rsidTr="00604F00">
        <w:trPr>
          <w:gridAfter w:val="1"/>
          <w:wAfter w:w="18" w:type="dxa"/>
          <w:trHeight w:val="360"/>
        </w:trPr>
        <w:tc>
          <w:tcPr>
            <w:tcW w:w="5580" w:type="dxa"/>
            <w:gridSpan w:val="2"/>
            <w:shd w:val="clear" w:color="auto" w:fill="E6E6E6"/>
          </w:tcPr>
          <w:p w:rsidR="00604F00" w:rsidRPr="0056742D" w:rsidRDefault="00604F00" w:rsidP="00122B88">
            <w:pPr>
              <w:pStyle w:val="TableHeading"/>
            </w:pPr>
            <w:r w:rsidRPr="0056742D">
              <w:rPr>
                <w:lang w:val="en-US"/>
              </w:rPr>
              <w:t>Add</w:t>
            </w:r>
            <w:r w:rsidRPr="0056742D">
              <w:t xml:space="preserve"> </w:t>
            </w:r>
            <w:r w:rsidR="002C56C0">
              <w:t>account offer</w:t>
            </w:r>
            <w:r w:rsidRPr="0056742D">
              <w:t xml:space="preserve">s </w:t>
            </w:r>
          </w:p>
        </w:tc>
        <w:tc>
          <w:tcPr>
            <w:tcW w:w="2610" w:type="dxa"/>
            <w:shd w:val="clear" w:color="auto" w:fill="E6E6E6"/>
          </w:tcPr>
          <w:p w:rsidR="00604F00" w:rsidRPr="0056742D" w:rsidRDefault="00604F00" w:rsidP="00122B88">
            <w:pPr>
              <w:pStyle w:val="TableHeading"/>
            </w:pPr>
            <w:r w:rsidRPr="0056742D">
              <w:t>BAM0090</w:t>
            </w:r>
          </w:p>
        </w:tc>
      </w:tr>
      <w:tr w:rsidR="00604F00" w:rsidRPr="0056742D" w:rsidTr="00604F00">
        <w:tc>
          <w:tcPr>
            <w:tcW w:w="2268" w:type="dxa"/>
          </w:tcPr>
          <w:p w:rsidR="00604F00" w:rsidRPr="0056742D" w:rsidRDefault="00604F00" w:rsidP="00604F00">
            <w:r w:rsidRPr="0056742D">
              <w:t>Primary actors</w:t>
            </w:r>
          </w:p>
        </w:tc>
        <w:tc>
          <w:tcPr>
            <w:tcW w:w="5940" w:type="dxa"/>
            <w:gridSpan w:val="3"/>
          </w:tcPr>
          <w:p w:rsidR="00604F00" w:rsidRDefault="00604F00" w:rsidP="00604F00">
            <w:pPr>
              <w:pStyle w:val="BodyText"/>
            </w:pPr>
            <w:r w:rsidRPr="0056742D">
              <w:t>Dealer User</w:t>
            </w:r>
          </w:p>
          <w:p w:rsidR="0056742D" w:rsidRPr="0056742D" w:rsidRDefault="0056742D" w:rsidP="00604F00">
            <w:pPr>
              <w:pStyle w:val="BodyText"/>
            </w:pPr>
            <w:r>
              <w:t>CSR</w:t>
            </w:r>
            <w:r w:rsidR="003D08E6">
              <w:t xml:space="preserve"> user</w:t>
            </w:r>
          </w:p>
        </w:tc>
      </w:tr>
      <w:tr w:rsidR="00604F00" w:rsidRPr="0056742D" w:rsidTr="00604F00">
        <w:tc>
          <w:tcPr>
            <w:tcW w:w="2268" w:type="dxa"/>
          </w:tcPr>
          <w:p w:rsidR="00604F00" w:rsidRPr="0056742D" w:rsidRDefault="00604F00" w:rsidP="00604F00">
            <w:r w:rsidRPr="0056742D">
              <w:t>Summary Goal</w:t>
            </w:r>
          </w:p>
        </w:tc>
        <w:tc>
          <w:tcPr>
            <w:tcW w:w="5940" w:type="dxa"/>
            <w:gridSpan w:val="3"/>
          </w:tcPr>
          <w:p w:rsidR="00604F00" w:rsidRPr="0056742D" w:rsidRDefault="00604F00" w:rsidP="00604F00">
            <w:pPr>
              <w:pStyle w:val="BodyText"/>
            </w:pPr>
            <w:r w:rsidRPr="0056742D">
              <w:t xml:space="preserve">This use case allows adding </w:t>
            </w:r>
            <w:r w:rsidR="002C56C0">
              <w:t>account offer</w:t>
            </w:r>
            <w:r w:rsidRPr="0056742D">
              <w:t>s to an existing billing account, with or without an account bundle subscribed.</w:t>
            </w:r>
          </w:p>
        </w:tc>
      </w:tr>
      <w:tr w:rsidR="00604F00" w:rsidRPr="0056742D" w:rsidTr="00604F00">
        <w:trPr>
          <w:trHeight w:val="176"/>
        </w:trPr>
        <w:tc>
          <w:tcPr>
            <w:tcW w:w="2268" w:type="dxa"/>
          </w:tcPr>
          <w:p w:rsidR="00604F00" w:rsidRPr="0056742D" w:rsidRDefault="00604F00" w:rsidP="00604F00">
            <w:r w:rsidRPr="0056742D">
              <w:t>Pre-conditions</w:t>
            </w:r>
          </w:p>
        </w:tc>
        <w:tc>
          <w:tcPr>
            <w:tcW w:w="5940" w:type="dxa"/>
            <w:gridSpan w:val="3"/>
          </w:tcPr>
          <w:p w:rsidR="00604F00" w:rsidRPr="0056742D" w:rsidRDefault="00604F00" w:rsidP="00604F00">
            <w:pPr>
              <w:pStyle w:val="BodyText"/>
            </w:pPr>
            <w:r w:rsidRPr="0056742D">
              <w:t>Either:</w:t>
            </w:r>
          </w:p>
          <w:p w:rsidR="00604F00" w:rsidRPr="0056742D" w:rsidRDefault="00604F00" w:rsidP="000F7361">
            <w:pPr>
              <w:pStyle w:val="Body"/>
              <w:numPr>
                <w:ilvl w:val="0"/>
                <w:numId w:val="443"/>
              </w:numPr>
            </w:pPr>
            <w:r w:rsidRPr="0056742D">
              <w:t xml:space="preserve">The user is logged in. </w:t>
            </w:r>
          </w:p>
          <w:p w:rsidR="00604F00" w:rsidRPr="0056742D" w:rsidRDefault="00604F00" w:rsidP="000F7361">
            <w:pPr>
              <w:pStyle w:val="Body"/>
              <w:numPr>
                <w:ilvl w:val="0"/>
                <w:numId w:val="443"/>
              </w:numPr>
            </w:pPr>
            <w:r w:rsidRPr="0056742D">
              <w:t xml:space="preserve">Customer has been identified and </w:t>
            </w:r>
            <w:r w:rsidR="001E5037" w:rsidRPr="0056742D">
              <w:t>Channel/CSR light</w:t>
            </w:r>
            <w:r w:rsidRPr="0056742D">
              <w:t xml:space="preserve"> </w:t>
            </w:r>
            <w:r w:rsidRPr="0056742D">
              <w:lastRenderedPageBreak/>
              <w:t>application is in the context of a specific billing account.</w:t>
            </w:r>
          </w:p>
        </w:tc>
      </w:tr>
      <w:tr w:rsidR="00604F00" w:rsidRPr="0056742D" w:rsidTr="00604F00">
        <w:trPr>
          <w:trHeight w:val="176"/>
        </w:trPr>
        <w:tc>
          <w:tcPr>
            <w:tcW w:w="2268" w:type="dxa"/>
          </w:tcPr>
          <w:p w:rsidR="00604F00" w:rsidRPr="0056742D" w:rsidRDefault="00604F00" w:rsidP="00604F00">
            <w:r w:rsidRPr="0056742D">
              <w:lastRenderedPageBreak/>
              <w:t>Trigger</w:t>
            </w:r>
          </w:p>
        </w:tc>
        <w:tc>
          <w:tcPr>
            <w:tcW w:w="5940" w:type="dxa"/>
            <w:gridSpan w:val="3"/>
          </w:tcPr>
          <w:p w:rsidR="00604F00" w:rsidRPr="0056742D" w:rsidRDefault="00604F00" w:rsidP="00604F00">
            <w:pPr>
              <w:pStyle w:val="BodyText"/>
            </w:pPr>
            <w:r w:rsidRPr="0056742D">
              <w:t xml:space="preserve">The user has selected the option to add </w:t>
            </w:r>
            <w:r w:rsidR="002C56C0">
              <w:t>account offer</w:t>
            </w:r>
            <w:r w:rsidRPr="0056742D">
              <w:t xml:space="preserve">s </w:t>
            </w:r>
          </w:p>
        </w:tc>
      </w:tr>
      <w:tr w:rsidR="00604F00" w:rsidRPr="0056742D" w:rsidTr="00604F00">
        <w:trPr>
          <w:trHeight w:val="176"/>
        </w:trPr>
        <w:tc>
          <w:tcPr>
            <w:tcW w:w="2268" w:type="dxa"/>
          </w:tcPr>
          <w:p w:rsidR="00604F00" w:rsidRPr="0056742D" w:rsidRDefault="00604F00" w:rsidP="00604F00">
            <w:r w:rsidRPr="0056742D">
              <w:t>Minimum guarantees</w:t>
            </w:r>
          </w:p>
        </w:tc>
        <w:tc>
          <w:tcPr>
            <w:tcW w:w="5940" w:type="dxa"/>
            <w:gridSpan w:val="3"/>
          </w:tcPr>
          <w:p w:rsidR="00604F00" w:rsidRPr="0056742D" w:rsidRDefault="00604F00" w:rsidP="00604F00">
            <w:pPr>
              <w:pStyle w:val="BodyText"/>
            </w:pPr>
            <w:r w:rsidRPr="0056742D">
              <w:t xml:space="preserve">The user can cancel </w:t>
            </w:r>
            <w:r w:rsidR="002C56C0">
              <w:t>account offer</w:t>
            </w:r>
            <w:r w:rsidRPr="0056742D">
              <w:t>s adding process at any moment before the last confirmation step.</w:t>
            </w:r>
          </w:p>
        </w:tc>
      </w:tr>
      <w:tr w:rsidR="00604F00" w:rsidRPr="0056742D" w:rsidTr="00604F00">
        <w:trPr>
          <w:trHeight w:val="176"/>
        </w:trPr>
        <w:tc>
          <w:tcPr>
            <w:tcW w:w="2268" w:type="dxa"/>
          </w:tcPr>
          <w:p w:rsidR="00604F00" w:rsidRPr="0056742D" w:rsidRDefault="00604F00" w:rsidP="00604F00">
            <w:r w:rsidRPr="0056742D">
              <w:t>Success guarantees:</w:t>
            </w:r>
          </w:p>
        </w:tc>
        <w:tc>
          <w:tcPr>
            <w:tcW w:w="5940" w:type="dxa"/>
            <w:gridSpan w:val="3"/>
          </w:tcPr>
          <w:p w:rsidR="00604F00" w:rsidRPr="0056742D" w:rsidRDefault="001E5037" w:rsidP="00604F00">
            <w:pPr>
              <w:pStyle w:val="BodyText"/>
            </w:pPr>
            <w:r w:rsidRPr="0056742D">
              <w:t>Channel/CSR light</w:t>
            </w:r>
            <w:r w:rsidR="00604F00" w:rsidRPr="0056742D">
              <w:t xml:space="preserve"> application has sent a new order with all the new </w:t>
            </w:r>
            <w:r w:rsidR="002C56C0">
              <w:t>account offer</w:t>
            </w:r>
            <w:r w:rsidR="00604F00" w:rsidRPr="0056742D">
              <w:t>s information necessary to the backend.</w:t>
            </w:r>
          </w:p>
        </w:tc>
      </w:tr>
      <w:tr w:rsidR="00604F00" w:rsidRPr="0056742D" w:rsidTr="00604F00">
        <w:trPr>
          <w:trHeight w:val="176"/>
        </w:trPr>
        <w:tc>
          <w:tcPr>
            <w:tcW w:w="2268" w:type="dxa"/>
          </w:tcPr>
          <w:p w:rsidR="00604F00" w:rsidRPr="0056742D" w:rsidRDefault="00604F00" w:rsidP="00604F00">
            <w:r w:rsidRPr="0056742D">
              <w:t>Normal Flow:</w:t>
            </w:r>
          </w:p>
        </w:tc>
        <w:tc>
          <w:tcPr>
            <w:tcW w:w="5940" w:type="dxa"/>
            <w:gridSpan w:val="3"/>
          </w:tcPr>
          <w:p w:rsidR="00604F00" w:rsidRPr="0056742D" w:rsidRDefault="001E5037" w:rsidP="000F7361">
            <w:pPr>
              <w:pStyle w:val="ListNumberUC"/>
              <w:numPr>
                <w:ilvl w:val="0"/>
                <w:numId w:val="261"/>
              </w:numPr>
              <w:spacing w:after="0"/>
            </w:pPr>
            <w:r w:rsidRPr="0056742D">
              <w:t>Channel/CSR light</w:t>
            </w:r>
            <w:r w:rsidR="00604F00" w:rsidRPr="0056742D">
              <w:t xml:space="preserve"> application displays </w:t>
            </w:r>
            <w:r w:rsidR="002C56C0">
              <w:t>account offer</w:t>
            </w:r>
            <w:r w:rsidR="00604F00" w:rsidRPr="0056742D">
              <w:t xml:space="preserve">s available for subscription for the user (refer to use case Browse and Select </w:t>
            </w:r>
            <w:r w:rsidR="002C56C0">
              <w:t>Account offer</w:t>
            </w:r>
            <w:r w:rsidR="00604F00" w:rsidRPr="0056742D">
              <w:t>s) (A1) (A3)</w:t>
            </w:r>
          </w:p>
          <w:p w:rsidR="00604F00" w:rsidRPr="0056742D" w:rsidRDefault="00604F00" w:rsidP="000F7361">
            <w:pPr>
              <w:pStyle w:val="ListNumberUC"/>
              <w:numPr>
                <w:ilvl w:val="0"/>
                <w:numId w:val="261"/>
              </w:numPr>
              <w:spacing w:after="0"/>
            </w:pPr>
            <w:r w:rsidRPr="0056742D">
              <w:t xml:space="preserve">User creates a selection of new </w:t>
            </w:r>
            <w:r w:rsidR="002C56C0">
              <w:t>account offer</w:t>
            </w:r>
            <w:r w:rsidRPr="0056742D">
              <w:t xml:space="preserve">s (refer to use case Browse and Select </w:t>
            </w:r>
            <w:r w:rsidR="002C56C0">
              <w:t>Account offer</w:t>
            </w:r>
            <w:r w:rsidRPr="0056742D">
              <w:t>s). (A2) (A3)</w:t>
            </w:r>
          </w:p>
          <w:p w:rsidR="00604F00" w:rsidRPr="0056742D" w:rsidRDefault="001E5037" w:rsidP="000F7361">
            <w:pPr>
              <w:pStyle w:val="ListNumberUC"/>
              <w:numPr>
                <w:ilvl w:val="0"/>
                <w:numId w:val="261"/>
              </w:numPr>
              <w:spacing w:after="0"/>
            </w:pPr>
            <w:r w:rsidRPr="0056742D">
              <w:t>Channel/CSR light</w:t>
            </w:r>
            <w:r w:rsidR="00604F00" w:rsidRPr="0056742D">
              <w:t xml:space="preserve"> application asks the user to confirm the new </w:t>
            </w:r>
            <w:r w:rsidR="002C56C0">
              <w:t>account offer</w:t>
            </w:r>
            <w:r w:rsidR="00604F00" w:rsidRPr="0056742D">
              <w:t>s selection.</w:t>
            </w:r>
          </w:p>
          <w:p w:rsidR="00604F00" w:rsidRPr="0056742D" w:rsidRDefault="001E5037" w:rsidP="000F7361">
            <w:pPr>
              <w:pStyle w:val="ListNumberUC"/>
              <w:numPr>
                <w:ilvl w:val="0"/>
                <w:numId w:val="261"/>
              </w:numPr>
              <w:spacing w:after="0"/>
            </w:pPr>
            <w:r w:rsidRPr="0056742D">
              <w:t>Channel/CSR light</w:t>
            </w:r>
            <w:r w:rsidR="00604F00" w:rsidRPr="0056742D">
              <w:t xml:space="preserve"> application sends the order to the back office system</w:t>
            </w:r>
          </w:p>
        </w:tc>
      </w:tr>
      <w:tr w:rsidR="00604F00" w:rsidRPr="0056742D" w:rsidTr="00604F00">
        <w:trPr>
          <w:trHeight w:val="176"/>
        </w:trPr>
        <w:tc>
          <w:tcPr>
            <w:tcW w:w="2268" w:type="dxa"/>
          </w:tcPr>
          <w:p w:rsidR="00604F00" w:rsidRPr="0056742D" w:rsidRDefault="00604F00" w:rsidP="00604F00">
            <w:r w:rsidRPr="0056742D">
              <w:t>Alternative Flows:</w:t>
            </w:r>
          </w:p>
        </w:tc>
        <w:tc>
          <w:tcPr>
            <w:tcW w:w="5940" w:type="dxa"/>
            <w:gridSpan w:val="3"/>
          </w:tcPr>
          <w:p w:rsidR="00604F00" w:rsidRPr="0056742D" w:rsidRDefault="00604F00" w:rsidP="00604F00">
            <w:pPr>
              <w:pStyle w:val="BodyText"/>
            </w:pPr>
            <w:r w:rsidRPr="0056742D">
              <w:t xml:space="preserve">A1: There is already a pending request preventing the </w:t>
            </w:r>
            <w:r w:rsidR="002C56C0">
              <w:t>account offer</w:t>
            </w:r>
            <w:r w:rsidRPr="0056742D">
              <w:t>s reconfiguration</w:t>
            </w:r>
          </w:p>
          <w:p w:rsidR="00604F00" w:rsidRPr="0056742D" w:rsidRDefault="001E5037" w:rsidP="000F7361">
            <w:pPr>
              <w:pStyle w:val="ListNumberUC"/>
              <w:numPr>
                <w:ilvl w:val="0"/>
                <w:numId w:val="132"/>
              </w:numPr>
              <w:spacing w:after="0"/>
            </w:pPr>
            <w:r w:rsidRPr="0056742D">
              <w:t>Channel/CSR light</w:t>
            </w:r>
            <w:r w:rsidR="00604F00" w:rsidRPr="0056742D">
              <w:t xml:space="preserve"> application displays an error message to the user to inform his reconfiguration can’t be done until current pending requests on this billing account have been processed.</w:t>
            </w:r>
          </w:p>
          <w:p w:rsidR="00604F00" w:rsidRPr="0056742D" w:rsidRDefault="00604F00" w:rsidP="00604F00">
            <w:pPr>
              <w:pStyle w:val="BodyText"/>
            </w:pPr>
            <w:r w:rsidRPr="0056742D">
              <w:t xml:space="preserve">A2: new </w:t>
            </w:r>
            <w:r w:rsidR="002C56C0">
              <w:t>account offer</w:t>
            </w:r>
            <w:r w:rsidRPr="0056742D">
              <w:t xml:space="preserve"> configuration is not correct due to exclusion, pre requisite rules or bundle configuration</w:t>
            </w:r>
          </w:p>
          <w:p w:rsidR="00604F00" w:rsidRPr="0056742D" w:rsidRDefault="001E5037" w:rsidP="000F7361">
            <w:pPr>
              <w:pStyle w:val="ListNumberUC"/>
              <w:numPr>
                <w:ilvl w:val="0"/>
                <w:numId w:val="212"/>
              </w:numPr>
              <w:spacing w:after="0"/>
            </w:pPr>
            <w:r w:rsidRPr="0056742D">
              <w:t>Channel/CSR light</w:t>
            </w:r>
            <w:r w:rsidR="00604F00" w:rsidRPr="0056742D">
              <w:t xml:space="preserve"> application displays to the user all rules that doesn’t match</w:t>
            </w:r>
          </w:p>
          <w:p w:rsidR="00604F00" w:rsidRPr="0056742D" w:rsidRDefault="00604F00" w:rsidP="000F7361">
            <w:pPr>
              <w:pStyle w:val="ListNumberUC"/>
              <w:numPr>
                <w:ilvl w:val="0"/>
                <w:numId w:val="212"/>
              </w:numPr>
              <w:spacing w:after="0"/>
            </w:pPr>
            <w:r w:rsidRPr="0056742D">
              <w:t>User confirms</w:t>
            </w:r>
          </w:p>
          <w:p w:rsidR="00604F00" w:rsidRPr="0056742D" w:rsidRDefault="001E5037" w:rsidP="000F7361">
            <w:pPr>
              <w:pStyle w:val="ListNumberUC"/>
              <w:numPr>
                <w:ilvl w:val="0"/>
                <w:numId w:val="212"/>
              </w:numPr>
              <w:spacing w:after="0"/>
            </w:pPr>
            <w:r w:rsidRPr="0056742D">
              <w:t>Channel/CSR light</w:t>
            </w:r>
            <w:r w:rsidR="00604F00" w:rsidRPr="0056742D">
              <w:t xml:space="preserve"> application redirects the user to first steps of the nominal case initializing the list with the last user selection (NF3)</w:t>
            </w:r>
          </w:p>
          <w:p w:rsidR="00604F00" w:rsidRPr="0056742D" w:rsidRDefault="00604F00" w:rsidP="00604F00">
            <w:pPr>
              <w:pStyle w:val="BodyText"/>
            </w:pPr>
            <w:r w:rsidRPr="0056742D">
              <w:t>A3: User selects reset option</w:t>
            </w:r>
          </w:p>
          <w:p w:rsidR="00604F00" w:rsidRPr="0056742D" w:rsidRDefault="001E5037" w:rsidP="000F7361">
            <w:pPr>
              <w:pStyle w:val="ListNumberUC"/>
              <w:numPr>
                <w:ilvl w:val="0"/>
                <w:numId w:val="435"/>
              </w:numPr>
              <w:spacing w:after="0"/>
            </w:pPr>
            <w:r w:rsidRPr="0056742D">
              <w:t>Channel/CSR light</w:t>
            </w:r>
            <w:r w:rsidR="00604F00" w:rsidRPr="0056742D">
              <w:t xml:space="preserve"> application reinitializes the </w:t>
            </w:r>
            <w:r w:rsidR="00E95ABF">
              <w:t>offers</w:t>
            </w:r>
            <w:r w:rsidR="00604F00" w:rsidRPr="0056742D">
              <w:t xml:space="preserve"> list as if it was the first time the user enters in the use case.</w:t>
            </w:r>
          </w:p>
          <w:p w:rsidR="00604F00" w:rsidRPr="0056742D" w:rsidRDefault="00604F00" w:rsidP="000F7361">
            <w:pPr>
              <w:pStyle w:val="ListNumberUC"/>
              <w:numPr>
                <w:ilvl w:val="0"/>
                <w:numId w:val="435"/>
              </w:numPr>
              <w:spacing w:after="0"/>
            </w:pPr>
            <w:r w:rsidRPr="0056742D">
              <w:t>Next steps are similar to nominal case</w:t>
            </w:r>
          </w:p>
          <w:p w:rsidR="00604F00" w:rsidRPr="0056742D" w:rsidRDefault="00604F00" w:rsidP="00604F00">
            <w:pPr>
              <w:pStyle w:val="BodyText"/>
            </w:pPr>
          </w:p>
        </w:tc>
      </w:tr>
    </w:tbl>
    <w:p w:rsidR="00604F00" w:rsidRPr="00E00EE2" w:rsidRDefault="00604F00" w:rsidP="00604F00">
      <w:pPr>
        <w:pStyle w:val="Body"/>
        <w:ind w:left="0"/>
        <w:rPr>
          <w:strike/>
        </w:rPr>
      </w:pPr>
    </w:p>
    <w:p w:rsidR="00604F00" w:rsidRPr="0056742D" w:rsidRDefault="00604F00" w:rsidP="00604F00">
      <w:pPr>
        <w:pStyle w:val="Heading4"/>
        <w:tabs>
          <w:tab w:val="num" w:pos="864"/>
        </w:tabs>
        <w:ind w:left="864"/>
      </w:pPr>
      <w:bookmarkStart w:id="638" w:name="_Toc213239946"/>
      <w:bookmarkStart w:id="639" w:name="_Toc215983935"/>
      <w:bookmarkStart w:id="640" w:name="_Toc253578041"/>
      <w:r w:rsidRPr="0056742D">
        <w:t xml:space="preserve">Use Case:  Remove </w:t>
      </w:r>
      <w:r w:rsidR="002C56C0">
        <w:t>account offer</w:t>
      </w:r>
      <w:bookmarkEnd w:id="638"/>
      <w:bookmarkEnd w:id="639"/>
      <w:bookmarkEnd w:id="64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04F00" w:rsidRPr="0056742D" w:rsidTr="00604F00">
        <w:trPr>
          <w:gridAfter w:val="1"/>
          <w:wAfter w:w="18" w:type="dxa"/>
          <w:trHeight w:val="360"/>
        </w:trPr>
        <w:tc>
          <w:tcPr>
            <w:tcW w:w="5580" w:type="dxa"/>
            <w:gridSpan w:val="2"/>
            <w:shd w:val="clear" w:color="auto" w:fill="E6E6E6"/>
          </w:tcPr>
          <w:p w:rsidR="00604F00" w:rsidRPr="0056742D" w:rsidRDefault="00604F00" w:rsidP="00122B88">
            <w:pPr>
              <w:pStyle w:val="TableHeading"/>
            </w:pPr>
            <w:r w:rsidRPr="0056742D">
              <w:rPr>
                <w:lang w:val="en-US"/>
              </w:rPr>
              <w:t xml:space="preserve">Remove </w:t>
            </w:r>
            <w:r w:rsidR="002C56C0">
              <w:t>account offer</w:t>
            </w:r>
          </w:p>
        </w:tc>
        <w:tc>
          <w:tcPr>
            <w:tcW w:w="2610" w:type="dxa"/>
            <w:shd w:val="clear" w:color="auto" w:fill="E6E6E6"/>
          </w:tcPr>
          <w:p w:rsidR="00604F00" w:rsidRPr="0056742D" w:rsidRDefault="00604F00" w:rsidP="00122B88">
            <w:pPr>
              <w:pStyle w:val="TableHeading"/>
            </w:pPr>
            <w:r w:rsidRPr="0056742D">
              <w:t>BAM00100</w:t>
            </w:r>
          </w:p>
        </w:tc>
      </w:tr>
      <w:tr w:rsidR="00604F00" w:rsidRPr="0056742D" w:rsidTr="00604F00">
        <w:tc>
          <w:tcPr>
            <w:tcW w:w="2268" w:type="dxa"/>
          </w:tcPr>
          <w:p w:rsidR="00604F00" w:rsidRPr="0056742D" w:rsidRDefault="00604F00" w:rsidP="00604F00">
            <w:r w:rsidRPr="0056742D">
              <w:t>Primary actors</w:t>
            </w:r>
          </w:p>
        </w:tc>
        <w:tc>
          <w:tcPr>
            <w:tcW w:w="5940" w:type="dxa"/>
            <w:gridSpan w:val="3"/>
          </w:tcPr>
          <w:p w:rsidR="00604F00" w:rsidRDefault="00604F00" w:rsidP="00604F00">
            <w:pPr>
              <w:pStyle w:val="BodyText"/>
            </w:pPr>
            <w:r w:rsidRPr="0056742D">
              <w:t>Dealer User</w:t>
            </w:r>
          </w:p>
          <w:p w:rsidR="0056742D" w:rsidRPr="0056742D" w:rsidRDefault="0056742D" w:rsidP="00604F00">
            <w:pPr>
              <w:pStyle w:val="BodyText"/>
            </w:pPr>
            <w:r>
              <w:t>CSR</w:t>
            </w:r>
            <w:r w:rsidR="003D08E6">
              <w:t xml:space="preserve"> user</w:t>
            </w:r>
          </w:p>
        </w:tc>
      </w:tr>
      <w:tr w:rsidR="00604F00" w:rsidRPr="0056742D" w:rsidTr="00604F00">
        <w:tc>
          <w:tcPr>
            <w:tcW w:w="2268" w:type="dxa"/>
          </w:tcPr>
          <w:p w:rsidR="00604F00" w:rsidRPr="0056742D" w:rsidRDefault="00604F00" w:rsidP="00604F00">
            <w:r w:rsidRPr="0056742D">
              <w:t>Summary Goal</w:t>
            </w:r>
          </w:p>
        </w:tc>
        <w:tc>
          <w:tcPr>
            <w:tcW w:w="5940" w:type="dxa"/>
            <w:gridSpan w:val="3"/>
          </w:tcPr>
          <w:p w:rsidR="00604F00" w:rsidRPr="0056742D" w:rsidRDefault="00604F00" w:rsidP="00604F00">
            <w:pPr>
              <w:pStyle w:val="BodyText"/>
            </w:pPr>
            <w:r w:rsidRPr="0056742D">
              <w:t xml:space="preserve">This use case allows the user to remove an </w:t>
            </w:r>
            <w:r w:rsidR="002C56C0">
              <w:t>account offer</w:t>
            </w:r>
            <w:r w:rsidRPr="0056742D">
              <w:t xml:space="preserve"> from an account, with or without an account bundle subscribed.</w:t>
            </w:r>
          </w:p>
        </w:tc>
      </w:tr>
      <w:tr w:rsidR="00604F00" w:rsidRPr="0056742D" w:rsidTr="00604F00">
        <w:trPr>
          <w:trHeight w:val="176"/>
        </w:trPr>
        <w:tc>
          <w:tcPr>
            <w:tcW w:w="2268" w:type="dxa"/>
          </w:tcPr>
          <w:p w:rsidR="00604F00" w:rsidRPr="0056742D" w:rsidRDefault="00604F00" w:rsidP="00604F00">
            <w:r w:rsidRPr="0056742D">
              <w:t>Pre-conditions</w:t>
            </w:r>
          </w:p>
        </w:tc>
        <w:tc>
          <w:tcPr>
            <w:tcW w:w="5940" w:type="dxa"/>
            <w:gridSpan w:val="3"/>
          </w:tcPr>
          <w:p w:rsidR="00604F00" w:rsidRPr="0056742D" w:rsidRDefault="001E5037" w:rsidP="00604F00">
            <w:pPr>
              <w:pStyle w:val="BodyText"/>
            </w:pPr>
            <w:r w:rsidRPr="0056742D">
              <w:t>Channel/CSR light</w:t>
            </w:r>
            <w:r w:rsidR="00604F00" w:rsidRPr="0056742D">
              <w:t xml:space="preserve"> application is in the context of a specific billing account and has at least one removable </w:t>
            </w:r>
            <w:r w:rsidR="002C56C0">
              <w:t>account offer</w:t>
            </w:r>
            <w:r w:rsidR="00604F00" w:rsidRPr="0056742D">
              <w:t>.</w:t>
            </w:r>
          </w:p>
          <w:p w:rsidR="00604F00" w:rsidRPr="0056742D" w:rsidRDefault="00604F00" w:rsidP="00604F00">
            <w:pPr>
              <w:pStyle w:val="BodyText"/>
            </w:pPr>
            <w:r w:rsidRPr="0056742D">
              <w:t>And Either:</w:t>
            </w:r>
          </w:p>
          <w:p w:rsidR="00604F00" w:rsidRPr="0056742D" w:rsidRDefault="00604F00" w:rsidP="000F7361">
            <w:pPr>
              <w:pStyle w:val="Body"/>
              <w:numPr>
                <w:ilvl w:val="0"/>
                <w:numId w:val="442"/>
              </w:numPr>
            </w:pPr>
            <w:r w:rsidRPr="0056742D">
              <w:t>The user is logged.</w:t>
            </w:r>
          </w:p>
          <w:p w:rsidR="00604F00" w:rsidRPr="0056742D" w:rsidRDefault="00604F00" w:rsidP="000F7361">
            <w:pPr>
              <w:pStyle w:val="Body"/>
              <w:numPr>
                <w:ilvl w:val="0"/>
                <w:numId w:val="442"/>
              </w:numPr>
            </w:pPr>
            <w:r w:rsidRPr="0056742D">
              <w:lastRenderedPageBreak/>
              <w:t>Customer has been identified.</w:t>
            </w:r>
          </w:p>
        </w:tc>
      </w:tr>
      <w:tr w:rsidR="00604F00" w:rsidRPr="0056742D" w:rsidTr="00604F00">
        <w:trPr>
          <w:trHeight w:val="176"/>
        </w:trPr>
        <w:tc>
          <w:tcPr>
            <w:tcW w:w="2268" w:type="dxa"/>
          </w:tcPr>
          <w:p w:rsidR="00604F00" w:rsidRPr="0056742D" w:rsidRDefault="00604F00" w:rsidP="00604F00">
            <w:r w:rsidRPr="0056742D">
              <w:lastRenderedPageBreak/>
              <w:t>Trigger</w:t>
            </w:r>
          </w:p>
        </w:tc>
        <w:tc>
          <w:tcPr>
            <w:tcW w:w="5940" w:type="dxa"/>
            <w:gridSpan w:val="3"/>
          </w:tcPr>
          <w:p w:rsidR="00604F00" w:rsidRPr="0056742D" w:rsidRDefault="00604F00" w:rsidP="00604F00">
            <w:pPr>
              <w:pStyle w:val="BodyText"/>
            </w:pPr>
            <w:r w:rsidRPr="0056742D">
              <w:t xml:space="preserve">The user has selected the option to remove an </w:t>
            </w:r>
            <w:r w:rsidR="002C56C0">
              <w:t>account offer</w:t>
            </w:r>
            <w:r w:rsidRPr="0056742D">
              <w:t xml:space="preserve"> </w:t>
            </w:r>
          </w:p>
        </w:tc>
      </w:tr>
      <w:tr w:rsidR="00604F00" w:rsidRPr="0056742D" w:rsidTr="00604F00">
        <w:trPr>
          <w:trHeight w:val="176"/>
        </w:trPr>
        <w:tc>
          <w:tcPr>
            <w:tcW w:w="2268" w:type="dxa"/>
          </w:tcPr>
          <w:p w:rsidR="00604F00" w:rsidRPr="0056742D" w:rsidRDefault="00604F00" w:rsidP="00604F00">
            <w:r w:rsidRPr="0056742D">
              <w:t>Minimum guarantees</w:t>
            </w:r>
          </w:p>
        </w:tc>
        <w:tc>
          <w:tcPr>
            <w:tcW w:w="5940" w:type="dxa"/>
            <w:gridSpan w:val="3"/>
          </w:tcPr>
          <w:p w:rsidR="00604F00" w:rsidRPr="0056742D" w:rsidRDefault="00604F00" w:rsidP="00604F00">
            <w:pPr>
              <w:pStyle w:val="BodyText"/>
            </w:pPr>
            <w:r w:rsidRPr="0056742D">
              <w:t>The user can cancel the removal process at any moment before the last confirmation step.</w:t>
            </w:r>
          </w:p>
        </w:tc>
      </w:tr>
      <w:tr w:rsidR="00604F00" w:rsidRPr="0056742D" w:rsidTr="00604F00">
        <w:trPr>
          <w:trHeight w:val="176"/>
        </w:trPr>
        <w:tc>
          <w:tcPr>
            <w:tcW w:w="2268" w:type="dxa"/>
          </w:tcPr>
          <w:p w:rsidR="00604F00" w:rsidRPr="0056742D" w:rsidRDefault="00604F00" w:rsidP="00604F00">
            <w:r w:rsidRPr="0056742D">
              <w:t>Success guarantees:</w:t>
            </w:r>
          </w:p>
        </w:tc>
        <w:tc>
          <w:tcPr>
            <w:tcW w:w="5940" w:type="dxa"/>
            <w:gridSpan w:val="3"/>
          </w:tcPr>
          <w:p w:rsidR="00604F00" w:rsidRPr="0056742D" w:rsidRDefault="001E5037" w:rsidP="00604F00">
            <w:pPr>
              <w:pStyle w:val="BodyText"/>
            </w:pPr>
            <w:r w:rsidRPr="0056742D">
              <w:t>Channel/CSR light</w:t>
            </w:r>
            <w:r w:rsidR="00604F00" w:rsidRPr="0056742D">
              <w:t xml:space="preserve"> application has sent a new order with all the </w:t>
            </w:r>
            <w:r w:rsidR="002C56C0">
              <w:t>account offer</w:t>
            </w:r>
            <w:r w:rsidR="00604F00" w:rsidRPr="0056742D">
              <w:t xml:space="preserve"> information to remove necessary to the backend.</w:t>
            </w:r>
          </w:p>
        </w:tc>
      </w:tr>
      <w:tr w:rsidR="00604F00" w:rsidRPr="0056742D" w:rsidTr="00604F00">
        <w:trPr>
          <w:trHeight w:val="176"/>
        </w:trPr>
        <w:tc>
          <w:tcPr>
            <w:tcW w:w="2268" w:type="dxa"/>
          </w:tcPr>
          <w:p w:rsidR="00604F00" w:rsidRPr="0056742D" w:rsidRDefault="00604F00" w:rsidP="00604F00">
            <w:r w:rsidRPr="0056742D">
              <w:t>Normal Flow:</w:t>
            </w:r>
          </w:p>
        </w:tc>
        <w:tc>
          <w:tcPr>
            <w:tcW w:w="5940" w:type="dxa"/>
            <w:gridSpan w:val="3"/>
          </w:tcPr>
          <w:p w:rsidR="00604F00" w:rsidRPr="0056742D" w:rsidRDefault="001E5037" w:rsidP="000F7361">
            <w:pPr>
              <w:pStyle w:val="ListNumberUC"/>
              <w:numPr>
                <w:ilvl w:val="0"/>
                <w:numId w:val="436"/>
              </w:numPr>
              <w:spacing w:after="0"/>
            </w:pPr>
            <w:r w:rsidRPr="0056742D">
              <w:t>Channel/CSR light</w:t>
            </w:r>
            <w:r w:rsidR="00604F00" w:rsidRPr="0056742D">
              <w:t xml:space="preserve"> application displays subscribed removable </w:t>
            </w:r>
            <w:r w:rsidR="002C56C0">
              <w:t>account offer</w:t>
            </w:r>
            <w:r w:rsidR="00604F00" w:rsidRPr="0056742D">
              <w:t>s to the user (refer to use case View and manage billing account) (A1)</w:t>
            </w:r>
          </w:p>
          <w:p w:rsidR="00604F00" w:rsidRPr="0056742D" w:rsidRDefault="00604F00" w:rsidP="000F7361">
            <w:pPr>
              <w:pStyle w:val="ListNumberUC"/>
              <w:numPr>
                <w:ilvl w:val="0"/>
                <w:numId w:val="436"/>
              </w:numPr>
              <w:spacing w:after="0"/>
            </w:pPr>
            <w:r w:rsidRPr="0056742D">
              <w:t xml:space="preserve">User selects a removable </w:t>
            </w:r>
            <w:r w:rsidR="002C56C0">
              <w:t>account offer</w:t>
            </w:r>
            <w:r w:rsidRPr="0056742D">
              <w:t xml:space="preserve"> in the list. (A2) (A3)</w:t>
            </w:r>
          </w:p>
          <w:p w:rsidR="00604F00" w:rsidRPr="0056742D" w:rsidRDefault="001E5037" w:rsidP="000F7361">
            <w:pPr>
              <w:pStyle w:val="ListNumberUC"/>
              <w:numPr>
                <w:ilvl w:val="0"/>
                <w:numId w:val="436"/>
              </w:numPr>
              <w:spacing w:after="0"/>
            </w:pPr>
            <w:r w:rsidRPr="0056742D">
              <w:t>Channel/CSR light</w:t>
            </w:r>
            <w:r w:rsidR="00604F00" w:rsidRPr="0056742D">
              <w:t xml:space="preserve"> application asks the user to confirm the </w:t>
            </w:r>
            <w:r w:rsidR="002C56C0">
              <w:t>account offer</w:t>
            </w:r>
            <w:r w:rsidR="00604F00" w:rsidRPr="0056742D">
              <w:t xml:space="preserve"> removal.</w:t>
            </w:r>
          </w:p>
          <w:p w:rsidR="00604F00" w:rsidRPr="0056742D" w:rsidRDefault="001E5037" w:rsidP="000F7361">
            <w:pPr>
              <w:pStyle w:val="ListNumberUC"/>
              <w:numPr>
                <w:ilvl w:val="0"/>
                <w:numId w:val="436"/>
              </w:numPr>
              <w:spacing w:after="0"/>
            </w:pPr>
            <w:r w:rsidRPr="0056742D">
              <w:t>Channel/CSR light</w:t>
            </w:r>
            <w:r w:rsidR="00604F00" w:rsidRPr="0056742D">
              <w:t xml:space="preserve"> application sends the order to the back office system</w:t>
            </w:r>
          </w:p>
          <w:p w:rsidR="00604F00" w:rsidRPr="0056742D" w:rsidRDefault="00604F00" w:rsidP="00604F00">
            <w:pPr>
              <w:pStyle w:val="BodyText"/>
            </w:pPr>
          </w:p>
        </w:tc>
      </w:tr>
      <w:tr w:rsidR="00604F00" w:rsidRPr="0056742D" w:rsidTr="00604F00">
        <w:trPr>
          <w:trHeight w:val="176"/>
        </w:trPr>
        <w:tc>
          <w:tcPr>
            <w:tcW w:w="2268" w:type="dxa"/>
          </w:tcPr>
          <w:p w:rsidR="00604F00" w:rsidRPr="0056742D" w:rsidRDefault="00604F00" w:rsidP="00604F00">
            <w:r w:rsidRPr="0056742D">
              <w:t>Alternative Flows:</w:t>
            </w:r>
          </w:p>
        </w:tc>
        <w:tc>
          <w:tcPr>
            <w:tcW w:w="5940" w:type="dxa"/>
            <w:gridSpan w:val="3"/>
          </w:tcPr>
          <w:p w:rsidR="00604F00" w:rsidRPr="0056742D" w:rsidRDefault="00604F00" w:rsidP="00604F00">
            <w:pPr>
              <w:pStyle w:val="BodyText"/>
            </w:pPr>
            <w:r w:rsidRPr="0056742D">
              <w:t xml:space="preserve">A1: Account has no removable </w:t>
            </w:r>
            <w:r w:rsidR="00E95ABF">
              <w:t>offer</w:t>
            </w:r>
            <w:r w:rsidRPr="0056742D">
              <w:t>s.</w:t>
            </w:r>
          </w:p>
          <w:p w:rsidR="00604F00" w:rsidRPr="0056742D" w:rsidRDefault="001E5037" w:rsidP="000F7361">
            <w:pPr>
              <w:pStyle w:val="ListNumberUC"/>
              <w:numPr>
                <w:ilvl w:val="0"/>
                <w:numId w:val="438"/>
              </w:numPr>
              <w:spacing w:after="0"/>
            </w:pPr>
            <w:r w:rsidRPr="0056742D">
              <w:t>Channel/CSR light</w:t>
            </w:r>
            <w:r w:rsidR="00604F00" w:rsidRPr="0056742D">
              <w:t xml:space="preserve"> application disallows removal of </w:t>
            </w:r>
            <w:r w:rsidR="002C56C0">
              <w:t>account offer</w:t>
            </w:r>
            <w:r w:rsidR="00604F00" w:rsidRPr="0056742D">
              <w:t xml:space="preserve"> or has no subscribed </w:t>
            </w:r>
            <w:r w:rsidR="002C56C0">
              <w:t>account offer</w:t>
            </w:r>
            <w:r w:rsidR="00604F00" w:rsidRPr="0056742D">
              <w:t>s.</w:t>
            </w:r>
          </w:p>
          <w:p w:rsidR="00604F00" w:rsidRPr="0056742D" w:rsidRDefault="00604F00" w:rsidP="00604F00">
            <w:pPr>
              <w:pStyle w:val="ListNumberUC"/>
              <w:numPr>
                <w:ilvl w:val="0"/>
                <w:numId w:val="0"/>
              </w:numPr>
              <w:spacing w:after="0"/>
            </w:pPr>
          </w:p>
          <w:p w:rsidR="00604F00" w:rsidRPr="0056742D" w:rsidRDefault="00604F00" w:rsidP="00604F00">
            <w:pPr>
              <w:pStyle w:val="BodyText"/>
            </w:pPr>
            <w:r w:rsidRPr="0056742D">
              <w:t xml:space="preserve">A2: There is already a pending request preventing the </w:t>
            </w:r>
            <w:r w:rsidR="002C56C0">
              <w:t>account offer</w:t>
            </w:r>
            <w:r w:rsidRPr="0056742D">
              <w:t xml:space="preserve"> removal</w:t>
            </w:r>
          </w:p>
          <w:p w:rsidR="00604F00" w:rsidRPr="0056742D" w:rsidRDefault="001E5037" w:rsidP="000F7361">
            <w:pPr>
              <w:pStyle w:val="BodyText"/>
              <w:numPr>
                <w:ilvl w:val="0"/>
                <w:numId w:val="439"/>
              </w:numPr>
            </w:pPr>
            <w:r w:rsidRPr="0056742D">
              <w:t>Channel/CSR light</w:t>
            </w:r>
            <w:r w:rsidR="00604F00" w:rsidRPr="0056742D">
              <w:t xml:space="preserve"> application displays an error message to the user to inform his action can’t be done until current pending requests on this billing account have been processed.</w:t>
            </w:r>
          </w:p>
          <w:p w:rsidR="00604F00" w:rsidRPr="0056742D" w:rsidRDefault="00604F00" w:rsidP="00604F00">
            <w:pPr>
              <w:pStyle w:val="BodyText"/>
            </w:pPr>
            <w:r w:rsidRPr="0056742D">
              <w:t xml:space="preserve">A3: </w:t>
            </w:r>
            <w:r w:rsidR="002C56C0">
              <w:t>Account offer</w:t>
            </w:r>
            <w:r w:rsidRPr="0056742D">
              <w:t xml:space="preserve"> removal is not correct due to exclusion, pre requisite rules or bundle configuration</w:t>
            </w:r>
          </w:p>
          <w:p w:rsidR="00604F00" w:rsidRPr="0056742D" w:rsidRDefault="001E5037" w:rsidP="000F7361">
            <w:pPr>
              <w:pStyle w:val="ListNumberUC"/>
              <w:numPr>
                <w:ilvl w:val="0"/>
                <w:numId w:val="437"/>
              </w:numPr>
              <w:spacing w:after="0"/>
            </w:pPr>
            <w:r w:rsidRPr="0056742D">
              <w:t>Channel/CSR light</w:t>
            </w:r>
            <w:r w:rsidR="00604F00" w:rsidRPr="0056742D">
              <w:t xml:space="preserve"> application displays to the user all rules that doesn’t match</w:t>
            </w:r>
          </w:p>
          <w:p w:rsidR="00604F00" w:rsidRPr="0056742D" w:rsidRDefault="001E5037" w:rsidP="000F7361">
            <w:pPr>
              <w:pStyle w:val="ListNumberUC"/>
              <w:numPr>
                <w:ilvl w:val="0"/>
                <w:numId w:val="437"/>
              </w:numPr>
              <w:spacing w:after="0"/>
            </w:pPr>
            <w:r w:rsidRPr="0056742D">
              <w:t>Channel/CSR light</w:t>
            </w:r>
            <w:r w:rsidR="00604F00" w:rsidRPr="0056742D">
              <w:t xml:space="preserve"> application redirects the user to first steps of the nominal case initializing the list of subscribed </w:t>
            </w:r>
            <w:r w:rsidR="002C56C0">
              <w:t>account offer</w:t>
            </w:r>
            <w:r w:rsidR="00604F00" w:rsidRPr="0056742D">
              <w:t>s (NF1)</w:t>
            </w:r>
          </w:p>
          <w:p w:rsidR="00604F00" w:rsidRPr="0056742D" w:rsidRDefault="00604F00" w:rsidP="00604F00">
            <w:pPr>
              <w:pStyle w:val="BodyText"/>
            </w:pPr>
          </w:p>
        </w:tc>
      </w:tr>
    </w:tbl>
    <w:p w:rsidR="00604F00" w:rsidRPr="00E00EE2" w:rsidRDefault="00604F00" w:rsidP="00604F00">
      <w:pPr>
        <w:pStyle w:val="Body"/>
        <w:ind w:left="0"/>
        <w:rPr>
          <w:strike/>
        </w:rPr>
      </w:pPr>
    </w:p>
    <w:p w:rsidR="00604F00" w:rsidRPr="0056742D" w:rsidRDefault="00604F00" w:rsidP="00556CAC">
      <w:pPr>
        <w:pStyle w:val="Heading4"/>
        <w:tabs>
          <w:tab w:val="num" w:pos="864"/>
        </w:tabs>
        <w:ind w:left="864"/>
      </w:pPr>
      <w:bookmarkStart w:id="641" w:name="_Toc215983937"/>
      <w:bookmarkStart w:id="642" w:name="_Toc253578042"/>
      <w:r w:rsidRPr="0056742D">
        <w:t xml:space="preserve">Use Case:  Reconfigure account </w:t>
      </w:r>
      <w:r w:rsidR="00E95ABF">
        <w:t>offer</w:t>
      </w:r>
      <w:r w:rsidRPr="0056742D">
        <w:t>s</w:t>
      </w:r>
      <w:bookmarkEnd w:id="641"/>
      <w:bookmarkEnd w:id="64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04F00" w:rsidRPr="0056742D" w:rsidTr="00604F00">
        <w:trPr>
          <w:gridAfter w:val="1"/>
          <w:wAfter w:w="18" w:type="dxa"/>
          <w:trHeight w:val="360"/>
        </w:trPr>
        <w:tc>
          <w:tcPr>
            <w:tcW w:w="5580" w:type="dxa"/>
            <w:gridSpan w:val="2"/>
            <w:shd w:val="clear" w:color="auto" w:fill="E6E6E6"/>
          </w:tcPr>
          <w:p w:rsidR="00604F00" w:rsidRPr="0056742D" w:rsidRDefault="00604F00" w:rsidP="00122B88">
            <w:pPr>
              <w:pStyle w:val="TableHeading"/>
            </w:pPr>
            <w:r w:rsidRPr="0056742D">
              <w:t xml:space="preserve">Reconfigure account </w:t>
            </w:r>
            <w:r w:rsidR="00E95ABF">
              <w:t>offer</w:t>
            </w:r>
            <w:r w:rsidRPr="0056742D">
              <w:t xml:space="preserve">s </w:t>
            </w:r>
          </w:p>
        </w:tc>
        <w:tc>
          <w:tcPr>
            <w:tcW w:w="2610" w:type="dxa"/>
            <w:shd w:val="clear" w:color="auto" w:fill="E6E6E6"/>
          </w:tcPr>
          <w:p w:rsidR="00604F00" w:rsidRPr="0056742D" w:rsidRDefault="00604F00" w:rsidP="00122B88">
            <w:pPr>
              <w:pStyle w:val="TableHeading"/>
            </w:pPr>
            <w:r w:rsidRPr="0056742D">
              <w:t>BAM0110</w:t>
            </w:r>
          </w:p>
        </w:tc>
      </w:tr>
      <w:tr w:rsidR="00604F00" w:rsidRPr="0056742D" w:rsidTr="00604F00">
        <w:tc>
          <w:tcPr>
            <w:tcW w:w="2268" w:type="dxa"/>
          </w:tcPr>
          <w:p w:rsidR="00604F00" w:rsidRPr="0056742D" w:rsidRDefault="00604F00" w:rsidP="00604F00">
            <w:r w:rsidRPr="0056742D">
              <w:t>Primary actors</w:t>
            </w:r>
          </w:p>
        </w:tc>
        <w:tc>
          <w:tcPr>
            <w:tcW w:w="5940" w:type="dxa"/>
            <w:gridSpan w:val="3"/>
          </w:tcPr>
          <w:p w:rsidR="00604F00" w:rsidRDefault="00604F00" w:rsidP="00604F00">
            <w:pPr>
              <w:pStyle w:val="BodyText"/>
            </w:pPr>
            <w:r w:rsidRPr="0056742D">
              <w:t>Dealer User</w:t>
            </w:r>
          </w:p>
          <w:p w:rsidR="0056742D" w:rsidRPr="0056742D" w:rsidRDefault="0056742D" w:rsidP="00604F00">
            <w:pPr>
              <w:pStyle w:val="BodyText"/>
            </w:pPr>
            <w:r>
              <w:t>CSR</w:t>
            </w:r>
            <w:r w:rsidR="00855E19">
              <w:t xml:space="preserve"> user</w:t>
            </w:r>
          </w:p>
        </w:tc>
      </w:tr>
      <w:tr w:rsidR="00604F00" w:rsidRPr="0056742D" w:rsidTr="00604F00">
        <w:tc>
          <w:tcPr>
            <w:tcW w:w="2268" w:type="dxa"/>
          </w:tcPr>
          <w:p w:rsidR="00604F00" w:rsidRPr="0056742D" w:rsidRDefault="00604F00" w:rsidP="00604F00">
            <w:r w:rsidRPr="0056742D">
              <w:t>Summary Goal</w:t>
            </w:r>
          </w:p>
        </w:tc>
        <w:tc>
          <w:tcPr>
            <w:tcW w:w="5940" w:type="dxa"/>
            <w:gridSpan w:val="3"/>
          </w:tcPr>
          <w:p w:rsidR="00604F00" w:rsidRPr="0056742D" w:rsidRDefault="00604F00" w:rsidP="00604F00">
            <w:pPr>
              <w:pStyle w:val="BodyText"/>
            </w:pPr>
            <w:r w:rsidRPr="0056742D">
              <w:t xml:space="preserve">This use case allows reconfiguring </w:t>
            </w:r>
            <w:r w:rsidR="002C56C0">
              <w:t>account offer</w:t>
            </w:r>
            <w:r w:rsidRPr="0056742D">
              <w:t>s</w:t>
            </w:r>
          </w:p>
        </w:tc>
      </w:tr>
      <w:tr w:rsidR="00604F00" w:rsidRPr="0056742D" w:rsidTr="00604F00">
        <w:trPr>
          <w:trHeight w:val="176"/>
        </w:trPr>
        <w:tc>
          <w:tcPr>
            <w:tcW w:w="2268" w:type="dxa"/>
          </w:tcPr>
          <w:p w:rsidR="00604F00" w:rsidRPr="0056742D" w:rsidRDefault="00604F00" w:rsidP="00604F00">
            <w:r w:rsidRPr="0056742D">
              <w:t>Pre-conditions</w:t>
            </w:r>
          </w:p>
        </w:tc>
        <w:tc>
          <w:tcPr>
            <w:tcW w:w="5940" w:type="dxa"/>
            <w:gridSpan w:val="3"/>
          </w:tcPr>
          <w:p w:rsidR="00604F00" w:rsidRPr="0056742D" w:rsidRDefault="00604F00" w:rsidP="000F7361">
            <w:pPr>
              <w:pStyle w:val="Body"/>
              <w:numPr>
                <w:ilvl w:val="0"/>
                <w:numId w:val="417"/>
              </w:numPr>
            </w:pPr>
            <w:r w:rsidRPr="0056742D">
              <w:t xml:space="preserve">Customer has been identified and </w:t>
            </w:r>
            <w:r w:rsidR="001E5037" w:rsidRPr="0056742D">
              <w:t>Channel/CSR light</w:t>
            </w:r>
            <w:r w:rsidRPr="0056742D">
              <w:t xml:space="preserve"> application is in the context of a specific billing account.</w:t>
            </w:r>
          </w:p>
          <w:p w:rsidR="00604F00" w:rsidRPr="0056742D" w:rsidRDefault="00604F00" w:rsidP="000F7361">
            <w:pPr>
              <w:pStyle w:val="Body"/>
              <w:numPr>
                <w:ilvl w:val="0"/>
                <w:numId w:val="417"/>
              </w:numPr>
            </w:pPr>
          </w:p>
        </w:tc>
      </w:tr>
      <w:tr w:rsidR="00604F00" w:rsidRPr="0056742D" w:rsidTr="00604F00">
        <w:trPr>
          <w:trHeight w:val="176"/>
        </w:trPr>
        <w:tc>
          <w:tcPr>
            <w:tcW w:w="2268" w:type="dxa"/>
          </w:tcPr>
          <w:p w:rsidR="00604F00" w:rsidRPr="0056742D" w:rsidRDefault="00604F00" w:rsidP="00604F00">
            <w:r w:rsidRPr="0056742D">
              <w:t>Trigger</w:t>
            </w:r>
          </w:p>
        </w:tc>
        <w:tc>
          <w:tcPr>
            <w:tcW w:w="5940" w:type="dxa"/>
            <w:gridSpan w:val="3"/>
          </w:tcPr>
          <w:p w:rsidR="00604F00" w:rsidRPr="0056742D" w:rsidRDefault="00604F00" w:rsidP="00604F00">
            <w:pPr>
              <w:pStyle w:val="BodyText"/>
            </w:pPr>
            <w:r w:rsidRPr="0056742D">
              <w:t xml:space="preserve">The user has selected the option to reconfigure </w:t>
            </w:r>
          </w:p>
        </w:tc>
      </w:tr>
      <w:tr w:rsidR="00604F00" w:rsidRPr="0056742D" w:rsidTr="00604F00">
        <w:trPr>
          <w:trHeight w:val="176"/>
        </w:trPr>
        <w:tc>
          <w:tcPr>
            <w:tcW w:w="2268" w:type="dxa"/>
          </w:tcPr>
          <w:p w:rsidR="00604F00" w:rsidRPr="0056742D" w:rsidRDefault="00604F00" w:rsidP="00604F00">
            <w:r w:rsidRPr="0056742D">
              <w:lastRenderedPageBreak/>
              <w:t>Minimum guarantees</w:t>
            </w:r>
          </w:p>
        </w:tc>
        <w:tc>
          <w:tcPr>
            <w:tcW w:w="5940" w:type="dxa"/>
            <w:gridSpan w:val="3"/>
          </w:tcPr>
          <w:p w:rsidR="00604F00" w:rsidRPr="0056742D" w:rsidRDefault="00604F00" w:rsidP="00604F00">
            <w:pPr>
              <w:pStyle w:val="BodyText"/>
            </w:pPr>
          </w:p>
        </w:tc>
      </w:tr>
      <w:tr w:rsidR="00604F00" w:rsidRPr="0056742D" w:rsidTr="00604F00">
        <w:trPr>
          <w:trHeight w:val="176"/>
        </w:trPr>
        <w:tc>
          <w:tcPr>
            <w:tcW w:w="2268" w:type="dxa"/>
          </w:tcPr>
          <w:p w:rsidR="00604F00" w:rsidRPr="0056742D" w:rsidRDefault="00604F00" w:rsidP="00604F00">
            <w:r w:rsidRPr="0056742D">
              <w:t>Success guarantees:</w:t>
            </w:r>
          </w:p>
        </w:tc>
        <w:tc>
          <w:tcPr>
            <w:tcW w:w="5940" w:type="dxa"/>
            <w:gridSpan w:val="3"/>
          </w:tcPr>
          <w:p w:rsidR="00604F00" w:rsidRPr="0056742D" w:rsidRDefault="001E5037" w:rsidP="00604F00">
            <w:pPr>
              <w:pStyle w:val="BodyText"/>
            </w:pPr>
            <w:r w:rsidRPr="0056742D">
              <w:t>Channel/CSR light</w:t>
            </w:r>
            <w:r w:rsidR="00604F00" w:rsidRPr="0056742D">
              <w:t xml:space="preserve"> application has sent a new order with:</w:t>
            </w:r>
          </w:p>
          <w:p w:rsidR="00604F00" w:rsidRPr="0056742D" w:rsidRDefault="002C56C0" w:rsidP="000F7361">
            <w:pPr>
              <w:pStyle w:val="BodyText"/>
              <w:numPr>
                <w:ilvl w:val="0"/>
                <w:numId w:val="418"/>
              </w:numPr>
            </w:pPr>
            <w:r>
              <w:t>Account offer</w:t>
            </w:r>
            <w:r w:rsidR="00604F00" w:rsidRPr="0056742D">
              <w:t>s to remove</w:t>
            </w:r>
          </w:p>
          <w:p w:rsidR="00604F00" w:rsidRPr="0056742D" w:rsidRDefault="002C56C0" w:rsidP="000F7361">
            <w:pPr>
              <w:pStyle w:val="BodyText"/>
              <w:numPr>
                <w:ilvl w:val="0"/>
                <w:numId w:val="418"/>
              </w:numPr>
            </w:pPr>
            <w:r>
              <w:t>Account offer</w:t>
            </w:r>
            <w:r w:rsidR="00604F00" w:rsidRPr="0056742D">
              <w:t>s to ‘swap’ from selective to optional</w:t>
            </w:r>
          </w:p>
          <w:p w:rsidR="00604F00" w:rsidRPr="0056742D" w:rsidRDefault="002C56C0" w:rsidP="000F7361">
            <w:pPr>
              <w:pStyle w:val="BodyText"/>
              <w:numPr>
                <w:ilvl w:val="0"/>
                <w:numId w:val="418"/>
              </w:numPr>
            </w:pPr>
            <w:r>
              <w:t>Account offer</w:t>
            </w:r>
            <w:r w:rsidR="00604F00" w:rsidRPr="0056742D">
              <w:t>s to ‘swap’ from optional to selective</w:t>
            </w:r>
          </w:p>
          <w:p w:rsidR="00604F00" w:rsidRPr="0056742D" w:rsidRDefault="002C56C0" w:rsidP="000F7361">
            <w:pPr>
              <w:pStyle w:val="BodyText"/>
              <w:numPr>
                <w:ilvl w:val="0"/>
                <w:numId w:val="418"/>
              </w:numPr>
            </w:pPr>
            <w:r>
              <w:t>Account offer</w:t>
            </w:r>
            <w:r w:rsidR="00604F00" w:rsidRPr="0056742D">
              <w:t>s to add</w:t>
            </w:r>
          </w:p>
        </w:tc>
      </w:tr>
      <w:tr w:rsidR="00604F00" w:rsidRPr="0056742D" w:rsidTr="00604F00">
        <w:trPr>
          <w:trHeight w:val="176"/>
        </w:trPr>
        <w:tc>
          <w:tcPr>
            <w:tcW w:w="2268" w:type="dxa"/>
          </w:tcPr>
          <w:p w:rsidR="00604F00" w:rsidRPr="0056742D" w:rsidRDefault="00604F00" w:rsidP="00604F00">
            <w:r w:rsidRPr="0056742D">
              <w:t>Normal Flow:</w:t>
            </w:r>
          </w:p>
        </w:tc>
        <w:tc>
          <w:tcPr>
            <w:tcW w:w="5940" w:type="dxa"/>
            <w:gridSpan w:val="3"/>
          </w:tcPr>
          <w:p w:rsidR="00604F00" w:rsidRPr="0056742D" w:rsidRDefault="001E5037" w:rsidP="000F7361">
            <w:pPr>
              <w:pStyle w:val="Body"/>
              <w:numPr>
                <w:ilvl w:val="0"/>
                <w:numId w:val="440"/>
              </w:numPr>
            </w:pPr>
            <w:r w:rsidRPr="0056742D">
              <w:t>Channel/CSR light</w:t>
            </w:r>
            <w:r w:rsidR="00604F00" w:rsidRPr="0056742D">
              <w:t xml:space="preserve"> application displays </w:t>
            </w:r>
            <w:r w:rsidR="00E95ABF">
              <w:t>offer</w:t>
            </w:r>
            <w:r w:rsidR="00604F00" w:rsidRPr="0056742D">
              <w:t xml:space="preserve">s already subscribed with for </w:t>
            </w:r>
            <w:r w:rsidR="00556CAC">
              <w:t>selective</w:t>
            </w:r>
            <w:r w:rsidR="00556CAC" w:rsidRPr="0056742D">
              <w:t xml:space="preserve"> </w:t>
            </w:r>
            <w:r w:rsidR="00E95ABF">
              <w:t>offer</w:t>
            </w:r>
            <w:r w:rsidR="00556CAC">
              <w:t>s</w:t>
            </w:r>
            <w:r w:rsidR="00604F00" w:rsidRPr="0056742D">
              <w:t>:</w:t>
            </w:r>
          </w:p>
          <w:p w:rsidR="00604F00" w:rsidRPr="0056742D" w:rsidRDefault="00604F00" w:rsidP="00604F00">
            <w:pPr>
              <w:pStyle w:val="Body"/>
              <w:ind w:left="360"/>
            </w:pPr>
            <w:r w:rsidRPr="0056742D">
              <w:t>- Information specifying if it can be kept as  optional</w:t>
            </w:r>
          </w:p>
          <w:p w:rsidR="00604F00" w:rsidRPr="0056742D" w:rsidRDefault="00604F00" w:rsidP="00604F00">
            <w:pPr>
              <w:pStyle w:val="Body"/>
              <w:ind w:left="360"/>
            </w:pPr>
            <w:r w:rsidRPr="0056742D">
              <w:t>- Current recurring cost (estimated according to current catalog version) (A1)</w:t>
            </w:r>
          </w:p>
          <w:p w:rsidR="00604F00" w:rsidRPr="0056742D" w:rsidRDefault="001E5037" w:rsidP="000F7361">
            <w:pPr>
              <w:pStyle w:val="Body"/>
              <w:numPr>
                <w:ilvl w:val="0"/>
                <w:numId w:val="440"/>
              </w:numPr>
            </w:pPr>
            <w:r w:rsidRPr="0056742D">
              <w:t>Channel/CSR light</w:t>
            </w:r>
            <w:r w:rsidR="00604F00" w:rsidRPr="0056742D">
              <w:t xml:space="preserve"> application displays </w:t>
            </w:r>
            <w:r w:rsidR="00E95ABF">
              <w:t>offer</w:t>
            </w:r>
            <w:r w:rsidR="00604F00" w:rsidRPr="0056742D">
              <w:t xml:space="preserve">s candidate with for every </w:t>
            </w:r>
            <w:r w:rsidR="00E95ABF">
              <w:t>offer</w:t>
            </w:r>
          </w:p>
          <w:p w:rsidR="00604F00" w:rsidRPr="0056742D" w:rsidRDefault="00604F00" w:rsidP="00556CAC">
            <w:pPr>
              <w:pStyle w:val="Body"/>
              <w:ind w:left="360"/>
            </w:pPr>
            <w:r w:rsidRPr="0056742D">
              <w:t xml:space="preserve">- Information specifying if </w:t>
            </w:r>
            <w:r w:rsidR="00556CAC">
              <w:t>they can be selected as selective</w:t>
            </w:r>
          </w:p>
          <w:p w:rsidR="00604F00" w:rsidRPr="0056742D" w:rsidRDefault="00604F00" w:rsidP="00604F00">
            <w:pPr>
              <w:pStyle w:val="Body"/>
              <w:ind w:left="360"/>
            </w:pPr>
            <w:r w:rsidRPr="0056742D">
              <w:t xml:space="preserve">- Current recurring cost (estimated according to current catalog version for </w:t>
            </w:r>
            <w:r w:rsidR="00E95ABF">
              <w:t>offer</w:t>
            </w:r>
            <w:r w:rsidRPr="0056742D">
              <w:t>s already subscribed)</w:t>
            </w:r>
          </w:p>
          <w:p w:rsidR="00604F00" w:rsidRPr="0056742D" w:rsidRDefault="00604F00" w:rsidP="00556CAC">
            <w:pPr>
              <w:pStyle w:val="Body"/>
              <w:ind w:left="360"/>
            </w:pPr>
            <w:r w:rsidRPr="0056742D">
              <w:t xml:space="preserve">- Non recurring cost </w:t>
            </w:r>
          </w:p>
          <w:p w:rsidR="00604F00" w:rsidRPr="0056742D" w:rsidRDefault="00604F00" w:rsidP="000F7361">
            <w:pPr>
              <w:pStyle w:val="Body"/>
              <w:numPr>
                <w:ilvl w:val="0"/>
                <w:numId w:val="440"/>
              </w:numPr>
            </w:pPr>
            <w:r w:rsidRPr="0056742D">
              <w:t xml:space="preserve">User selects </w:t>
            </w:r>
            <w:r w:rsidR="00E95ABF">
              <w:t>offer</w:t>
            </w:r>
            <w:r w:rsidRPr="0056742D">
              <w:t>s he wants to remove</w:t>
            </w:r>
          </w:p>
          <w:p w:rsidR="00604F00" w:rsidRPr="0056742D" w:rsidRDefault="00604F00" w:rsidP="000F7361">
            <w:pPr>
              <w:pStyle w:val="Body"/>
              <w:numPr>
                <w:ilvl w:val="0"/>
                <w:numId w:val="440"/>
              </w:numPr>
            </w:pPr>
            <w:r w:rsidRPr="0056742D">
              <w:t xml:space="preserve">User selects selective </w:t>
            </w:r>
            <w:r w:rsidR="00E95ABF">
              <w:t>off</w:t>
            </w:r>
            <w:r w:rsidR="00E95ABF">
              <w:t>er</w:t>
            </w:r>
            <w:r w:rsidRPr="0056742D">
              <w:t xml:space="preserve"> </w:t>
            </w:r>
            <w:r w:rsidRPr="0056742D">
              <w:t>he wants to keep but as optional</w:t>
            </w:r>
          </w:p>
          <w:p w:rsidR="00604F00" w:rsidRPr="0056742D" w:rsidRDefault="00604F00" w:rsidP="000F7361">
            <w:pPr>
              <w:pStyle w:val="Body"/>
              <w:numPr>
                <w:ilvl w:val="0"/>
                <w:numId w:val="440"/>
              </w:numPr>
            </w:pPr>
            <w:r w:rsidRPr="0056742D">
              <w:t xml:space="preserve">User selects optional </w:t>
            </w:r>
            <w:r w:rsidR="00E95ABF">
              <w:t>offer</w:t>
            </w:r>
            <w:r w:rsidRPr="0056742D">
              <w:t>s already subscribed he wants to keep but as selective</w:t>
            </w:r>
          </w:p>
          <w:p w:rsidR="00604F00" w:rsidRPr="0056742D" w:rsidRDefault="00604F00" w:rsidP="000F7361">
            <w:pPr>
              <w:pStyle w:val="Body"/>
              <w:numPr>
                <w:ilvl w:val="0"/>
                <w:numId w:val="440"/>
              </w:numPr>
            </w:pPr>
            <w:r w:rsidRPr="0056742D">
              <w:t xml:space="preserve">User selects candidate new </w:t>
            </w:r>
            <w:r w:rsidR="00E95ABF">
              <w:t>offer</w:t>
            </w:r>
            <w:r w:rsidRPr="0056742D">
              <w:t xml:space="preserve">s he wants to </w:t>
            </w:r>
            <w:r w:rsidR="00556CAC">
              <w:t>add</w:t>
            </w:r>
          </w:p>
          <w:p w:rsidR="00604F00" w:rsidRPr="0056742D" w:rsidRDefault="001E5037" w:rsidP="000F7361">
            <w:pPr>
              <w:pStyle w:val="Body"/>
              <w:numPr>
                <w:ilvl w:val="0"/>
                <w:numId w:val="440"/>
              </w:numPr>
            </w:pPr>
            <w:r w:rsidRPr="0056742D">
              <w:t>Channel/CSR light</w:t>
            </w:r>
            <w:r w:rsidR="00604F00" w:rsidRPr="0056742D">
              <w:t xml:space="preserve"> application recalculates fees according to user selections</w:t>
            </w:r>
          </w:p>
          <w:p w:rsidR="00604F00" w:rsidRPr="0056742D" w:rsidRDefault="00604F00" w:rsidP="000F7361">
            <w:pPr>
              <w:pStyle w:val="Body"/>
              <w:numPr>
                <w:ilvl w:val="0"/>
                <w:numId w:val="440"/>
              </w:numPr>
            </w:pPr>
            <w:r w:rsidRPr="0056742D">
              <w:t>User submits</w:t>
            </w:r>
          </w:p>
          <w:p w:rsidR="00604F00" w:rsidRPr="0056742D" w:rsidRDefault="001E5037" w:rsidP="000F7361">
            <w:pPr>
              <w:pStyle w:val="Body"/>
              <w:numPr>
                <w:ilvl w:val="0"/>
                <w:numId w:val="440"/>
              </w:numPr>
            </w:pPr>
            <w:r w:rsidRPr="0056742D">
              <w:t>Channel/CSR light</w:t>
            </w:r>
            <w:r w:rsidR="00604F00" w:rsidRPr="0056742D">
              <w:t xml:space="preserve"> application displays to users the list of </w:t>
            </w:r>
            <w:r w:rsidR="00085C81">
              <w:t>removed</w:t>
            </w:r>
            <w:r w:rsidR="00085C81" w:rsidRPr="0056742D">
              <w:t xml:space="preserve"> </w:t>
            </w:r>
            <w:r w:rsidR="00E95ABF">
              <w:t>offer</w:t>
            </w:r>
            <w:r w:rsidR="00604F00" w:rsidRPr="0056742D">
              <w:t>s</w:t>
            </w:r>
            <w:r w:rsidR="00085C81">
              <w:t xml:space="preserve"> and the list of added offers</w:t>
            </w:r>
            <w:r w:rsidR="00604F00" w:rsidRPr="0056742D">
              <w:t xml:space="preserve"> and requests confirmation (A2)</w:t>
            </w:r>
          </w:p>
          <w:p w:rsidR="00604F00" w:rsidRPr="0056742D" w:rsidRDefault="00604F00" w:rsidP="000F7361">
            <w:pPr>
              <w:pStyle w:val="Body"/>
              <w:numPr>
                <w:ilvl w:val="0"/>
                <w:numId w:val="440"/>
              </w:numPr>
            </w:pPr>
            <w:r w:rsidRPr="0056742D">
              <w:t>User confirms (A3)</w:t>
            </w:r>
          </w:p>
          <w:p w:rsidR="00604F00" w:rsidRPr="0056742D" w:rsidRDefault="001E5037" w:rsidP="000F7361">
            <w:pPr>
              <w:pStyle w:val="Body"/>
              <w:numPr>
                <w:ilvl w:val="0"/>
                <w:numId w:val="440"/>
              </w:numPr>
            </w:pPr>
            <w:r w:rsidRPr="0056742D">
              <w:t>Channel/CSR light</w:t>
            </w:r>
            <w:r w:rsidR="00604F00" w:rsidRPr="0056742D">
              <w:t xml:space="preserve"> application sends the order to the back office system</w:t>
            </w:r>
          </w:p>
        </w:tc>
      </w:tr>
      <w:tr w:rsidR="00604F00" w:rsidRPr="0056742D" w:rsidTr="00604F00">
        <w:trPr>
          <w:trHeight w:val="176"/>
        </w:trPr>
        <w:tc>
          <w:tcPr>
            <w:tcW w:w="2268" w:type="dxa"/>
          </w:tcPr>
          <w:p w:rsidR="00604F00" w:rsidRPr="0056742D" w:rsidRDefault="00604F00" w:rsidP="00604F00">
            <w:r w:rsidRPr="0056742D">
              <w:t>Alternative Flows:</w:t>
            </w:r>
          </w:p>
        </w:tc>
        <w:tc>
          <w:tcPr>
            <w:tcW w:w="5940" w:type="dxa"/>
            <w:gridSpan w:val="3"/>
          </w:tcPr>
          <w:p w:rsidR="00604F00" w:rsidRPr="0056742D" w:rsidRDefault="00604F00" w:rsidP="00604F00">
            <w:pPr>
              <w:pStyle w:val="BodyText"/>
            </w:pPr>
            <w:r w:rsidRPr="0056742D">
              <w:t xml:space="preserve">A1: There is already a pending request preventing the </w:t>
            </w:r>
            <w:r w:rsidR="002C56C0">
              <w:t>account offer</w:t>
            </w:r>
            <w:r w:rsidRPr="0056742D">
              <w:t>s reconfiguration</w:t>
            </w:r>
          </w:p>
          <w:p w:rsidR="00604F00" w:rsidRPr="0056742D" w:rsidRDefault="001E5037" w:rsidP="000F7361">
            <w:pPr>
              <w:pStyle w:val="Body"/>
              <w:numPr>
                <w:ilvl w:val="0"/>
                <w:numId w:val="419"/>
              </w:numPr>
            </w:pPr>
            <w:r w:rsidRPr="0056742D">
              <w:t>Channel/CSR light</w:t>
            </w:r>
            <w:r w:rsidR="00604F00" w:rsidRPr="0056742D">
              <w:t xml:space="preserve"> application displays an error message to the user to inform his reconfiguration can’t be done until current pending requests on this billing account have been processed.</w:t>
            </w:r>
          </w:p>
          <w:p w:rsidR="00604F00" w:rsidRPr="0056742D" w:rsidRDefault="00604F00" w:rsidP="00604F00">
            <w:pPr>
              <w:pStyle w:val="BodyText"/>
            </w:pPr>
            <w:r w:rsidRPr="0056742D">
              <w:t>A2: New configuration is not correct</w:t>
            </w:r>
          </w:p>
          <w:p w:rsidR="00604F00" w:rsidRPr="0056742D" w:rsidRDefault="001E5037" w:rsidP="000F7361">
            <w:pPr>
              <w:pStyle w:val="Body"/>
              <w:numPr>
                <w:ilvl w:val="0"/>
                <w:numId w:val="420"/>
              </w:numPr>
            </w:pPr>
            <w:r w:rsidRPr="0056742D">
              <w:t>Channel/CSR light</w:t>
            </w:r>
            <w:r w:rsidR="00604F00" w:rsidRPr="0056742D">
              <w:t xml:space="preserve"> application informs user of the error</w:t>
            </w:r>
          </w:p>
          <w:p w:rsidR="00604F00" w:rsidRPr="0056742D" w:rsidRDefault="00604F00" w:rsidP="000F7361">
            <w:pPr>
              <w:pStyle w:val="Body"/>
              <w:numPr>
                <w:ilvl w:val="0"/>
                <w:numId w:val="420"/>
              </w:numPr>
            </w:pPr>
            <w:r w:rsidRPr="0056742D">
              <w:t>Next steps are similar to step 1 of nominal case</w:t>
            </w:r>
          </w:p>
          <w:p w:rsidR="00604F00" w:rsidRPr="0056742D" w:rsidRDefault="00604F00" w:rsidP="00604F00">
            <w:pPr>
              <w:pStyle w:val="BodyText"/>
            </w:pPr>
            <w:r w:rsidRPr="0056742D">
              <w:t>A3: User cancels</w:t>
            </w:r>
          </w:p>
          <w:p w:rsidR="00604F00" w:rsidRPr="0056742D" w:rsidRDefault="001E5037" w:rsidP="000F7361">
            <w:pPr>
              <w:pStyle w:val="Body"/>
              <w:numPr>
                <w:ilvl w:val="0"/>
                <w:numId w:val="441"/>
              </w:numPr>
            </w:pPr>
            <w:r w:rsidRPr="0056742D">
              <w:lastRenderedPageBreak/>
              <w:t>Channel/CSR light</w:t>
            </w:r>
            <w:r w:rsidR="00604F00" w:rsidRPr="0056742D">
              <w:t xml:space="preserve"> application redirects user to first steps of the use case.</w:t>
            </w:r>
          </w:p>
        </w:tc>
      </w:tr>
    </w:tbl>
    <w:p w:rsidR="00604F00" w:rsidRPr="00E00EE2" w:rsidRDefault="00604F00" w:rsidP="00604F00">
      <w:pPr>
        <w:pStyle w:val="BodyText"/>
        <w:rPr>
          <w:strike/>
        </w:rPr>
      </w:pPr>
    </w:p>
    <w:p w:rsidR="00C31930" w:rsidRDefault="001E5037" w:rsidP="00C31930">
      <w:pPr>
        <w:pStyle w:val="Heading3forModuleRequirements"/>
      </w:pPr>
      <w:bookmarkStart w:id="643" w:name="_Toc253578043"/>
      <w:bookmarkStart w:id="644" w:name="_Toc253578493"/>
      <w:r>
        <w:t>Channel/CSR light</w:t>
      </w:r>
      <w:r w:rsidR="00C31930">
        <w:t xml:space="preserve"> application requirements</w:t>
      </w:r>
      <w:bookmarkEnd w:id="634"/>
      <w:bookmarkEnd w:id="643"/>
      <w:bookmarkEnd w:id="644"/>
    </w:p>
    <w:p w:rsidR="00C31930" w:rsidRDefault="00C31930" w:rsidP="00C31930">
      <w:pPr>
        <w:pStyle w:val="Requirements"/>
      </w:pPr>
      <w:bookmarkStart w:id="645" w:name="_Toc253578494"/>
      <w:r>
        <w:t xml:space="preserve">CHA-3.6.4.10 </w:t>
      </w:r>
      <w:r w:rsidR="001E5037">
        <w:t>Channel/CSR light</w:t>
      </w:r>
      <w:r>
        <w:t xml:space="preserve"> application shall allow a </w:t>
      </w:r>
      <w:r w:rsidR="0002100D">
        <w:t>user</w:t>
      </w:r>
      <w:r>
        <w:t xml:space="preserve"> to view a summary of each billing account a customer has, with respect of use case ‘view </w:t>
      </w:r>
      <w:r w:rsidR="00E63921">
        <w:t xml:space="preserve">and manage </w:t>
      </w:r>
      <w:r>
        <w:t>billing account’ describe above.</w:t>
      </w:r>
      <w:bookmarkEnd w:id="645"/>
    </w:p>
    <w:p w:rsidR="00AC77CF" w:rsidRDefault="00AC77CF" w:rsidP="00AC77CF">
      <w:pPr>
        <w:pStyle w:val="Requirements"/>
        <w:ind w:left="288"/>
      </w:pPr>
      <w:bookmarkStart w:id="646" w:name="_Toc232587128"/>
      <w:bookmarkStart w:id="647" w:name="_Toc253578495"/>
      <w:r>
        <w:t>CHA-3.6.4.10.1</w:t>
      </w:r>
      <w:r>
        <w:t xml:space="preserve"> Channel/CSR light application shall allow the user to navigate in the account hierarchy (if organized hierarchically).</w:t>
      </w:r>
      <w:bookmarkEnd w:id="646"/>
      <w:bookmarkEnd w:id="647"/>
    </w:p>
    <w:p w:rsidR="00AC77CF" w:rsidRDefault="00AC77CF" w:rsidP="00AC77CF">
      <w:pPr>
        <w:pStyle w:val="Requirements"/>
        <w:ind w:left="288"/>
      </w:pPr>
      <w:bookmarkStart w:id="648" w:name="_Toc232587129"/>
      <w:bookmarkStart w:id="649" w:name="_Toc253578496"/>
      <w:r>
        <w:t>CHA-3.6.4.10.2 Channel/CSR light application shall highlight the contextual account.</w:t>
      </w:r>
      <w:bookmarkEnd w:id="648"/>
      <w:bookmarkEnd w:id="649"/>
    </w:p>
    <w:p w:rsidR="00AC77CF" w:rsidRDefault="00AC77CF" w:rsidP="00AC77CF">
      <w:pPr>
        <w:pStyle w:val="Requirements"/>
        <w:ind w:left="288"/>
      </w:pPr>
      <w:bookmarkStart w:id="650" w:name="_Toc232587130"/>
      <w:bookmarkStart w:id="651" w:name="_Toc253578497"/>
      <w:r>
        <w:t>CHA-3.6.4.10.3 Channel/CSR light application shall display the account holder company name (if any) of the contextual billing account.</w:t>
      </w:r>
      <w:bookmarkEnd w:id="650"/>
      <w:bookmarkEnd w:id="651"/>
    </w:p>
    <w:p w:rsidR="00AC77CF" w:rsidRDefault="00AC77CF" w:rsidP="00AC77CF">
      <w:pPr>
        <w:pStyle w:val="Requirements"/>
        <w:ind w:left="288"/>
      </w:pPr>
      <w:bookmarkStart w:id="652" w:name="_Toc232587131"/>
      <w:bookmarkStart w:id="653" w:name="_Toc253578498"/>
      <w:r>
        <w:t>CHA-3.6.4.10.4 Channel/CSR light application shall display the account holder “title, first name and last name” of the contextual billing account (if any).</w:t>
      </w:r>
      <w:bookmarkEnd w:id="652"/>
      <w:bookmarkEnd w:id="653"/>
    </w:p>
    <w:p w:rsidR="00AC77CF" w:rsidRDefault="00AC77CF" w:rsidP="00AC77CF">
      <w:pPr>
        <w:pStyle w:val="Requirements"/>
        <w:ind w:left="288"/>
        <w:rPr>
          <w:ins w:id="654" w:author="Raphaël Guého" w:date="2010-01-04T18:50:00Z"/>
        </w:rPr>
      </w:pPr>
      <w:bookmarkStart w:id="655" w:name="_Toc232587132"/>
      <w:bookmarkStart w:id="656" w:name="_Toc253578499"/>
      <w:r>
        <w:t xml:space="preserve">CHA-3.6.4.10.5 Channel/CSR light application shall display the </w:t>
      </w:r>
      <w:r w:rsidR="00A65E57">
        <w:t>subscriber</w:t>
      </w:r>
      <w:r>
        <w:t>s (with their primary identifier) associated to all billing accounts.</w:t>
      </w:r>
      <w:bookmarkEnd w:id="655"/>
      <w:bookmarkEnd w:id="656"/>
    </w:p>
    <w:p w:rsidR="008621A6" w:rsidRDefault="008621A6" w:rsidP="008621A6">
      <w:pPr>
        <w:pStyle w:val="Requirements"/>
        <w:ind w:left="576"/>
        <w:rPr>
          <w:ins w:id="657" w:author="Raphaël Guého" w:date="2010-01-06T11:54:00Z"/>
        </w:rPr>
      </w:pPr>
      <w:bookmarkStart w:id="658" w:name="_Toc253578500"/>
      <w:ins w:id="659" w:author="Raphaël Guého" w:date="2010-01-04T18:50:00Z">
        <w:r>
          <w:t xml:space="preserve">CHA-3.6.4.10.5.1 Channel/CSR light application shall display </w:t>
        </w:r>
      </w:ins>
      <w:ins w:id="660" w:author="Raphaël Guého" w:date="2010-01-04T18:51:00Z">
        <w:r>
          <w:t>for each subscriber belonging to the contextual billing account, its status and main offer (primary offer or subscriber bundle)</w:t>
        </w:r>
      </w:ins>
      <w:ins w:id="661" w:author="Raphaël Guého" w:date="2010-01-04T18:50:00Z">
        <w:r>
          <w:t>.</w:t>
        </w:r>
      </w:ins>
      <w:bookmarkEnd w:id="658"/>
    </w:p>
    <w:p w:rsidR="00865FBB" w:rsidRDefault="00865FBB" w:rsidP="00865FBB">
      <w:pPr>
        <w:pStyle w:val="Requirements"/>
        <w:ind w:left="288"/>
        <w:rPr>
          <w:ins w:id="662" w:author="Raphaël Guého" w:date="2010-01-04T18:52:00Z"/>
        </w:rPr>
      </w:pPr>
      <w:bookmarkStart w:id="663" w:name="_Toc253578501"/>
      <w:ins w:id="664" w:author="Raphaël Guého" w:date="2010-01-06T11:54:00Z">
        <w:r>
          <w:t>CHA-3.6.4.10.6 Channel/CSR light application shall display</w:t>
        </w:r>
      </w:ins>
      <w:ins w:id="665" w:author="Raphaël Guého" w:date="2010-01-06T11:55:00Z">
        <w:r>
          <w:t xml:space="preserve"> </w:t>
        </w:r>
      </w:ins>
      <w:ins w:id="666" w:author="Raphaël Guého" w:date="2010-01-06T11:56:00Z">
        <w:r>
          <w:t>‘c</w:t>
        </w:r>
      </w:ins>
      <w:ins w:id="667" w:author="Raphaël Guého" w:date="2010-01-06T11:55:00Z">
        <w:r>
          <w:t>ollection indicator</w:t>
        </w:r>
      </w:ins>
      <w:ins w:id="668" w:author="Raphaël Guého" w:date="2010-01-06T11:57:00Z">
        <w:r>
          <w:t>’</w:t>
        </w:r>
      </w:ins>
      <w:ins w:id="669" w:author="Raphaël Guého" w:date="2010-01-06T11:55:00Z">
        <w:r>
          <w:t xml:space="preserve">, </w:t>
        </w:r>
      </w:ins>
      <w:ins w:id="670" w:author="Raphaël Guého" w:date="2010-01-06T11:57:00Z">
        <w:r>
          <w:t>‘</w:t>
        </w:r>
      </w:ins>
      <w:ins w:id="671" w:author="Raphaël Guého" w:date="2010-01-06T11:55:00Z">
        <w:r>
          <w:t>outstanding balance</w:t>
        </w:r>
      </w:ins>
      <w:ins w:id="672" w:author="Raphaël Guého" w:date="2010-01-06T11:57:00Z">
        <w:r>
          <w:t>’</w:t>
        </w:r>
      </w:ins>
      <w:ins w:id="673" w:author="Raphaël Guého" w:date="2010-01-06T11:55:00Z">
        <w:r>
          <w:t xml:space="preserve">, </w:t>
        </w:r>
      </w:ins>
      <w:ins w:id="674" w:author="Raphaël Guého" w:date="2010-01-06T11:57:00Z">
        <w:r>
          <w:t>‘</w:t>
        </w:r>
      </w:ins>
      <w:ins w:id="675" w:author="Raphaël Guého" w:date="2010-01-06T11:55:00Z">
        <w:r>
          <w:t>monetary liability limit</w:t>
        </w:r>
      </w:ins>
      <w:ins w:id="676" w:author="Raphaël Guého" w:date="2010-01-06T11:57:00Z">
        <w:r>
          <w:t>’</w:t>
        </w:r>
      </w:ins>
      <w:ins w:id="677" w:author="Raphaël Guého" w:date="2010-01-06T11:55:00Z">
        <w:r>
          <w:t xml:space="preserve">, </w:t>
        </w:r>
      </w:ins>
      <w:ins w:id="678" w:author="Raphaël Guého" w:date="2010-01-06T11:57:00Z">
        <w:r>
          <w:t>‘</w:t>
        </w:r>
      </w:ins>
      <w:ins w:id="679" w:author="Raphaël Guého" w:date="2010-01-06T11:56:00Z">
        <w:r>
          <w:t>current monetary liability</w:t>
        </w:r>
      </w:ins>
      <w:ins w:id="680" w:author="Raphaël Guého" w:date="2010-01-06T11:57:00Z">
        <w:r>
          <w:t>’</w:t>
        </w:r>
      </w:ins>
      <w:ins w:id="681" w:author="Raphaël Guého" w:date="2010-01-06T11:56:00Z">
        <w:r>
          <w:t xml:space="preserve">, </w:t>
        </w:r>
      </w:ins>
      <w:ins w:id="682" w:author="Raphaël Guého" w:date="2010-01-06T11:57:00Z">
        <w:r>
          <w:t>‘</w:t>
        </w:r>
      </w:ins>
      <w:ins w:id="683" w:author="Raphaël Guého" w:date="2010-01-06T11:56:00Z">
        <w:r>
          <w:t>rating status</w:t>
        </w:r>
      </w:ins>
      <w:ins w:id="684" w:author="Raphaël Guého" w:date="2010-01-06T11:57:00Z">
        <w:r>
          <w:t>’</w:t>
        </w:r>
      </w:ins>
      <w:ins w:id="685" w:author="Raphaël Guého" w:date="2010-01-06T11:56:00Z">
        <w:r>
          <w:t xml:space="preserve">, </w:t>
        </w:r>
      </w:ins>
      <w:ins w:id="686" w:author="Raphaël Guého" w:date="2010-01-06T11:57:00Z">
        <w:r>
          <w:t>‘</w:t>
        </w:r>
      </w:ins>
      <w:ins w:id="687" w:author="Raphaël Guého" w:date="2010-01-06T11:56:00Z">
        <w:r>
          <w:t>next bill date</w:t>
        </w:r>
      </w:ins>
      <w:ins w:id="688" w:author="Raphaël Guého" w:date="2010-01-06T11:57:00Z">
        <w:r>
          <w:t>’,</w:t>
        </w:r>
      </w:ins>
      <w:ins w:id="689" w:author="Raphaël Guého" w:date="2010-01-06T12:04:00Z">
        <w:r>
          <w:t xml:space="preserve"> </w:t>
        </w:r>
      </w:ins>
      <w:ins w:id="690" w:author="Raphaël Guého" w:date="2010-01-06T12:05:00Z">
        <w:r>
          <w:t>‘</w:t>
        </w:r>
      </w:ins>
      <w:ins w:id="691" w:author="Raphaël Guého" w:date="2010-01-06T12:04:00Z">
        <w:r>
          <w:t>last bill cutoff date</w:t>
        </w:r>
      </w:ins>
      <w:ins w:id="692" w:author="Raphaël Guého" w:date="2010-01-06T12:05:00Z">
        <w:r>
          <w:t>’ for the contextual account</w:t>
        </w:r>
      </w:ins>
      <w:ins w:id="693" w:author="Raphaël Guého" w:date="2010-01-06T11:54:00Z">
        <w:r>
          <w:t>.</w:t>
        </w:r>
      </w:ins>
      <w:bookmarkEnd w:id="663"/>
    </w:p>
    <w:p w:rsidR="005E468B" w:rsidRDefault="00A25517" w:rsidP="005E468B">
      <w:pPr>
        <w:pStyle w:val="Requirements"/>
      </w:pPr>
      <w:bookmarkStart w:id="694" w:name="_Toc253578502"/>
      <w:r>
        <w:t xml:space="preserve">CHA-3.6.4.30 </w:t>
      </w:r>
      <w:r w:rsidR="001E5037">
        <w:t>Channel/CSR light</w:t>
      </w:r>
      <w:r>
        <w:t xml:space="preserve"> application shall allow configuring </w:t>
      </w:r>
      <w:r w:rsidR="00AC77CF">
        <w:t xml:space="preserve">at design time a </w:t>
      </w:r>
      <w:r>
        <w:t>list of visible account attributes and their display order</w:t>
      </w:r>
      <w:bookmarkEnd w:id="694"/>
    </w:p>
    <w:p w:rsidR="00AC77CF" w:rsidRDefault="00AC77CF" w:rsidP="00AC77CF">
      <w:pPr>
        <w:pStyle w:val="Requirements"/>
        <w:ind w:left="288"/>
      </w:pPr>
      <w:bookmarkStart w:id="695" w:name="_Toc232587135"/>
      <w:bookmarkStart w:id="696" w:name="_Toc253578503"/>
      <w:r>
        <w:t>CHA-3.6.4.30.1 Channel/CSR light application shall support different configurations depending on the customer type</w:t>
      </w:r>
      <w:bookmarkEnd w:id="695"/>
      <w:bookmarkEnd w:id="696"/>
    </w:p>
    <w:p w:rsidR="00AC77CF" w:rsidRDefault="00AC77CF" w:rsidP="00AC77CF">
      <w:pPr>
        <w:pStyle w:val="Requirements"/>
        <w:ind w:left="288"/>
      </w:pPr>
      <w:bookmarkStart w:id="697" w:name="_Toc232587136"/>
      <w:bookmarkStart w:id="698" w:name="_Toc253578504"/>
      <w:r>
        <w:t>CHA-3.6.4.30.2 Channel/CSR light application shall support to group visible account attributes for display purpose (display group)</w:t>
      </w:r>
      <w:bookmarkEnd w:id="697"/>
      <w:bookmarkEnd w:id="698"/>
    </w:p>
    <w:p w:rsidR="00AC77CF" w:rsidRDefault="00AC77CF" w:rsidP="00AC77CF">
      <w:pPr>
        <w:pStyle w:val="Requirements"/>
        <w:ind w:left="576"/>
      </w:pPr>
      <w:bookmarkStart w:id="699" w:name="_Toc232587137"/>
      <w:bookmarkStart w:id="700" w:name="_Toc253578505"/>
      <w:r>
        <w:t>CHA-3.6.4.30.2.1 Channel/CSR light application shall allow the configuration of the order of account attributes display groups.</w:t>
      </w:r>
      <w:bookmarkEnd w:id="699"/>
      <w:bookmarkEnd w:id="700"/>
      <w:r>
        <w:t xml:space="preserve"> </w:t>
      </w:r>
    </w:p>
    <w:p w:rsidR="00AC77CF" w:rsidRDefault="00AC77CF" w:rsidP="00AC77CF">
      <w:pPr>
        <w:pStyle w:val="Requirements"/>
        <w:ind w:left="576"/>
      </w:pPr>
      <w:bookmarkStart w:id="701" w:name="_Toc232587138"/>
      <w:bookmarkStart w:id="702" w:name="_Toc253578506"/>
      <w:r>
        <w:t>CHA-3.6.4.30.2.2 Channel/CSR light application shall allow the configuration of the order to display an account attribute relatively to its display group.</w:t>
      </w:r>
      <w:bookmarkEnd w:id="701"/>
      <w:bookmarkEnd w:id="702"/>
      <w:r>
        <w:t xml:space="preserve"> </w:t>
      </w:r>
    </w:p>
    <w:p w:rsidR="00AC77CF" w:rsidRPr="00AC77CF" w:rsidRDefault="00AC77CF" w:rsidP="00AC77CF">
      <w:pPr>
        <w:pStyle w:val="Requirements"/>
        <w:ind w:left="576"/>
      </w:pPr>
      <w:bookmarkStart w:id="703" w:name="_Toc232587139"/>
      <w:bookmarkStart w:id="704" w:name="_Toc253578507"/>
      <w:r w:rsidRPr="00AC77CF">
        <w:t xml:space="preserve">CHA-3.6.4.30.2.3 </w:t>
      </w:r>
      <w:r>
        <w:t xml:space="preserve">Channel/CSR light </w:t>
      </w:r>
      <w:r w:rsidRPr="00AC77CF">
        <w:t>application shall support to configure display groups per logged user role.</w:t>
      </w:r>
      <w:bookmarkEnd w:id="703"/>
      <w:bookmarkEnd w:id="704"/>
    </w:p>
    <w:p w:rsidR="00AC77CF" w:rsidRDefault="00AC77CF" w:rsidP="00AC77CF">
      <w:pPr>
        <w:pStyle w:val="Requirements"/>
        <w:ind w:left="288"/>
      </w:pPr>
      <w:bookmarkStart w:id="705" w:name="_Toc232587140"/>
      <w:bookmarkStart w:id="706" w:name="_Toc253578508"/>
      <w:r>
        <w:t>CHA-3.6.4.30.3 Channel/CSR light application shall support to configure additional viewable account attributes that will be integrated with Comverse one Billing 3.1.</w:t>
      </w:r>
      <w:bookmarkEnd w:id="705"/>
      <w:bookmarkEnd w:id="706"/>
    </w:p>
    <w:p w:rsidR="00AC77CF" w:rsidRDefault="00AC77CF" w:rsidP="00AC77CF">
      <w:pPr>
        <w:pStyle w:val="Requirements"/>
        <w:ind w:left="288"/>
      </w:pPr>
      <w:bookmarkStart w:id="707" w:name="_Toc232587141"/>
      <w:bookmarkStart w:id="708" w:name="_Toc253578509"/>
      <w:r>
        <w:t>CHA-3.6.4.30.4 Channel/CSR light application shall support a different configuration of its viewable account attributes than in consumer application, when application are deployed on the same CSS system (co-existence mode).</w:t>
      </w:r>
      <w:bookmarkEnd w:id="707"/>
      <w:bookmarkEnd w:id="708"/>
      <w:r>
        <w:t xml:space="preserve"> </w:t>
      </w:r>
    </w:p>
    <w:p w:rsidR="005E468B" w:rsidRDefault="00C31930" w:rsidP="005E468B">
      <w:pPr>
        <w:pStyle w:val="Requirements"/>
      </w:pPr>
      <w:bookmarkStart w:id="709" w:name="_Toc253578510"/>
      <w:r>
        <w:t>CHA-3.6.4.</w:t>
      </w:r>
      <w:r w:rsidR="005E468B">
        <w:t>40</w:t>
      </w:r>
      <w:r>
        <w:t xml:space="preserve"> </w:t>
      </w:r>
      <w:r w:rsidR="001E5037">
        <w:t>Channel/CSR light</w:t>
      </w:r>
      <w:r w:rsidR="005E468B">
        <w:t xml:space="preserve"> application shall display </w:t>
      </w:r>
      <w:r>
        <w:t>Billing account payment method in the dashboard</w:t>
      </w:r>
      <w:r w:rsidR="005E468B">
        <w:t xml:space="preserve"> and its parameters</w:t>
      </w:r>
      <w:bookmarkEnd w:id="709"/>
    </w:p>
    <w:p w:rsidR="005E468B" w:rsidRPr="005E468B" w:rsidRDefault="00C31930" w:rsidP="005E468B">
      <w:pPr>
        <w:pStyle w:val="Requirements"/>
      </w:pPr>
      <w:bookmarkStart w:id="710" w:name="_Toc253578511"/>
      <w:r>
        <w:t>CHA-3.6.4.</w:t>
      </w:r>
      <w:r w:rsidR="005E468B">
        <w:t xml:space="preserve">50 </w:t>
      </w:r>
      <w:r w:rsidR="001E5037">
        <w:t>Channel/CSR light</w:t>
      </w:r>
      <w:r w:rsidR="005E468B">
        <w:t xml:space="preserve"> application shall display</w:t>
      </w:r>
      <w:r>
        <w:t xml:space="preserve"> Subscribed ac</w:t>
      </w:r>
      <w:r w:rsidR="005E468B">
        <w:t xml:space="preserve">count bundle and </w:t>
      </w:r>
      <w:r w:rsidR="00E95ABF">
        <w:t>offer</w:t>
      </w:r>
      <w:r w:rsidR="005E468B">
        <w:t>s instances</w:t>
      </w:r>
      <w:bookmarkEnd w:id="710"/>
    </w:p>
    <w:p w:rsidR="005E468B" w:rsidRDefault="005E468B" w:rsidP="005E468B">
      <w:pPr>
        <w:pStyle w:val="Requirements"/>
        <w:ind w:left="576"/>
      </w:pPr>
      <w:bookmarkStart w:id="711" w:name="_Toc253578512"/>
      <w:r>
        <w:t xml:space="preserve">CHA-3.6.4.50.1 </w:t>
      </w:r>
      <w:r w:rsidR="001E5037">
        <w:t>Channel/CSR light</w:t>
      </w:r>
      <w:r>
        <w:t xml:space="preserve"> application shall display account bundle name if any</w:t>
      </w:r>
      <w:bookmarkEnd w:id="711"/>
    </w:p>
    <w:p w:rsidR="005E468B" w:rsidRDefault="005E468B" w:rsidP="005E468B">
      <w:pPr>
        <w:pStyle w:val="Requirements"/>
        <w:ind w:left="576"/>
      </w:pPr>
      <w:bookmarkStart w:id="712" w:name="_Toc253578513"/>
      <w:r>
        <w:t xml:space="preserve">CHA-3.6.4.50.2 </w:t>
      </w:r>
      <w:r w:rsidR="001E5037">
        <w:t>Channel/CSR light</w:t>
      </w:r>
      <w:r>
        <w:t xml:space="preserve"> application shall display account’s mandatory </w:t>
      </w:r>
      <w:r w:rsidR="00E95ABF">
        <w:t>offer</w:t>
      </w:r>
      <w:r>
        <w:t>s</w:t>
      </w:r>
      <w:bookmarkEnd w:id="712"/>
    </w:p>
    <w:p w:rsidR="005E468B" w:rsidRDefault="005E468B" w:rsidP="005E468B">
      <w:pPr>
        <w:pStyle w:val="Requirements"/>
        <w:ind w:left="576"/>
      </w:pPr>
      <w:bookmarkStart w:id="713" w:name="_Toc253578514"/>
      <w:r>
        <w:lastRenderedPageBreak/>
        <w:t xml:space="preserve">CHA-3.6.4.50.3 </w:t>
      </w:r>
      <w:r w:rsidR="001E5037">
        <w:t>Channel/CSR light</w:t>
      </w:r>
      <w:r>
        <w:t xml:space="preserve"> application shall display account’s selective </w:t>
      </w:r>
      <w:r w:rsidR="00E95ABF">
        <w:t>offer</w:t>
      </w:r>
      <w:r>
        <w:t>s</w:t>
      </w:r>
      <w:bookmarkEnd w:id="713"/>
    </w:p>
    <w:p w:rsidR="005E468B" w:rsidRDefault="005E468B" w:rsidP="0031576F">
      <w:pPr>
        <w:pStyle w:val="Requirements"/>
        <w:ind w:left="576"/>
      </w:pPr>
      <w:bookmarkStart w:id="714" w:name="_Toc253578515"/>
      <w:r>
        <w:t xml:space="preserve">CHA-3.6.4.50.4 </w:t>
      </w:r>
      <w:r w:rsidR="001E5037">
        <w:t>Channel/CSR light</w:t>
      </w:r>
      <w:r>
        <w:t xml:space="preserve"> application shall display account’s optional </w:t>
      </w:r>
      <w:r w:rsidR="00E95ABF">
        <w:t>offer</w:t>
      </w:r>
      <w:r>
        <w:t>s</w:t>
      </w:r>
      <w:bookmarkEnd w:id="714"/>
    </w:p>
    <w:p w:rsidR="00742EF6" w:rsidRDefault="00742EF6" w:rsidP="0031576F">
      <w:pPr>
        <w:pStyle w:val="Requirements"/>
        <w:ind w:left="576"/>
      </w:pPr>
      <w:bookmarkStart w:id="715" w:name="_Toc253578516"/>
      <w:r>
        <w:t xml:space="preserve">CHA-3.6.4.50.5 </w:t>
      </w:r>
      <w:r w:rsidR="001E5037">
        <w:t>Channel/CSR light</w:t>
      </w:r>
      <w:r>
        <w:t xml:space="preserve"> application shall display account’s bundle and </w:t>
      </w:r>
      <w:r w:rsidR="00E95ABF">
        <w:t>offer</w:t>
      </w:r>
      <w:r>
        <w:t>s active date</w:t>
      </w:r>
      <w:bookmarkEnd w:id="715"/>
    </w:p>
    <w:p w:rsidR="0031576F" w:rsidDel="00D614C0" w:rsidRDefault="0031576F" w:rsidP="0031576F">
      <w:pPr>
        <w:pStyle w:val="Requirements"/>
        <w:rPr>
          <w:del w:id="716" w:author="Raphaël Guého" w:date="2010-01-06T10:53:00Z"/>
        </w:rPr>
      </w:pPr>
      <w:bookmarkStart w:id="717" w:name="_Toc232587149"/>
      <w:del w:id="718" w:author="Raphaël Guého" w:date="2010-01-06T10:53:00Z">
        <w:r w:rsidDel="00D614C0">
          <w:delText xml:space="preserve">CHA-3.6.4.60 </w:delText>
        </w:r>
        <w:r w:rsidDel="00D614C0">
          <w:delText>Channel/CSR light application shall display account’s requests</w:delText>
        </w:r>
        <w:bookmarkEnd w:id="717"/>
      </w:del>
    </w:p>
    <w:p w:rsidR="0031576F" w:rsidDel="00D614C0" w:rsidRDefault="0031576F" w:rsidP="0031576F">
      <w:pPr>
        <w:pStyle w:val="Requirements"/>
        <w:ind w:left="288"/>
        <w:rPr>
          <w:del w:id="719" w:author="Raphaël Guého" w:date="2010-01-06T10:53:00Z"/>
        </w:rPr>
      </w:pPr>
      <w:bookmarkStart w:id="720" w:name="_Toc232587150"/>
      <w:del w:id="721" w:author="Raphaël Guého" w:date="2010-01-06T10:53:00Z">
        <w:r w:rsidDel="00D614C0">
          <w:delText>CHA-3.6.4.60.1 Channel/CSR light application shall display only requests with a pending status and impacting the account (in the requests part of use case RQM0030 View requests impacting a customer)</w:delText>
        </w:r>
        <w:bookmarkEnd w:id="720"/>
      </w:del>
    </w:p>
    <w:p w:rsidR="0031576F" w:rsidDel="00D614C0" w:rsidRDefault="0031576F" w:rsidP="0031576F">
      <w:pPr>
        <w:pStyle w:val="Requirements"/>
        <w:ind w:left="288"/>
        <w:rPr>
          <w:del w:id="722" w:author="Raphaël Guého" w:date="2010-01-06T10:53:00Z"/>
        </w:rPr>
      </w:pPr>
      <w:bookmarkStart w:id="723" w:name="_Toc232587151"/>
      <w:del w:id="724" w:author="Raphaël Guého" w:date="2010-01-06T10:53:00Z">
        <w:r w:rsidDel="00D614C0">
          <w:delText>CHA-3.6.4.60.2 Channel/CSR light application shall display same request attributes as in view request general use case</w:delText>
        </w:r>
        <w:bookmarkEnd w:id="723"/>
      </w:del>
    </w:p>
    <w:p w:rsidR="0031576F" w:rsidRPr="0031576F" w:rsidDel="00D614C0" w:rsidRDefault="0031576F" w:rsidP="0031576F">
      <w:pPr>
        <w:pStyle w:val="Requirements"/>
        <w:ind w:left="288"/>
        <w:rPr>
          <w:del w:id="725" w:author="Raphaël Guého" w:date="2010-01-06T10:53:00Z"/>
        </w:rPr>
      </w:pPr>
      <w:bookmarkStart w:id="726" w:name="_Toc232587152"/>
      <w:del w:id="727" w:author="Raphaël Guého" w:date="2010-01-06T10:53:00Z">
        <w:r w:rsidRPr="0031576F" w:rsidDel="00D614C0">
          <w:delText xml:space="preserve">CHA-3.6.4.60.3 Channel/CSR light application shall allow </w:delText>
        </w:r>
        <w:r w:rsidDel="00D614C0">
          <w:delText>u</w:delText>
        </w:r>
        <w:r w:rsidRPr="0031576F" w:rsidDel="00D614C0">
          <w:delText>ser viewing details of every request similarly as in view details request use case.</w:delText>
        </w:r>
        <w:bookmarkEnd w:id="726"/>
      </w:del>
    </w:p>
    <w:p w:rsidR="005E468B" w:rsidDel="00420C43" w:rsidRDefault="005E468B" w:rsidP="005E468B">
      <w:pPr>
        <w:pStyle w:val="Requirements"/>
        <w:ind w:left="288"/>
        <w:rPr>
          <w:del w:id="728" w:author="Raphaël Guého" w:date="2010-01-06T10:53:00Z"/>
        </w:rPr>
      </w:pPr>
      <w:del w:id="729" w:author="Raphaël Guého" w:date="2010-01-06T10:53:00Z">
        <w:r w:rsidDel="00D614C0">
          <w:delText xml:space="preserve">CHA-3.6.4.60.1 </w:delText>
        </w:r>
        <w:r w:rsidR="001E5037" w:rsidDel="00D614C0">
          <w:delText>Channel/CSR light</w:delText>
        </w:r>
        <w:r w:rsidDel="00D614C0">
          <w:delText xml:space="preserve"> application shall allow user to access to detail of every request</w:delText>
        </w:r>
      </w:del>
    </w:p>
    <w:p w:rsidR="00420C43" w:rsidRPr="005E468B" w:rsidRDefault="00420C43" w:rsidP="00420C43">
      <w:pPr>
        <w:pStyle w:val="Requirements"/>
        <w:rPr>
          <w:ins w:id="730" w:author="Raphaël Guého" w:date="2010-01-06T12:06:00Z"/>
        </w:rPr>
      </w:pPr>
      <w:bookmarkStart w:id="731" w:name="_Toc253578517"/>
      <w:ins w:id="732" w:author="Raphaël Guého" w:date="2010-01-06T12:06:00Z">
        <w:r>
          <w:t>CHA-3.6.4.65</w:t>
        </w:r>
        <w:r>
          <w:t xml:space="preserve"> Channel/CSR light application shall display session notes and cases (Refer to DR</w:t>
        </w:r>
      </w:ins>
      <w:ins w:id="733" w:author="Raphaël Guého" w:date="2010-01-06T12:08:00Z">
        <w:r>
          <w:t>-4-004-255)</w:t>
        </w:r>
      </w:ins>
      <w:bookmarkEnd w:id="731"/>
    </w:p>
    <w:p w:rsidR="00645097" w:rsidRDefault="00645097" w:rsidP="00420C43">
      <w:pPr>
        <w:pStyle w:val="Requirements"/>
        <w:ind w:left="576"/>
        <w:rPr>
          <w:ins w:id="734" w:author="Raphaël Guého" w:date="2010-01-06T14:47:00Z"/>
        </w:rPr>
      </w:pPr>
      <w:bookmarkStart w:id="735" w:name="_Toc253578518"/>
      <w:ins w:id="736" w:author="Raphaël Guého" w:date="2010-01-06T14:44:00Z">
        <w:r>
          <w:t xml:space="preserve">CHA-3.6.4.65.1 Channel/CSR light application shall allow </w:t>
        </w:r>
      </w:ins>
      <w:ins w:id="737" w:author="Raphaël Guého" w:date="2010-01-06T14:46:00Z">
        <w:r>
          <w:t xml:space="preserve">configuring at design time </w:t>
        </w:r>
      </w:ins>
      <w:ins w:id="738" w:author="Raphaël Guého" w:date="2010-01-06T14:44:00Z">
        <w:r>
          <w:t>to enable/disable notes</w:t>
        </w:r>
      </w:ins>
      <w:ins w:id="739" w:author="Raphaël Guého" w:date="2010-01-06T14:46:00Z">
        <w:r>
          <w:t>.</w:t>
        </w:r>
      </w:ins>
      <w:bookmarkEnd w:id="735"/>
    </w:p>
    <w:p w:rsidR="00645097" w:rsidRDefault="00645097" w:rsidP="00420C43">
      <w:pPr>
        <w:pStyle w:val="Requirements"/>
        <w:ind w:left="576"/>
        <w:rPr>
          <w:ins w:id="740" w:author="Raphaël Guého" w:date="2010-01-06T14:46:00Z"/>
        </w:rPr>
      </w:pPr>
      <w:bookmarkStart w:id="741" w:name="_Toc253578519"/>
      <w:ins w:id="742" w:author="Raphaël Guého" w:date="2010-01-06T14:47:00Z">
        <w:r>
          <w:t>CHA-3.6.4.65.2 Channel/CSR light application shall allow configuring at design time to enable/disable cases.</w:t>
        </w:r>
      </w:ins>
      <w:bookmarkEnd w:id="741"/>
    </w:p>
    <w:p w:rsidR="00420C43" w:rsidRDefault="00420C43" w:rsidP="00420C43">
      <w:pPr>
        <w:pStyle w:val="Requirements"/>
        <w:ind w:left="576"/>
        <w:rPr>
          <w:ins w:id="743" w:author="Raphaël Guého" w:date="2010-01-06T12:10:00Z"/>
        </w:rPr>
      </w:pPr>
      <w:bookmarkStart w:id="744" w:name="_Toc253578520"/>
      <w:ins w:id="745" w:author="Raphaël Guého" w:date="2010-01-06T12:09:00Z">
        <w:r>
          <w:t>CHA-3.6.4.65.</w:t>
        </w:r>
      </w:ins>
      <w:ins w:id="746" w:author="Raphaël Guého" w:date="2010-01-06T14:54:00Z">
        <w:r w:rsidR="00BA720F">
          <w:t>3</w:t>
        </w:r>
      </w:ins>
      <w:ins w:id="747" w:author="Raphaël Guého" w:date="2010-01-06T12:09:00Z">
        <w:r>
          <w:t xml:space="preserve"> Channel/CSR light application shall display </w:t>
        </w:r>
      </w:ins>
      <w:ins w:id="748" w:author="Raphaël Guého" w:date="2010-01-06T12:14:00Z">
        <w:r>
          <w:t xml:space="preserve">a </w:t>
        </w:r>
      </w:ins>
      <w:ins w:id="749" w:author="Raphaël Guého" w:date="2010-01-06T12:09:00Z">
        <w:r>
          <w:t xml:space="preserve">notes </w:t>
        </w:r>
      </w:ins>
      <w:ins w:id="750" w:author="Raphaël Guého" w:date="2010-01-06T12:14:00Z">
        <w:r>
          <w:t xml:space="preserve">area </w:t>
        </w:r>
      </w:ins>
      <w:ins w:id="751" w:author="Raphaël Guého" w:date="2010-01-06T12:10:00Z">
        <w:r>
          <w:t xml:space="preserve">above the </w:t>
        </w:r>
      </w:ins>
      <w:ins w:id="752" w:author="Raphaël Guého" w:date="2010-01-06T12:09:00Z">
        <w:r>
          <w:t xml:space="preserve">cases </w:t>
        </w:r>
      </w:ins>
      <w:ins w:id="753" w:author="Raphaël Guého" w:date="2010-01-06T12:10:00Z">
        <w:r>
          <w:t>area</w:t>
        </w:r>
        <w:bookmarkEnd w:id="744"/>
      </w:ins>
    </w:p>
    <w:p w:rsidR="00420C43" w:rsidRDefault="00420C43" w:rsidP="00420C43">
      <w:pPr>
        <w:pStyle w:val="Requirements"/>
        <w:ind w:left="576"/>
        <w:rPr>
          <w:ins w:id="754" w:author="Raphaël Guého" w:date="2010-01-06T12:10:00Z"/>
        </w:rPr>
      </w:pPr>
      <w:bookmarkStart w:id="755" w:name="_Toc253578521"/>
      <w:ins w:id="756" w:author="Raphaël Guého" w:date="2010-01-06T12:10:00Z">
        <w:r>
          <w:t>CHA-3.6.4.65.</w:t>
        </w:r>
      </w:ins>
      <w:ins w:id="757" w:author="Raphaël Guého" w:date="2010-01-06T14:54:00Z">
        <w:r w:rsidR="00BA720F">
          <w:t>4</w:t>
        </w:r>
      </w:ins>
      <w:ins w:id="758" w:author="Raphaël Guého" w:date="2010-01-06T12:10:00Z">
        <w:r>
          <w:t xml:space="preserve"> Channel/CSR light application shall allow </w:t>
        </w:r>
      </w:ins>
      <w:ins w:id="759" w:author="Raphaël Guého" w:date="2010-01-06T14:53:00Z">
        <w:r w:rsidR="00645097">
          <w:t xml:space="preserve">the user </w:t>
        </w:r>
      </w:ins>
      <w:ins w:id="760" w:author="Raphaël Guého" w:date="2010-01-06T12:10:00Z">
        <w:r>
          <w:t>to refresh notes area.</w:t>
        </w:r>
        <w:bookmarkEnd w:id="755"/>
      </w:ins>
    </w:p>
    <w:p w:rsidR="00420C43" w:rsidRDefault="00420C43" w:rsidP="00420C43">
      <w:pPr>
        <w:pStyle w:val="Requirements"/>
        <w:ind w:left="576"/>
        <w:rPr>
          <w:ins w:id="761" w:author="Raphaël Guého" w:date="2010-01-06T12:10:00Z"/>
        </w:rPr>
      </w:pPr>
      <w:bookmarkStart w:id="762" w:name="_Toc253578522"/>
      <w:ins w:id="763" w:author="Raphaël Guého" w:date="2010-01-06T12:10:00Z">
        <w:r>
          <w:t>CHA-3.6.4.65.</w:t>
        </w:r>
      </w:ins>
      <w:ins w:id="764" w:author="Raphaël Guého" w:date="2010-01-06T14:54:00Z">
        <w:r w:rsidR="00BA720F">
          <w:t>5</w:t>
        </w:r>
      </w:ins>
      <w:ins w:id="765" w:author="Raphaël Guého" w:date="2010-01-06T12:10:00Z">
        <w:r>
          <w:t xml:space="preserve"> Channel/CSR light application shall allow </w:t>
        </w:r>
      </w:ins>
      <w:ins w:id="766" w:author="Raphaël Guého" w:date="2010-01-06T14:53:00Z">
        <w:r w:rsidR="00645097">
          <w:t xml:space="preserve">the user </w:t>
        </w:r>
      </w:ins>
      <w:ins w:id="767" w:author="Raphaël Guého" w:date="2010-01-06T12:10:00Z">
        <w:r>
          <w:t xml:space="preserve">to refresh </w:t>
        </w:r>
      </w:ins>
      <w:ins w:id="768" w:author="Raphaël Guého" w:date="2010-01-06T12:11:00Z">
        <w:r>
          <w:t>cases</w:t>
        </w:r>
      </w:ins>
      <w:ins w:id="769" w:author="Raphaël Guého" w:date="2010-01-06T12:10:00Z">
        <w:r>
          <w:t xml:space="preserve"> area.</w:t>
        </w:r>
        <w:bookmarkEnd w:id="762"/>
      </w:ins>
    </w:p>
    <w:p w:rsidR="00420C43" w:rsidRDefault="00420C43" w:rsidP="00420C43">
      <w:pPr>
        <w:pStyle w:val="Requirements"/>
        <w:ind w:left="576"/>
        <w:rPr>
          <w:ins w:id="770" w:author="Raphaël Guého" w:date="2010-01-06T12:11:00Z"/>
        </w:rPr>
      </w:pPr>
      <w:bookmarkStart w:id="771" w:name="_Toc253578523"/>
      <w:ins w:id="772" w:author="Raphaël Guého" w:date="2010-01-06T12:11:00Z">
        <w:r>
          <w:t>CHA-3.6.4.65.</w:t>
        </w:r>
      </w:ins>
      <w:ins w:id="773" w:author="Raphaël Guého" w:date="2010-01-06T14:54:00Z">
        <w:r w:rsidR="00BA720F">
          <w:t>6</w:t>
        </w:r>
      </w:ins>
      <w:ins w:id="774" w:author="Raphaël Guého" w:date="2010-01-06T12:11:00Z">
        <w:r>
          <w:t xml:space="preserve"> Channel/CSR light application shall allow configuring at design time the maximum number of notes to be displayed on the dashboard</w:t>
        </w:r>
      </w:ins>
      <w:ins w:id="775" w:author="Raphaël Guého" w:date="2010-01-06T14:55:00Z">
        <w:r w:rsidR="00BA720F">
          <w:t xml:space="preserve"> (4 by default)</w:t>
        </w:r>
      </w:ins>
      <w:ins w:id="776" w:author="Raphaël Guého" w:date="2010-01-06T12:11:00Z">
        <w:r>
          <w:t>.</w:t>
        </w:r>
        <w:bookmarkEnd w:id="771"/>
      </w:ins>
    </w:p>
    <w:p w:rsidR="00420C43" w:rsidRDefault="00645097" w:rsidP="00420C43">
      <w:pPr>
        <w:pStyle w:val="Requirements"/>
        <w:ind w:left="576"/>
        <w:rPr>
          <w:ins w:id="777" w:author="Raphaël Guého" w:date="2010-01-06T12:09:00Z"/>
        </w:rPr>
      </w:pPr>
      <w:bookmarkStart w:id="778" w:name="_Toc253578524"/>
      <w:ins w:id="779" w:author="Raphaël Guého" w:date="2010-01-06T14:53:00Z">
        <w:r>
          <w:t>CHA-3.6.4.65.7 Channel/CSR light application shall allow configuring at design time the maximum number of cases to be displayed on the dashboard</w:t>
        </w:r>
      </w:ins>
      <w:ins w:id="780" w:author="Raphaël Guého" w:date="2010-01-06T14:55:00Z">
        <w:r w:rsidR="00BA720F">
          <w:t xml:space="preserve"> (4 by default)</w:t>
        </w:r>
      </w:ins>
      <w:ins w:id="781" w:author="Raphaël Guého" w:date="2010-01-06T14:53:00Z">
        <w:r>
          <w:t>.</w:t>
        </w:r>
      </w:ins>
      <w:bookmarkEnd w:id="778"/>
    </w:p>
    <w:p w:rsidR="00C31930" w:rsidRPr="0025093F" w:rsidRDefault="00C31930" w:rsidP="00364661">
      <w:pPr>
        <w:pStyle w:val="Requirements"/>
      </w:pPr>
      <w:bookmarkStart w:id="782" w:name="_Toc253578525"/>
      <w:r w:rsidRPr="0025093F">
        <w:t>CHA-3.6.4.</w:t>
      </w:r>
      <w:r w:rsidR="005E468B" w:rsidRPr="0025093F">
        <w:t>7</w:t>
      </w:r>
      <w:r w:rsidRPr="0025093F">
        <w:t>0</w:t>
      </w:r>
      <w:r w:rsidRPr="0025093F">
        <w:t xml:space="preserve"> </w:t>
      </w:r>
      <w:r w:rsidR="001E5037" w:rsidRPr="0025093F">
        <w:t>Channel/CSR light</w:t>
      </w:r>
      <w:r w:rsidRPr="0025093F">
        <w:t xml:space="preserve"> application shall allow a </w:t>
      </w:r>
      <w:r w:rsidR="0002100D" w:rsidRPr="0025093F">
        <w:t>user</w:t>
      </w:r>
      <w:r w:rsidRPr="0025093F">
        <w:t xml:space="preserve"> to modify a billing contact with respect of use case ‘modify billing contact’ describe above.</w:t>
      </w:r>
      <w:bookmarkEnd w:id="782"/>
    </w:p>
    <w:p w:rsidR="00E63921" w:rsidRPr="001E5F07" w:rsidRDefault="00E63921" w:rsidP="00E63921">
      <w:pPr>
        <w:pStyle w:val="Requirements"/>
        <w:ind w:left="288"/>
        <w:rPr>
          <w:strike/>
        </w:rPr>
      </w:pPr>
      <w:bookmarkStart w:id="783" w:name="_Toc253578526"/>
      <w:r w:rsidRPr="001E5F07">
        <w:rPr>
          <w:strike/>
        </w:rPr>
        <w:t>CHA-3.6.4.70.1</w:t>
      </w:r>
      <w:r w:rsidRPr="001E5F07">
        <w:rPr>
          <w:bCs/>
          <w:strike/>
        </w:rPr>
        <w:t xml:space="preserve"> </w:t>
      </w:r>
      <w:r w:rsidR="001E5037" w:rsidRPr="001E5F07">
        <w:rPr>
          <w:bCs/>
          <w:strike/>
        </w:rPr>
        <w:t>Channel/CSR light</w:t>
      </w:r>
      <w:r w:rsidRPr="001E5F07">
        <w:rPr>
          <w:bCs/>
          <w:strike/>
        </w:rPr>
        <w:t xml:space="preserve"> application</w:t>
      </w:r>
      <w:r w:rsidRPr="001E5F07">
        <w:rPr>
          <w:strike/>
        </w:rPr>
        <w:t xml:space="preserve"> shall allow configuring at design-time the availability of this use case depending on the contextual billing account status.</w:t>
      </w:r>
      <w:bookmarkEnd w:id="783"/>
    </w:p>
    <w:p w:rsidR="00C31930" w:rsidRPr="0056742D" w:rsidRDefault="00C31930" w:rsidP="00364661">
      <w:pPr>
        <w:pStyle w:val="Requirements"/>
      </w:pPr>
      <w:bookmarkStart w:id="784" w:name="_Toc253578527"/>
      <w:r w:rsidRPr="0025093F">
        <w:t>CHA-3.6.4.</w:t>
      </w:r>
      <w:r w:rsidR="00364661" w:rsidRPr="0025093F">
        <w:t>8</w:t>
      </w:r>
      <w:r w:rsidRPr="0025093F">
        <w:t xml:space="preserve">0 </w:t>
      </w:r>
      <w:r w:rsidR="001E5037" w:rsidRPr="0025093F">
        <w:t>Channel/CSR light</w:t>
      </w:r>
      <w:r w:rsidRPr="0025093F">
        <w:t xml:space="preserve"> application shall allow a </w:t>
      </w:r>
      <w:r w:rsidR="0002100D" w:rsidRPr="0025093F">
        <w:t>user</w:t>
      </w:r>
      <w:r w:rsidRPr="0025093F">
        <w:t xml:space="preserve"> to modify a payment method information with respect of use</w:t>
      </w:r>
      <w:r w:rsidRPr="0056742D">
        <w:t xml:space="preserve"> </w:t>
      </w:r>
      <w:r w:rsidRPr="0056742D">
        <w:t>case ‘modify payment method information’ describe above.</w:t>
      </w:r>
      <w:bookmarkEnd w:id="784"/>
    </w:p>
    <w:p w:rsidR="00C31930" w:rsidRPr="0056742D" w:rsidRDefault="00C31930" w:rsidP="00364661">
      <w:pPr>
        <w:pStyle w:val="Requirements"/>
        <w:ind w:left="288"/>
      </w:pPr>
      <w:bookmarkStart w:id="785" w:name="_Toc253578528"/>
      <w:r w:rsidRPr="0056742D">
        <w:t>CHA-3.6.4.</w:t>
      </w:r>
      <w:r w:rsidR="00364661" w:rsidRPr="0056742D">
        <w:t>80</w:t>
      </w:r>
      <w:r w:rsidRPr="0056742D">
        <w:t>.</w:t>
      </w:r>
      <w:r w:rsidR="00364661" w:rsidRPr="0056742D">
        <w:t>1</w:t>
      </w:r>
      <w:r w:rsidRPr="0056742D">
        <w:t xml:space="preserve"> </w:t>
      </w:r>
      <w:r w:rsidR="001E5037" w:rsidRPr="0056742D">
        <w:t>Channel/CSR light</w:t>
      </w:r>
      <w:r w:rsidR="00364661" w:rsidRPr="0056742D">
        <w:t xml:space="preserve"> application shall allow selecting </w:t>
      </w:r>
      <w:r w:rsidRPr="0056742D">
        <w:t>only one payment method and its mandatory parameters must be filled to be complete</w:t>
      </w:r>
      <w:r w:rsidR="00E63921" w:rsidRPr="0056742D">
        <w:t>.</w:t>
      </w:r>
      <w:bookmarkEnd w:id="785"/>
    </w:p>
    <w:p w:rsidR="00E63921" w:rsidRPr="001E5F07" w:rsidRDefault="00E63921" w:rsidP="00364661">
      <w:pPr>
        <w:pStyle w:val="Requirements"/>
        <w:ind w:left="288"/>
        <w:rPr>
          <w:strike/>
        </w:rPr>
      </w:pPr>
      <w:bookmarkStart w:id="786" w:name="_Toc253578529"/>
      <w:r w:rsidRPr="001E5F07">
        <w:rPr>
          <w:strike/>
        </w:rPr>
        <w:t>CHA-3.6.4.80.2</w:t>
      </w:r>
      <w:r w:rsidRPr="001E5F07">
        <w:rPr>
          <w:bCs/>
          <w:strike/>
        </w:rPr>
        <w:t xml:space="preserve"> </w:t>
      </w:r>
      <w:r w:rsidR="001E5037" w:rsidRPr="001E5F07">
        <w:rPr>
          <w:bCs/>
          <w:strike/>
        </w:rPr>
        <w:t>Channel/CSR light</w:t>
      </w:r>
      <w:r w:rsidRPr="001E5F07">
        <w:rPr>
          <w:bCs/>
          <w:strike/>
        </w:rPr>
        <w:t xml:space="preserve"> application</w:t>
      </w:r>
      <w:r w:rsidRPr="001E5F07">
        <w:rPr>
          <w:strike/>
        </w:rPr>
        <w:t xml:space="preserve"> shall allow configuring at design-time the availability of this use case depending on the contextual billing account status.</w:t>
      </w:r>
      <w:bookmarkEnd w:id="786"/>
    </w:p>
    <w:p w:rsidR="00364661" w:rsidRPr="0056742D" w:rsidRDefault="00364661" w:rsidP="00364661">
      <w:pPr>
        <w:pStyle w:val="Requirements"/>
      </w:pPr>
      <w:bookmarkStart w:id="787" w:name="_Toc253578530"/>
      <w:r w:rsidRPr="0025093F">
        <w:t>CHA-3.6.4.9</w:t>
      </w:r>
      <w:r w:rsidR="00C31930" w:rsidRPr="0025093F">
        <w:t xml:space="preserve">0 </w:t>
      </w:r>
      <w:r w:rsidR="001E5037" w:rsidRPr="0025093F">
        <w:t>Channel/</w:t>
      </w:r>
      <w:r w:rsidR="001E5037" w:rsidRPr="0056742D">
        <w:t>CSR light</w:t>
      </w:r>
      <w:r w:rsidR="00C31930" w:rsidRPr="0056742D">
        <w:t xml:space="preserve"> application shall </w:t>
      </w:r>
      <w:r w:rsidRPr="0056742D">
        <w:t xml:space="preserve">allow a </w:t>
      </w:r>
      <w:r w:rsidR="0002100D" w:rsidRPr="0056742D">
        <w:t>user</w:t>
      </w:r>
      <w:r w:rsidRPr="0056742D">
        <w:t xml:space="preserve"> to modify </w:t>
      </w:r>
      <w:r w:rsidR="00C31930" w:rsidRPr="0056742D">
        <w:t>billing account attributes with respect of use case ‘modify billing account attributes’ describe above.</w:t>
      </w:r>
      <w:bookmarkEnd w:id="787"/>
    </w:p>
    <w:p w:rsidR="003236F3" w:rsidRPr="0056742D" w:rsidRDefault="00C31930" w:rsidP="00364661">
      <w:pPr>
        <w:pStyle w:val="Requirements"/>
        <w:ind w:left="288"/>
      </w:pPr>
      <w:bookmarkStart w:id="788" w:name="_Toc253578531"/>
      <w:r w:rsidRPr="0056742D">
        <w:t>CHA-3.6.4.</w:t>
      </w:r>
      <w:r w:rsidR="00364661" w:rsidRPr="0056742D">
        <w:t>9</w:t>
      </w:r>
      <w:r w:rsidRPr="0056742D">
        <w:t xml:space="preserve">0.1 </w:t>
      </w:r>
      <w:r w:rsidR="001E5037" w:rsidRPr="0056742D">
        <w:t>Channel/CSR light</w:t>
      </w:r>
      <w:r w:rsidR="00364661" w:rsidRPr="0056742D">
        <w:t xml:space="preserve"> application shall allow configuring at design time list of account modifiable attributes</w:t>
      </w:r>
      <w:r w:rsidR="00E63921" w:rsidRPr="0056742D">
        <w:t>.</w:t>
      </w:r>
      <w:bookmarkEnd w:id="788"/>
    </w:p>
    <w:p w:rsidR="00E63921" w:rsidRPr="001E5F07" w:rsidRDefault="00E63921" w:rsidP="00364661">
      <w:pPr>
        <w:pStyle w:val="Requirements"/>
        <w:ind w:left="288"/>
        <w:rPr>
          <w:strike/>
        </w:rPr>
      </w:pPr>
      <w:bookmarkStart w:id="789" w:name="_Toc253578532"/>
      <w:r w:rsidRPr="001E5F07">
        <w:rPr>
          <w:strike/>
        </w:rPr>
        <w:t>CHA-3.6.4.90.2</w:t>
      </w:r>
      <w:r w:rsidRPr="001E5F07">
        <w:rPr>
          <w:bCs/>
          <w:strike/>
        </w:rPr>
        <w:t xml:space="preserve"> </w:t>
      </w:r>
      <w:r w:rsidR="001E5037" w:rsidRPr="001E5F07">
        <w:rPr>
          <w:bCs/>
          <w:strike/>
        </w:rPr>
        <w:t>Channel/CSR light</w:t>
      </w:r>
      <w:r w:rsidRPr="001E5F07">
        <w:rPr>
          <w:bCs/>
          <w:strike/>
        </w:rPr>
        <w:t xml:space="preserve"> application</w:t>
      </w:r>
      <w:r w:rsidRPr="001E5F07">
        <w:rPr>
          <w:strike/>
        </w:rPr>
        <w:t xml:space="preserve"> shall allow configuring at design-time the availability of this use case depending on the contextual billing account status.</w:t>
      </w:r>
      <w:bookmarkEnd w:id="789"/>
    </w:p>
    <w:p w:rsidR="00DA74D5" w:rsidRDefault="00DA74D5" w:rsidP="00DA74D5">
      <w:pPr>
        <w:pStyle w:val="Requirements"/>
        <w:ind w:left="288"/>
      </w:pPr>
      <w:bookmarkStart w:id="790" w:name="_Toc253578533"/>
      <w:r w:rsidRPr="0056742D">
        <w:t xml:space="preserve">CHA-3.6.4.90.3 </w:t>
      </w:r>
      <w:r w:rsidR="001E5037" w:rsidRPr="0056742D">
        <w:t>Channel/CSR light</w:t>
      </w:r>
      <w:r w:rsidRPr="0056742D">
        <w:t xml:space="preserve"> application shall allow the configuration of account attributes respecting CHA-3.2.4.80.x requirements, applied to the modification of account</w:t>
      </w:r>
      <w:r w:rsidRPr="0056742D">
        <w:t xml:space="preserve"> attributes</w:t>
      </w:r>
      <w:bookmarkEnd w:id="790"/>
    </w:p>
    <w:p w:rsidR="0056742D" w:rsidRDefault="0056742D" w:rsidP="0056742D">
      <w:pPr>
        <w:pStyle w:val="Requirements"/>
        <w:ind w:left="288"/>
      </w:pPr>
      <w:bookmarkStart w:id="791" w:name="_Toc253578534"/>
      <w:r w:rsidRPr="0056742D">
        <w:lastRenderedPageBreak/>
        <w:t>CHA-3.6.4.90.</w:t>
      </w:r>
      <w:r>
        <w:t>4</w:t>
      </w:r>
      <w:r w:rsidRPr="0056742D">
        <w:t xml:space="preserve"> Channel/CSR light application shall allow the configuration of </w:t>
      </w:r>
      <w:r>
        <w:t xml:space="preserve">modifiable </w:t>
      </w:r>
      <w:r w:rsidRPr="0056742D">
        <w:t xml:space="preserve">account attributes </w:t>
      </w:r>
      <w:r>
        <w:t>depending on user role</w:t>
      </w:r>
      <w:bookmarkEnd w:id="791"/>
    </w:p>
    <w:p w:rsidR="0056742D" w:rsidRPr="000F4A77" w:rsidRDefault="0056742D" w:rsidP="0056742D">
      <w:pPr>
        <w:pStyle w:val="Requirements"/>
        <w:ind w:left="288"/>
        <w:rPr>
          <w:strike/>
        </w:rPr>
      </w:pPr>
      <w:bookmarkStart w:id="792" w:name="_Toc253578535"/>
      <w:r w:rsidRPr="0056742D">
        <w:t>CHA-3.6.4.90.</w:t>
      </w:r>
      <w:r>
        <w:t>5</w:t>
      </w:r>
      <w:r w:rsidRPr="0056742D">
        <w:t xml:space="preserve"> Channel/CSR light application shall </w:t>
      </w:r>
      <w:r>
        <w:t>support a default</w:t>
      </w:r>
      <w:r w:rsidRPr="0056742D">
        <w:t xml:space="preserve"> configuration of </w:t>
      </w:r>
      <w:r>
        <w:t xml:space="preserve">modifiable </w:t>
      </w:r>
      <w:r w:rsidRPr="0056742D">
        <w:t>account attributes</w:t>
      </w:r>
      <w:bookmarkEnd w:id="792"/>
    </w:p>
    <w:p w:rsidR="004A4D90" w:rsidRPr="0056742D" w:rsidRDefault="004A4D90" w:rsidP="004A4D90">
      <w:pPr>
        <w:pStyle w:val="Requirements"/>
      </w:pPr>
      <w:bookmarkStart w:id="793" w:name="_Toc253578536"/>
      <w:r w:rsidRPr="0056742D">
        <w:t xml:space="preserve">CHA-3.6.4.120 </w:t>
      </w:r>
      <w:r w:rsidR="001E5037" w:rsidRPr="0056742D">
        <w:t>Channel/CSR light</w:t>
      </w:r>
      <w:r w:rsidRPr="0056742D">
        <w:t xml:space="preserve"> application shall allow </w:t>
      </w:r>
      <w:r w:rsidR="0002100D" w:rsidRPr="0056742D">
        <w:t>user</w:t>
      </w:r>
      <w:r w:rsidRPr="0056742D">
        <w:t xml:space="preserve"> viewing subscribed </w:t>
      </w:r>
      <w:r w:rsidR="002C56C0">
        <w:t>account offer</w:t>
      </w:r>
      <w:r w:rsidRPr="0056742D">
        <w:t xml:space="preserve"> details with respect of use case ‘View subscribed </w:t>
      </w:r>
      <w:r w:rsidR="00E95ABF">
        <w:t>offer</w:t>
      </w:r>
      <w:r w:rsidRPr="0056742D">
        <w:t xml:space="preserve"> details’</w:t>
      </w:r>
      <w:r w:rsidR="00395728" w:rsidRPr="0056742D">
        <w:t xml:space="preserve"> described in </w:t>
      </w:r>
      <w:r w:rsidR="00A65E57">
        <w:t>subscriber</w:t>
      </w:r>
      <w:r w:rsidR="00395728" w:rsidRPr="0056742D">
        <w:t xml:space="preserve"> management capability</w:t>
      </w:r>
      <w:r w:rsidRPr="0056742D">
        <w:t>.</w:t>
      </w:r>
      <w:bookmarkEnd w:id="793"/>
    </w:p>
    <w:p w:rsidR="004A4D90" w:rsidRPr="0056742D" w:rsidRDefault="004A4D90" w:rsidP="004A4D90">
      <w:pPr>
        <w:pStyle w:val="Requirements"/>
        <w:ind w:firstLine="288"/>
      </w:pPr>
      <w:bookmarkStart w:id="794" w:name="_Toc253578537"/>
      <w:r w:rsidRPr="0056742D">
        <w:t xml:space="preserve">CHA-3.6.4.120.10 </w:t>
      </w:r>
      <w:r w:rsidR="001E5037" w:rsidRPr="0056742D">
        <w:t>Channel/CSR light</w:t>
      </w:r>
      <w:r w:rsidRPr="0056742D">
        <w:t xml:space="preserve"> application shall display main </w:t>
      </w:r>
      <w:r w:rsidR="00E95ABF">
        <w:t>offer</w:t>
      </w:r>
      <w:r w:rsidRPr="0056742D">
        <w:t xml:space="preserve"> characteristics:</w:t>
      </w:r>
      <w:bookmarkEnd w:id="794"/>
    </w:p>
    <w:p w:rsidR="004A4D90" w:rsidRPr="0056742D" w:rsidRDefault="004A4D90" w:rsidP="004A4D90">
      <w:pPr>
        <w:pStyle w:val="Requirements"/>
        <w:ind w:left="288"/>
      </w:pPr>
      <w:bookmarkStart w:id="795" w:name="_Toc253578538"/>
      <w:r w:rsidRPr="0056742D">
        <w:t xml:space="preserve">CHA-3.6.4.121.12 </w:t>
      </w:r>
      <w:r w:rsidR="001E5037" w:rsidRPr="0056742D">
        <w:t>Channel/CSR light</w:t>
      </w:r>
      <w:r w:rsidRPr="0056742D">
        <w:t xml:space="preserve"> application shall di</w:t>
      </w:r>
      <w:r w:rsidRPr="0056742D">
        <w:t xml:space="preserve">splay </w:t>
      </w:r>
      <w:r w:rsidR="00E95ABF">
        <w:t>offer</w:t>
      </w:r>
      <w:r w:rsidRPr="0056742D">
        <w:t>’s instance payment mode</w:t>
      </w:r>
      <w:bookmarkEnd w:id="795"/>
    </w:p>
    <w:p w:rsidR="004A4D90" w:rsidRPr="0056742D" w:rsidRDefault="004A4D90" w:rsidP="004A4D90">
      <w:pPr>
        <w:pStyle w:val="Requirements"/>
        <w:ind w:left="288"/>
      </w:pPr>
      <w:bookmarkStart w:id="796" w:name="_Toc253578539"/>
      <w:r w:rsidRPr="0056742D">
        <w:t xml:space="preserve">CHA-3.6.4.121.13 </w:t>
      </w:r>
      <w:r w:rsidR="001E5037" w:rsidRPr="0056742D">
        <w:t>Channel/CSR light</w:t>
      </w:r>
      <w:r w:rsidRPr="0056742D">
        <w:t xml:space="preserve"> application shall display </w:t>
      </w:r>
      <w:r w:rsidR="00E95ABF">
        <w:t>offer</w:t>
      </w:r>
      <w:r w:rsidRPr="0056742D">
        <w:t>’s name and description</w:t>
      </w:r>
      <w:bookmarkEnd w:id="796"/>
    </w:p>
    <w:p w:rsidR="004A4D90" w:rsidRPr="0056742D" w:rsidRDefault="004A4D90" w:rsidP="004A4D90">
      <w:pPr>
        <w:pStyle w:val="Requirements"/>
        <w:ind w:left="288"/>
      </w:pPr>
      <w:bookmarkStart w:id="797" w:name="_Toc253578540"/>
      <w:r w:rsidRPr="0056742D">
        <w:t xml:space="preserve">CHA-3.6.4.121.14 </w:t>
      </w:r>
      <w:r w:rsidR="001E5037" w:rsidRPr="0056742D">
        <w:t>Channel/CSR light</w:t>
      </w:r>
      <w:r w:rsidRPr="0056742D">
        <w:t xml:space="preserve"> application shall display visible </w:t>
      </w:r>
      <w:r w:rsidR="00E95ABF">
        <w:t>offer</w:t>
      </w:r>
      <w:r w:rsidRPr="0056742D">
        <w:t>’s attributes</w:t>
      </w:r>
      <w:bookmarkEnd w:id="797"/>
    </w:p>
    <w:p w:rsidR="004A4D90" w:rsidRPr="00395728" w:rsidRDefault="004A4D90" w:rsidP="004A4D90">
      <w:pPr>
        <w:pStyle w:val="Requirements"/>
        <w:ind w:left="288"/>
        <w:rPr>
          <w:strike/>
        </w:rPr>
      </w:pPr>
      <w:bookmarkStart w:id="798" w:name="_Toc253578541"/>
      <w:r w:rsidRPr="0056742D">
        <w:t xml:space="preserve">CHA-3.6.4.121.15 </w:t>
      </w:r>
      <w:r w:rsidR="001E5037" w:rsidRPr="0056742D">
        <w:t>Channel/CSR light</w:t>
      </w:r>
      <w:r w:rsidRPr="0056742D">
        <w:t xml:space="preserve"> application shall display </w:t>
      </w:r>
      <w:r w:rsidR="00E95ABF">
        <w:t>offer</w:t>
      </w:r>
      <w:r w:rsidRPr="0056742D">
        <w:t xml:space="preserve">’s </w:t>
      </w:r>
      <w:r w:rsidR="001529D7">
        <w:t>plan</w:t>
      </w:r>
      <w:r w:rsidRPr="0056742D">
        <w:t>s’ name and description</w:t>
      </w:r>
      <w:bookmarkEnd w:id="798"/>
    </w:p>
    <w:p w:rsidR="002E702F" w:rsidRPr="0056742D" w:rsidRDefault="002E702F" w:rsidP="002E702F">
      <w:pPr>
        <w:pStyle w:val="Requirements"/>
      </w:pPr>
      <w:bookmarkStart w:id="799" w:name="_Toc211231236"/>
      <w:bookmarkStart w:id="800" w:name="_Toc215989066"/>
      <w:bookmarkStart w:id="801" w:name="_Toc253578542"/>
      <w:r w:rsidRPr="0056742D">
        <w:t xml:space="preserve">CHA-3.6.4.130 </w:t>
      </w:r>
      <w:r w:rsidR="001E5037" w:rsidRPr="0056742D">
        <w:t>Channel/CSR light</w:t>
      </w:r>
      <w:r w:rsidRPr="0056742D">
        <w:t xml:space="preserve"> application shall allow a user adding</w:t>
      </w:r>
      <w:r w:rsidRPr="0056742D">
        <w:t xml:space="preserve"> </w:t>
      </w:r>
      <w:r w:rsidR="002C56C0">
        <w:t>account offer</w:t>
      </w:r>
      <w:r w:rsidRPr="0056742D">
        <w:t xml:space="preserve">s of the account with respect of use case ‘Add </w:t>
      </w:r>
      <w:r w:rsidR="002C56C0">
        <w:t>account offer</w:t>
      </w:r>
      <w:r w:rsidRPr="0056742D">
        <w:t>s’.</w:t>
      </w:r>
      <w:bookmarkEnd w:id="799"/>
      <w:bookmarkEnd w:id="800"/>
      <w:bookmarkEnd w:id="801"/>
    </w:p>
    <w:p w:rsidR="002E702F" w:rsidRPr="0056742D" w:rsidRDefault="002E702F" w:rsidP="002E702F">
      <w:pPr>
        <w:pStyle w:val="Requirements"/>
        <w:ind w:left="288"/>
      </w:pPr>
      <w:bookmarkStart w:id="802" w:name="_Toc211231397"/>
      <w:bookmarkStart w:id="803" w:name="_Toc215989067"/>
      <w:bookmarkStart w:id="804" w:name="_Toc253578543"/>
      <w:r w:rsidRPr="0056742D">
        <w:t xml:space="preserve">CHA-3.6.4.130.1 </w:t>
      </w:r>
      <w:r w:rsidR="001E5037" w:rsidRPr="0056742D">
        <w:t>Channel/CSR light</w:t>
      </w:r>
      <w:r w:rsidRPr="0056742D">
        <w:t xml:space="preserve"> application shall display only </w:t>
      </w:r>
      <w:r w:rsidR="002C56C0">
        <w:t>account offer</w:t>
      </w:r>
      <w:r w:rsidRPr="0056742D">
        <w:t>s with a valid start and end date if set</w:t>
      </w:r>
      <w:bookmarkEnd w:id="802"/>
      <w:r w:rsidRPr="0056742D">
        <w:t>.</w:t>
      </w:r>
      <w:bookmarkEnd w:id="803"/>
      <w:bookmarkEnd w:id="804"/>
    </w:p>
    <w:p w:rsidR="002E702F" w:rsidRPr="001E5F07" w:rsidRDefault="002E702F" w:rsidP="002E702F">
      <w:pPr>
        <w:pStyle w:val="Requirements"/>
        <w:ind w:left="288"/>
        <w:rPr>
          <w:strike/>
        </w:rPr>
      </w:pPr>
      <w:bookmarkStart w:id="805" w:name="_Toc215989068"/>
      <w:bookmarkStart w:id="806" w:name="_Toc253578544"/>
      <w:r w:rsidRPr="001E5F07">
        <w:rPr>
          <w:strike/>
        </w:rPr>
        <w:t>CHA-3.6.4.130</w:t>
      </w:r>
      <w:r w:rsidRPr="001E5F07">
        <w:rPr>
          <w:bCs/>
          <w:strike/>
        </w:rPr>
        <w:t xml:space="preserve">.2 </w:t>
      </w:r>
      <w:r w:rsidR="001E5037" w:rsidRPr="001E5F07">
        <w:rPr>
          <w:strike/>
        </w:rPr>
        <w:t>Channel/CSR light</w:t>
      </w:r>
      <w:r w:rsidRPr="001E5F07">
        <w:rPr>
          <w:strike/>
        </w:rPr>
        <w:t xml:space="preserve"> application shall allow configuring at design-time the availability of this use case depending on the contextual billing account status.</w:t>
      </w:r>
      <w:bookmarkEnd w:id="805"/>
      <w:bookmarkEnd w:id="806"/>
    </w:p>
    <w:p w:rsidR="002E702F" w:rsidRPr="0056742D" w:rsidRDefault="002E702F" w:rsidP="002E702F">
      <w:pPr>
        <w:pStyle w:val="Requirements"/>
      </w:pPr>
      <w:bookmarkStart w:id="807" w:name="_Toc215989069"/>
      <w:bookmarkStart w:id="808" w:name="_Toc253578545"/>
      <w:r w:rsidRPr="0056742D">
        <w:t xml:space="preserve">CHA-3.6.4.140 </w:t>
      </w:r>
      <w:r w:rsidR="001E5037" w:rsidRPr="0056742D">
        <w:t>Channel/CSR light</w:t>
      </w:r>
      <w:r w:rsidRPr="0056742D">
        <w:t xml:space="preserve"> application shall allow a user </w:t>
      </w:r>
      <w:r w:rsidRPr="0056742D">
        <w:t xml:space="preserve">removing an </w:t>
      </w:r>
      <w:r w:rsidR="002C56C0">
        <w:t>account offer</w:t>
      </w:r>
      <w:r w:rsidRPr="0056742D">
        <w:t xml:space="preserve"> of an account with respect of use case ‘Remove </w:t>
      </w:r>
      <w:r w:rsidR="002C56C0">
        <w:t>account offer</w:t>
      </w:r>
      <w:r w:rsidRPr="0056742D">
        <w:t>s’.</w:t>
      </w:r>
      <w:bookmarkEnd w:id="807"/>
      <w:bookmarkEnd w:id="808"/>
    </w:p>
    <w:p w:rsidR="002E702F" w:rsidRPr="001E5F07" w:rsidRDefault="002E702F" w:rsidP="002E702F">
      <w:pPr>
        <w:pStyle w:val="Requirements"/>
        <w:ind w:left="720"/>
        <w:rPr>
          <w:strike/>
        </w:rPr>
      </w:pPr>
      <w:bookmarkStart w:id="809" w:name="_Toc253578546"/>
      <w:r w:rsidRPr="001E5F07">
        <w:rPr>
          <w:strike/>
        </w:rPr>
        <w:t>CHA-3.6.4.140</w:t>
      </w:r>
      <w:r w:rsidRPr="001E5F07">
        <w:rPr>
          <w:bCs/>
          <w:strike/>
        </w:rPr>
        <w:t xml:space="preserve">.1 </w:t>
      </w:r>
      <w:r w:rsidR="001E5037" w:rsidRPr="001E5F07">
        <w:rPr>
          <w:strike/>
        </w:rPr>
        <w:t>Channel/CSR light</w:t>
      </w:r>
      <w:r w:rsidRPr="001E5F07">
        <w:rPr>
          <w:strike/>
        </w:rPr>
        <w:t xml:space="preserve"> application shall allow configuring at design-time the availability of this use case depending on the contextual billing accou</w:t>
      </w:r>
      <w:bookmarkStart w:id="810" w:name="_Toc215989070"/>
      <w:r w:rsidRPr="001E5F07">
        <w:rPr>
          <w:strike/>
        </w:rPr>
        <w:t>nt status.</w:t>
      </w:r>
      <w:bookmarkEnd w:id="809"/>
      <w:bookmarkEnd w:id="810"/>
    </w:p>
    <w:p w:rsidR="002E702F" w:rsidRPr="0056742D" w:rsidRDefault="002E702F" w:rsidP="00085C81">
      <w:pPr>
        <w:pStyle w:val="Requirements"/>
      </w:pPr>
      <w:bookmarkStart w:id="811" w:name="_Toc215989076"/>
      <w:bookmarkStart w:id="812" w:name="_Toc253578547"/>
      <w:r w:rsidRPr="0056742D">
        <w:t xml:space="preserve">CHA-3.6.4.150 </w:t>
      </w:r>
      <w:r w:rsidR="001E5037" w:rsidRPr="0056742D">
        <w:t>Channel/CSR light</w:t>
      </w:r>
      <w:r w:rsidRPr="0056742D">
        <w:t xml:space="preserve"> application shall allow a user reconfiguring list of </w:t>
      </w:r>
      <w:r w:rsidR="002C56C0">
        <w:t>account offer</w:t>
      </w:r>
      <w:r w:rsidRPr="0056742D">
        <w:t xml:space="preserve">s with respect of use case ‘Reconfigure </w:t>
      </w:r>
      <w:r w:rsidR="002C56C0">
        <w:t>account offer</w:t>
      </w:r>
      <w:r w:rsidRPr="0056742D">
        <w:t>s’.</w:t>
      </w:r>
      <w:bookmarkEnd w:id="811"/>
      <w:bookmarkEnd w:id="812"/>
    </w:p>
    <w:p w:rsidR="002E702F" w:rsidRPr="00085C81" w:rsidRDefault="002E702F" w:rsidP="002E702F">
      <w:pPr>
        <w:pStyle w:val="Requirements"/>
        <w:ind w:left="288"/>
        <w:rPr>
          <w:strike/>
        </w:rPr>
      </w:pPr>
      <w:bookmarkStart w:id="813" w:name="_Toc215989077"/>
      <w:bookmarkStart w:id="814" w:name="_Toc253578548"/>
      <w:r w:rsidRPr="00085C81">
        <w:rPr>
          <w:strike/>
        </w:rPr>
        <w:t xml:space="preserve">CHA-3.6.4.150.1 </w:t>
      </w:r>
      <w:r w:rsidR="001E5037" w:rsidRPr="00085C81">
        <w:rPr>
          <w:strike/>
        </w:rPr>
        <w:t>Channel/CSR light</w:t>
      </w:r>
      <w:r w:rsidRPr="00085C81">
        <w:rPr>
          <w:strike/>
        </w:rPr>
        <w:t xml:space="preserve"> application shall propose the option only if there is an account bundle subscribed on the account a</w:t>
      </w:r>
      <w:r w:rsidR="008F7D90" w:rsidRPr="00085C81">
        <w:rPr>
          <w:strike/>
        </w:rPr>
        <w:t>nd</w:t>
      </w:r>
      <w:r w:rsidRPr="00085C81">
        <w:rPr>
          <w:strike/>
        </w:rPr>
        <w:t xml:space="preserve"> selective </w:t>
      </w:r>
      <w:r w:rsidR="00E95ABF" w:rsidRPr="00085C81">
        <w:rPr>
          <w:strike/>
        </w:rPr>
        <w:t>offer</w:t>
      </w:r>
      <w:r w:rsidRPr="00085C81">
        <w:rPr>
          <w:strike/>
        </w:rPr>
        <w:t>s in the</w:t>
      </w:r>
      <w:r w:rsidRPr="00085C81">
        <w:rPr>
          <w:strike/>
        </w:rPr>
        <w:t xml:space="preserve"> account bundle definition</w:t>
      </w:r>
      <w:bookmarkEnd w:id="813"/>
      <w:bookmarkEnd w:id="814"/>
    </w:p>
    <w:p w:rsidR="002E702F" w:rsidRPr="0056742D" w:rsidRDefault="002E702F" w:rsidP="002E702F">
      <w:pPr>
        <w:pStyle w:val="Requirements"/>
        <w:ind w:left="288"/>
      </w:pPr>
      <w:bookmarkStart w:id="815" w:name="_Toc215989078"/>
      <w:bookmarkStart w:id="816" w:name="_Toc253578549"/>
      <w:r w:rsidRPr="0056742D">
        <w:t xml:space="preserve">CHA-3.6.4.150.2 </w:t>
      </w:r>
      <w:r w:rsidR="001E5037" w:rsidRPr="0056742D">
        <w:t>Channel/CSR light</w:t>
      </w:r>
      <w:r w:rsidRPr="0056742D">
        <w:t xml:space="preserve"> application shall allow user to keep a selective </w:t>
      </w:r>
      <w:r w:rsidR="00E95ABF">
        <w:t>offer</w:t>
      </w:r>
      <w:r w:rsidRPr="0056742D">
        <w:t xml:space="preserve"> but as optional only if the </w:t>
      </w:r>
      <w:r w:rsidR="00E95ABF">
        <w:t>offer</w:t>
      </w:r>
      <w:r w:rsidRPr="0056742D">
        <w:t xml:space="preserve"> is hybrid and if the </w:t>
      </w:r>
      <w:r w:rsidR="00E95ABF">
        <w:t>offer</w:t>
      </w:r>
      <w:r w:rsidRPr="0056742D">
        <w:t xml:space="preserve"> is still available.</w:t>
      </w:r>
      <w:bookmarkEnd w:id="815"/>
      <w:bookmarkEnd w:id="816"/>
    </w:p>
    <w:p w:rsidR="002E702F" w:rsidRPr="0056742D" w:rsidRDefault="002E702F" w:rsidP="00085C81">
      <w:pPr>
        <w:pStyle w:val="Requirements"/>
        <w:ind w:left="288"/>
      </w:pPr>
      <w:bookmarkStart w:id="817" w:name="_Toc215989079"/>
      <w:bookmarkStart w:id="818" w:name="_Toc253578550"/>
      <w:r w:rsidRPr="0056742D">
        <w:t xml:space="preserve">CHA-3.6.4.150.3 </w:t>
      </w:r>
      <w:r w:rsidR="001E5037" w:rsidRPr="0056742D">
        <w:t>Channel/CSR light</w:t>
      </w:r>
      <w:r w:rsidRPr="0056742D">
        <w:t xml:space="preserve"> application shall propose as candidate </w:t>
      </w:r>
      <w:r w:rsidR="00E95ABF">
        <w:t>offer</w:t>
      </w:r>
      <w:r w:rsidRPr="0056742D">
        <w:t xml:space="preserve">s only </w:t>
      </w:r>
      <w:r w:rsidR="00E95ABF">
        <w:t>offer</w:t>
      </w:r>
      <w:r w:rsidRPr="0056742D">
        <w:t xml:space="preserve">s valid (refer to select </w:t>
      </w:r>
      <w:r w:rsidR="002C56C0">
        <w:t>account offer</w:t>
      </w:r>
      <w:r w:rsidRPr="0056742D">
        <w:t>s for ‘valid’ requirements)</w:t>
      </w:r>
      <w:bookmarkEnd w:id="817"/>
      <w:bookmarkEnd w:id="818"/>
    </w:p>
    <w:p w:rsidR="002E702F" w:rsidRPr="0056742D" w:rsidRDefault="002E702F" w:rsidP="002E702F">
      <w:pPr>
        <w:pStyle w:val="Requirements"/>
        <w:ind w:left="288"/>
      </w:pPr>
      <w:bookmarkStart w:id="819" w:name="_Toc215989080"/>
      <w:bookmarkStart w:id="820" w:name="_Toc253578551"/>
      <w:r w:rsidRPr="0056742D">
        <w:t xml:space="preserve">CHA-3.6.4.150.4 </w:t>
      </w:r>
      <w:r w:rsidR="001E5037" w:rsidRPr="0056742D">
        <w:t>Channel/CSR light</w:t>
      </w:r>
      <w:r w:rsidRPr="0056742D">
        <w:t xml:space="preserve"> application shall display and control </w:t>
      </w:r>
      <w:r w:rsidR="00E95ABF">
        <w:t>offer</w:t>
      </w:r>
      <w:r w:rsidRPr="0056742D">
        <w:t xml:space="preserve">s rules similarly as in select </w:t>
      </w:r>
      <w:r w:rsidR="002C56C0">
        <w:t>account offer</w:t>
      </w:r>
      <w:r w:rsidRPr="0056742D">
        <w:t>s</w:t>
      </w:r>
      <w:bookmarkEnd w:id="819"/>
      <w:bookmarkEnd w:id="820"/>
    </w:p>
    <w:p w:rsidR="008F7D90" w:rsidRPr="001E5F07" w:rsidRDefault="008F7D90" w:rsidP="008F7D90">
      <w:pPr>
        <w:pStyle w:val="Requirements"/>
        <w:ind w:left="288"/>
        <w:rPr>
          <w:strike/>
        </w:rPr>
      </w:pPr>
      <w:bookmarkStart w:id="821" w:name="_Toc253578552"/>
      <w:r w:rsidRPr="001E5F07">
        <w:rPr>
          <w:strike/>
        </w:rPr>
        <w:t>CHA-3.6.4.150</w:t>
      </w:r>
      <w:r w:rsidRPr="001E5F07">
        <w:rPr>
          <w:bCs/>
          <w:strike/>
        </w:rPr>
        <w:t xml:space="preserve">.5 </w:t>
      </w:r>
      <w:r w:rsidR="001E5037" w:rsidRPr="001E5F07">
        <w:rPr>
          <w:strike/>
        </w:rPr>
        <w:t>Channel/CSR light</w:t>
      </w:r>
      <w:r w:rsidRPr="001E5F07">
        <w:rPr>
          <w:strike/>
        </w:rPr>
        <w:t xml:space="preserve"> application shall allow configuring at design-time the availability of this use case depending on the contextual billing account status.</w:t>
      </w:r>
      <w:bookmarkEnd w:id="821"/>
    </w:p>
    <w:p w:rsidR="002E702F" w:rsidRDefault="002E702F" w:rsidP="002E702F">
      <w:pPr>
        <w:pStyle w:val="Requirements"/>
        <w:rPr>
          <w:strike/>
        </w:rPr>
      </w:pPr>
    </w:p>
    <w:p w:rsidR="003236F3" w:rsidRDefault="003236F3" w:rsidP="003236F3">
      <w:pPr>
        <w:pStyle w:val="Capability"/>
      </w:pPr>
      <w:bookmarkStart w:id="822" w:name="_Toc253578044"/>
      <w:bookmarkStart w:id="823" w:name="_Toc253578553"/>
      <w:r>
        <w:t xml:space="preserve">Capability </w:t>
      </w:r>
      <w:r>
        <w:fldChar w:fldCharType="begin"/>
      </w:r>
      <w:r>
        <w:instrText xml:space="preserve"> LISTNUM "business req" \* MERGEFORMAT </w:instrText>
      </w:r>
      <w:r>
        <w:fldChar w:fldCharType="separate"/>
      </w:r>
      <w:r>
        <w:rPr>
          <w:noProof/>
        </w:rPr>
        <w:t>1</w:t>
      </w:r>
      <w:r>
        <w:fldChar w:fldCharType="end">
          <w:numberingChange w:id="824" w:author="Raphaël Guého" w:date="2010-01-04T14:43:00Z" w:original="6."/>
        </w:fldChar>
      </w:r>
      <w:r>
        <w:t xml:space="preserve"> </w:t>
      </w:r>
      <w:r w:rsidR="00A13724">
        <w:t>Subscriber</w:t>
      </w:r>
      <w:r>
        <w:t xml:space="preserve"> Management</w:t>
      </w:r>
      <w:r w:rsidR="00AA7DEF">
        <w:t xml:space="preserve"> - SUM</w:t>
      </w:r>
      <w:bookmarkEnd w:id="822"/>
      <w:bookmarkEnd w:id="823"/>
    </w:p>
    <w:p w:rsidR="003236F3" w:rsidRDefault="003236F3" w:rsidP="003236F3">
      <w:pPr>
        <w:pStyle w:val="Heading3"/>
      </w:pPr>
      <w:bookmarkStart w:id="825" w:name="_Toc253578045"/>
      <w:r>
        <w:t>Capability Description</w:t>
      </w:r>
      <w:bookmarkEnd w:id="825"/>
    </w:p>
    <w:p w:rsidR="003236F3" w:rsidRPr="00B249E2" w:rsidRDefault="003236F3" w:rsidP="003236F3">
      <w:pPr>
        <w:pStyle w:val="BodyText"/>
      </w:pPr>
      <w:r>
        <w:t xml:space="preserve">This capability groups all use cases allowing a dealer managing a specific </w:t>
      </w:r>
      <w:r w:rsidR="00A65E57">
        <w:t>subscriber</w:t>
      </w:r>
    </w:p>
    <w:p w:rsidR="003236F3" w:rsidRDefault="003236F3" w:rsidP="003236F3">
      <w:pPr>
        <w:pStyle w:val="Heading3"/>
      </w:pPr>
      <w:bookmarkStart w:id="826" w:name="_Toc253578046"/>
      <w:r>
        <w:t>Capability Assumptions/Dependencies</w:t>
      </w:r>
      <w:bookmarkEnd w:id="826"/>
    </w:p>
    <w:p w:rsidR="003236F3" w:rsidRDefault="003236F3" w:rsidP="003236F3">
      <w:pPr>
        <w:pStyle w:val="BodyText"/>
      </w:pPr>
    </w:p>
    <w:p w:rsidR="003236F3" w:rsidRDefault="003236F3" w:rsidP="003236F3">
      <w:pPr>
        <w:pStyle w:val="Heading3"/>
      </w:pPr>
      <w:bookmarkStart w:id="827" w:name="_Toc253578047"/>
      <w:r>
        <w:lastRenderedPageBreak/>
        <w:t>Capability Use Cases</w:t>
      </w:r>
      <w:bookmarkEnd w:id="827"/>
    </w:p>
    <w:p w:rsidR="003236F3" w:rsidRDefault="003236F3" w:rsidP="004752DD">
      <w:pPr>
        <w:pStyle w:val="Heading4"/>
      </w:pPr>
      <w:bookmarkStart w:id="828" w:name="_Toc253578048"/>
      <w:r>
        <w:t xml:space="preserve">Use Case:  View </w:t>
      </w:r>
      <w:r w:rsidR="00D67C31">
        <w:t xml:space="preserve">and manage </w:t>
      </w:r>
      <w:r w:rsidR="00A65E57">
        <w:t>subscriber</w:t>
      </w:r>
      <w:bookmarkEnd w:id="82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E442E7" w:rsidTr="003236F3">
        <w:trPr>
          <w:gridAfter w:val="1"/>
          <w:wAfter w:w="18" w:type="dxa"/>
          <w:trHeight w:val="360"/>
        </w:trPr>
        <w:tc>
          <w:tcPr>
            <w:tcW w:w="5580" w:type="dxa"/>
            <w:gridSpan w:val="2"/>
            <w:shd w:val="clear" w:color="auto" w:fill="E6E6E6"/>
          </w:tcPr>
          <w:p w:rsidR="003236F3" w:rsidRPr="00E442E7" w:rsidRDefault="003236F3" w:rsidP="00122B88">
            <w:pPr>
              <w:pStyle w:val="TableHeading"/>
            </w:pPr>
            <w:r>
              <w:t xml:space="preserve">View </w:t>
            </w:r>
            <w:r w:rsidR="00D67C31">
              <w:t xml:space="preserve">and manage </w:t>
            </w:r>
            <w:r w:rsidR="00A65E57">
              <w:t>subscriber</w:t>
            </w:r>
            <w:r w:rsidRPr="00E442E7">
              <w:t xml:space="preserve"> </w:t>
            </w:r>
          </w:p>
        </w:tc>
        <w:tc>
          <w:tcPr>
            <w:tcW w:w="2610" w:type="dxa"/>
            <w:shd w:val="clear" w:color="auto" w:fill="E6E6E6"/>
          </w:tcPr>
          <w:p w:rsidR="003236F3" w:rsidRPr="00E442E7" w:rsidRDefault="00B91E30" w:rsidP="00122B88">
            <w:pPr>
              <w:pStyle w:val="TableHeading"/>
            </w:pPr>
            <w:r>
              <w:t>SUM0010</w:t>
            </w:r>
            <w:r w:rsidR="003236F3" w:rsidRPr="00E442E7">
              <w:t xml:space="preserve"> </w:t>
            </w:r>
          </w:p>
        </w:tc>
      </w:tr>
      <w:tr w:rsidR="003236F3" w:rsidRPr="00E442E7" w:rsidTr="003236F3">
        <w:tc>
          <w:tcPr>
            <w:tcW w:w="2268" w:type="dxa"/>
          </w:tcPr>
          <w:p w:rsidR="003236F3" w:rsidRPr="00E442E7" w:rsidRDefault="003236F3" w:rsidP="003236F3">
            <w:r w:rsidRPr="00E442E7">
              <w:t>Primary actors</w:t>
            </w:r>
          </w:p>
        </w:tc>
        <w:tc>
          <w:tcPr>
            <w:tcW w:w="5940" w:type="dxa"/>
            <w:gridSpan w:val="3"/>
          </w:tcPr>
          <w:p w:rsidR="003236F3" w:rsidRDefault="003236F3" w:rsidP="003236F3">
            <w:pPr>
              <w:pStyle w:val="BodyText"/>
            </w:pPr>
            <w:r>
              <w:t>Dealer user</w:t>
            </w:r>
          </w:p>
          <w:p w:rsidR="00855E19" w:rsidRPr="00E442E7" w:rsidRDefault="0056742D" w:rsidP="001C6190">
            <w:pPr>
              <w:pStyle w:val="BodyText"/>
            </w:pPr>
            <w:r>
              <w:t>CSR</w:t>
            </w:r>
            <w:r w:rsidR="00855E19">
              <w:t xml:space="preserve"> use</w:t>
            </w:r>
            <w:r w:rsidR="001C6190">
              <w:t>r</w:t>
            </w:r>
          </w:p>
        </w:tc>
      </w:tr>
      <w:tr w:rsidR="003236F3" w:rsidRPr="00E442E7" w:rsidTr="003236F3">
        <w:tc>
          <w:tcPr>
            <w:tcW w:w="2268" w:type="dxa"/>
          </w:tcPr>
          <w:p w:rsidR="003236F3" w:rsidRPr="00E442E7" w:rsidRDefault="003236F3" w:rsidP="003236F3">
            <w:r w:rsidRPr="00E442E7">
              <w:t>Summary Goal</w:t>
            </w:r>
          </w:p>
        </w:tc>
        <w:tc>
          <w:tcPr>
            <w:tcW w:w="5940" w:type="dxa"/>
            <w:gridSpan w:val="3"/>
          </w:tcPr>
          <w:p w:rsidR="003236F3" w:rsidRPr="00E442E7" w:rsidRDefault="003236F3" w:rsidP="003236F3">
            <w:pPr>
              <w:pStyle w:val="BodyText"/>
            </w:pPr>
            <w:r>
              <w:t xml:space="preserve">This use case allows a </w:t>
            </w:r>
            <w:r w:rsidR="0002100D">
              <w:t>user</w:t>
            </w:r>
            <w:r>
              <w:t xml:space="preserve"> viewing a dashboard of the </w:t>
            </w:r>
            <w:r w:rsidR="00A65E57">
              <w:t>subscriber</w:t>
            </w:r>
            <w:r>
              <w:t xml:space="preserve"> summarizing main </w:t>
            </w:r>
            <w:r w:rsidR="00A65E57">
              <w:t>subscriber</w:t>
            </w:r>
            <w:r>
              <w:t xml:space="preserve"> information </w:t>
            </w:r>
          </w:p>
        </w:tc>
      </w:tr>
      <w:tr w:rsidR="003236F3" w:rsidRPr="00E442E7" w:rsidTr="003236F3">
        <w:trPr>
          <w:trHeight w:val="176"/>
        </w:trPr>
        <w:tc>
          <w:tcPr>
            <w:tcW w:w="2268" w:type="dxa"/>
          </w:tcPr>
          <w:p w:rsidR="003236F3" w:rsidRPr="00E442E7" w:rsidRDefault="003236F3" w:rsidP="003236F3">
            <w:r w:rsidRPr="00E442E7">
              <w:t>Pre-conditions</w:t>
            </w:r>
          </w:p>
        </w:tc>
        <w:tc>
          <w:tcPr>
            <w:tcW w:w="5940" w:type="dxa"/>
            <w:gridSpan w:val="3"/>
          </w:tcPr>
          <w:p w:rsidR="003236F3" w:rsidRPr="00E442E7" w:rsidRDefault="003236F3" w:rsidP="003236F3">
            <w:pPr>
              <w:pStyle w:val="BodyText"/>
            </w:pPr>
            <w:r>
              <w:t>The customer has been identified</w:t>
            </w:r>
          </w:p>
        </w:tc>
      </w:tr>
      <w:tr w:rsidR="003236F3" w:rsidRPr="00E442E7" w:rsidTr="003236F3">
        <w:trPr>
          <w:trHeight w:val="176"/>
        </w:trPr>
        <w:tc>
          <w:tcPr>
            <w:tcW w:w="2268" w:type="dxa"/>
          </w:tcPr>
          <w:p w:rsidR="003236F3" w:rsidRPr="00E442E7" w:rsidRDefault="003236F3" w:rsidP="003236F3">
            <w:r w:rsidRPr="00E442E7">
              <w:t>Trigger</w:t>
            </w:r>
          </w:p>
        </w:tc>
        <w:tc>
          <w:tcPr>
            <w:tcW w:w="5940" w:type="dxa"/>
            <w:gridSpan w:val="3"/>
          </w:tcPr>
          <w:p w:rsidR="003236F3" w:rsidRPr="00E442E7" w:rsidRDefault="00A9344A" w:rsidP="003236F3">
            <w:pPr>
              <w:pStyle w:val="BodyText"/>
            </w:pPr>
            <w:r>
              <w:t>User</w:t>
            </w:r>
            <w:r w:rsidR="003236F3">
              <w:t xml:space="preserve"> has selected an option to display a specific </w:t>
            </w:r>
            <w:r w:rsidR="00A65E57">
              <w:t>subscriber</w:t>
            </w:r>
          </w:p>
        </w:tc>
      </w:tr>
      <w:tr w:rsidR="003236F3" w:rsidRPr="00E442E7" w:rsidTr="003236F3">
        <w:trPr>
          <w:trHeight w:val="176"/>
        </w:trPr>
        <w:tc>
          <w:tcPr>
            <w:tcW w:w="2268" w:type="dxa"/>
          </w:tcPr>
          <w:p w:rsidR="003236F3" w:rsidRPr="00E442E7" w:rsidRDefault="003236F3" w:rsidP="003236F3">
            <w:r w:rsidRPr="00E442E7">
              <w:t>Minimum guarantees</w:t>
            </w:r>
          </w:p>
        </w:tc>
        <w:tc>
          <w:tcPr>
            <w:tcW w:w="5940" w:type="dxa"/>
            <w:gridSpan w:val="3"/>
          </w:tcPr>
          <w:p w:rsidR="003236F3" w:rsidRPr="006D15FA" w:rsidRDefault="003236F3" w:rsidP="003236F3">
            <w:pPr>
              <w:pStyle w:val="BodyText"/>
            </w:pPr>
          </w:p>
        </w:tc>
      </w:tr>
      <w:tr w:rsidR="003236F3" w:rsidRPr="00E442E7" w:rsidTr="003236F3">
        <w:trPr>
          <w:trHeight w:val="176"/>
        </w:trPr>
        <w:tc>
          <w:tcPr>
            <w:tcW w:w="2268" w:type="dxa"/>
          </w:tcPr>
          <w:p w:rsidR="003236F3" w:rsidRPr="00E442E7" w:rsidRDefault="003236F3" w:rsidP="003236F3">
            <w:r w:rsidRPr="00E442E7">
              <w:t>Success guarantees:</w:t>
            </w:r>
          </w:p>
        </w:tc>
        <w:tc>
          <w:tcPr>
            <w:tcW w:w="5940" w:type="dxa"/>
            <w:gridSpan w:val="3"/>
          </w:tcPr>
          <w:p w:rsidR="003236F3" w:rsidRPr="006D15FA" w:rsidRDefault="00A9344A" w:rsidP="003236F3">
            <w:pPr>
              <w:pStyle w:val="BodyText"/>
            </w:pPr>
            <w:r>
              <w:t>User</w:t>
            </w:r>
            <w:r w:rsidR="003236F3">
              <w:t xml:space="preserve"> sees the </w:t>
            </w:r>
            <w:r w:rsidR="00A65E57">
              <w:t>subscriber</w:t>
            </w:r>
            <w:r w:rsidR="003236F3">
              <w:t xml:space="preserve"> summary </w:t>
            </w:r>
          </w:p>
        </w:tc>
      </w:tr>
      <w:tr w:rsidR="003236F3" w:rsidRPr="00E442E7" w:rsidTr="003236F3">
        <w:trPr>
          <w:trHeight w:val="176"/>
        </w:trPr>
        <w:tc>
          <w:tcPr>
            <w:tcW w:w="2268" w:type="dxa"/>
          </w:tcPr>
          <w:p w:rsidR="003236F3" w:rsidRPr="00E442E7" w:rsidRDefault="003236F3" w:rsidP="003236F3">
            <w:r w:rsidRPr="00E442E7">
              <w:t>Normal Flow:</w:t>
            </w:r>
          </w:p>
        </w:tc>
        <w:tc>
          <w:tcPr>
            <w:tcW w:w="5940" w:type="dxa"/>
            <w:gridSpan w:val="3"/>
          </w:tcPr>
          <w:p w:rsidR="0031576F" w:rsidRDefault="0031576F" w:rsidP="000F7361">
            <w:pPr>
              <w:pStyle w:val="ListNumberUC"/>
              <w:numPr>
                <w:ilvl w:val="0"/>
                <w:numId w:val="642"/>
              </w:numPr>
            </w:pPr>
            <w:r>
              <w:t>Channel/CSR light application displays the contextual customer name, customer reference and customer type</w:t>
            </w:r>
          </w:p>
          <w:p w:rsidR="0031576F" w:rsidRDefault="0031576F" w:rsidP="000F7361">
            <w:pPr>
              <w:pStyle w:val="ListNumberUC"/>
              <w:numPr>
                <w:ilvl w:val="0"/>
                <w:numId w:val="642"/>
              </w:numPr>
            </w:pPr>
            <w:r>
              <w:t xml:space="preserve">Channel/CSR light application displays main characteristics of the </w:t>
            </w:r>
            <w:r w:rsidR="00A65E57">
              <w:t>subscriber</w:t>
            </w:r>
            <w:r>
              <w:t xml:space="preserve"> (i.e </w:t>
            </w:r>
            <w:r w:rsidR="00A13724">
              <w:t>Subscriber</w:t>
            </w:r>
            <w:r>
              <w:t xml:space="preserve"> primary identifier</w:t>
            </w:r>
            <w:ins w:id="829" w:author="Raphaël Guého" w:date="2010-01-06T10:58:00Z">
              <w:r w:rsidR="00D614C0">
                <w:t xml:space="preserve"> (reference)</w:t>
              </w:r>
            </w:ins>
            <w:r>
              <w:t xml:space="preserve">, </w:t>
            </w:r>
            <w:r w:rsidR="00A65E57">
              <w:t>subscriber</w:t>
            </w:r>
            <w:r>
              <w:t xml:space="preserve"> active date, </w:t>
            </w:r>
            <w:r w:rsidR="00A65E57">
              <w:t>subscriber</w:t>
            </w:r>
            <w:r>
              <w:t xml:space="preserve"> status and </w:t>
            </w:r>
            <w:r w:rsidR="00A65E57">
              <w:t>subscriber</w:t>
            </w:r>
            <w:r>
              <w:t xml:space="preserve"> </w:t>
            </w:r>
            <w:r w:rsidR="001529D7">
              <w:t>service category</w:t>
            </w:r>
            <w:r>
              <w:t>)</w:t>
            </w:r>
          </w:p>
          <w:p w:rsidR="0031576F" w:rsidRDefault="0031576F" w:rsidP="000F7361">
            <w:pPr>
              <w:pStyle w:val="ListNumberUC"/>
              <w:numPr>
                <w:ilvl w:val="0"/>
                <w:numId w:val="642"/>
              </w:numPr>
            </w:pPr>
            <w:r>
              <w:t xml:space="preserve">Channel/CSR light application displays subscribed offers (i.e. </w:t>
            </w:r>
            <w:r w:rsidR="00A65E57">
              <w:t>subscriber</w:t>
            </w:r>
            <w:r>
              <w:t xml:space="preserve">’s bundle and </w:t>
            </w:r>
            <w:r w:rsidR="00E95ABF">
              <w:t>offer</w:t>
            </w:r>
            <w:r>
              <w:t>s instances)</w:t>
            </w:r>
          </w:p>
          <w:p w:rsidR="0031576F" w:rsidRDefault="0031576F" w:rsidP="000F7361">
            <w:pPr>
              <w:pStyle w:val="ListNumberUC"/>
              <w:numPr>
                <w:ilvl w:val="0"/>
                <w:numId w:val="642"/>
              </w:numPr>
            </w:pPr>
            <w:r>
              <w:t xml:space="preserve">Channel/CSR light application displays </w:t>
            </w:r>
            <w:r w:rsidR="00A65E57">
              <w:t>subscriber</w:t>
            </w:r>
            <w:r>
              <w:t xml:space="preserve"> contact and address</w:t>
            </w:r>
          </w:p>
          <w:p w:rsidR="0031576F" w:rsidRDefault="0031576F" w:rsidP="000F7361">
            <w:pPr>
              <w:pStyle w:val="ListNumberUC"/>
              <w:numPr>
                <w:ilvl w:val="0"/>
                <w:numId w:val="642"/>
              </w:numPr>
              <w:rPr>
                <w:ins w:id="830" w:author="Raphaël Guého" w:date="2010-01-06T10:59:00Z"/>
              </w:rPr>
            </w:pPr>
            <w:r>
              <w:t xml:space="preserve">Channel/CSR light application displays all visible </w:t>
            </w:r>
            <w:r w:rsidR="00A65E57">
              <w:t>subscriber</w:t>
            </w:r>
            <w:r>
              <w:t xml:space="preserve"> attributes</w:t>
            </w:r>
          </w:p>
          <w:p w:rsidR="00D614C0" w:rsidRPr="00992C45" w:rsidRDefault="00D614C0" w:rsidP="000F7361">
            <w:pPr>
              <w:pStyle w:val="ListNumberUC"/>
              <w:numPr>
                <w:ilvl w:val="0"/>
                <w:numId w:val="642"/>
              </w:numPr>
              <w:rPr>
                <w:ins w:id="831" w:author="Raphaël Guého" w:date="2010-01-06T10:59:00Z"/>
              </w:rPr>
            </w:pPr>
            <w:ins w:id="832" w:author="Raphaël Guého" w:date="2010-01-06T10:59:00Z">
              <w:r>
                <w:t>Channel/CSR light application displays all visible external ids</w:t>
              </w:r>
            </w:ins>
          </w:p>
          <w:p w:rsidR="00D614C0" w:rsidRPr="00992C45" w:rsidDel="00D614C0" w:rsidRDefault="00D614C0" w:rsidP="000F7361">
            <w:pPr>
              <w:pStyle w:val="ListNumberUC"/>
              <w:numPr>
                <w:ilvl w:val="0"/>
                <w:numId w:val="642"/>
              </w:numPr>
              <w:rPr>
                <w:del w:id="833" w:author="Raphaël Guého" w:date="2010-01-06T10:59:00Z"/>
              </w:rPr>
            </w:pPr>
          </w:p>
          <w:p w:rsidR="003236F3" w:rsidRPr="006D15FA" w:rsidRDefault="00CA53D6" w:rsidP="000F7361">
            <w:pPr>
              <w:pStyle w:val="ListNumberUC"/>
              <w:numPr>
                <w:ilvl w:val="0"/>
                <w:numId w:val="642"/>
              </w:numPr>
            </w:pPr>
            <w:del w:id="834" w:author="Raphaël Guého" w:date="2010-01-06T10:59:00Z">
              <w:r w:rsidDel="00D614C0">
                <w:delText xml:space="preserve">Channel/CSR light </w:delText>
              </w:r>
              <w:r w:rsidR="0031576F" w:rsidDel="00D614C0">
                <w:delText xml:space="preserve">application displays </w:delText>
              </w:r>
              <w:r w:rsidR="00A65E57" w:rsidDel="00D614C0">
                <w:delText>subscriber</w:delText>
              </w:r>
              <w:r w:rsidR="0031576F" w:rsidDel="00D614C0">
                <w:delText xml:space="preserve"> pending requests</w:delText>
              </w:r>
            </w:del>
          </w:p>
        </w:tc>
      </w:tr>
      <w:tr w:rsidR="003236F3" w:rsidRPr="00E442E7" w:rsidTr="003236F3">
        <w:trPr>
          <w:trHeight w:val="176"/>
        </w:trPr>
        <w:tc>
          <w:tcPr>
            <w:tcW w:w="2268" w:type="dxa"/>
          </w:tcPr>
          <w:p w:rsidR="003236F3" w:rsidRPr="00E442E7" w:rsidRDefault="003236F3" w:rsidP="003236F3">
            <w:r w:rsidRPr="00E442E7">
              <w:t>Alternative Flows:</w:t>
            </w:r>
          </w:p>
        </w:tc>
        <w:tc>
          <w:tcPr>
            <w:tcW w:w="5940" w:type="dxa"/>
            <w:gridSpan w:val="3"/>
          </w:tcPr>
          <w:p w:rsidR="003236F3" w:rsidRPr="006D15FA" w:rsidRDefault="003236F3" w:rsidP="0031576F">
            <w:pPr>
              <w:pStyle w:val="BodyText"/>
            </w:pPr>
          </w:p>
        </w:tc>
      </w:tr>
    </w:tbl>
    <w:p w:rsidR="003236F3" w:rsidRPr="0056742D" w:rsidRDefault="003236F3" w:rsidP="004752DD">
      <w:pPr>
        <w:pStyle w:val="Heading4"/>
      </w:pPr>
      <w:bookmarkStart w:id="835" w:name="_Toc253578049"/>
      <w:r w:rsidRPr="0056742D">
        <w:t xml:space="preserve">Use Case:  View subscribed </w:t>
      </w:r>
      <w:r w:rsidR="002C56C0">
        <w:t>primary offer</w:t>
      </w:r>
      <w:r w:rsidRPr="0056742D">
        <w:t xml:space="preserve"> details</w:t>
      </w:r>
      <w:bookmarkEnd w:id="83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3236F3" w:rsidP="00122B88">
            <w:pPr>
              <w:pStyle w:val="TableHeading"/>
            </w:pPr>
            <w:r w:rsidRPr="0056742D">
              <w:t xml:space="preserve">View subscribed </w:t>
            </w:r>
            <w:r w:rsidR="002C56C0">
              <w:t>primary offer</w:t>
            </w:r>
            <w:r w:rsidRPr="0056742D">
              <w:t xml:space="preserve"> details</w:t>
            </w:r>
          </w:p>
        </w:tc>
        <w:tc>
          <w:tcPr>
            <w:tcW w:w="2610" w:type="dxa"/>
            <w:shd w:val="clear" w:color="auto" w:fill="E6E6E6"/>
          </w:tcPr>
          <w:p w:rsidR="003236F3" w:rsidRPr="0056742D" w:rsidRDefault="00B91E30" w:rsidP="00122B88">
            <w:pPr>
              <w:pStyle w:val="TableHeading"/>
            </w:pPr>
            <w:r w:rsidRPr="0056742D">
              <w:t>SUM0020</w:t>
            </w:r>
          </w:p>
        </w:tc>
      </w:tr>
      <w:tr w:rsidR="003236F3" w:rsidRPr="0056742D" w:rsidTr="003236F3">
        <w:tc>
          <w:tcPr>
            <w:tcW w:w="2268" w:type="dxa"/>
          </w:tcPr>
          <w:p w:rsidR="003236F3" w:rsidRPr="0056742D" w:rsidRDefault="003236F3" w:rsidP="003236F3">
            <w:r w:rsidRPr="0056742D">
              <w:t>Primary actors</w:t>
            </w:r>
          </w:p>
        </w:tc>
        <w:tc>
          <w:tcPr>
            <w:tcW w:w="5940" w:type="dxa"/>
            <w:gridSpan w:val="3"/>
          </w:tcPr>
          <w:p w:rsidR="003236F3" w:rsidRDefault="003236F3" w:rsidP="003236F3">
            <w:pPr>
              <w:pStyle w:val="BodyText"/>
            </w:pPr>
            <w:r w:rsidRPr="0056742D">
              <w:t>Dealer user</w:t>
            </w:r>
          </w:p>
          <w:p w:rsidR="00855E19" w:rsidRPr="0056742D" w:rsidRDefault="0056742D" w:rsidP="001C6190">
            <w:pPr>
              <w:pStyle w:val="BodyText"/>
            </w:pPr>
            <w:r>
              <w:t>CSR</w:t>
            </w:r>
            <w:r w:rsidR="00855E19">
              <w:t xml:space="preserve"> user</w:t>
            </w:r>
          </w:p>
        </w:tc>
      </w:tr>
      <w:tr w:rsidR="003236F3" w:rsidRPr="0056742D" w:rsidTr="003236F3">
        <w:tc>
          <w:tcPr>
            <w:tcW w:w="2268" w:type="dxa"/>
          </w:tcPr>
          <w:p w:rsidR="003236F3" w:rsidRPr="0056742D" w:rsidRDefault="003236F3" w:rsidP="003236F3">
            <w:r w:rsidRPr="0056742D">
              <w:t>Summary Goal</w:t>
            </w:r>
          </w:p>
        </w:tc>
        <w:tc>
          <w:tcPr>
            <w:tcW w:w="5940" w:type="dxa"/>
            <w:gridSpan w:val="3"/>
          </w:tcPr>
          <w:p w:rsidR="003236F3" w:rsidRPr="0056742D" w:rsidRDefault="003236F3" w:rsidP="003236F3">
            <w:pPr>
              <w:pStyle w:val="BodyText"/>
            </w:pPr>
            <w:r w:rsidRPr="0056742D">
              <w:t xml:space="preserve">This use case allows a </w:t>
            </w:r>
            <w:r w:rsidR="0002100D" w:rsidRPr="0056742D">
              <w:t>user</w:t>
            </w:r>
            <w:r w:rsidRPr="0056742D">
              <w:t xml:space="preserve"> viewing the details of the subscribed </w:t>
            </w:r>
            <w:r w:rsidR="002C56C0">
              <w:t>primary offer</w:t>
            </w:r>
            <w:r w:rsidRPr="0056742D">
              <w:t xml:space="preserve"> (i.e. </w:t>
            </w:r>
            <w:r w:rsidR="002C56C0">
              <w:t>primary offer</w:t>
            </w:r>
            <w:r w:rsidRPr="0056742D">
              <w:t xml:space="preserve"> instance) </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3236F3" w:rsidRPr="0056742D" w:rsidRDefault="00553E11" w:rsidP="003236F3">
            <w:pPr>
              <w:pStyle w:val="BodyText"/>
            </w:pPr>
            <w:r w:rsidRPr="0056742D">
              <w:t>User</w:t>
            </w:r>
            <w:r w:rsidR="003236F3" w:rsidRPr="0056742D">
              <w:t xml:space="preserve"> is viewing a specific </w:t>
            </w:r>
            <w:r w:rsidR="00A65E57">
              <w:t>subscriber</w:t>
            </w:r>
          </w:p>
          <w:p w:rsidR="003236F3" w:rsidRPr="0056742D" w:rsidRDefault="003236F3" w:rsidP="003236F3">
            <w:pPr>
              <w:pStyle w:val="BodyText"/>
            </w:pPr>
            <w:r w:rsidRPr="0056742D">
              <w:t xml:space="preserve">The </w:t>
            </w:r>
            <w:r w:rsidR="002C56C0">
              <w:t>primary offer</w:t>
            </w:r>
            <w:r w:rsidRPr="0056742D">
              <w:t xml:space="preserve"> has been subscribed outside a </w:t>
            </w:r>
            <w:r w:rsidR="002C56C0">
              <w:t>subscriber bundle</w:t>
            </w:r>
          </w:p>
        </w:tc>
      </w:tr>
      <w:tr w:rsidR="003236F3" w:rsidRPr="0056742D" w:rsidTr="003236F3">
        <w:trPr>
          <w:trHeight w:val="176"/>
        </w:trPr>
        <w:tc>
          <w:tcPr>
            <w:tcW w:w="2268" w:type="dxa"/>
          </w:tcPr>
          <w:p w:rsidR="003236F3" w:rsidRPr="0056742D" w:rsidRDefault="003236F3" w:rsidP="003236F3">
            <w:r w:rsidRPr="0056742D">
              <w:lastRenderedPageBreak/>
              <w:t>Trigger</w:t>
            </w:r>
          </w:p>
        </w:tc>
        <w:tc>
          <w:tcPr>
            <w:tcW w:w="5940" w:type="dxa"/>
            <w:gridSpan w:val="3"/>
          </w:tcPr>
          <w:p w:rsidR="003236F3" w:rsidRPr="0056742D" w:rsidRDefault="003236F3" w:rsidP="003236F3">
            <w:pPr>
              <w:pStyle w:val="BodyText"/>
            </w:pPr>
            <w:r w:rsidRPr="0056742D">
              <w:t xml:space="preserve">The user selects the option to view the </w:t>
            </w:r>
            <w:r w:rsidR="002C56C0">
              <w:t>primary offer</w:t>
            </w:r>
            <w:r w:rsidRPr="0056742D">
              <w:t xml:space="preserve"> details</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3236F3" w:rsidP="003236F3">
            <w:pPr>
              <w:pStyle w:val="BodyText"/>
            </w:pP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2C56C0" w:rsidP="003236F3">
            <w:pPr>
              <w:pStyle w:val="BodyText"/>
            </w:pPr>
            <w:r>
              <w:t>Primary offer</w:t>
            </w:r>
            <w:r w:rsidR="003236F3" w:rsidRPr="0056742D">
              <w:t xml:space="preserve"> instance details are displayed to the user</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325101" w:rsidP="000F7361">
            <w:pPr>
              <w:pStyle w:val="ListNumberUC"/>
              <w:numPr>
                <w:ilvl w:val="0"/>
                <w:numId w:val="127"/>
              </w:numPr>
            </w:pPr>
            <w:r w:rsidRPr="0056742D">
              <w:t>Channel/CSR light</w:t>
            </w:r>
            <w:r w:rsidR="003236F3" w:rsidRPr="0056742D">
              <w:t xml:space="preserve"> application displays main </w:t>
            </w:r>
            <w:r w:rsidR="002C56C0">
              <w:t>primary offer</w:t>
            </w:r>
            <w:r w:rsidR="003236F3" w:rsidRPr="0056742D">
              <w:t>’s characteristics</w:t>
            </w:r>
          </w:p>
          <w:p w:rsidR="003236F3" w:rsidRPr="0056742D" w:rsidRDefault="00325101" w:rsidP="000F7361">
            <w:pPr>
              <w:pStyle w:val="ListNumberUC"/>
              <w:numPr>
                <w:ilvl w:val="0"/>
                <w:numId w:val="127"/>
              </w:numPr>
            </w:pPr>
            <w:r w:rsidRPr="0056742D">
              <w:t>Channel/CSR light</w:t>
            </w:r>
            <w:r w:rsidR="003236F3" w:rsidRPr="0056742D">
              <w:t xml:space="preserve"> application displays </w:t>
            </w:r>
            <w:r w:rsidR="002C56C0">
              <w:t>primary offer</w:t>
            </w:r>
            <w:r w:rsidR="003236F3" w:rsidRPr="0056742D">
              <w:t xml:space="preserve">’s mandatory </w:t>
            </w:r>
            <w:r w:rsidR="00E95ABF">
              <w:t>offer</w:t>
            </w:r>
            <w:r w:rsidR="003236F3" w:rsidRPr="0056742D">
              <w:t>s</w:t>
            </w:r>
          </w:p>
          <w:p w:rsidR="003236F3" w:rsidRPr="0056742D" w:rsidRDefault="00325101" w:rsidP="000F7361">
            <w:pPr>
              <w:pStyle w:val="ListNumberUC"/>
              <w:numPr>
                <w:ilvl w:val="0"/>
                <w:numId w:val="127"/>
              </w:numPr>
            </w:pPr>
            <w:r w:rsidRPr="0056742D">
              <w:t>Channel/CSR light</w:t>
            </w:r>
            <w:r w:rsidR="003236F3" w:rsidRPr="0056742D">
              <w:t xml:space="preserve"> application displays </w:t>
            </w:r>
            <w:r w:rsidR="002C56C0">
              <w:t>primary offer</w:t>
            </w:r>
            <w:r w:rsidR="003236F3" w:rsidRPr="0056742D">
              <w:t xml:space="preserve">’s optional </w:t>
            </w:r>
            <w:r w:rsidR="00E95ABF">
              <w:t>offer</w:t>
            </w:r>
            <w:r w:rsidR="003236F3" w:rsidRPr="0056742D">
              <w:t>s specifying which ones are already subscribed</w:t>
            </w:r>
          </w:p>
          <w:p w:rsidR="003236F3" w:rsidRPr="0056742D" w:rsidRDefault="00325101" w:rsidP="000F7361">
            <w:pPr>
              <w:pStyle w:val="ListNumberUC"/>
              <w:numPr>
                <w:ilvl w:val="0"/>
                <w:numId w:val="127"/>
              </w:numPr>
            </w:pPr>
            <w:r w:rsidRPr="0056742D">
              <w:t>Channel/CSR light</w:t>
            </w:r>
            <w:r w:rsidR="003236F3" w:rsidRPr="0056742D">
              <w:t xml:space="preserve"> application displays </w:t>
            </w:r>
            <w:r w:rsidR="002C56C0">
              <w:t>primary offer</w:t>
            </w:r>
            <w:r w:rsidR="003236F3" w:rsidRPr="0056742D">
              <w:t>’s parameters values</w:t>
            </w:r>
          </w:p>
        </w:tc>
      </w:tr>
      <w:tr w:rsidR="003236F3" w:rsidRPr="0056742D" w:rsidTr="003236F3">
        <w:trPr>
          <w:trHeight w:val="176"/>
        </w:trPr>
        <w:tc>
          <w:tcPr>
            <w:tcW w:w="2268" w:type="dxa"/>
          </w:tcPr>
          <w:p w:rsidR="003236F3" w:rsidRPr="0056742D" w:rsidRDefault="003236F3" w:rsidP="003236F3">
            <w:r w:rsidRPr="0056742D">
              <w:t>Alternative Flows:</w:t>
            </w:r>
          </w:p>
        </w:tc>
        <w:tc>
          <w:tcPr>
            <w:tcW w:w="5940" w:type="dxa"/>
            <w:gridSpan w:val="3"/>
          </w:tcPr>
          <w:p w:rsidR="003236F3" w:rsidRPr="0056742D" w:rsidRDefault="003236F3" w:rsidP="004D194F">
            <w:pPr>
              <w:pStyle w:val="BodyText"/>
            </w:pPr>
          </w:p>
        </w:tc>
      </w:tr>
    </w:tbl>
    <w:p w:rsidR="003236F3" w:rsidRPr="0056742D" w:rsidRDefault="003236F3" w:rsidP="004752DD">
      <w:pPr>
        <w:pStyle w:val="Heading4"/>
      </w:pPr>
      <w:bookmarkStart w:id="836" w:name="_Toc253578050"/>
      <w:r w:rsidRPr="0056742D">
        <w:t xml:space="preserve">Use Case:  View subscribed </w:t>
      </w:r>
      <w:r w:rsidR="002C56C0">
        <w:t>subscriber bundle</w:t>
      </w:r>
      <w:r w:rsidRPr="0056742D">
        <w:t xml:space="preserve"> details</w:t>
      </w:r>
      <w:bookmarkEnd w:id="83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3236F3" w:rsidP="00122B88">
            <w:pPr>
              <w:pStyle w:val="TableHeading"/>
            </w:pPr>
            <w:r w:rsidRPr="0056742D">
              <w:t xml:space="preserve">View subscribed </w:t>
            </w:r>
            <w:r w:rsidR="002C56C0">
              <w:t>subscriber bundle</w:t>
            </w:r>
            <w:r w:rsidRPr="0056742D">
              <w:t xml:space="preserve"> details</w:t>
            </w:r>
          </w:p>
        </w:tc>
        <w:tc>
          <w:tcPr>
            <w:tcW w:w="2610" w:type="dxa"/>
            <w:shd w:val="clear" w:color="auto" w:fill="E6E6E6"/>
          </w:tcPr>
          <w:p w:rsidR="003236F3" w:rsidRPr="0056742D" w:rsidRDefault="00B91E30" w:rsidP="00122B88">
            <w:pPr>
              <w:pStyle w:val="TableHeading"/>
            </w:pPr>
            <w:r w:rsidRPr="0056742D">
              <w:t>SUM0030</w:t>
            </w:r>
          </w:p>
        </w:tc>
      </w:tr>
      <w:tr w:rsidR="003236F3" w:rsidRPr="0056742D" w:rsidTr="003236F3">
        <w:tc>
          <w:tcPr>
            <w:tcW w:w="2268" w:type="dxa"/>
          </w:tcPr>
          <w:p w:rsidR="003236F3" w:rsidRPr="0056742D" w:rsidRDefault="003236F3" w:rsidP="003236F3">
            <w:r w:rsidRPr="0056742D">
              <w:t>Primary actors</w:t>
            </w:r>
          </w:p>
        </w:tc>
        <w:tc>
          <w:tcPr>
            <w:tcW w:w="5940" w:type="dxa"/>
            <w:gridSpan w:val="3"/>
          </w:tcPr>
          <w:p w:rsidR="003236F3" w:rsidRDefault="003236F3" w:rsidP="003236F3">
            <w:pPr>
              <w:pStyle w:val="BodyText"/>
            </w:pPr>
            <w:r w:rsidRPr="0056742D">
              <w:t>Dealer user</w:t>
            </w:r>
          </w:p>
          <w:p w:rsidR="00855E19" w:rsidRPr="0056742D" w:rsidRDefault="0056742D" w:rsidP="001C6190">
            <w:pPr>
              <w:pStyle w:val="BodyText"/>
            </w:pPr>
            <w:r>
              <w:t>CSR</w:t>
            </w:r>
            <w:r w:rsidR="00855E19">
              <w:t xml:space="preserve"> user</w:t>
            </w:r>
          </w:p>
        </w:tc>
      </w:tr>
      <w:tr w:rsidR="003236F3" w:rsidRPr="0056742D" w:rsidTr="003236F3">
        <w:tc>
          <w:tcPr>
            <w:tcW w:w="2268" w:type="dxa"/>
          </w:tcPr>
          <w:p w:rsidR="003236F3" w:rsidRPr="0056742D" w:rsidRDefault="003236F3" w:rsidP="003236F3">
            <w:r w:rsidRPr="0056742D">
              <w:t>Summary Goal</w:t>
            </w:r>
          </w:p>
        </w:tc>
        <w:tc>
          <w:tcPr>
            <w:tcW w:w="5940" w:type="dxa"/>
            <w:gridSpan w:val="3"/>
          </w:tcPr>
          <w:p w:rsidR="003236F3" w:rsidRPr="0056742D" w:rsidRDefault="003236F3" w:rsidP="003236F3">
            <w:pPr>
              <w:pStyle w:val="BodyText"/>
            </w:pPr>
            <w:r w:rsidRPr="0056742D">
              <w:t xml:space="preserve">This use case allows a </w:t>
            </w:r>
            <w:r w:rsidR="0002100D" w:rsidRPr="0056742D">
              <w:t>user</w:t>
            </w:r>
            <w:r w:rsidRPr="0056742D">
              <w:t xml:space="preserve"> viewing the details of the subscribed </w:t>
            </w:r>
            <w:r w:rsidR="002C56C0">
              <w:t>primary offer</w:t>
            </w:r>
            <w:r w:rsidRPr="0056742D">
              <w:t xml:space="preserve"> and </w:t>
            </w:r>
            <w:r w:rsidR="002C56C0">
              <w:t>subscriber bundle</w:t>
            </w:r>
            <w:r w:rsidRPr="0056742D">
              <w:t xml:space="preserve"> (i.e. </w:t>
            </w:r>
            <w:r w:rsidR="002C56C0">
              <w:t>primary offer</w:t>
            </w:r>
            <w:r w:rsidRPr="0056742D">
              <w:t xml:space="preserve"> instance and </w:t>
            </w:r>
            <w:r w:rsidR="002C56C0">
              <w:t>subscriber bundle</w:t>
            </w:r>
            <w:r w:rsidRPr="0056742D">
              <w:t xml:space="preserve"> instance) </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3236F3" w:rsidRPr="0056742D" w:rsidRDefault="00553E11" w:rsidP="003236F3">
            <w:pPr>
              <w:pStyle w:val="BodyText"/>
            </w:pPr>
            <w:r w:rsidRPr="0056742D">
              <w:t>User</w:t>
            </w:r>
            <w:r w:rsidR="003236F3" w:rsidRPr="0056742D">
              <w:t xml:space="preserve"> is viewing a specific </w:t>
            </w:r>
            <w:r w:rsidR="00A65E57">
              <w:t>subscriber</w:t>
            </w:r>
          </w:p>
          <w:p w:rsidR="003236F3" w:rsidRPr="0056742D" w:rsidRDefault="003236F3" w:rsidP="003236F3">
            <w:pPr>
              <w:pStyle w:val="BodyText"/>
            </w:pPr>
            <w:r w:rsidRPr="0056742D">
              <w:t xml:space="preserve">The </w:t>
            </w:r>
            <w:r w:rsidR="002C56C0">
              <w:t>primary offer</w:t>
            </w:r>
            <w:r w:rsidRPr="0056742D">
              <w:t xml:space="preserve"> has been subscribed in the context of a </w:t>
            </w:r>
            <w:r w:rsidR="002C56C0">
              <w:t>subscriber bundle</w:t>
            </w:r>
          </w:p>
        </w:tc>
      </w:tr>
      <w:tr w:rsidR="003236F3" w:rsidRPr="0056742D" w:rsidTr="003236F3">
        <w:trPr>
          <w:trHeight w:val="176"/>
        </w:trPr>
        <w:tc>
          <w:tcPr>
            <w:tcW w:w="2268" w:type="dxa"/>
          </w:tcPr>
          <w:p w:rsidR="003236F3" w:rsidRPr="0056742D" w:rsidRDefault="003236F3" w:rsidP="003236F3">
            <w:r w:rsidRPr="0056742D">
              <w:t>Trigger</w:t>
            </w:r>
          </w:p>
        </w:tc>
        <w:tc>
          <w:tcPr>
            <w:tcW w:w="5940" w:type="dxa"/>
            <w:gridSpan w:val="3"/>
          </w:tcPr>
          <w:p w:rsidR="003236F3" w:rsidRPr="0056742D" w:rsidRDefault="003236F3" w:rsidP="003236F3">
            <w:pPr>
              <w:pStyle w:val="BodyText"/>
            </w:pPr>
            <w:r w:rsidRPr="0056742D">
              <w:t xml:space="preserve">The user selects the option to view the </w:t>
            </w:r>
            <w:r w:rsidR="002C56C0">
              <w:t>primary offer</w:t>
            </w:r>
            <w:r w:rsidRPr="0056742D">
              <w:t xml:space="preserve"> or </w:t>
            </w:r>
            <w:r w:rsidR="002C56C0">
              <w:t>subscriber bundle</w:t>
            </w:r>
            <w:r w:rsidRPr="0056742D">
              <w:t xml:space="preserve"> details</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3236F3" w:rsidP="003236F3">
            <w:pPr>
              <w:pStyle w:val="BodyText"/>
            </w:pP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2C56C0" w:rsidP="003236F3">
            <w:pPr>
              <w:pStyle w:val="BodyText"/>
            </w:pPr>
            <w:r>
              <w:t>Primary offer</w:t>
            </w:r>
            <w:r w:rsidR="003236F3" w:rsidRPr="0056742D">
              <w:t xml:space="preserve"> and </w:t>
            </w:r>
            <w:r>
              <w:t>subscriber bundle</w:t>
            </w:r>
            <w:r w:rsidR="003236F3" w:rsidRPr="0056742D">
              <w:t xml:space="preserve"> instance details are displayed to the user</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325101" w:rsidP="000F7361">
            <w:pPr>
              <w:pStyle w:val="ListNumberUC"/>
              <w:numPr>
                <w:ilvl w:val="0"/>
                <w:numId w:val="128"/>
              </w:numPr>
            </w:pPr>
            <w:r w:rsidRPr="0056742D">
              <w:t>Channel/CSR light</w:t>
            </w:r>
            <w:r w:rsidR="003236F3" w:rsidRPr="0056742D">
              <w:t xml:space="preserve"> application displays main </w:t>
            </w:r>
            <w:r w:rsidR="002C56C0">
              <w:t>subscriber bundle</w:t>
            </w:r>
            <w:r w:rsidR="003236F3" w:rsidRPr="0056742D">
              <w:t>’s characteristics</w:t>
            </w:r>
          </w:p>
          <w:p w:rsidR="003236F3" w:rsidRPr="0056742D" w:rsidRDefault="00325101" w:rsidP="000F7361">
            <w:pPr>
              <w:pStyle w:val="ListNumberUC"/>
              <w:numPr>
                <w:ilvl w:val="0"/>
                <w:numId w:val="128"/>
              </w:numPr>
            </w:pPr>
            <w:r w:rsidRPr="0056742D">
              <w:t>Channel/CSR light</w:t>
            </w:r>
            <w:r w:rsidR="003236F3" w:rsidRPr="0056742D">
              <w:t xml:space="preserve"> application display main </w:t>
            </w:r>
            <w:r w:rsidR="002C56C0">
              <w:t>primary offer</w:t>
            </w:r>
            <w:r w:rsidR="003236F3" w:rsidRPr="0056742D">
              <w:t>’s characteristics</w:t>
            </w:r>
          </w:p>
          <w:p w:rsidR="003236F3" w:rsidRPr="0056742D" w:rsidRDefault="00325101" w:rsidP="000F7361">
            <w:pPr>
              <w:pStyle w:val="ListNumberUC"/>
              <w:numPr>
                <w:ilvl w:val="0"/>
                <w:numId w:val="128"/>
              </w:numPr>
            </w:pPr>
            <w:r w:rsidRPr="0056742D">
              <w:t>Channel/CSR light</w:t>
            </w:r>
            <w:r w:rsidR="003236F3" w:rsidRPr="0056742D">
              <w:t xml:space="preserve"> application displays </w:t>
            </w:r>
            <w:r w:rsidR="002C56C0">
              <w:t>subscriber bundle</w:t>
            </w:r>
            <w:r w:rsidR="003236F3" w:rsidRPr="0056742D">
              <w:t xml:space="preserve">’s mandatory </w:t>
            </w:r>
            <w:r w:rsidR="00E95ABF">
              <w:t>offer</w:t>
            </w:r>
            <w:r w:rsidR="003236F3" w:rsidRPr="0056742D">
              <w:t>s</w:t>
            </w:r>
          </w:p>
          <w:p w:rsidR="003236F3" w:rsidRPr="0056742D" w:rsidRDefault="00325101" w:rsidP="000F7361">
            <w:pPr>
              <w:pStyle w:val="ListNumberUC"/>
              <w:numPr>
                <w:ilvl w:val="0"/>
                <w:numId w:val="128"/>
              </w:numPr>
            </w:pPr>
            <w:r w:rsidRPr="0056742D">
              <w:t>Channel/CSR light</w:t>
            </w:r>
            <w:r w:rsidR="003236F3" w:rsidRPr="0056742D">
              <w:t xml:space="preserve"> application displays </w:t>
            </w:r>
            <w:r w:rsidR="002C56C0">
              <w:t>subscriber bundle</w:t>
            </w:r>
            <w:r w:rsidR="003236F3" w:rsidRPr="0056742D">
              <w:t xml:space="preserve">’s selective </w:t>
            </w:r>
            <w:r w:rsidR="00E95ABF">
              <w:t>offer</w:t>
            </w:r>
            <w:r w:rsidR="003236F3" w:rsidRPr="0056742D">
              <w:t>s specifying which one are already subscribed</w:t>
            </w:r>
          </w:p>
          <w:p w:rsidR="003236F3" w:rsidRPr="0056742D" w:rsidRDefault="00325101" w:rsidP="000F7361">
            <w:pPr>
              <w:pStyle w:val="ListNumberUC"/>
              <w:numPr>
                <w:ilvl w:val="0"/>
                <w:numId w:val="128"/>
              </w:numPr>
            </w:pPr>
            <w:r w:rsidRPr="0056742D">
              <w:t>Channel/CSR light</w:t>
            </w:r>
            <w:r w:rsidR="003236F3" w:rsidRPr="0056742D">
              <w:t xml:space="preserve"> application displays </w:t>
            </w:r>
            <w:r w:rsidR="002C56C0">
              <w:t>subscriber bundle</w:t>
            </w:r>
            <w:r w:rsidR="003236F3" w:rsidRPr="0056742D">
              <w:t xml:space="preserve">’s optional </w:t>
            </w:r>
            <w:r w:rsidR="00E95ABF">
              <w:t>offer</w:t>
            </w:r>
            <w:r w:rsidR="003236F3" w:rsidRPr="0056742D">
              <w:t>s specifying which one are already subscribed</w:t>
            </w:r>
          </w:p>
          <w:p w:rsidR="003236F3" w:rsidRPr="0056742D" w:rsidRDefault="00325101" w:rsidP="000F7361">
            <w:pPr>
              <w:pStyle w:val="ListNumberUC"/>
              <w:numPr>
                <w:ilvl w:val="0"/>
                <w:numId w:val="128"/>
              </w:numPr>
            </w:pPr>
            <w:r w:rsidRPr="0056742D">
              <w:t>Channel/CSR light</w:t>
            </w:r>
            <w:r w:rsidR="003236F3" w:rsidRPr="0056742D">
              <w:t xml:space="preserve"> application displays </w:t>
            </w:r>
            <w:r w:rsidR="002C56C0">
              <w:t>primary offer</w:t>
            </w:r>
            <w:r w:rsidR="003236F3" w:rsidRPr="0056742D">
              <w:t>’s parameters values</w:t>
            </w:r>
          </w:p>
        </w:tc>
      </w:tr>
    </w:tbl>
    <w:p w:rsidR="003236F3" w:rsidRPr="0056742D" w:rsidRDefault="003236F3" w:rsidP="003236F3">
      <w:pPr>
        <w:pStyle w:val="BodyText"/>
      </w:pPr>
    </w:p>
    <w:p w:rsidR="003236F3" w:rsidRPr="0056742D" w:rsidRDefault="003236F3" w:rsidP="004752DD">
      <w:pPr>
        <w:pStyle w:val="Heading4"/>
      </w:pPr>
      <w:bookmarkStart w:id="837" w:name="_Toc253578051"/>
      <w:r w:rsidRPr="0056742D">
        <w:lastRenderedPageBreak/>
        <w:t xml:space="preserve">Use Case:  View </w:t>
      </w:r>
      <w:r w:rsidR="00E95ABF" w:rsidRPr="0056742D">
        <w:t xml:space="preserve">subscribed </w:t>
      </w:r>
      <w:r w:rsidR="00E95ABF">
        <w:t>supplementary offer</w:t>
      </w:r>
      <w:r w:rsidRPr="0056742D">
        <w:t xml:space="preserve"> details</w:t>
      </w:r>
      <w:bookmarkEnd w:id="83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3236F3" w:rsidP="00122B88">
            <w:pPr>
              <w:pStyle w:val="TableHeading"/>
            </w:pPr>
            <w:r w:rsidRPr="0056742D">
              <w:t xml:space="preserve">View subscribed </w:t>
            </w:r>
            <w:r w:rsidR="00E95ABF">
              <w:t>supplementary offer</w:t>
            </w:r>
            <w:r w:rsidRPr="0056742D">
              <w:t xml:space="preserve"> details</w:t>
            </w:r>
          </w:p>
        </w:tc>
        <w:tc>
          <w:tcPr>
            <w:tcW w:w="2610" w:type="dxa"/>
            <w:shd w:val="clear" w:color="auto" w:fill="E6E6E6"/>
          </w:tcPr>
          <w:p w:rsidR="003236F3" w:rsidRPr="0056742D" w:rsidRDefault="00B91E30" w:rsidP="00122B88">
            <w:pPr>
              <w:pStyle w:val="TableHeading"/>
            </w:pPr>
            <w:r w:rsidRPr="0056742D">
              <w:t>SUM0040</w:t>
            </w:r>
          </w:p>
        </w:tc>
      </w:tr>
      <w:tr w:rsidR="003236F3" w:rsidRPr="0056742D" w:rsidTr="003236F3">
        <w:tc>
          <w:tcPr>
            <w:tcW w:w="2268" w:type="dxa"/>
          </w:tcPr>
          <w:p w:rsidR="003236F3" w:rsidRPr="0056742D" w:rsidRDefault="003236F3" w:rsidP="003236F3">
            <w:r w:rsidRPr="0056742D">
              <w:t>Primary actors</w:t>
            </w:r>
          </w:p>
        </w:tc>
        <w:tc>
          <w:tcPr>
            <w:tcW w:w="5940" w:type="dxa"/>
            <w:gridSpan w:val="3"/>
          </w:tcPr>
          <w:p w:rsidR="003236F3" w:rsidRDefault="003236F3" w:rsidP="003236F3">
            <w:pPr>
              <w:pStyle w:val="BodyText"/>
            </w:pPr>
            <w:r w:rsidRPr="0056742D">
              <w:t>Dealer user</w:t>
            </w:r>
          </w:p>
          <w:p w:rsidR="00855E19" w:rsidRPr="0056742D" w:rsidRDefault="0056742D" w:rsidP="001C6190">
            <w:pPr>
              <w:pStyle w:val="BodyText"/>
            </w:pPr>
            <w:r>
              <w:t>CSR</w:t>
            </w:r>
            <w:r w:rsidR="00855E19">
              <w:t xml:space="preserve"> user</w:t>
            </w:r>
          </w:p>
        </w:tc>
      </w:tr>
      <w:tr w:rsidR="003236F3" w:rsidRPr="0056742D" w:rsidTr="003236F3">
        <w:tc>
          <w:tcPr>
            <w:tcW w:w="2268" w:type="dxa"/>
          </w:tcPr>
          <w:p w:rsidR="003236F3" w:rsidRPr="0056742D" w:rsidRDefault="003236F3" w:rsidP="003236F3">
            <w:r w:rsidRPr="0056742D">
              <w:t>Summary Goal</w:t>
            </w:r>
          </w:p>
        </w:tc>
        <w:tc>
          <w:tcPr>
            <w:tcW w:w="5940" w:type="dxa"/>
            <w:gridSpan w:val="3"/>
          </w:tcPr>
          <w:p w:rsidR="003236F3" w:rsidRPr="0056742D" w:rsidRDefault="003236F3" w:rsidP="003236F3">
            <w:pPr>
              <w:pStyle w:val="BodyText"/>
            </w:pPr>
            <w:r w:rsidRPr="0056742D">
              <w:t xml:space="preserve">This use case allows </w:t>
            </w:r>
            <w:r w:rsidR="00A9344A" w:rsidRPr="0056742D">
              <w:t>user</w:t>
            </w:r>
            <w:r w:rsidRPr="0056742D">
              <w:t xml:space="preserve"> viewing details of a specific </w:t>
            </w:r>
            <w:r w:rsidR="00E95ABF">
              <w:t>supplementary offer</w:t>
            </w:r>
            <w:r w:rsidRPr="0056742D">
              <w:t>s</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4A4D90" w:rsidRPr="0056742D" w:rsidRDefault="004A4D90" w:rsidP="004A4D90">
            <w:pPr>
              <w:pStyle w:val="BodyText"/>
            </w:pPr>
            <w:r w:rsidRPr="0056742D">
              <w:t>Either:</w:t>
            </w:r>
          </w:p>
          <w:p w:rsidR="004A4D90" w:rsidRPr="0056742D" w:rsidRDefault="00553E11" w:rsidP="000F7361">
            <w:pPr>
              <w:pStyle w:val="BodyText"/>
              <w:numPr>
                <w:ilvl w:val="0"/>
                <w:numId w:val="425"/>
              </w:numPr>
            </w:pPr>
            <w:r w:rsidRPr="0056742D">
              <w:t>User</w:t>
            </w:r>
            <w:r w:rsidR="004A4D90" w:rsidRPr="0056742D">
              <w:t xml:space="preserve"> is viewi</w:t>
            </w:r>
            <w:r w:rsidR="004A4D90" w:rsidRPr="0056742D">
              <w:t xml:space="preserve">ng a specific </w:t>
            </w:r>
            <w:r w:rsidR="00A65E57">
              <w:t>subscriber</w:t>
            </w:r>
          </w:p>
          <w:p w:rsidR="005715CB" w:rsidRPr="0056742D" w:rsidRDefault="00553E11" w:rsidP="000F7361">
            <w:pPr>
              <w:pStyle w:val="BodyText"/>
              <w:numPr>
                <w:ilvl w:val="0"/>
                <w:numId w:val="425"/>
              </w:numPr>
            </w:pPr>
            <w:r w:rsidRPr="0056742D">
              <w:t>User</w:t>
            </w:r>
            <w:r w:rsidR="004A4D90" w:rsidRPr="0056742D">
              <w:t xml:space="preserve"> is viewing a specific billing account</w:t>
            </w:r>
          </w:p>
        </w:tc>
      </w:tr>
      <w:tr w:rsidR="003236F3" w:rsidRPr="0056742D" w:rsidTr="003236F3">
        <w:trPr>
          <w:trHeight w:val="176"/>
        </w:trPr>
        <w:tc>
          <w:tcPr>
            <w:tcW w:w="2268" w:type="dxa"/>
          </w:tcPr>
          <w:p w:rsidR="003236F3" w:rsidRPr="0056742D" w:rsidRDefault="003236F3" w:rsidP="003236F3">
            <w:r w:rsidRPr="0056742D">
              <w:t>Trigger</w:t>
            </w:r>
          </w:p>
        </w:tc>
        <w:tc>
          <w:tcPr>
            <w:tcW w:w="5940" w:type="dxa"/>
            <w:gridSpan w:val="3"/>
          </w:tcPr>
          <w:p w:rsidR="003236F3" w:rsidRPr="0056742D" w:rsidRDefault="00553E11" w:rsidP="003236F3">
            <w:pPr>
              <w:pStyle w:val="BodyText"/>
            </w:pPr>
            <w:r w:rsidRPr="0056742D">
              <w:t>User</w:t>
            </w:r>
            <w:r w:rsidR="003236F3" w:rsidRPr="0056742D">
              <w:t xml:space="preserve"> has selected the option to view details of a specific </w:t>
            </w:r>
            <w:r w:rsidR="00E95ABF">
              <w:t>supplementary offer</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3236F3" w:rsidP="003236F3">
            <w:pPr>
              <w:pStyle w:val="BodyText"/>
            </w:pP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3236F3" w:rsidP="003236F3">
            <w:pPr>
              <w:pStyle w:val="BodyText"/>
            </w:pPr>
            <w:r w:rsidRPr="0056742D">
              <w:t>Service details are displayed to the user</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325101" w:rsidP="000F7361">
            <w:pPr>
              <w:pStyle w:val="ListNumberUC"/>
              <w:numPr>
                <w:ilvl w:val="0"/>
                <w:numId w:val="129"/>
              </w:numPr>
            </w:pPr>
            <w:r w:rsidRPr="0056742D">
              <w:t>Channel/CSR light</w:t>
            </w:r>
            <w:r w:rsidR="003236F3" w:rsidRPr="0056742D">
              <w:t xml:space="preserve"> application displays main </w:t>
            </w:r>
            <w:r w:rsidR="00E95ABF">
              <w:t>supplementary offer</w:t>
            </w:r>
            <w:r w:rsidR="003236F3" w:rsidRPr="0056742D">
              <w:t>’s characteristics</w:t>
            </w:r>
          </w:p>
          <w:p w:rsidR="003236F3" w:rsidRPr="0056742D" w:rsidRDefault="00325101" w:rsidP="000F7361">
            <w:pPr>
              <w:pStyle w:val="ListNumberUC"/>
              <w:numPr>
                <w:ilvl w:val="0"/>
                <w:numId w:val="129"/>
              </w:numPr>
            </w:pPr>
            <w:r w:rsidRPr="0056742D">
              <w:t>Channel/CSR light</w:t>
            </w:r>
            <w:r w:rsidR="003236F3" w:rsidRPr="0056742D">
              <w:t xml:space="preserve"> application displays </w:t>
            </w:r>
            <w:r w:rsidR="00E95ABF">
              <w:t>supplementary offer</w:t>
            </w:r>
            <w:r w:rsidR="003236F3" w:rsidRPr="0056742D">
              <w:t>’s options and parameters values</w:t>
            </w:r>
          </w:p>
        </w:tc>
      </w:tr>
      <w:tr w:rsidR="003236F3" w:rsidRPr="0056742D" w:rsidTr="003236F3">
        <w:trPr>
          <w:trHeight w:val="176"/>
        </w:trPr>
        <w:tc>
          <w:tcPr>
            <w:tcW w:w="2268" w:type="dxa"/>
          </w:tcPr>
          <w:p w:rsidR="003236F3" w:rsidRPr="0056742D" w:rsidRDefault="003236F3" w:rsidP="003236F3">
            <w:r w:rsidRPr="0056742D">
              <w:t>Alternative Flows:</w:t>
            </w:r>
          </w:p>
        </w:tc>
        <w:tc>
          <w:tcPr>
            <w:tcW w:w="5940" w:type="dxa"/>
            <w:gridSpan w:val="3"/>
          </w:tcPr>
          <w:p w:rsidR="003236F3" w:rsidRPr="0056742D" w:rsidRDefault="003236F3" w:rsidP="004D194F">
            <w:pPr>
              <w:pStyle w:val="BodyText"/>
            </w:pPr>
          </w:p>
        </w:tc>
      </w:tr>
    </w:tbl>
    <w:p w:rsidR="003236F3" w:rsidRPr="0056742D" w:rsidRDefault="003236F3" w:rsidP="004752DD">
      <w:pPr>
        <w:pStyle w:val="Heading4"/>
      </w:pPr>
      <w:bookmarkStart w:id="838" w:name="_Toc253578052"/>
      <w:r w:rsidRPr="0056742D">
        <w:t xml:space="preserve">Use Case:  View </w:t>
      </w:r>
      <w:r w:rsidR="00A65E57">
        <w:t>subscriber</w:t>
      </w:r>
      <w:r w:rsidRPr="0056742D">
        <w:t xml:space="preserve"> status history</w:t>
      </w:r>
      <w:bookmarkEnd w:id="83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3236F3" w:rsidP="00122B88">
            <w:pPr>
              <w:pStyle w:val="TableHeading"/>
            </w:pPr>
            <w:r w:rsidRPr="0056742D">
              <w:t xml:space="preserve">View </w:t>
            </w:r>
            <w:r w:rsidR="00A65E57">
              <w:t>subscriber</w:t>
            </w:r>
            <w:r w:rsidRPr="0056742D">
              <w:t xml:space="preserve"> status history</w:t>
            </w:r>
          </w:p>
        </w:tc>
        <w:tc>
          <w:tcPr>
            <w:tcW w:w="2610" w:type="dxa"/>
            <w:shd w:val="clear" w:color="auto" w:fill="E6E6E6"/>
          </w:tcPr>
          <w:p w:rsidR="003236F3" w:rsidRPr="0056742D" w:rsidRDefault="00B91E30" w:rsidP="00122B88">
            <w:pPr>
              <w:pStyle w:val="TableHeading"/>
            </w:pPr>
            <w:r w:rsidRPr="0056742D">
              <w:t>SUM0050</w:t>
            </w:r>
          </w:p>
        </w:tc>
      </w:tr>
      <w:tr w:rsidR="003236F3" w:rsidRPr="0056742D" w:rsidTr="003236F3">
        <w:tc>
          <w:tcPr>
            <w:tcW w:w="2268" w:type="dxa"/>
          </w:tcPr>
          <w:p w:rsidR="003236F3" w:rsidRPr="0056742D" w:rsidRDefault="003236F3" w:rsidP="003236F3">
            <w:r w:rsidRPr="0056742D">
              <w:t>Primary actors</w:t>
            </w:r>
          </w:p>
        </w:tc>
        <w:tc>
          <w:tcPr>
            <w:tcW w:w="5940" w:type="dxa"/>
            <w:gridSpan w:val="3"/>
          </w:tcPr>
          <w:p w:rsidR="003236F3" w:rsidRDefault="003236F3" w:rsidP="003236F3">
            <w:pPr>
              <w:pStyle w:val="BodyText"/>
            </w:pPr>
            <w:r w:rsidRPr="0056742D">
              <w:t>Dealer user</w:t>
            </w:r>
          </w:p>
          <w:p w:rsidR="00855E19" w:rsidRPr="0056742D" w:rsidRDefault="0056742D" w:rsidP="001C6190">
            <w:pPr>
              <w:pStyle w:val="BodyText"/>
            </w:pPr>
            <w:r>
              <w:t>CSR</w:t>
            </w:r>
            <w:r w:rsidR="00855E19">
              <w:t xml:space="preserve"> user</w:t>
            </w:r>
          </w:p>
        </w:tc>
      </w:tr>
      <w:tr w:rsidR="003236F3" w:rsidRPr="0056742D" w:rsidTr="003236F3">
        <w:tc>
          <w:tcPr>
            <w:tcW w:w="2268" w:type="dxa"/>
          </w:tcPr>
          <w:p w:rsidR="003236F3" w:rsidRPr="0056742D" w:rsidRDefault="003236F3" w:rsidP="003236F3">
            <w:r w:rsidRPr="0056742D">
              <w:t>Summary Goal</w:t>
            </w:r>
          </w:p>
        </w:tc>
        <w:tc>
          <w:tcPr>
            <w:tcW w:w="5940" w:type="dxa"/>
            <w:gridSpan w:val="3"/>
          </w:tcPr>
          <w:p w:rsidR="003236F3" w:rsidRPr="0056742D" w:rsidRDefault="003236F3" w:rsidP="003236F3">
            <w:pPr>
              <w:pStyle w:val="BodyText"/>
            </w:pPr>
            <w:r w:rsidRPr="0056742D">
              <w:t xml:space="preserve">This use case allows a </w:t>
            </w:r>
            <w:r w:rsidR="0002100D" w:rsidRPr="0056742D">
              <w:t>user</w:t>
            </w:r>
            <w:r w:rsidRPr="0056742D">
              <w:t xml:space="preserve"> to view the status history of a given </w:t>
            </w:r>
            <w:r w:rsidR="00A65E57">
              <w:t>subscriber</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3236F3" w:rsidRPr="0056742D" w:rsidRDefault="00553E11" w:rsidP="003236F3">
            <w:pPr>
              <w:pStyle w:val="BodyText"/>
            </w:pPr>
            <w:r w:rsidRPr="0056742D">
              <w:t>User</w:t>
            </w:r>
            <w:r w:rsidR="003236F3" w:rsidRPr="0056742D">
              <w:t xml:space="preserve"> is viewing a </w:t>
            </w:r>
            <w:r w:rsidR="00A65E57">
              <w:t>subscriber</w:t>
            </w:r>
          </w:p>
        </w:tc>
      </w:tr>
      <w:tr w:rsidR="003236F3" w:rsidRPr="0056742D" w:rsidTr="003236F3">
        <w:trPr>
          <w:trHeight w:val="176"/>
        </w:trPr>
        <w:tc>
          <w:tcPr>
            <w:tcW w:w="2268" w:type="dxa"/>
          </w:tcPr>
          <w:p w:rsidR="003236F3" w:rsidRPr="0056742D" w:rsidRDefault="003236F3" w:rsidP="003236F3">
            <w:r w:rsidRPr="0056742D">
              <w:t>Trigger</w:t>
            </w:r>
          </w:p>
        </w:tc>
        <w:tc>
          <w:tcPr>
            <w:tcW w:w="5940" w:type="dxa"/>
            <w:gridSpan w:val="3"/>
          </w:tcPr>
          <w:p w:rsidR="003236F3" w:rsidRPr="0056742D" w:rsidRDefault="00553E11" w:rsidP="003236F3">
            <w:pPr>
              <w:pStyle w:val="BodyText"/>
            </w:pPr>
            <w:r w:rsidRPr="0056742D">
              <w:t>User</w:t>
            </w:r>
            <w:r w:rsidR="003236F3" w:rsidRPr="0056742D">
              <w:t xml:space="preserve"> has selected the option to view </w:t>
            </w:r>
            <w:r w:rsidR="00A65E57">
              <w:t>subscriber</w:t>
            </w:r>
            <w:r w:rsidR="003236F3" w:rsidRPr="0056742D">
              <w:t xml:space="preserve"> history</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3236F3" w:rsidP="003236F3">
            <w:pPr>
              <w:pStyle w:val="BodyText"/>
            </w:pP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3236F3" w:rsidP="003236F3">
            <w:pPr>
              <w:pStyle w:val="BodyText"/>
            </w:pPr>
            <w:r w:rsidRPr="0056742D">
              <w:t>Status history is displayed to the user</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325101" w:rsidP="000F7361">
            <w:pPr>
              <w:pStyle w:val="ListNumberUC"/>
              <w:numPr>
                <w:ilvl w:val="0"/>
                <w:numId w:val="423"/>
              </w:numPr>
            </w:pPr>
            <w:r w:rsidRPr="0056742D">
              <w:t>Channel/CSR light</w:t>
            </w:r>
            <w:r w:rsidR="003236F3" w:rsidRPr="0056742D">
              <w:t xml:space="preserve"> application displays the list of statuses with their change date in a descending order (A1)</w:t>
            </w:r>
          </w:p>
        </w:tc>
      </w:tr>
      <w:tr w:rsidR="003236F3" w:rsidRPr="0056742D" w:rsidTr="003236F3">
        <w:trPr>
          <w:trHeight w:val="176"/>
        </w:trPr>
        <w:tc>
          <w:tcPr>
            <w:tcW w:w="2268" w:type="dxa"/>
          </w:tcPr>
          <w:p w:rsidR="003236F3" w:rsidRPr="0056742D" w:rsidRDefault="003236F3" w:rsidP="003236F3">
            <w:r w:rsidRPr="0056742D">
              <w:t>Alternative Flows:</w:t>
            </w:r>
          </w:p>
        </w:tc>
        <w:tc>
          <w:tcPr>
            <w:tcW w:w="5940" w:type="dxa"/>
            <w:gridSpan w:val="3"/>
          </w:tcPr>
          <w:p w:rsidR="003236F3" w:rsidRPr="0056742D" w:rsidRDefault="003236F3" w:rsidP="00F76D0B">
            <w:pPr>
              <w:pStyle w:val="Body"/>
              <w:ind w:left="0"/>
            </w:pPr>
            <w:r w:rsidRPr="0056742D">
              <w:t>A1: there is no status history</w:t>
            </w:r>
          </w:p>
          <w:p w:rsidR="003236F3" w:rsidRPr="0056742D" w:rsidRDefault="00325101" w:rsidP="000F7361">
            <w:pPr>
              <w:pStyle w:val="Body"/>
              <w:numPr>
                <w:ilvl w:val="0"/>
                <w:numId w:val="280"/>
              </w:numPr>
            </w:pPr>
            <w:r w:rsidRPr="0056742D">
              <w:t>Channel/CSR light</w:t>
            </w:r>
            <w:r w:rsidR="003236F3" w:rsidRPr="0056742D">
              <w:t xml:space="preserve"> application displays an error message informing the user there is no history</w:t>
            </w:r>
          </w:p>
        </w:tc>
      </w:tr>
    </w:tbl>
    <w:p w:rsidR="003236F3" w:rsidRPr="0056742D" w:rsidRDefault="003236F3" w:rsidP="004752DD">
      <w:pPr>
        <w:pStyle w:val="Heading4"/>
      </w:pPr>
      <w:bookmarkStart w:id="839" w:name="_Toc253578053"/>
      <w:r w:rsidRPr="0056742D">
        <w:t xml:space="preserve">Use Case:  Modify </w:t>
      </w:r>
      <w:r w:rsidR="00A65E57">
        <w:t>subscriber</w:t>
      </w:r>
      <w:r w:rsidRPr="0056742D">
        <w:t xml:space="preserve"> contact</w:t>
      </w:r>
      <w:bookmarkEnd w:id="83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3236F3" w:rsidP="00122B88">
            <w:pPr>
              <w:pStyle w:val="TableHeading"/>
            </w:pPr>
            <w:r w:rsidRPr="0056742D">
              <w:t xml:space="preserve">Modify </w:t>
            </w:r>
            <w:r w:rsidR="00A65E57">
              <w:t>subscriber</w:t>
            </w:r>
            <w:r w:rsidRPr="0056742D">
              <w:t xml:space="preserve"> contact</w:t>
            </w:r>
          </w:p>
        </w:tc>
        <w:tc>
          <w:tcPr>
            <w:tcW w:w="2610" w:type="dxa"/>
            <w:shd w:val="clear" w:color="auto" w:fill="E6E6E6"/>
          </w:tcPr>
          <w:p w:rsidR="003236F3" w:rsidRPr="0056742D" w:rsidRDefault="00B91E30" w:rsidP="00122B88">
            <w:pPr>
              <w:pStyle w:val="TableHeading"/>
            </w:pPr>
            <w:r w:rsidRPr="0056742D">
              <w:t>SUM0060</w:t>
            </w:r>
          </w:p>
        </w:tc>
      </w:tr>
      <w:tr w:rsidR="003236F3" w:rsidRPr="0056742D" w:rsidTr="003236F3">
        <w:tc>
          <w:tcPr>
            <w:tcW w:w="2268" w:type="dxa"/>
          </w:tcPr>
          <w:p w:rsidR="003236F3" w:rsidRPr="0056742D" w:rsidRDefault="003236F3" w:rsidP="003236F3">
            <w:r w:rsidRPr="0056742D">
              <w:t>Primary actors</w:t>
            </w:r>
          </w:p>
        </w:tc>
        <w:tc>
          <w:tcPr>
            <w:tcW w:w="5940" w:type="dxa"/>
            <w:gridSpan w:val="3"/>
          </w:tcPr>
          <w:p w:rsidR="003236F3" w:rsidRDefault="003236F3" w:rsidP="003236F3">
            <w:pPr>
              <w:pStyle w:val="BodyText"/>
            </w:pPr>
            <w:r w:rsidRPr="0056742D">
              <w:t>Dealer user</w:t>
            </w:r>
          </w:p>
          <w:p w:rsidR="0056742D" w:rsidRPr="0056742D" w:rsidRDefault="0056742D" w:rsidP="003236F3">
            <w:pPr>
              <w:pStyle w:val="BodyText"/>
            </w:pPr>
            <w:r>
              <w:lastRenderedPageBreak/>
              <w:t>CSR</w:t>
            </w:r>
            <w:r w:rsidR="00855E19">
              <w:t xml:space="preserve"> user</w:t>
            </w:r>
          </w:p>
        </w:tc>
      </w:tr>
      <w:tr w:rsidR="003236F3" w:rsidRPr="0056742D" w:rsidTr="003236F3">
        <w:tc>
          <w:tcPr>
            <w:tcW w:w="2268" w:type="dxa"/>
          </w:tcPr>
          <w:p w:rsidR="003236F3" w:rsidRPr="0056742D" w:rsidRDefault="003236F3" w:rsidP="003236F3">
            <w:r w:rsidRPr="0056742D">
              <w:lastRenderedPageBreak/>
              <w:t>Summary Goal</w:t>
            </w:r>
          </w:p>
        </w:tc>
        <w:tc>
          <w:tcPr>
            <w:tcW w:w="5940" w:type="dxa"/>
            <w:gridSpan w:val="3"/>
          </w:tcPr>
          <w:p w:rsidR="003236F3" w:rsidRPr="0056742D" w:rsidRDefault="003236F3" w:rsidP="003236F3">
            <w:pPr>
              <w:pStyle w:val="BodyText"/>
            </w:pPr>
            <w:r w:rsidRPr="0056742D">
              <w:t xml:space="preserve">This use case allows a </w:t>
            </w:r>
            <w:r w:rsidR="0002100D" w:rsidRPr="0056742D">
              <w:t>user</w:t>
            </w:r>
            <w:r w:rsidRPr="0056742D">
              <w:t xml:space="preserve"> modifying the </w:t>
            </w:r>
            <w:r w:rsidR="00A65E57">
              <w:t>subscriber</w:t>
            </w:r>
            <w:r w:rsidRPr="0056742D">
              <w:t xml:space="preserve"> identity (service address can’t be modified)</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3236F3" w:rsidRPr="0056742D" w:rsidRDefault="003236F3" w:rsidP="003236F3">
            <w:pPr>
              <w:pStyle w:val="BodyText"/>
            </w:pPr>
            <w:r w:rsidRPr="0056742D">
              <w:t xml:space="preserve">The user is viewing a </w:t>
            </w:r>
            <w:r w:rsidR="00A65E57">
              <w:t>subscriber</w:t>
            </w:r>
          </w:p>
          <w:p w:rsidR="003236F3" w:rsidRPr="0056742D" w:rsidRDefault="003236F3" w:rsidP="003236F3">
            <w:pPr>
              <w:pStyle w:val="BodyText"/>
            </w:pPr>
            <w:r w:rsidRPr="0056742D">
              <w:t xml:space="preserve">There is no pending contact modification request for this </w:t>
            </w:r>
            <w:r w:rsidR="00A65E57">
              <w:t>subscriber</w:t>
            </w:r>
          </w:p>
        </w:tc>
      </w:tr>
      <w:tr w:rsidR="003236F3" w:rsidRPr="0056742D" w:rsidTr="003236F3">
        <w:trPr>
          <w:trHeight w:val="176"/>
        </w:trPr>
        <w:tc>
          <w:tcPr>
            <w:tcW w:w="2268" w:type="dxa"/>
          </w:tcPr>
          <w:p w:rsidR="003236F3" w:rsidRPr="0056742D" w:rsidRDefault="003236F3" w:rsidP="003236F3">
            <w:r w:rsidRPr="0056742D">
              <w:t>Trigger</w:t>
            </w:r>
          </w:p>
        </w:tc>
        <w:tc>
          <w:tcPr>
            <w:tcW w:w="5940" w:type="dxa"/>
            <w:gridSpan w:val="3"/>
          </w:tcPr>
          <w:p w:rsidR="003236F3" w:rsidRPr="0056742D" w:rsidRDefault="00553E11" w:rsidP="003236F3">
            <w:pPr>
              <w:pStyle w:val="BodyText"/>
            </w:pPr>
            <w:r w:rsidRPr="0056742D">
              <w:t>User</w:t>
            </w:r>
            <w:r w:rsidR="003236F3" w:rsidRPr="0056742D">
              <w:t xml:space="preserve"> has selected the option to modify the </w:t>
            </w:r>
            <w:r w:rsidR="00A65E57">
              <w:t>subscriber</w:t>
            </w:r>
            <w:r w:rsidR="003236F3" w:rsidRPr="0056742D">
              <w:t xml:space="preserve"> contact</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553E11" w:rsidP="003236F3">
            <w:pPr>
              <w:pStyle w:val="BodyText"/>
            </w:pPr>
            <w:r w:rsidRPr="0056742D">
              <w:t>User</w:t>
            </w:r>
            <w:r w:rsidR="003236F3" w:rsidRPr="0056742D">
              <w:t xml:space="preserve"> can cancel the modification (before submitting)</w:t>
            </w:r>
          </w:p>
          <w:p w:rsidR="003236F3" w:rsidRPr="0056742D" w:rsidRDefault="003236F3" w:rsidP="003236F3">
            <w:pPr>
              <w:pStyle w:val="BodyText"/>
            </w:pPr>
            <w:r w:rsidRPr="0056742D">
              <w:t>Only identity is modified in billing</w:t>
            </w: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3236F3" w:rsidP="003236F3">
            <w:pPr>
              <w:pStyle w:val="BodyText"/>
            </w:pPr>
            <w:r w:rsidRPr="0056742D">
              <w:t>Contact is modified and modification is sent to billing</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325101" w:rsidP="000F7361">
            <w:pPr>
              <w:pStyle w:val="ListNumberUC"/>
              <w:numPr>
                <w:ilvl w:val="0"/>
                <w:numId w:val="130"/>
              </w:numPr>
            </w:pPr>
            <w:r w:rsidRPr="0056742D">
              <w:t>Channel/CSR light</w:t>
            </w:r>
            <w:r w:rsidR="003236F3" w:rsidRPr="0056742D">
              <w:t xml:space="preserve"> application displays the contact identity with current value (A1)</w:t>
            </w:r>
          </w:p>
          <w:p w:rsidR="003236F3" w:rsidRPr="0056742D" w:rsidRDefault="00553E11" w:rsidP="000F7361">
            <w:pPr>
              <w:pStyle w:val="ListNumberUC"/>
              <w:numPr>
                <w:ilvl w:val="0"/>
                <w:numId w:val="130"/>
              </w:numPr>
            </w:pPr>
            <w:r w:rsidRPr="0056742D">
              <w:t>User</w:t>
            </w:r>
            <w:r w:rsidR="003236F3" w:rsidRPr="0056742D">
              <w:t xml:space="preserve"> set new values</w:t>
            </w:r>
          </w:p>
          <w:p w:rsidR="003236F3" w:rsidRPr="0056742D" w:rsidRDefault="00325101" w:rsidP="000F7361">
            <w:pPr>
              <w:pStyle w:val="ListNumberUC"/>
              <w:numPr>
                <w:ilvl w:val="0"/>
                <w:numId w:val="130"/>
              </w:numPr>
            </w:pPr>
            <w:r w:rsidRPr="0056742D">
              <w:t>Channel/CSR light</w:t>
            </w:r>
            <w:r w:rsidR="003236F3" w:rsidRPr="0056742D">
              <w:t xml:space="preserve"> application requests the user to confirm</w:t>
            </w:r>
          </w:p>
          <w:p w:rsidR="003236F3" w:rsidRPr="0056742D" w:rsidRDefault="00553E11" w:rsidP="000F7361">
            <w:pPr>
              <w:pStyle w:val="ListNumberUC"/>
              <w:numPr>
                <w:ilvl w:val="0"/>
                <w:numId w:val="130"/>
              </w:numPr>
            </w:pPr>
            <w:r w:rsidRPr="0056742D">
              <w:t>User</w:t>
            </w:r>
            <w:r w:rsidR="003236F3" w:rsidRPr="0056742D">
              <w:t xml:space="preserve"> confirms</w:t>
            </w:r>
          </w:p>
          <w:p w:rsidR="003236F3" w:rsidRPr="0056742D" w:rsidRDefault="00325101" w:rsidP="000F7361">
            <w:pPr>
              <w:pStyle w:val="ListNumberUC"/>
              <w:numPr>
                <w:ilvl w:val="0"/>
                <w:numId w:val="130"/>
              </w:numPr>
            </w:pPr>
            <w:r w:rsidRPr="0056742D">
              <w:t>Channel/CSR light</w:t>
            </w:r>
            <w:r w:rsidR="003236F3" w:rsidRPr="0056742D">
              <w:t xml:space="preserve"> application posts the request</w:t>
            </w:r>
          </w:p>
          <w:p w:rsidR="003236F3" w:rsidRPr="0056742D" w:rsidRDefault="00325101" w:rsidP="000F7361">
            <w:pPr>
              <w:pStyle w:val="ListNumberUC"/>
              <w:numPr>
                <w:ilvl w:val="0"/>
                <w:numId w:val="130"/>
              </w:numPr>
            </w:pPr>
            <w:r w:rsidRPr="0056742D">
              <w:t>Channel/CSR light</w:t>
            </w:r>
            <w:r w:rsidR="003236F3" w:rsidRPr="0056742D">
              <w:t xml:space="preserve"> application displays a message specifying that the request has been successfully submitted  </w:t>
            </w:r>
          </w:p>
        </w:tc>
      </w:tr>
      <w:tr w:rsidR="003236F3" w:rsidRPr="0056742D" w:rsidTr="003236F3">
        <w:trPr>
          <w:trHeight w:val="176"/>
        </w:trPr>
        <w:tc>
          <w:tcPr>
            <w:tcW w:w="2268" w:type="dxa"/>
          </w:tcPr>
          <w:p w:rsidR="003236F3" w:rsidRPr="0056742D" w:rsidRDefault="003236F3" w:rsidP="003236F3">
            <w:r w:rsidRPr="0056742D">
              <w:t>Alternative Flows:</w:t>
            </w:r>
          </w:p>
        </w:tc>
        <w:tc>
          <w:tcPr>
            <w:tcW w:w="5940" w:type="dxa"/>
            <w:gridSpan w:val="3"/>
          </w:tcPr>
          <w:p w:rsidR="003236F3" w:rsidRPr="0056742D" w:rsidRDefault="003236F3" w:rsidP="00352CF2">
            <w:pPr>
              <w:pStyle w:val="BodyText"/>
            </w:pPr>
            <w:r w:rsidRPr="0056742D">
              <w:t>A1</w:t>
            </w:r>
            <w:r w:rsidR="00352CF2" w:rsidRPr="0056742D">
              <w:t>:</w:t>
            </w:r>
            <w:r w:rsidRPr="0056742D">
              <w:t xml:space="preserve"> there is already a pending contact modification for this </w:t>
            </w:r>
            <w:r w:rsidR="00A65E57">
              <w:t>subscriber</w:t>
            </w:r>
          </w:p>
          <w:p w:rsidR="003236F3" w:rsidRPr="0056742D" w:rsidRDefault="00325101" w:rsidP="000F7361">
            <w:pPr>
              <w:pStyle w:val="Body"/>
              <w:numPr>
                <w:ilvl w:val="0"/>
                <w:numId w:val="257"/>
              </w:numPr>
            </w:pPr>
            <w:r w:rsidRPr="0056742D">
              <w:t>Channel/CSR light</w:t>
            </w:r>
            <w:r w:rsidR="003236F3" w:rsidRPr="0056742D">
              <w:t xml:space="preserve"> application displays an error message to inform the user he can’t modify the contact until current pending modification request has been processed.</w:t>
            </w:r>
          </w:p>
        </w:tc>
      </w:tr>
    </w:tbl>
    <w:p w:rsidR="003236F3" w:rsidRPr="0056742D" w:rsidRDefault="003236F3" w:rsidP="004752DD">
      <w:pPr>
        <w:pStyle w:val="Heading4"/>
      </w:pPr>
      <w:bookmarkStart w:id="840" w:name="_Toc253578054"/>
      <w:r w:rsidRPr="0056742D">
        <w:t xml:space="preserve">Use Case:  Modify </w:t>
      </w:r>
      <w:r w:rsidR="00A65E57">
        <w:t>subscriber</w:t>
      </w:r>
      <w:r w:rsidRPr="0056742D">
        <w:t xml:space="preserve"> attributes</w:t>
      </w:r>
      <w:bookmarkEnd w:id="84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145F2A" w:rsidP="00122B88">
            <w:pPr>
              <w:pStyle w:val="TableHeading"/>
            </w:pPr>
            <w:r w:rsidRPr="0056742D">
              <w:t xml:space="preserve">Modify </w:t>
            </w:r>
            <w:r w:rsidR="00A65E57">
              <w:t>subscriber</w:t>
            </w:r>
            <w:r w:rsidRPr="0056742D">
              <w:t xml:space="preserve"> attributes</w:t>
            </w:r>
            <w:r w:rsidR="003236F3" w:rsidRPr="0056742D">
              <w:t xml:space="preserve"> </w:t>
            </w:r>
          </w:p>
        </w:tc>
        <w:tc>
          <w:tcPr>
            <w:tcW w:w="2610" w:type="dxa"/>
            <w:shd w:val="clear" w:color="auto" w:fill="E6E6E6"/>
          </w:tcPr>
          <w:p w:rsidR="003236F3" w:rsidRPr="0056742D" w:rsidRDefault="00B91E30" w:rsidP="00122B88">
            <w:pPr>
              <w:pStyle w:val="TableHeading"/>
            </w:pPr>
            <w:r w:rsidRPr="0056742D">
              <w:t>SUM0070</w:t>
            </w:r>
          </w:p>
        </w:tc>
      </w:tr>
      <w:tr w:rsidR="003236F3" w:rsidRPr="0056742D" w:rsidTr="003236F3">
        <w:tc>
          <w:tcPr>
            <w:tcW w:w="2268" w:type="dxa"/>
          </w:tcPr>
          <w:p w:rsidR="003236F3" w:rsidRPr="0056742D" w:rsidRDefault="003236F3" w:rsidP="003236F3">
            <w:r w:rsidRPr="0056742D">
              <w:t>Primary actors</w:t>
            </w:r>
          </w:p>
        </w:tc>
        <w:tc>
          <w:tcPr>
            <w:tcW w:w="5940" w:type="dxa"/>
            <w:gridSpan w:val="3"/>
          </w:tcPr>
          <w:p w:rsidR="003236F3" w:rsidRDefault="003236F3" w:rsidP="003236F3">
            <w:pPr>
              <w:pStyle w:val="BodyText"/>
            </w:pPr>
            <w:r w:rsidRPr="0056742D">
              <w:t>Dealer user</w:t>
            </w:r>
          </w:p>
          <w:p w:rsidR="0056742D" w:rsidRPr="0056742D" w:rsidRDefault="0056742D" w:rsidP="003236F3">
            <w:pPr>
              <w:pStyle w:val="BodyText"/>
            </w:pPr>
            <w:r>
              <w:t>CSR</w:t>
            </w:r>
            <w:r w:rsidR="00855E19">
              <w:t xml:space="preserve"> user</w:t>
            </w:r>
          </w:p>
        </w:tc>
      </w:tr>
      <w:tr w:rsidR="003236F3" w:rsidRPr="0056742D" w:rsidTr="003236F3">
        <w:tc>
          <w:tcPr>
            <w:tcW w:w="2268" w:type="dxa"/>
          </w:tcPr>
          <w:p w:rsidR="003236F3" w:rsidRPr="0056742D" w:rsidRDefault="003236F3" w:rsidP="003236F3">
            <w:r w:rsidRPr="0056742D">
              <w:t>Summary Goal</w:t>
            </w:r>
          </w:p>
        </w:tc>
        <w:tc>
          <w:tcPr>
            <w:tcW w:w="5940" w:type="dxa"/>
            <w:gridSpan w:val="3"/>
          </w:tcPr>
          <w:p w:rsidR="003236F3" w:rsidRPr="0056742D" w:rsidRDefault="003236F3" w:rsidP="003236F3">
            <w:pPr>
              <w:pStyle w:val="BodyText"/>
            </w:pPr>
            <w:r w:rsidRPr="0056742D">
              <w:t xml:space="preserve">This use case allows a </w:t>
            </w:r>
            <w:r w:rsidR="0002100D" w:rsidRPr="0056742D">
              <w:t>user</w:t>
            </w:r>
            <w:r w:rsidRPr="0056742D">
              <w:t xml:space="preserve"> modifying </w:t>
            </w:r>
            <w:r w:rsidR="00A65E57">
              <w:t>subscriber</w:t>
            </w:r>
            <w:r w:rsidRPr="0056742D">
              <w:t xml:space="preserve"> attributes of a specific </w:t>
            </w:r>
            <w:r w:rsidR="00A65E57">
              <w:t>subscriber</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3236F3" w:rsidRPr="0056742D" w:rsidRDefault="003236F3" w:rsidP="003236F3">
            <w:pPr>
              <w:pStyle w:val="BodyText"/>
            </w:pPr>
            <w:r w:rsidRPr="0056742D">
              <w:t xml:space="preserve">User is viewing a specific </w:t>
            </w:r>
            <w:r w:rsidR="00A65E57">
              <w:t>subscriber</w:t>
            </w:r>
          </w:p>
          <w:p w:rsidR="003236F3" w:rsidRPr="0056742D" w:rsidRDefault="003236F3" w:rsidP="003236F3">
            <w:pPr>
              <w:pStyle w:val="BodyText"/>
            </w:pPr>
            <w:r w:rsidRPr="0056742D">
              <w:t xml:space="preserve">There is no pending attribute modification request for this </w:t>
            </w:r>
            <w:r w:rsidR="00A65E57">
              <w:t>subscriber</w:t>
            </w:r>
          </w:p>
        </w:tc>
      </w:tr>
      <w:tr w:rsidR="003236F3" w:rsidRPr="0056742D" w:rsidTr="003236F3">
        <w:trPr>
          <w:trHeight w:val="176"/>
        </w:trPr>
        <w:tc>
          <w:tcPr>
            <w:tcW w:w="2268" w:type="dxa"/>
          </w:tcPr>
          <w:p w:rsidR="003236F3" w:rsidRPr="0056742D" w:rsidRDefault="003236F3" w:rsidP="003236F3">
            <w:r w:rsidRPr="0056742D">
              <w:t>Trigger</w:t>
            </w:r>
          </w:p>
        </w:tc>
        <w:tc>
          <w:tcPr>
            <w:tcW w:w="5940" w:type="dxa"/>
            <w:gridSpan w:val="3"/>
          </w:tcPr>
          <w:p w:rsidR="003236F3" w:rsidRPr="0056742D" w:rsidRDefault="00553E11" w:rsidP="003236F3">
            <w:pPr>
              <w:pStyle w:val="BodyText"/>
            </w:pPr>
            <w:r w:rsidRPr="0056742D">
              <w:t>User</w:t>
            </w:r>
            <w:r w:rsidR="003236F3" w:rsidRPr="0056742D">
              <w:t xml:space="preserve"> has selected the option to modify </w:t>
            </w:r>
            <w:r w:rsidR="00A65E57">
              <w:t>subscriber</w:t>
            </w:r>
            <w:r w:rsidR="003236F3" w:rsidRPr="0056742D">
              <w:t xml:space="preserve"> attributes</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553E11" w:rsidP="003236F3">
            <w:pPr>
              <w:pStyle w:val="BodyText"/>
            </w:pPr>
            <w:r w:rsidRPr="0056742D">
              <w:t>User</w:t>
            </w:r>
            <w:r w:rsidR="003236F3" w:rsidRPr="0056742D">
              <w:t xml:space="preserve"> can cancel the modification (before submitting)</w:t>
            </w: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A13724" w:rsidP="003236F3">
            <w:pPr>
              <w:pStyle w:val="BodyText"/>
            </w:pPr>
            <w:r>
              <w:t>Subscriber</w:t>
            </w:r>
            <w:r w:rsidR="003236F3" w:rsidRPr="0056742D">
              <w:t>’s attributes are modified and modification is sent to billing</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325101" w:rsidP="000F7361">
            <w:pPr>
              <w:pStyle w:val="ListNumberUC"/>
              <w:numPr>
                <w:ilvl w:val="0"/>
                <w:numId w:val="133"/>
              </w:numPr>
            </w:pPr>
            <w:r w:rsidRPr="0056742D">
              <w:t>Channel/CSR light</w:t>
            </w:r>
            <w:r w:rsidR="003236F3" w:rsidRPr="0056742D">
              <w:t xml:space="preserve"> application displays the list of modifiable </w:t>
            </w:r>
            <w:r w:rsidR="00A65E57">
              <w:t>subscriber</w:t>
            </w:r>
            <w:r w:rsidR="003236F3" w:rsidRPr="0056742D">
              <w:t xml:space="preserve"> attributes with current values (A1)</w:t>
            </w:r>
          </w:p>
          <w:p w:rsidR="003236F3" w:rsidRPr="0056742D" w:rsidRDefault="00553E11" w:rsidP="000F7361">
            <w:pPr>
              <w:pStyle w:val="ListNumberUC"/>
              <w:numPr>
                <w:ilvl w:val="0"/>
                <w:numId w:val="133"/>
              </w:numPr>
            </w:pPr>
            <w:r w:rsidRPr="0056742D">
              <w:lastRenderedPageBreak/>
              <w:t>User</w:t>
            </w:r>
            <w:r w:rsidR="003236F3" w:rsidRPr="0056742D">
              <w:t xml:space="preserve"> set new values</w:t>
            </w:r>
          </w:p>
          <w:p w:rsidR="003236F3" w:rsidRPr="0056742D" w:rsidRDefault="00325101" w:rsidP="000F7361">
            <w:pPr>
              <w:pStyle w:val="ListNumberUC"/>
              <w:numPr>
                <w:ilvl w:val="0"/>
                <w:numId w:val="133"/>
              </w:numPr>
            </w:pPr>
            <w:r w:rsidRPr="0056742D">
              <w:t>Channel/CSR light</w:t>
            </w:r>
            <w:r w:rsidR="003236F3" w:rsidRPr="0056742D">
              <w:t xml:space="preserve"> application validates values set (A2)</w:t>
            </w:r>
          </w:p>
          <w:p w:rsidR="003236F3" w:rsidRPr="0056742D" w:rsidRDefault="00325101" w:rsidP="000F7361">
            <w:pPr>
              <w:pStyle w:val="ListNumberUC"/>
              <w:numPr>
                <w:ilvl w:val="0"/>
                <w:numId w:val="133"/>
              </w:numPr>
            </w:pPr>
            <w:r w:rsidRPr="0056742D">
              <w:t>Channel/CSR light</w:t>
            </w:r>
            <w:r w:rsidR="003236F3" w:rsidRPr="0056742D">
              <w:t xml:space="preserve"> application requests the user to confirm</w:t>
            </w:r>
            <w:r w:rsidR="00651FCC">
              <w:t>(A3)</w:t>
            </w:r>
          </w:p>
          <w:p w:rsidR="003236F3" w:rsidRPr="0056742D" w:rsidRDefault="00553E11" w:rsidP="000F7361">
            <w:pPr>
              <w:pStyle w:val="ListNumberUC"/>
              <w:numPr>
                <w:ilvl w:val="0"/>
                <w:numId w:val="133"/>
              </w:numPr>
            </w:pPr>
            <w:r w:rsidRPr="0056742D">
              <w:t>User</w:t>
            </w:r>
            <w:r w:rsidR="003236F3" w:rsidRPr="0056742D">
              <w:t xml:space="preserve"> confirms</w:t>
            </w:r>
          </w:p>
          <w:p w:rsidR="003236F3" w:rsidRPr="0056742D" w:rsidRDefault="00325101" w:rsidP="000F7361">
            <w:pPr>
              <w:pStyle w:val="ListNumberUC"/>
              <w:numPr>
                <w:ilvl w:val="0"/>
                <w:numId w:val="133"/>
              </w:numPr>
            </w:pPr>
            <w:r w:rsidRPr="0056742D">
              <w:t>Channel/CSR light</w:t>
            </w:r>
            <w:r w:rsidR="003236F3" w:rsidRPr="0056742D">
              <w:t xml:space="preserve"> application posts the modification requests to the billing</w:t>
            </w:r>
          </w:p>
          <w:p w:rsidR="003236F3" w:rsidRPr="0056742D" w:rsidRDefault="00325101" w:rsidP="000F7361">
            <w:pPr>
              <w:pStyle w:val="ListNumberUC"/>
              <w:numPr>
                <w:ilvl w:val="0"/>
                <w:numId w:val="133"/>
              </w:numPr>
            </w:pPr>
            <w:r w:rsidRPr="0056742D">
              <w:t>Channel/CSR light</w:t>
            </w:r>
            <w:r w:rsidR="003236F3" w:rsidRPr="0056742D">
              <w:t xml:space="preserve"> application displays a confirmation message informing the user the request has been successfully sent</w:t>
            </w:r>
          </w:p>
        </w:tc>
      </w:tr>
      <w:tr w:rsidR="003236F3" w:rsidRPr="0056742D" w:rsidTr="003236F3">
        <w:trPr>
          <w:trHeight w:val="176"/>
        </w:trPr>
        <w:tc>
          <w:tcPr>
            <w:tcW w:w="2268" w:type="dxa"/>
          </w:tcPr>
          <w:p w:rsidR="003236F3" w:rsidRPr="0056742D" w:rsidRDefault="003236F3" w:rsidP="003236F3">
            <w:r w:rsidRPr="0056742D">
              <w:lastRenderedPageBreak/>
              <w:t>Alternative Flows:</w:t>
            </w:r>
          </w:p>
        </w:tc>
        <w:tc>
          <w:tcPr>
            <w:tcW w:w="5940" w:type="dxa"/>
            <w:gridSpan w:val="3"/>
          </w:tcPr>
          <w:p w:rsidR="003236F3" w:rsidRPr="0056742D" w:rsidRDefault="003236F3" w:rsidP="000C19A4">
            <w:pPr>
              <w:pStyle w:val="Body"/>
              <w:ind w:left="0"/>
            </w:pPr>
            <w:r w:rsidRPr="0056742D">
              <w:t xml:space="preserve">A1: There is pending modification request for this </w:t>
            </w:r>
            <w:r w:rsidR="00A65E57">
              <w:t>subscriber</w:t>
            </w:r>
          </w:p>
          <w:p w:rsidR="003236F3" w:rsidRPr="0056742D" w:rsidRDefault="00325101" w:rsidP="000F7361">
            <w:pPr>
              <w:pStyle w:val="Body"/>
              <w:numPr>
                <w:ilvl w:val="0"/>
                <w:numId w:val="258"/>
              </w:numPr>
            </w:pPr>
            <w:r w:rsidRPr="0056742D">
              <w:t>Channel/CSR light</w:t>
            </w:r>
            <w:r w:rsidR="003236F3" w:rsidRPr="0056742D">
              <w:t xml:space="preserve"> application displays an error message to inform the user he can’t modify the attributes until current pending modification request has been processed.</w:t>
            </w:r>
          </w:p>
          <w:p w:rsidR="003236F3" w:rsidRPr="0056742D" w:rsidRDefault="003236F3" w:rsidP="000C19A4">
            <w:pPr>
              <w:pStyle w:val="Body"/>
              <w:ind w:left="0"/>
            </w:pPr>
            <w:r w:rsidRPr="0056742D">
              <w:t>A2: attributes values are not set correctly</w:t>
            </w:r>
          </w:p>
          <w:p w:rsidR="003236F3" w:rsidRPr="0056742D" w:rsidRDefault="00325101" w:rsidP="000F7361">
            <w:pPr>
              <w:pStyle w:val="Body"/>
              <w:numPr>
                <w:ilvl w:val="0"/>
                <w:numId w:val="259"/>
              </w:numPr>
            </w:pPr>
            <w:r w:rsidRPr="0056742D">
              <w:t>Channel/CSR light</w:t>
            </w:r>
            <w:r w:rsidR="003236F3" w:rsidRPr="0056742D">
              <w:t xml:space="preserve"> application displays an error message and highlights values not set correctly</w:t>
            </w:r>
          </w:p>
          <w:p w:rsidR="003236F3" w:rsidRPr="0056742D" w:rsidRDefault="00553E11" w:rsidP="000F7361">
            <w:pPr>
              <w:pStyle w:val="Body"/>
              <w:numPr>
                <w:ilvl w:val="0"/>
                <w:numId w:val="259"/>
              </w:numPr>
            </w:pPr>
            <w:r w:rsidRPr="0056742D">
              <w:t>User</w:t>
            </w:r>
            <w:r w:rsidR="003236F3" w:rsidRPr="0056742D">
              <w:t xml:space="preserve"> set new values</w:t>
            </w:r>
          </w:p>
          <w:p w:rsidR="00651FCC" w:rsidRDefault="003236F3" w:rsidP="000F7361">
            <w:pPr>
              <w:pStyle w:val="Body"/>
              <w:numPr>
                <w:ilvl w:val="0"/>
                <w:numId w:val="259"/>
              </w:numPr>
            </w:pPr>
            <w:r w:rsidRPr="0056742D">
              <w:t>Next steps are similar to nominal case</w:t>
            </w:r>
          </w:p>
          <w:p w:rsidR="00651FCC" w:rsidRPr="0056742D" w:rsidRDefault="00651FCC" w:rsidP="00651FCC">
            <w:pPr>
              <w:pStyle w:val="Body"/>
              <w:ind w:left="0"/>
            </w:pPr>
            <w:r>
              <w:t>A3</w:t>
            </w:r>
            <w:r w:rsidRPr="0056742D">
              <w:t xml:space="preserve">: </w:t>
            </w:r>
            <w:r>
              <w:t>User is modifying/setting happy hour or special day</w:t>
            </w:r>
          </w:p>
          <w:p w:rsidR="00651FCC" w:rsidRPr="0056742D" w:rsidRDefault="00651FCC" w:rsidP="000F7361">
            <w:pPr>
              <w:pStyle w:val="Body"/>
              <w:numPr>
                <w:ilvl w:val="0"/>
                <w:numId w:val="730"/>
              </w:numPr>
            </w:pPr>
            <w:r>
              <w:t>Channel/CSR light manages potential associated charge(s) (refer to Charge administrative event use case)</w:t>
            </w:r>
          </w:p>
        </w:tc>
      </w:tr>
    </w:tbl>
    <w:p w:rsidR="003236F3" w:rsidRPr="0056742D" w:rsidRDefault="003236F3" w:rsidP="004752DD">
      <w:pPr>
        <w:pStyle w:val="Heading4"/>
      </w:pPr>
      <w:bookmarkStart w:id="841" w:name="_Toc253578055"/>
      <w:r w:rsidRPr="0056742D">
        <w:t>Use Case:  Migrate from prepaid to postpaid</w:t>
      </w:r>
      <w:bookmarkEnd w:id="841"/>
    </w:p>
    <w:p w:rsidR="003236F3" w:rsidRPr="00326D15" w:rsidRDefault="00326D15" w:rsidP="003236F3">
      <w:pPr>
        <w:pStyle w:val="BodyText"/>
      </w:pPr>
      <w:r w:rsidRPr="00326D15">
        <w:pict>
          <v:shape id="_x0000_i1068" type="#_x0000_t75" style="width:468pt;height:223.5pt">
            <v:imagedata r:id="rId59"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56742D" w:rsidTr="003236F3">
        <w:trPr>
          <w:gridAfter w:val="1"/>
          <w:wAfter w:w="18" w:type="dxa"/>
          <w:trHeight w:val="360"/>
        </w:trPr>
        <w:tc>
          <w:tcPr>
            <w:tcW w:w="5580" w:type="dxa"/>
            <w:gridSpan w:val="2"/>
            <w:shd w:val="clear" w:color="auto" w:fill="E6E6E6"/>
          </w:tcPr>
          <w:p w:rsidR="003236F3" w:rsidRPr="0056742D" w:rsidRDefault="003236F3" w:rsidP="00122B88">
            <w:pPr>
              <w:pStyle w:val="TableHeading"/>
            </w:pPr>
            <w:r w:rsidRPr="0056742D">
              <w:t xml:space="preserve">Migrate from prepaid to post-paid </w:t>
            </w:r>
          </w:p>
        </w:tc>
        <w:tc>
          <w:tcPr>
            <w:tcW w:w="2610" w:type="dxa"/>
            <w:shd w:val="clear" w:color="auto" w:fill="E6E6E6"/>
          </w:tcPr>
          <w:p w:rsidR="003236F3" w:rsidRPr="0056742D" w:rsidRDefault="00B91E30" w:rsidP="00122B88">
            <w:pPr>
              <w:pStyle w:val="TableHeading"/>
            </w:pPr>
            <w:r w:rsidRPr="0056742D">
              <w:t>SUM0080</w:t>
            </w:r>
          </w:p>
        </w:tc>
      </w:tr>
      <w:tr w:rsidR="003236F3" w:rsidRPr="0056742D" w:rsidTr="003236F3">
        <w:tc>
          <w:tcPr>
            <w:tcW w:w="2268" w:type="dxa"/>
          </w:tcPr>
          <w:p w:rsidR="003236F3" w:rsidRPr="0056742D" w:rsidRDefault="003236F3" w:rsidP="003236F3">
            <w:r w:rsidRPr="0056742D">
              <w:lastRenderedPageBreak/>
              <w:t>Primary actors</w:t>
            </w:r>
          </w:p>
        </w:tc>
        <w:tc>
          <w:tcPr>
            <w:tcW w:w="5940" w:type="dxa"/>
            <w:gridSpan w:val="3"/>
          </w:tcPr>
          <w:p w:rsidR="003236F3" w:rsidRDefault="003236F3" w:rsidP="003236F3">
            <w:pPr>
              <w:pStyle w:val="BodyText"/>
            </w:pPr>
            <w:r w:rsidRPr="0056742D">
              <w:t>Dealer user</w:t>
            </w:r>
          </w:p>
          <w:p w:rsidR="00F50A93" w:rsidRPr="0056742D" w:rsidRDefault="00F50A93" w:rsidP="003236F3">
            <w:pPr>
              <w:pStyle w:val="BodyText"/>
            </w:pPr>
            <w:r>
              <w:t>CSR</w:t>
            </w:r>
            <w:r w:rsidR="00F06064">
              <w:t xml:space="preserve"> user</w:t>
            </w:r>
          </w:p>
        </w:tc>
      </w:tr>
      <w:tr w:rsidR="003236F3" w:rsidRPr="0056742D" w:rsidTr="003236F3">
        <w:tc>
          <w:tcPr>
            <w:tcW w:w="2268" w:type="dxa"/>
          </w:tcPr>
          <w:p w:rsidR="003236F3" w:rsidRPr="0056742D" w:rsidRDefault="003236F3" w:rsidP="003236F3">
            <w:r w:rsidRPr="0056742D">
              <w:t>Summary Goal</w:t>
            </w:r>
          </w:p>
        </w:tc>
        <w:tc>
          <w:tcPr>
            <w:tcW w:w="5940" w:type="dxa"/>
            <w:gridSpan w:val="3"/>
          </w:tcPr>
          <w:p w:rsidR="003236F3" w:rsidRPr="0056742D" w:rsidRDefault="003236F3" w:rsidP="003236F3">
            <w:pPr>
              <w:pStyle w:val="BodyText"/>
            </w:pPr>
            <w:r w:rsidRPr="0056742D">
              <w:t xml:space="preserve">This use case allows a </w:t>
            </w:r>
            <w:r w:rsidR="0002100D" w:rsidRPr="0056742D">
              <w:t>user</w:t>
            </w:r>
            <w:r w:rsidRPr="0056742D">
              <w:t xml:space="preserve"> migrating one prepaid </w:t>
            </w:r>
            <w:r w:rsidR="00A65E57">
              <w:t>subscriber</w:t>
            </w:r>
            <w:r w:rsidRPr="0056742D">
              <w:t xml:space="preserve"> to one postpaid </w:t>
            </w:r>
            <w:r w:rsidR="00A65E57">
              <w:t>subscriber</w:t>
            </w:r>
          </w:p>
        </w:tc>
      </w:tr>
      <w:tr w:rsidR="003236F3" w:rsidRPr="0056742D" w:rsidTr="003236F3">
        <w:trPr>
          <w:trHeight w:val="176"/>
        </w:trPr>
        <w:tc>
          <w:tcPr>
            <w:tcW w:w="2268" w:type="dxa"/>
          </w:tcPr>
          <w:p w:rsidR="003236F3" w:rsidRPr="0056742D" w:rsidRDefault="003236F3" w:rsidP="003236F3">
            <w:r w:rsidRPr="0056742D">
              <w:t>Pre-conditions</w:t>
            </w:r>
          </w:p>
        </w:tc>
        <w:tc>
          <w:tcPr>
            <w:tcW w:w="5940" w:type="dxa"/>
            <w:gridSpan w:val="3"/>
          </w:tcPr>
          <w:p w:rsidR="003236F3" w:rsidRPr="0056742D" w:rsidRDefault="00A9344A" w:rsidP="003236F3">
            <w:pPr>
              <w:pStyle w:val="BodyText"/>
            </w:pPr>
            <w:r w:rsidRPr="0056742D">
              <w:t>User</w:t>
            </w:r>
            <w:r w:rsidR="003236F3" w:rsidRPr="0056742D">
              <w:t xml:space="preserve"> has already identified a customer</w:t>
            </w:r>
          </w:p>
          <w:p w:rsidR="003236F3" w:rsidRPr="0056742D" w:rsidRDefault="00A9344A" w:rsidP="003236F3">
            <w:pPr>
              <w:pStyle w:val="BodyText"/>
            </w:pPr>
            <w:r w:rsidRPr="0056742D">
              <w:t>User</w:t>
            </w:r>
            <w:r w:rsidR="003236F3" w:rsidRPr="0056742D">
              <w:t xml:space="preserve"> is in a context of a specific </w:t>
            </w:r>
            <w:r w:rsidR="00A65E57">
              <w:t>subscriber</w:t>
            </w:r>
          </w:p>
          <w:p w:rsidR="003236F3" w:rsidRPr="0056742D" w:rsidRDefault="003236F3" w:rsidP="003236F3">
            <w:pPr>
              <w:pStyle w:val="BodyText"/>
            </w:pPr>
            <w:r w:rsidRPr="0056742D">
              <w:t xml:space="preserve">There is no swap, modify, remove or add </w:t>
            </w:r>
            <w:r w:rsidR="00E95ABF">
              <w:t>supplementary offer</w:t>
            </w:r>
            <w:r w:rsidRPr="0056742D">
              <w:t xml:space="preserve"> pending request</w:t>
            </w:r>
          </w:p>
        </w:tc>
      </w:tr>
      <w:tr w:rsidR="003236F3" w:rsidRPr="0056742D" w:rsidTr="003236F3">
        <w:trPr>
          <w:trHeight w:val="176"/>
        </w:trPr>
        <w:tc>
          <w:tcPr>
            <w:tcW w:w="2268" w:type="dxa"/>
          </w:tcPr>
          <w:p w:rsidR="003236F3" w:rsidRPr="0056742D" w:rsidRDefault="003236F3" w:rsidP="003236F3">
            <w:r w:rsidRPr="0056742D">
              <w:t>Trigger</w:t>
            </w:r>
          </w:p>
        </w:tc>
        <w:tc>
          <w:tcPr>
            <w:tcW w:w="5940" w:type="dxa"/>
            <w:gridSpan w:val="3"/>
          </w:tcPr>
          <w:p w:rsidR="003236F3" w:rsidRPr="0056742D" w:rsidRDefault="00A9344A" w:rsidP="003236F3">
            <w:pPr>
              <w:pStyle w:val="BodyText"/>
            </w:pPr>
            <w:r w:rsidRPr="0056742D">
              <w:t>User</w:t>
            </w:r>
            <w:r w:rsidR="003236F3" w:rsidRPr="0056742D">
              <w:t xml:space="preserve"> has selected the option to migrate a prepaid </w:t>
            </w:r>
            <w:r w:rsidR="00A65E57">
              <w:t>subscriber</w:t>
            </w:r>
            <w:r w:rsidR="003236F3" w:rsidRPr="0056742D">
              <w:t xml:space="preserve"> to postpaid</w:t>
            </w:r>
          </w:p>
        </w:tc>
      </w:tr>
      <w:tr w:rsidR="003236F3" w:rsidRPr="0056742D" w:rsidTr="003236F3">
        <w:trPr>
          <w:trHeight w:val="176"/>
        </w:trPr>
        <w:tc>
          <w:tcPr>
            <w:tcW w:w="2268" w:type="dxa"/>
          </w:tcPr>
          <w:p w:rsidR="003236F3" w:rsidRPr="0056742D" w:rsidRDefault="003236F3" w:rsidP="003236F3">
            <w:r w:rsidRPr="0056742D">
              <w:t>Minimum guarantees</w:t>
            </w:r>
          </w:p>
        </w:tc>
        <w:tc>
          <w:tcPr>
            <w:tcW w:w="5940" w:type="dxa"/>
            <w:gridSpan w:val="3"/>
          </w:tcPr>
          <w:p w:rsidR="003236F3" w:rsidRPr="0056742D" w:rsidRDefault="00A9344A" w:rsidP="003236F3">
            <w:pPr>
              <w:pStyle w:val="BodyText"/>
            </w:pPr>
            <w:r w:rsidRPr="0056742D">
              <w:t>User</w:t>
            </w:r>
            <w:r w:rsidR="003236F3" w:rsidRPr="0056742D">
              <w:t xml:space="preserve"> can cancel </w:t>
            </w:r>
            <w:r w:rsidR="00A65E57">
              <w:t>subscriber</w:t>
            </w:r>
            <w:r w:rsidR="003236F3" w:rsidRPr="0056742D">
              <w:t xml:space="preserve"> migration process at any moment before the last confirmation step.</w:t>
            </w:r>
          </w:p>
        </w:tc>
      </w:tr>
      <w:tr w:rsidR="003236F3" w:rsidRPr="0056742D" w:rsidTr="003236F3">
        <w:trPr>
          <w:trHeight w:val="176"/>
        </w:trPr>
        <w:tc>
          <w:tcPr>
            <w:tcW w:w="2268" w:type="dxa"/>
          </w:tcPr>
          <w:p w:rsidR="003236F3" w:rsidRPr="0056742D" w:rsidRDefault="003236F3" w:rsidP="003236F3">
            <w:r w:rsidRPr="0056742D">
              <w:t>Success guarantees:</w:t>
            </w:r>
          </w:p>
        </w:tc>
        <w:tc>
          <w:tcPr>
            <w:tcW w:w="5940" w:type="dxa"/>
            <w:gridSpan w:val="3"/>
          </w:tcPr>
          <w:p w:rsidR="003236F3" w:rsidRPr="0056742D" w:rsidRDefault="00325101" w:rsidP="00CE76D0">
            <w:pPr>
              <w:pStyle w:val="BodyText"/>
            </w:pPr>
            <w:r w:rsidRPr="0056742D">
              <w:t>Channel/CSR light</w:t>
            </w:r>
            <w:r w:rsidR="003236F3" w:rsidRPr="0056742D">
              <w:t xml:space="preserve"> application has sent a new order with all the new </w:t>
            </w:r>
            <w:r w:rsidR="00A65E57">
              <w:t>subscriber</w:t>
            </w:r>
            <w:r w:rsidR="003236F3" w:rsidRPr="0056742D">
              <w:t xml:space="preserve"> information necessary to the backend.</w:t>
            </w:r>
          </w:p>
        </w:tc>
      </w:tr>
      <w:tr w:rsidR="003236F3" w:rsidRPr="0056742D" w:rsidTr="003236F3">
        <w:trPr>
          <w:trHeight w:val="176"/>
        </w:trPr>
        <w:tc>
          <w:tcPr>
            <w:tcW w:w="2268" w:type="dxa"/>
          </w:tcPr>
          <w:p w:rsidR="003236F3" w:rsidRPr="0056742D" w:rsidRDefault="003236F3" w:rsidP="003236F3">
            <w:r w:rsidRPr="0056742D">
              <w:t>Normal Flow:</w:t>
            </w:r>
          </w:p>
        </w:tc>
        <w:tc>
          <w:tcPr>
            <w:tcW w:w="5940" w:type="dxa"/>
            <w:gridSpan w:val="3"/>
          </w:tcPr>
          <w:p w:rsidR="003236F3" w:rsidRPr="0056742D" w:rsidRDefault="00553E11" w:rsidP="000F7361">
            <w:pPr>
              <w:pStyle w:val="ListNumberUC"/>
              <w:numPr>
                <w:ilvl w:val="0"/>
                <w:numId w:val="260"/>
              </w:numPr>
            </w:pPr>
            <w:r w:rsidRPr="0056742D">
              <w:t>User</w:t>
            </w:r>
            <w:r w:rsidR="003236F3" w:rsidRPr="0056742D">
              <w:t xml:space="preserve"> Reviews and update </w:t>
            </w:r>
            <w:r w:rsidR="00D91F89">
              <w:t>existing account</w:t>
            </w:r>
            <w:r w:rsidR="003236F3" w:rsidRPr="0056742D">
              <w:t xml:space="preserve"> (refer to use case Review </w:t>
            </w:r>
            <w:r w:rsidR="00D91F89">
              <w:t>existing account</w:t>
            </w:r>
            <w:r w:rsidR="003236F3" w:rsidRPr="0056742D">
              <w:t>). (A1)</w:t>
            </w:r>
            <w:r w:rsidR="00036416">
              <w:t>(A1bis)</w:t>
            </w:r>
            <w:r w:rsidR="003236F3" w:rsidRPr="0056742D">
              <w:t>(A9)</w:t>
            </w:r>
            <w:r w:rsidR="0092774E">
              <w:t>(A10)</w:t>
            </w:r>
          </w:p>
          <w:p w:rsidR="003236F3" w:rsidRPr="0056742D" w:rsidRDefault="00325101" w:rsidP="000F7361">
            <w:pPr>
              <w:pStyle w:val="ListNumberUC"/>
              <w:numPr>
                <w:ilvl w:val="0"/>
                <w:numId w:val="260"/>
              </w:numPr>
            </w:pPr>
            <w:r w:rsidRPr="0056742D">
              <w:t>Channel/CSR light</w:t>
            </w:r>
            <w:r w:rsidR="003236F3" w:rsidRPr="0056742D">
              <w:t xml:space="preserve"> application displays </w:t>
            </w:r>
            <w:r w:rsidR="002C56C0">
              <w:t>primary offer</w:t>
            </w:r>
            <w:r w:rsidR="003236F3" w:rsidRPr="0056742D">
              <w:t xml:space="preserve">s and bundles available for the user (refer to use case Browse </w:t>
            </w:r>
            <w:r w:rsidR="002C56C0">
              <w:t>primary offer</w:t>
            </w:r>
            <w:r w:rsidR="003236F3" w:rsidRPr="0056742D">
              <w:t>s/Bundles)</w:t>
            </w:r>
          </w:p>
          <w:p w:rsidR="003236F3" w:rsidRPr="0056742D" w:rsidRDefault="00553E11" w:rsidP="000F7361">
            <w:pPr>
              <w:pStyle w:val="ListNumberUC"/>
              <w:numPr>
                <w:ilvl w:val="0"/>
                <w:numId w:val="260"/>
              </w:numPr>
            </w:pPr>
            <w:r w:rsidRPr="0056742D">
              <w:t>User</w:t>
            </w:r>
            <w:r w:rsidR="003236F3" w:rsidRPr="0056742D">
              <w:t xml:space="preserve"> browses the catalog and select a </w:t>
            </w:r>
            <w:r w:rsidR="002C56C0">
              <w:t>primary offer</w:t>
            </w:r>
            <w:r w:rsidR="003236F3" w:rsidRPr="0056742D">
              <w:t xml:space="preserve"> or </w:t>
            </w:r>
            <w:r w:rsidR="002C56C0">
              <w:t>subscriber bundle</w:t>
            </w:r>
            <w:r w:rsidR="003236F3" w:rsidRPr="0056742D">
              <w:t xml:space="preserve"> (A8) </w:t>
            </w:r>
          </w:p>
          <w:p w:rsidR="003236F3" w:rsidRPr="0056742D" w:rsidRDefault="00325101" w:rsidP="000F7361">
            <w:pPr>
              <w:pStyle w:val="ListNumberUC"/>
              <w:numPr>
                <w:ilvl w:val="0"/>
                <w:numId w:val="260"/>
              </w:numPr>
            </w:pPr>
            <w:r w:rsidRPr="0056742D">
              <w:t>Channel/CSR light</w:t>
            </w:r>
            <w:r w:rsidR="003236F3" w:rsidRPr="0056742D">
              <w:t xml:space="preserve"> application redirects the user to swap </w:t>
            </w:r>
            <w:r w:rsidR="00A65E57">
              <w:t>subscriber</w:t>
            </w:r>
            <w:r w:rsidR="003236F3" w:rsidRPr="0056742D">
              <w:t xml:space="preserve"> </w:t>
            </w:r>
          </w:p>
          <w:p w:rsidR="003236F3" w:rsidRPr="0056742D" w:rsidRDefault="00553E11" w:rsidP="000F7361">
            <w:pPr>
              <w:pStyle w:val="ListNumberUC"/>
              <w:numPr>
                <w:ilvl w:val="0"/>
                <w:numId w:val="260"/>
              </w:numPr>
            </w:pPr>
            <w:r w:rsidRPr="0056742D">
              <w:t>User</w:t>
            </w:r>
            <w:r w:rsidR="003236F3" w:rsidRPr="0056742D">
              <w:t xml:space="preserve"> reconfigures the </w:t>
            </w:r>
            <w:r w:rsidR="00A65E57">
              <w:t>subscriber</w:t>
            </w:r>
            <w:r w:rsidR="003236F3" w:rsidRPr="0056742D">
              <w:t xml:space="preserve"> (Refer to swap </w:t>
            </w:r>
            <w:r w:rsidR="00A65E57">
              <w:t>subscriber</w:t>
            </w:r>
            <w:r w:rsidR="003236F3" w:rsidRPr="0056742D">
              <w:t xml:space="preserve"> use case)</w:t>
            </w:r>
          </w:p>
          <w:p w:rsidR="003236F3" w:rsidRPr="0056742D" w:rsidRDefault="00325101" w:rsidP="000F7361">
            <w:pPr>
              <w:pStyle w:val="ListNumberUC"/>
              <w:numPr>
                <w:ilvl w:val="0"/>
                <w:numId w:val="260"/>
              </w:numPr>
            </w:pPr>
            <w:r w:rsidRPr="0056742D">
              <w:t>Channel/CSR light</w:t>
            </w:r>
            <w:r w:rsidR="003236F3" w:rsidRPr="0056742D">
              <w:t xml:space="preserve"> application redirects the user to view its basket</w:t>
            </w:r>
          </w:p>
          <w:p w:rsidR="003236F3" w:rsidRPr="0056742D" w:rsidRDefault="00553E11" w:rsidP="000F7361">
            <w:pPr>
              <w:pStyle w:val="ListNumberUC"/>
              <w:numPr>
                <w:ilvl w:val="0"/>
                <w:numId w:val="260"/>
              </w:numPr>
            </w:pPr>
            <w:r w:rsidRPr="0056742D">
              <w:t>User</w:t>
            </w:r>
            <w:r w:rsidR="003236F3" w:rsidRPr="0056742D">
              <w:t xml:space="preserve"> reviews the basket and validates that the order corresponds to customer’s expectations (Refer to use case: View Basket) </w:t>
            </w:r>
          </w:p>
          <w:p w:rsidR="003236F3" w:rsidRPr="0056742D" w:rsidRDefault="00553E11" w:rsidP="000F7361">
            <w:pPr>
              <w:pStyle w:val="ListNumberUC"/>
              <w:numPr>
                <w:ilvl w:val="0"/>
                <w:numId w:val="260"/>
              </w:numPr>
            </w:pPr>
            <w:r w:rsidRPr="0056742D">
              <w:t>User</w:t>
            </w:r>
            <w:r w:rsidR="003236F3" w:rsidRPr="0056742D">
              <w:t xml:space="preserve"> decides to checkout the basket following customer’s acceptance (Refer to use case: Checkout)</w:t>
            </w:r>
          </w:p>
          <w:p w:rsidR="003236F3" w:rsidRPr="0056742D" w:rsidRDefault="00325101" w:rsidP="000F7361">
            <w:pPr>
              <w:pStyle w:val="ListNumberUC"/>
              <w:numPr>
                <w:ilvl w:val="0"/>
                <w:numId w:val="260"/>
              </w:numPr>
            </w:pPr>
            <w:r w:rsidRPr="0056742D">
              <w:t>Channel/CSR light</w:t>
            </w:r>
            <w:r w:rsidR="003236F3" w:rsidRPr="0056742D">
              <w:t xml:space="preserve"> application sends the order to the back office system</w:t>
            </w:r>
          </w:p>
        </w:tc>
      </w:tr>
      <w:tr w:rsidR="003236F3" w:rsidRPr="0056742D" w:rsidTr="003236F3">
        <w:trPr>
          <w:trHeight w:val="176"/>
        </w:trPr>
        <w:tc>
          <w:tcPr>
            <w:tcW w:w="2268" w:type="dxa"/>
          </w:tcPr>
          <w:p w:rsidR="003236F3" w:rsidRPr="0056742D" w:rsidRDefault="003236F3" w:rsidP="003236F3">
            <w:r w:rsidRPr="0056742D">
              <w:t>Alternative Flows:</w:t>
            </w:r>
          </w:p>
        </w:tc>
        <w:tc>
          <w:tcPr>
            <w:tcW w:w="5940" w:type="dxa"/>
            <w:gridSpan w:val="3"/>
          </w:tcPr>
          <w:p w:rsidR="003236F3" w:rsidRPr="0056742D" w:rsidRDefault="003236F3" w:rsidP="003236F3">
            <w:pPr>
              <w:pStyle w:val="BodyText"/>
            </w:pPr>
            <w:r w:rsidRPr="0056742D">
              <w:t>A1: Automatic Credit checking is active</w:t>
            </w:r>
          </w:p>
          <w:p w:rsidR="003236F3" w:rsidRPr="0056742D" w:rsidRDefault="00325101" w:rsidP="000F7361">
            <w:pPr>
              <w:pStyle w:val="ListNumberUC"/>
              <w:numPr>
                <w:ilvl w:val="0"/>
                <w:numId w:val="272"/>
              </w:numPr>
            </w:pPr>
            <w:r w:rsidRPr="0056742D">
              <w:t>Channel/CSR light</w:t>
            </w:r>
            <w:r w:rsidR="003236F3" w:rsidRPr="0056742D">
              <w:t xml:space="preserve"> application calls an external system to process credit checking and wait for the answer</w:t>
            </w:r>
          </w:p>
          <w:p w:rsidR="003236F3" w:rsidRPr="0056742D" w:rsidRDefault="00325101" w:rsidP="000F7361">
            <w:pPr>
              <w:pStyle w:val="ListNumberUC"/>
              <w:numPr>
                <w:ilvl w:val="0"/>
                <w:numId w:val="272"/>
              </w:numPr>
            </w:pPr>
            <w:r w:rsidRPr="0056742D">
              <w:t>Channel/CSR light</w:t>
            </w:r>
            <w:r w:rsidR="003236F3" w:rsidRPr="0056742D">
              <w:t xml:space="preserve"> application redirects the user to the selection of </w:t>
            </w:r>
            <w:r w:rsidR="002C56C0">
              <w:t>primary offer</w:t>
            </w:r>
            <w:r w:rsidR="003236F3" w:rsidRPr="0056742D">
              <w:t xml:space="preserve"> and bundles as in nominal case (A3)(A4)(A5)</w:t>
            </w:r>
          </w:p>
          <w:p w:rsidR="003236F3" w:rsidRPr="0056742D" w:rsidRDefault="003236F3" w:rsidP="004806DE">
            <w:pPr>
              <w:pStyle w:val="BodyText"/>
            </w:pPr>
            <w:r w:rsidRPr="0056742D">
              <w:t>A1bis: Manual credit checking is active</w:t>
            </w:r>
          </w:p>
          <w:p w:rsidR="003236F3" w:rsidRPr="0056742D" w:rsidRDefault="00553E11" w:rsidP="000F7361">
            <w:pPr>
              <w:pStyle w:val="ListNumberUC"/>
              <w:numPr>
                <w:ilvl w:val="0"/>
                <w:numId w:val="273"/>
              </w:numPr>
            </w:pPr>
            <w:r w:rsidRPr="0056742D">
              <w:t>User</w:t>
            </w:r>
            <w:r w:rsidR="003236F3" w:rsidRPr="0056742D">
              <w:t xml:space="preserve"> decides to continue(A6)</w:t>
            </w:r>
          </w:p>
          <w:p w:rsidR="003236F3" w:rsidRPr="0056742D" w:rsidRDefault="00325101" w:rsidP="000F7361">
            <w:pPr>
              <w:pStyle w:val="ListNumberUC"/>
              <w:numPr>
                <w:ilvl w:val="0"/>
                <w:numId w:val="273"/>
              </w:numPr>
            </w:pPr>
            <w:r w:rsidRPr="0056742D">
              <w:t>Channel/CSR light</w:t>
            </w:r>
            <w:r w:rsidR="003236F3" w:rsidRPr="0056742D">
              <w:t xml:space="preserve"> application redirects the user to the </w:t>
            </w:r>
            <w:r w:rsidR="003236F3" w:rsidRPr="0056742D">
              <w:lastRenderedPageBreak/>
              <w:t xml:space="preserve">selection of </w:t>
            </w:r>
            <w:r w:rsidR="002C56C0">
              <w:t>primary offer</w:t>
            </w:r>
            <w:r w:rsidR="003236F3" w:rsidRPr="0056742D">
              <w:t xml:space="preserve"> and bundles as in nominal case</w:t>
            </w:r>
          </w:p>
          <w:p w:rsidR="003236F3" w:rsidRPr="0056742D" w:rsidRDefault="003236F3" w:rsidP="003236F3">
            <w:pPr>
              <w:pStyle w:val="BodyText"/>
            </w:pPr>
            <w:r w:rsidRPr="0056742D">
              <w:t xml:space="preserve">A3: </w:t>
            </w:r>
            <w:r w:rsidR="00325101" w:rsidRPr="0056742D">
              <w:t>Channel/CSR light</w:t>
            </w:r>
            <w:r w:rsidRPr="0056742D">
              <w:t xml:space="preserve"> application can’t access to credit checking service for any technical reason</w:t>
            </w:r>
          </w:p>
          <w:p w:rsidR="003236F3" w:rsidRPr="0056742D" w:rsidRDefault="00325101" w:rsidP="000F7361">
            <w:pPr>
              <w:pStyle w:val="ListNumberUC"/>
              <w:numPr>
                <w:ilvl w:val="0"/>
                <w:numId w:val="274"/>
              </w:numPr>
            </w:pPr>
            <w:r w:rsidRPr="0056742D">
              <w:t>Channel/CSR light</w:t>
            </w:r>
            <w:r w:rsidR="003236F3" w:rsidRPr="0056742D">
              <w:t xml:space="preserve"> application displays an error message informing the user the system is temporarily unavailable and propose t</w:t>
            </w:r>
            <w:ins w:id="842" w:author="Raphaël Guého" w:date="2010-01-08T12:12:00Z">
              <w:r w:rsidR="006350A6">
                <w:t>wo</w:t>
              </w:r>
            </w:ins>
            <w:ins w:id="843" w:author="Raphaël Guého" w:date="2010-01-08T12:16:00Z">
              <w:r w:rsidR="006350A6">
                <w:t xml:space="preserve"> </w:t>
              </w:r>
            </w:ins>
            <w:del w:id="844" w:author="Raphaël Guého" w:date="2010-01-08T12:12:00Z">
              <w:r w:rsidR="003236F3" w:rsidRPr="0056742D" w:rsidDel="006350A6">
                <w:delText xml:space="preserve">hree </w:delText>
              </w:r>
            </w:del>
            <w:r w:rsidR="003236F3" w:rsidRPr="0056742D">
              <w:t xml:space="preserve">options to the user: </w:t>
            </w:r>
            <w:ins w:id="845" w:author="Raphaël Guého" w:date="2010-01-08T12:12:00Z">
              <w:r w:rsidR="006350A6">
                <w:t xml:space="preserve">retry, </w:t>
              </w:r>
            </w:ins>
            <w:del w:id="846" w:author="Raphaël Guého" w:date="2010-01-08T12:12:00Z">
              <w:r w:rsidR="003236F3" w:rsidRPr="0056742D" w:rsidDel="006350A6">
                <w:delText xml:space="preserve">cancel, </w:delText>
              </w:r>
            </w:del>
            <w:r w:rsidR="003236F3" w:rsidRPr="0056742D">
              <w:t>skip credit checking</w:t>
            </w:r>
            <w:del w:id="847" w:author="Raphaël Guého" w:date="2010-01-08T12:13:00Z">
              <w:r w:rsidR="003236F3" w:rsidRPr="0056742D" w:rsidDel="006350A6">
                <w:delText>, send to referral</w:delText>
              </w:r>
            </w:del>
          </w:p>
          <w:p w:rsidR="003236F3" w:rsidRPr="0056742D" w:rsidRDefault="00553E11" w:rsidP="000F7361">
            <w:pPr>
              <w:pStyle w:val="ListNumberUC"/>
              <w:numPr>
                <w:ilvl w:val="0"/>
                <w:numId w:val="274"/>
              </w:numPr>
            </w:pPr>
            <w:r w:rsidRPr="0056742D">
              <w:t>User</w:t>
            </w:r>
            <w:r w:rsidR="003236F3" w:rsidRPr="0056742D">
              <w:t xml:space="preserve"> selects to skip credit checking </w:t>
            </w:r>
            <w:ins w:id="848" w:author="Raphaël Guého" w:date="2010-01-08T12:15:00Z">
              <w:r w:rsidR="006350A6">
                <w:t>(A3bis)</w:t>
              </w:r>
            </w:ins>
            <w:r w:rsidR="003236F3" w:rsidRPr="0056742D">
              <w:t>(A6)(A7)</w:t>
            </w:r>
          </w:p>
          <w:p w:rsidR="003236F3" w:rsidRPr="0056742D" w:rsidRDefault="00325101" w:rsidP="000F7361">
            <w:pPr>
              <w:pStyle w:val="ListNumberUC"/>
              <w:numPr>
                <w:ilvl w:val="0"/>
                <w:numId w:val="274"/>
              </w:numPr>
            </w:pPr>
            <w:r w:rsidRPr="0056742D">
              <w:t>Channel/CSR light</w:t>
            </w:r>
            <w:r w:rsidR="003236F3" w:rsidRPr="0056742D">
              <w:t xml:space="preserve"> application redirects the user to the catalog browsing</w:t>
            </w:r>
          </w:p>
          <w:p w:rsidR="003236F3" w:rsidRDefault="003236F3" w:rsidP="000F7361">
            <w:pPr>
              <w:pStyle w:val="ListNumberUC"/>
              <w:numPr>
                <w:ilvl w:val="0"/>
                <w:numId w:val="274"/>
              </w:numPr>
              <w:rPr>
                <w:ins w:id="849" w:author="Raphaël Guého" w:date="2010-01-08T12:15:00Z"/>
              </w:rPr>
            </w:pPr>
            <w:r w:rsidRPr="0056742D">
              <w:t>Next steps are similar to nominal case</w:t>
            </w:r>
          </w:p>
          <w:p w:rsidR="006350A6" w:rsidRDefault="006350A6" w:rsidP="006350A6">
            <w:pPr>
              <w:pStyle w:val="BodyText"/>
              <w:rPr>
                <w:ins w:id="850" w:author="Raphaël Guého" w:date="2010-01-08T12:16:00Z"/>
              </w:rPr>
            </w:pPr>
            <w:ins w:id="851" w:author="Raphaël Guého" w:date="2010-01-08T12:15:00Z">
              <w:r>
                <w:t>A3bis: User decides to retry credit checking step</w:t>
              </w:r>
            </w:ins>
          </w:p>
          <w:p w:rsidR="006350A6" w:rsidRPr="0056742D" w:rsidRDefault="006350A6" w:rsidP="006350A6">
            <w:pPr>
              <w:pStyle w:val="ListNumberUC"/>
              <w:numPr>
                <w:ilvl w:val="0"/>
                <w:numId w:val="275"/>
              </w:numPr>
              <w:rPr>
                <w:ins w:id="852" w:author="Raphaël Guého" w:date="2010-01-08T12:16:00Z"/>
              </w:rPr>
            </w:pPr>
            <w:ins w:id="853" w:author="Raphaël Guého" w:date="2010-01-08T12:16:00Z">
              <w:r>
                <w:t>Channel/CSR light application redirects to (A1)</w:t>
              </w:r>
            </w:ins>
          </w:p>
          <w:p w:rsidR="006350A6" w:rsidRPr="0056742D" w:rsidDel="006350A6" w:rsidRDefault="006350A6" w:rsidP="006350A6">
            <w:pPr>
              <w:pStyle w:val="ListNumberUC"/>
              <w:numPr>
                <w:ilvl w:val="0"/>
                <w:numId w:val="0"/>
              </w:numPr>
              <w:ind w:left="418" w:hanging="418"/>
              <w:rPr>
                <w:del w:id="854" w:author="Raphaël Guého" w:date="2010-01-08T12:16:00Z"/>
              </w:rPr>
            </w:pPr>
          </w:p>
          <w:p w:rsidR="003236F3" w:rsidRPr="0056742D" w:rsidRDefault="003236F3" w:rsidP="004806DE">
            <w:pPr>
              <w:pStyle w:val="BodyText"/>
            </w:pPr>
            <w:r w:rsidRPr="0056742D">
              <w:t>A4: Credit checking refuses the customer</w:t>
            </w:r>
          </w:p>
          <w:p w:rsidR="003236F3" w:rsidRPr="0056742D" w:rsidRDefault="00325101" w:rsidP="006350A6">
            <w:pPr>
              <w:pStyle w:val="ListNumberUC"/>
              <w:numPr>
                <w:ilvl w:val="0"/>
                <w:numId w:val="749"/>
              </w:numPr>
              <w:pPrChange w:id="855" w:author="Raphaël Guého" w:date="2010-01-08T12:17:00Z">
                <w:pPr>
                  <w:pStyle w:val="ListNumberUC"/>
                  <w:numPr>
                    <w:numId w:val="275"/>
                  </w:numPr>
                  <w:tabs>
                    <w:tab w:val="clear" w:pos="418"/>
                    <w:tab w:val="num" w:pos="720"/>
                  </w:tabs>
                  <w:ind w:left="720" w:hanging="360"/>
                </w:pPr>
              </w:pPrChange>
            </w:pPr>
            <w:r w:rsidRPr="0056742D">
              <w:t>Channel/CSR light</w:t>
            </w:r>
            <w:r w:rsidR="003236F3" w:rsidRPr="0056742D">
              <w:t xml:space="preserve"> application displays an error message informing </w:t>
            </w:r>
            <w:r w:rsidR="00A9344A" w:rsidRPr="0056742D">
              <w:t>user</w:t>
            </w:r>
            <w:r w:rsidR="003236F3" w:rsidRPr="0056742D">
              <w:t xml:space="preserve"> he can’t migrate to postpaid </w:t>
            </w:r>
            <w:r w:rsidR="00A65E57">
              <w:t>subscriber</w:t>
            </w:r>
            <w:r w:rsidR="003236F3" w:rsidRPr="0056742D">
              <w:t xml:space="preserve"> </w:t>
            </w:r>
          </w:p>
          <w:p w:rsidR="004806DE" w:rsidRDefault="00553E11" w:rsidP="006350A6">
            <w:pPr>
              <w:pStyle w:val="ListNumberUC"/>
              <w:numPr>
                <w:ilvl w:val="0"/>
                <w:numId w:val="749"/>
              </w:numPr>
              <w:rPr>
                <w:ins w:id="856" w:author="Raphaël Guého" w:date="2010-01-05T20:45:00Z"/>
              </w:rPr>
              <w:pPrChange w:id="857" w:author="Raphaël Guého" w:date="2010-01-08T12:17:00Z">
                <w:pPr>
                  <w:pStyle w:val="ListNumberUC"/>
                  <w:numPr>
                    <w:numId w:val="275"/>
                  </w:numPr>
                  <w:tabs>
                    <w:tab w:val="clear" w:pos="418"/>
                    <w:tab w:val="num" w:pos="720"/>
                  </w:tabs>
                  <w:ind w:left="720" w:hanging="360"/>
                </w:pPr>
              </w:pPrChange>
            </w:pPr>
            <w:r w:rsidRPr="0056742D">
              <w:t>User</w:t>
            </w:r>
            <w:r w:rsidR="004806DE" w:rsidRPr="0056742D">
              <w:t xml:space="preserve"> cancel</w:t>
            </w:r>
            <w:ins w:id="858" w:author="Raphaël Guého" w:date="2010-01-05T20:23:00Z">
              <w:r w:rsidR="00374D48">
                <w:t>s</w:t>
              </w:r>
            </w:ins>
            <w:r w:rsidR="004806DE" w:rsidRPr="0056742D">
              <w:t xml:space="preserve"> the migration</w:t>
            </w:r>
          </w:p>
          <w:p w:rsidR="009E6354" w:rsidRDefault="009E6354" w:rsidP="006350A6">
            <w:pPr>
              <w:pStyle w:val="ListNumberUC"/>
              <w:numPr>
                <w:ilvl w:val="0"/>
                <w:numId w:val="749"/>
              </w:numPr>
              <w:rPr>
                <w:ins w:id="859" w:author="Raphaël Guého" w:date="2010-01-05T20:45:00Z"/>
              </w:rPr>
              <w:pPrChange w:id="860" w:author="Raphaël Guého" w:date="2010-01-08T12:17:00Z">
                <w:pPr>
                  <w:pStyle w:val="ListNumberUC"/>
                  <w:numPr>
                    <w:numId w:val="275"/>
                  </w:numPr>
                  <w:tabs>
                    <w:tab w:val="clear" w:pos="418"/>
                    <w:tab w:val="num" w:pos="720"/>
                  </w:tabs>
                  <w:ind w:left="720" w:hanging="360"/>
                </w:pPr>
              </w:pPrChange>
            </w:pPr>
            <w:ins w:id="861" w:author="Raphaël Guého" w:date="2010-01-05T20:45:00Z">
              <w:r>
                <w:t>Channel/CSR light application redirects the user on the contextual subscriber dashboard (Refer to View and manage subscriber use case)</w:t>
              </w:r>
            </w:ins>
          </w:p>
          <w:p w:rsidR="009E6354" w:rsidRPr="0056742D" w:rsidDel="009E6354" w:rsidRDefault="009E6354" w:rsidP="006350A6">
            <w:pPr>
              <w:pStyle w:val="ListNumberUC"/>
              <w:numPr>
                <w:ilvl w:val="0"/>
                <w:numId w:val="749"/>
              </w:numPr>
              <w:rPr>
                <w:del w:id="862" w:author="Raphaël Guého" w:date="2010-01-05T20:45:00Z"/>
              </w:rPr>
              <w:pPrChange w:id="863" w:author="Raphaël Guého" w:date="2010-01-08T12:17:00Z">
                <w:pPr>
                  <w:pStyle w:val="ListNumberUC"/>
                  <w:numPr>
                    <w:numId w:val="275"/>
                  </w:numPr>
                  <w:tabs>
                    <w:tab w:val="clear" w:pos="418"/>
                    <w:tab w:val="num" w:pos="720"/>
                  </w:tabs>
                  <w:ind w:left="720" w:hanging="360"/>
                </w:pPr>
              </w:pPrChange>
            </w:pPr>
          </w:p>
          <w:p w:rsidR="003236F3" w:rsidRPr="0056742D" w:rsidRDefault="003236F3" w:rsidP="004806DE">
            <w:pPr>
              <w:pStyle w:val="BodyText"/>
            </w:pPr>
            <w:r w:rsidRPr="0056742D">
              <w:t xml:space="preserve">A5: Credit checking requires </w:t>
            </w:r>
            <w:r w:rsidRPr="0056742D">
              <w:t>approv</w:t>
            </w:r>
            <w:r w:rsidRPr="0056742D">
              <w:t>al from service provider</w:t>
            </w:r>
          </w:p>
          <w:p w:rsidR="003236F3" w:rsidRPr="0056742D" w:rsidRDefault="00325101" w:rsidP="000F7361">
            <w:pPr>
              <w:pStyle w:val="ListNumberUC"/>
              <w:numPr>
                <w:ilvl w:val="0"/>
                <w:numId w:val="276"/>
              </w:numPr>
            </w:pPr>
            <w:r w:rsidRPr="0056742D">
              <w:t>Channel/CSR light</w:t>
            </w:r>
            <w:r w:rsidR="003236F3" w:rsidRPr="0056742D">
              <w:t xml:space="preserve"> application displays an error message informing the </w:t>
            </w:r>
            <w:ins w:id="864" w:author="Raphaël Guého" w:date="2010-01-05T11:25:00Z">
              <w:r w:rsidR="00E05A53">
                <w:t>user</w:t>
              </w:r>
            </w:ins>
            <w:del w:id="865" w:author="Raphaël Guého" w:date="2010-01-05T11:25:00Z">
              <w:r w:rsidR="003236F3" w:rsidRPr="0056742D" w:rsidDel="00E05A53">
                <w:delText>dealer</w:delText>
              </w:r>
            </w:del>
            <w:r w:rsidR="003236F3" w:rsidRPr="0056742D">
              <w:t xml:space="preserve"> </w:t>
            </w:r>
            <w:r w:rsidR="0010179B" w:rsidRPr="0056742D">
              <w:t>that the migration of</w:t>
            </w:r>
            <w:r w:rsidR="003236F3" w:rsidRPr="0056742D">
              <w:t xml:space="preserve"> the </w:t>
            </w:r>
            <w:r w:rsidR="00A65E57">
              <w:t>subscriber</w:t>
            </w:r>
            <w:r w:rsidR="003236F3" w:rsidRPr="0056742D">
              <w:t xml:space="preserve"> to postpaid requires service provider approval</w:t>
            </w:r>
            <w:del w:id="866" w:author="Raphaël Guého" w:date="2010-01-05T20:23:00Z">
              <w:r w:rsidR="003236F3" w:rsidRPr="0056742D" w:rsidDel="00374D48">
                <w:delText xml:space="preserve"> and proposes two options to the user: Cancel, send to referral</w:delText>
              </w:r>
            </w:del>
            <w:r w:rsidR="003236F3" w:rsidRPr="0056742D">
              <w:t>.</w:t>
            </w:r>
          </w:p>
          <w:p w:rsidR="003236F3" w:rsidRPr="0056742D" w:rsidDel="00567CBC" w:rsidRDefault="00553E11" w:rsidP="000F7361">
            <w:pPr>
              <w:pStyle w:val="ListNumberUC"/>
              <w:numPr>
                <w:ilvl w:val="0"/>
                <w:numId w:val="276"/>
              </w:numPr>
              <w:rPr>
                <w:del w:id="867" w:author="Raphaël Guého" w:date="2010-01-05T20:41:00Z"/>
              </w:rPr>
            </w:pPr>
            <w:del w:id="868" w:author="Raphaël Guého" w:date="2010-01-05T20:41:00Z">
              <w:r w:rsidRPr="0056742D" w:rsidDel="00567CBC">
                <w:delText>User</w:delText>
              </w:r>
              <w:r w:rsidR="003236F3" w:rsidRPr="0056742D" w:rsidDel="00567CBC">
                <w:delText xml:space="preserve"> selects </w:delText>
              </w:r>
              <w:r w:rsidR="003236F3" w:rsidRPr="0056742D" w:rsidDel="00567CBC">
                <w:delText>sent to</w:delText>
              </w:r>
              <w:r w:rsidR="003236F3" w:rsidRPr="0056742D" w:rsidDel="00567CBC">
                <w:delText xml:space="preserve"> </w:delText>
              </w:r>
              <w:r w:rsidR="003236F3" w:rsidRPr="0056742D" w:rsidDel="00567CBC">
                <w:delText>referral option (A7)</w:delText>
              </w:r>
            </w:del>
          </w:p>
          <w:p w:rsidR="009E6354" w:rsidRDefault="009E6354" w:rsidP="000F7361">
            <w:pPr>
              <w:pStyle w:val="ListNumberUC"/>
              <w:numPr>
                <w:ilvl w:val="0"/>
                <w:numId w:val="276"/>
              </w:numPr>
              <w:rPr>
                <w:ins w:id="869" w:author="Raphaël Guého" w:date="2010-01-05T20:49:00Z"/>
              </w:rPr>
            </w:pPr>
            <w:ins w:id="870" w:author="Raphaël Guého" w:date="2010-01-05T20:49:00Z">
              <w:r>
                <w:t>Channel/CSR light application allows the user to enter a note associated to the referral request (‘Requester free text note’), intended for the referral user and confirms</w:t>
              </w:r>
            </w:ins>
          </w:p>
          <w:p w:rsidR="003236F3" w:rsidRDefault="00325101" w:rsidP="000F7361">
            <w:pPr>
              <w:pStyle w:val="ListNumberUC"/>
              <w:numPr>
                <w:ilvl w:val="0"/>
                <w:numId w:val="276"/>
              </w:numPr>
              <w:rPr>
                <w:ins w:id="871" w:author="Raphaël Guého" w:date="2010-01-05T20:41:00Z"/>
              </w:rPr>
            </w:pPr>
            <w:r w:rsidRPr="0056742D">
              <w:t>Channel/CSR light</w:t>
            </w:r>
            <w:r w:rsidR="003236F3" w:rsidRPr="0056742D">
              <w:t xml:space="preserve"> application sends the order to referral management</w:t>
            </w:r>
          </w:p>
          <w:p w:rsidR="00567CBC" w:rsidRDefault="00567CBC" w:rsidP="000F7361">
            <w:pPr>
              <w:pStyle w:val="ListNumberUC"/>
              <w:numPr>
                <w:ilvl w:val="0"/>
                <w:numId w:val="276"/>
              </w:numPr>
              <w:rPr>
                <w:ins w:id="872" w:author="Raphaël Guého" w:date="2010-01-05T20:41:00Z"/>
              </w:rPr>
            </w:pPr>
            <w:ins w:id="873" w:author="Raphaël Guého" w:date="2010-01-05T20:41:00Z">
              <w:r>
                <w:t>Channel/CSR light informs the user that the request is on referral</w:t>
              </w:r>
            </w:ins>
          </w:p>
          <w:p w:rsidR="00567CBC" w:rsidRPr="0056742D" w:rsidRDefault="00567CBC" w:rsidP="000F7361">
            <w:pPr>
              <w:pStyle w:val="ListNumberUC"/>
              <w:numPr>
                <w:ilvl w:val="0"/>
                <w:numId w:val="276"/>
              </w:numPr>
            </w:pPr>
            <w:ins w:id="874" w:author="Raphaël Guého" w:date="2010-01-05T20:42:00Z">
              <w:r>
                <w:t>Channel/CSR light application redirects the user on the contextual subscriber dashboard (Refer to View and manage subscriber use case)</w:t>
              </w:r>
            </w:ins>
          </w:p>
          <w:p w:rsidR="003236F3" w:rsidDel="00567CBC" w:rsidRDefault="003236F3" w:rsidP="000F7361">
            <w:pPr>
              <w:pStyle w:val="ListNumberUC"/>
              <w:numPr>
                <w:ilvl w:val="0"/>
                <w:numId w:val="276"/>
              </w:numPr>
              <w:rPr>
                <w:del w:id="875" w:author="Raphaël Guého" w:date="2010-01-05T20:38:00Z"/>
              </w:rPr>
            </w:pPr>
          </w:p>
          <w:p w:rsidR="00AD10B0" w:rsidRPr="0056742D" w:rsidRDefault="00AD10B0" w:rsidP="00AD10B0">
            <w:pPr>
              <w:pStyle w:val="ListNumberUC"/>
              <w:numPr>
                <w:ilvl w:val="0"/>
                <w:numId w:val="0"/>
              </w:numPr>
              <w:ind w:left="418" w:hanging="418"/>
            </w:pPr>
            <w:r w:rsidRPr="0056742D">
              <w:t>A6: User has selected send to referral option</w:t>
            </w:r>
          </w:p>
          <w:p w:rsidR="00361B7C" w:rsidRDefault="00AB3B9C" w:rsidP="000F7361">
            <w:pPr>
              <w:pStyle w:val="ListNumberUC"/>
              <w:numPr>
                <w:ilvl w:val="0"/>
                <w:numId w:val="277"/>
              </w:numPr>
              <w:rPr>
                <w:ins w:id="876" w:author="Raphaël Guého" w:date="2010-01-05T11:28:00Z"/>
              </w:rPr>
            </w:pPr>
            <w:ins w:id="877" w:author="Raphaël Guého" w:date="2010-01-05T18:04:00Z">
              <w:r>
                <w:t xml:space="preserve">Channel/CSR light application allows the user to enter a </w:t>
              </w:r>
              <w:r>
                <w:lastRenderedPageBreak/>
                <w:t>note associated to the referral request (‘Requester free text note’), intended for the referral user</w:t>
              </w:r>
            </w:ins>
          </w:p>
          <w:p w:rsidR="003236F3" w:rsidRDefault="00325101" w:rsidP="000F7361">
            <w:pPr>
              <w:pStyle w:val="ListNumberUC"/>
              <w:numPr>
                <w:ilvl w:val="0"/>
                <w:numId w:val="277"/>
              </w:numPr>
              <w:rPr>
                <w:ins w:id="878" w:author="Raphaël Guého" w:date="2010-01-05T18:05:00Z"/>
              </w:rPr>
            </w:pPr>
            <w:r w:rsidRPr="0056742D">
              <w:t>Channel/CSR light</w:t>
            </w:r>
            <w:r w:rsidR="003236F3" w:rsidRPr="0056742D">
              <w:t xml:space="preserve"> application sends the order to referral management</w:t>
            </w:r>
          </w:p>
          <w:p w:rsidR="00AB3B9C" w:rsidRPr="0056742D" w:rsidRDefault="00AB3B9C" w:rsidP="000F7361">
            <w:pPr>
              <w:pStyle w:val="ListNumberUC"/>
              <w:numPr>
                <w:ilvl w:val="0"/>
                <w:numId w:val="277"/>
              </w:numPr>
            </w:pPr>
            <w:ins w:id="879" w:author="Raphaël Guého" w:date="2010-01-05T18:05:00Z">
              <w:r>
                <w:t>Channel/CSR light informs the user that the request is on referral</w:t>
              </w:r>
            </w:ins>
          </w:p>
          <w:p w:rsidR="003236F3" w:rsidRPr="0056742D" w:rsidRDefault="00AB3B9C" w:rsidP="000F7361">
            <w:pPr>
              <w:pStyle w:val="ListNumberUC"/>
              <w:numPr>
                <w:ilvl w:val="0"/>
                <w:numId w:val="277"/>
              </w:numPr>
            </w:pPr>
            <w:ins w:id="880" w:author="Raphaël Guého" w:date="2010-01-05T18:05:00Z">
              <w:r>
                <w:t>Channel/CSR light application redirects the user on the contextual subscriber dashboard (Refer to View and manage subscriber use case)</w:t>
              </w:r>
            </w:ins>
          </w:p>
          <w:p w:rsidR="003236F3" w:rsidRPr="0056742D" w:rsidDel="009E6354" w:rsidRDefault="003236F3" w:rsidP="004806DE">
            <w:pPr>
              <w:pStyle w:val="BodyText"/>
              <w:rPr>
                <w:del w:id="881" w:author="Raphaël Guého" w:date="2010-01-05T20:51:00Z"/>
              </w:rPr>
            </w:pPr>
            <w:del w:id="882" w:author="Raphaël Guého" w:date="2010-01-05T20:51:00Z">
              <w:r w:rsidRPr="0056742D" w:rsidDel="009E6354">
                <w:delText>A7: User has selected cancel option</w:delText>
              </w:r>
            </w:del>
          </w:p>
          <w:p w:rsidR="003236F3" w:rsidRPr="0056742D" w:rsidDel="009E6354" w:rsidRDefault="003236F3" w:rsidP="000F7361">
            <w:pPr>
              <w:pStyle w:val="ListNumberUC"/>
              <w:numPr>
                <w:ilvl w:val="0"/>
                <w:numId w:val="278"/>
              </w:numPr>
              <w:rPr>
                <w:del w:id="883" w:author="Raphaël Guého" w:date="2010-01-05T20:51:00Z"/>
              </w:rPr>
            </w:pPr>
          </w:p>
          <w:p w:rsidR="003236F3" w:rsidRPr="0056742D" w:rsidRDefault="003236F3" w:rsidP="004806DE">
            <w:pPr>
              <w:pStyle w:val="BodyText"/>
            </w:pPr>
            <w:r w:rsidRPr="0056742D">
              <w:t xml:space="preserve">A8: </w:t>
            </w:r>
            <w:r w:rsidR="00553E11" w:rsidRPr="0056742D">
              <w:t>User</w:t>
            </w:r>
            <w:r w:rsidRPr="0056742D">
              <w:t xml:space="preserve"> has selected a new account bundle (not already subscribed on the account, in the basket or in a pending order)</w:t>
            </w:r>
          </w:p>
          <w:p w:rsidR="003236F3" w:rsidRPr="0056742D" w:rsidRDefault="00553E11" w:rsidP="000F7361">
            <w:pPr>
              <w:pStyle w:val="ListNumberUC"/>
              <w:numPr>
                <w:ilvl w:val="0"/>
                <w:numId w:val="279"/>
              </w:numPr>
            </w:pPr>
            <w:r w:rsidRPr="0056742D">
              <w:t>User</w:t>
            </w:r>
            <w:r w:rsidR="003236F3" w:rsidRPr="0056742D">
              <w:t xml:space="preserve"> configures the account bundle (refer to add account bundle use case)</w:t>
            </w:r>
          </w:p>
          <w:p w:rsidR="003236F3" w:rsidRPr="0056742D" w:rsidRDefault="003236F3" w:rsidP="000F7361">
            <w:pPr>
              <w:pStyle w:val="ListNumberUC"/>
              <w:numPr>
                <w:ilvl w:val="0"/>
                <w:numId w:val="279"/>
              </w:numPr>
            </w:pPr>
            <w:r w:rsidRPr="0056742D">
              <w:t xml:space="preserve">Next steps are similar to the nominal case </w:t>
            </w:r>
          </w:p>
          <w:p w:rsidR="003236F3" w:rsidRPr="0056742D" w:rsidRDefault="003236F3" w:rsidP="004806DE">
            <w:pPr>
              <w:pStyle w:val="BodyText"/>
            </w:pPr>
            <w:r w:rsidRPr="0056742D">
              <w:t>A9: There is already a pending request preventing the migration</w:t>
            </w:r>
          </w:p>
          <w:p w:rsidR="003236F3" w:rsidRDefault="00325101" w:rsidP="000F7361">
            <w:pPr>
              <w:pStyle w:val="ListNumberUC"/>
              <w:numPr>
                <w:ilvl w:val="0"/>
                <w:numId w:val="131"/>
              </w:numPr>
            </w:pPr>
            <w:r w:rsidRPr="0056742D">
              <w:t>Channel/CSR light</w:t>
            </w:r>
            <w:r w:rsidR="003236F3" w:rsidRPr="0056742D">
              <w:t xml:space="preserve"> application displays an error message to the user to inform him migration can’t be done until current pending requests on this </w:t>
            </w:r>
            <w:r w:rsidR="00A65E57">
              <w:t>subscriber</w:t>
            </w:r>
            <w:r w:rsidR="003236F3" w:rsidRPr="0056742D">
              <w:t xml:space="preserve"> have been processed.</w:t>
            </w:r>
          </w:p>
          <w:p w:rsidR="0092774E" w:rsidRPr="0056742D" w:rsidRDefault="0092774E" w:rsidP="0092774E">
            <w:pPr>
              <w:pStyle w:val="BodyText"/>
            </w:pPr>
            <w:r w:rsidRPr="0056742D">
              <w:t>A</w:t>
            </w:r>
            <w:r>
              <w:t>10</w:t>
            </w:r>
            <w:r w:rsidRPr="0056742D">
              <w:t xml:space="preserve">: </w:t>
            </w:r>
            <w:r>
              <w:t>‘Review existing account’ step (and use case) is disabled</w:t>
            </w:r>
          </w:p>
          <w:p w:rsidR="0092774E" w:rsidRPr="0056742D" w:rsidRDefault="0092774E" w:rsidP="000F7361">
            <w:pPr>
              <w:pStyle w:val="ListNumberUC"/>
              <w:numPr>
                <w:ilvl w:val="0"/>
                <w:numId w:val="643"/>
              </w:numPr>
            </w:pPr>
            <w:r w:rsidRPr="0056742D">
              <w:t xml:space="preserve">Channel/CSR light application redirects the user </w:t>
            </w:r>
            <w:r>
              <w:t>to the next step</w:t>
            </w:r>
            <w:r w:rsidRPr="0056742D">
              <w:t>.</w:t>
            </w:r>
          </w:p>
        </w:tc>
      </w:tr>
    </w:tbl>
    <w:p w:rsidR="003236F3" w:rsidRPr="00F50A93" w:rsidRDefault="003236F3" w:rsidP="004752DD">
      <w:pPr>
        <w:pStyle w:val="Heading4"/>
      </w:pPr>
      <w:bookmarkStart w:id="884" w:name="_Toc253578056"/>
      <w:r w:rsidRPr="00F50A93">
        <w:lastRenderedPageBreak/>
        <w:t xml:space="preserve">Use Case:  Change </w:t>
      </w:r>
      <w:r w:rsidR="002C56C0">
        <w:t>primary offer</w:t>
      </w:r>
      <w:r w:rsidRPr="00F50A93">
        <w:t xml:space="preserve"> and </w:t>
      </w:r>
      <w:r w:rsidR="00E95ABF">
        <w:t>supplementary offer</w:t>
      </w:r>
      <w:r w:rsidRPr="00F50A93">
        <w:t>s</w:t>
      </w:r>
      <w:bookmarkEnd w:id="884"/>
    </w:p>
    <w:p w:rsidR="003236F3" w:rsidRPr="00326D15" w:rsidRDefault="00326D15" w:rsidP="003236F3">
      <w:pPr>
        <w:pStyle w:val="BodyText"/>
      </w:pPr>
      <w:r w:rsidRPr="00326D15">
        <w:pict>
          <v:shape id="_x0000_i1069" type="#_x0000_t75" style="width:468pt;height:321.75pt">
            <v:imagedata r:id="rId60"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F50A93" w:rsidTr="003236F3">
        <w:trPr>
          <w:gridAfter w:val="1"/>
          <w:wAfter w:w="18" w:type="dxa"/>
          <w:trHeight w:val="360"/>
        </w:trPr>
        <w:tc>
          <w:tcPr>
            <w:tcW w:w="5580" w:type="dxa"/>
            <w:gridSpan w:val="2"/>
            <w:shd w:val="clear" w:color="auto" w:fill="E6E6E6"/>
          </w:tcPr>
          <w:p w:rsidR="003236F3" w:rsidRPr="00F50A93" w:rsidRDefault="003236F3" w:rsidP="00122B88">
            <w:pPr>
              <w:pStyle w:val="TableHeading"/>
            </w:pPr>
            <w:r w:rsidRPr="00F50A93">
              <w:t xml:space="preserve">Change </w:t>
            </w:r>
            <w:r w:rsidR="002C56C0">
              <w:t>primary offer</w:t>
            </w:r>
            <w:r w:rsidRPr="00F50A93">
              <w:t xml:space="preserve"> and </w:t>
            </w:r>
            <w:r w:rsidR="00E95ABF">
              <w:t>supplementary offer</w:t>
            </w:r>
            <w:r w:rsidRPr="00F50A93">
              <w:t>s</w:t>
            </w:r>
          </w:p>
        </w:tc>
        <w:tc>
          <w:tcPr>
            <w:tcW w:w="2610" w:type="dxa"/>
            <w:shd w:val="clear" w:color="auto" w:fill="E6E6E6"/>
          </w:tcPr>
          <w:p w:rsidR="003236F3" w:rsidRPr="00F50A93" w:rsidRDefault="00B91E30" w:rsidP="00122B88">
            <w:pPr>
              <w:pStyle w:val="TableHeading"/>
            </w:pPr>
            <w:r w:rsidRPr="00F50A93">
              <w:t>SUM0090</w:t>
            </w:r>
          </w:p>
        </w:tc>
      </w:tr>
      <w:tr w:rsidR="003236F3" w:rsidRPr="00F50A93" w:rsidTr="003236F3">
        <w:tc>
          <w:tcPr>
            <w:tcW w:w="2268" w:type="dxa"/>
          </w:tcPr>
          <w:p w:rsidR="003236F3" w:rsidRPr="00F50A93" w:rsidRDefault="003236F3" w:rsidP="003236F3">
            <w:r w:rsidRPr="00F50A93">
              <w:t>Primary actors</w:t>
            </w:r>
          </w:p>
        </w:tc>
        <w:tc>
          <w:tcPr>
            <w:tcW w:w="5940" w:type="dxa"/>
            <w:gridSpan w:val="3"/>
          </w:tcPr>
          <w:p w:rsidR="003236F3" w:rsidRDefault="003236F3" w:rsidP="003236F3">
            <w:pPr>
              <w:pStyle w:val="BodyText"/>
            </w:pPr>
            <w:r w:rsidRPr="00F50A93">
              <w:t>Dealer user</w:t>
            </w:r>
          </w:p>
          <w:p w:rsidR="00F50A93" w:rsidRPr="00F50A93" w:rsidRDefault="00215579" w:rsidP="00215579">
            <w:pPr>
              <w:pStyle w:val="BodyText"/>
            </w:pPr>
            <w:r>
              <w:t>CSR</w:t>
            </w:r>
            <w:r w:rsidR="00F06064">
              <w:t xml:space="preserve"> user</w:t>
            </w:r>
          </w:p>
        </w:tc>
      </w:tr>
      <w:tr w:rsidR="003236F3" w:rsidRPr="00F50A93" w:rsidTr="003236F3">
        <w:tc>
          <w:tcPr>
            <w:tcW w:w="2268" w:type="dxa"/>
          </w:tcPr>
          <w:p w:rsidR="003236F3" w:rsidRPr="00F50A93" w:rsidRDefault="003236F3" w:rsidP="003236F3">
            <w:r w:rsidRPr="00F50A93">
              <w:t>Summary Goal</w:t>
            </w:r>
          </w:p>
        </w:tc>
        <w:tc>
          <w:tcPr>
            <w:tcW w:w="5940" w:type="dxa"/>
            <w:gridSpan w:val="3"/>
          </w:tcPr>
          <w:p w:rsidR="003236F3" w:rsidRPr="00F50A93" w:rsidRDefault="003236F3" w:rsidP="003236F3">
            <w:pPr>
              <w:pStyle w:val="BodyText"/>
            </w:pPr>
            <w:r w:rsidRPr="00F50A93">
              <w:t xml:space="preserve">This use case allows swapping </w:t>
            </w:r>
            <w:r w:rsidR="002C56C0">
              <w:t>primary offer</w:t>
            </w:r>
            <w:r w:rsidRPr="00F50A93">
              <w:t>/</w:t>
            </w:r>
            <w:r w:rsidR="002C56C0">
              <w:t>subscriber bundle</w:t>
            </w:r>
            <w:r w:rsidRPr="00F50A93">
              <w:t xml:space="preserve">s and </w:t>
            </w:r>
            <w:r w:rsidR="00E95ABF">
              <w:t>supplementary offer</w:t>
            </w:r>
            <w:r w:rsidRPr="00F50A93">
              <w:t>s but limited to same payment mode (prepaid to prepaid, postpaid to postpaid)</w:t>
            </w:r>
          </w:p>
        </w:tc>
      </w:tr>
      <w:tr w:rsidR="003236F3" w:rsidRPr="00F50A93" w:rsidTr="003236F3">
        <w:trPr>
          <w:trHeight w:val="176"/>
        </w:trPr>
        <w:tc>
          <w:tcPr>
            <w:tcW w:w="2268" w:type="dxa"/>
          </w:tcPr>
          <w:p w:rsidR="003236F3" w:rsidRPr="00F50A93" w:rsidRDefault="003236F3" w:rsidP="003236F3">
            <w:r w:rsidRPr="00F50A93">
              <w:t>Pre-conditions</w:t>
            </w:r>
          </w:p>
        </w:tc>
        <w:tc>
          <w:tcPr>
            <w:tcW w:w="5940" w:type="dxa"/>
            <w:gridSpan w:val="3"/>
          </w:tcPr>
          <w:p w:rsidR="003236F3" w:rsidRPr="00F50A93" w:rsidRDefault="00A9344A" w:rsidP="003236F3">
            <w:pPr>
              <w:pStyle w:val="BodyText"/>
            </w:pPr>
            <w:r w:rsidRPr="00F50A93">
              <w:t>User</w:t>
            </w:r>
            <w:r w:rsidR="003236F3" w:rsidRPr="00F50A93">
              <w:t xml:space="preserve"> has already identified a customer</w:t>
            </w:r>
          </w:p>
          <w:p w:rsidR="003236F3" w:rsidRPr="00F50A93" w:rsidRDefault="00A9344A" w:rsidP="003236F3">
            <w:pPr>
              <w:pStyle w:val="BodyText"/>
            </w:pPr>
            <w:r w:rsidRPr="00F50A93">
              <w:t>User</w:t>
            </w:r>
            <w:r w:rsidR="003236F3" w:rsidRPr="00F50A93">
              <w:t xml:space="preserve"> is in a context of a specific </w:t>
            </w:r>
            <w:r w:rsidR="00A65E57">
              <w:t>subscriber</w:t>
            </w:r>
          </w:p>
        </w:tc>
      </w:tr>
      <w:tr w:rsidR="003236F3" w:rsidRPr="00F50A93" w:rsidTr="003236F3">
        <w:trPr>
          <w:trHeight w:val="176"/>
        </w:trPr>
        <w:tc>
          <w:tcPr>
            <w:tcW w:w="2268" w:type="dxa"/>
          </w:tcPr>
          <w:p w:rsidR="003236F3" w:rsidRPr="00F50A93" w:rsidRDefault="003236F3" w:rsidP="003236F3">
            <w:r w:rsidRPr="00F50A93">
              <w:t>Trigger</w:t>
            </w:r>
          </w:p>
        </w:tc>
        <w:tc>
          <w:tcPr>
            <w:tcW w:w="5940" w:type="dxa"/>
            <w:gridSpan w:val="3"/>
          </w:tcPr>
          <w:p w:rsidR="003236F3" w:rsidRPr="00F50A93" w:rsidRDefault="00A9344A" w:rsidP="003236F3">
            <w:pPr>
              <w:pStyle w:val="BodyText"/>
            </w:pPr>
            <w:r w:rsidRPr="00F50A93">
              <w:t>User</w:t>
            </w:r>
            <w:r w:rsidR="003236F3" w:rsidRPr="00F50A93">
              <w:t xml:space="preserve"> has selected the option to change </w:t>
            </w:r>
            <w:r w:rsidR="002C56C0">
              <w:t>primary offer</w:t>
            </w:r>
            <w:r w:rsidR="003236F3" w:rsidRPr="00F50A93">
              <w:t xml:space="preserve"> and </w:t>
            </w:r>
            <w:r w:rsidR="00E95ABF">
              <w:t>supplementary offer</w:t>
            </w:r>
            <w:r w:rsidR="003236F3" w:rsidRPr="00F50A93">
              <w:t xml:space="preserve">s </w:t>
            </w:r>
          </w:p>
        </w:tc>
      </w:tr>
      <w:tr w:rsidR="003236F3" w:rsidRPr="00F50A93" w:rsidTr="003236F3">
        <w:trPr>
          <w:trHeight w:val="176"/>
        </w:trPr>
        <w:tc>
          <w:tcPr>
            <w:tcW w:w="2268" w:type="dxa"/>
          </w:tcPr>
          <w:p w:rsidR="003236F3" w:rsidRPr="00F50A93" w:rsidRDefault="003236F3" w:rsidP="003236F3">
            <w:r w:rsidRPr="00F50A93">
              <w:t>Minimum guarantees</w:t>
            </w:r>
          </w:p>
        </w:tc>
        <w:tc>
          <w:tcPr>
            <w:tcW w:w="5940" w:type="dxa"/>
            <w:gridSpan w:val="3"/>
          </w:tcPr>
          <w:p w:rsidR="003236F3" w:rsidRPr="00F50A93" w:rsidRDefault="00A9344A" w:rsidP="003236F3">
            <w:pPr>
              <w:pStyle w:val="BodyText"/>
            </w:pPr>
            <w:r w:rsidRPr="00F50A93">
              <w:t>User</w:t>
            </w:r>
            <w:r w:rsidR="003236F3" w:rsidRPr="00F50A93">
              <w:t xml:space="preserve"> can cancel </w:t>
            </w:r>
            <w:r w:rsidR="00A65E57">
              <w:t>subscriber</w:t>
            </w:r>
            <w:r w:rsidR="003236F3" w:rsidRPr="00F50A93">
              <w:t xml:space="preserve"> reconfiguration process at any moment before the last confirmation step.</w:t>
            </w:r>
          </w:p>
        </w:tc>
      </w:tr>
      <w:tr w:rsidR="003236F3" w:rsidRPr="00F50A93" w:rsidTr="003236F3">
        <w:trPr>
          <w:trHeight w:val="176"/>
        </w:trPr>
        <w:tc>
          <w:tcPr>
            <w:tcW w:w="2268" w:type="dxa"/>
          </w:tcPr>
          <w:p w:rsidR="003236F3" w:rsidRPr="00F50A93" w:rsidRDefault="003236F3" w:rsidP="003236F3">
            <w:r w:rsidRPr="00F50A93">
              <w:t>Success guarantees:</w:t>
            </w:r>
          </w:p>
        </w:tc>
        <w:tc>
          <w:tcPr>
            <w:tcW w:w="5940" w:type="dxa"/>
            <w:gridSpan w:val="3"/>
          </w:tcPr>
          <w:p w:rsidR="003236F3" w:rsidRPr="00F50A93" w:rsidRDefault="00325101" w:rsidP="003236F3">
            <w:pPr>
              <w:pStyle w:val="BodyText"/>
            </w:pPr>
            <w:r w:rsidRPr="00F50A93">
              <w:t>Channel/CSR light</w:t>
            </w:r>
            <w:r w:rsidR="003236F3" w:rsidRPr="00F50A93">
              <w:t xml:space="preserve"> application has sent a new order with all the new </w:t>
            </w:r>
            <w:r w:rsidR="00A65E57">
              <w:t>subscriber</w:t>
            </w:r>
            <w:r w:rsidR="003236F3" w:rsidRPr="00F50A93">
              <w:t>s information necessary to the backend.</w:t>
            </w:r>
          </w:p>
        </w:tc>
      </w:tr>
      <w:tr w:rsidR="003236F3" w:rsidRPr="00F50A93" w:rsidTr="003236F3">
        <w:trPr>
          <w:trHeight w:val="176"/>
        </w:trPr>
        <w:tc>
          <w:tcPr>
            <w:tcW w:w="2268" w:type="dxa"/>
          </w:tcPr>
          <w:p w:rsidR="003236F3" w:rsidRPr="00F50A93" w:rsidRDefault="003236F3" w:rsidP="003236F3">
            <w:r w:rsidRPr="00F50A93">
              <w:t>Normal Flow:</w:t>
            </w:r>
          </w:p>
        </w:tc>
        <w:tc>
          <w:tcPr>
            <w:tcW w:w="5940" w:type="dxa"/>
            <w:gridSpan w:val="3"/>
          </w:tcPr>
          <w:p w:rsidR="003236F3" w:rsidRPr="00F50A93" w:rsidRDefault="00325101" w:rsidP="000F7361">
            <w:pPr>
              <w:pStyle w:val="ListNumberUC"/>
              <w:numPr>
                <w:ilvl w:val="0"/>
                <w:numId w:val="644"/>
              </w:numPr>
            </w:pPr>
            <w:r w:rsidRPr="00F50A93">
              <w:t>Channel/CSR light</w:t>
            </w:r>
            <w:r w:rsidR="003236F3" w:rsidRPr="00F50A93">
              <w:t xml:space="preserve"> application displays </w:t>
            </w:r>
            <w:r w:rsidR="002C56C0">
              <w:t>primary offer</w:t>
            </w:r>
            <w:r w:rsidR="003236F3" w:rsidRPr="00F50A93">
              <w:t>s and bundles available for the u</w:t>
            </w:r>
            <w:r w:rsidR="003236F3" w:rsidRPr="00F50A93">
              <w:t xml:space="preserve">ser (refer to use case Browse </w:t>
            </w:r>
            <w:r w:rsidR="002C56C0">
              <w:t>primary offer</w:t>
            </w:r>
            <w:r w:rsidR="003236F3" w:rsidRPr="00F50A93">
              <w:t>s/Bundles) (A</w:t>
            </w:r>
            <w:r w:rsidR="00986F42">
              <w:t>9</w:t>
            </w:r>
            <w:r w:rsidR="003236F3" w:rsidRPr="00F50A93">
              <w:t>)</w:t>
            </w:r>
            <w:ins w:id="885" w:author="Raphaël Guého" w:date="2010-01-05T11:54:00Z">
              <w:r w:rsidR="001C0A57">
                <w:t xml:space="preserve"> (A10)</w:t>
              </w:r>
            </w:ins>
          </w:p>
          <w:p w:rsidR="003236F3" w:rsidRPr="00F50A93" w:rsidRDefault="00553E11" w:rsidP="000F7361">
            <w:pPr>
              <w:pStyle w:val="ListNumberUC"/>
              <w:numPr>
                <w:ilvl w:val="0"/>
                <w:numId w:val="644"/>
              </w:numPr>
            </w:pPr>
            <w:r w:rsidRPr="00F50A93">
              <w:t>User</w:t>
            </w:r>
            <w:r w:rsidR="003236F3" w:rsidRPr="00F50A93">
              <w:t xml:space="preserve"> browses the catalog and select a </w:t>
            </w:r>
            <w:r w:rsidR="002C56C0">
              <w:t>primary offer</w:t>
            </w:r>
            <w:r w:rsidR="003236F3" w:rsidRPr="00F50A93">
              <w:t xml:space="preserve"> or </w:t>
            </w:r>
            <w:r w:rsidR="002C56C0">
              <w:t>subscriber bundle</w:t>
            </w:r>
            <w:r w:rsidR="003236F3" w:rsidRPr="00F50A93">
              <w:t xml:space="preserve"> (A</w:t>
            </w:r>
            <w:r w:rsidR="00986F42">
              <w:t>8</w:t>
            </w:r>
            <w:r w:rsidR="003236F3" w:rsidRPr="00F50A93">
              <w:t xml:space="preserve">) </w:t>
            </w:r>
          </w:p>
          <w:p w:rsidR="003236F3" w:rsidRPr="00F50A93" w:rsidRDefault="00325101" w:rsidP="000F7361">
            <w:pPr>
              <w:pStyle w:val="ListNumberUC"/>
              <w:numPr>
                <w:ilvl w:val="0"/>
                <w:numId w:val="644"/>
              </w:numPr>
            </w:pPr>
            <w:r w:rsidRPr="00F50A93">
              <w:t>Channel/CSR light</w:t>
            </w:r>
            <w:r w:rsidR="003236F3" w:rsidRPr="00F50A93">
              <w:t xml:space="preserve"> application redirects the user to swap </w:t>
            </w:r>
            <w:r w:rsidR="00A65E57">
              <w:lastRenderedPageBreak/>
              <w:t>subscriber</w:t>
            </w:r>
            <w:r w:rsidR="003236F3" w:rsidRPr="00F50A93">
              <w:t xml:space="preserve"> </w:t>
            </w:r>
          </w:p>
          <w:p w:rsidR="003236F3" w:rsidRPr="00F50A93" w:rsidRDefault="00553E11" w:rsidP="000F7361">
            <w:pPr>
              <w:pStyle w:val="ListNumberUC"/>
              <w:numPr>
                <w:ilvl w:val="0"/>
                <w:numId w:val="644"/>
              </w:numPr>
            </w:pPr>
            <w:r w:rsidRPr="00F50A93">
              <w:t>User</w:t>
            </w:r>
            <w:r w:rsidR="003236F3" w:rsidRPr="00F50A93">
              <w:t xml:space="preserve"> reconfigures the </w:t>
            </w:r>
            <w:r w:rsidR="00A65E57">
              <w:t>subscriber</w:t>
            </w:r>
            <w:r w:rsidR="003236F3" w:rsidRPr="00F50A93">
              <w:t xml:space="preserve"> (Refer to swap </w:t>
            </w:r>
            <w:r w:rsidR="00A65E57">
              <w:t>subscriber</w:t>
            </w:r>
            <w:r w:rsidR="003236F3" w:rsidRPr="00F50A93">
              <w:t xml:space="preserve"> use case)</w:t>
            </w:r>
          </w:p>
          <w:p w:rsidR="003236F3" w:rsidRPr="00F50A93" w:rsidRDefault="00325101" w:rsidP="000F7361">
            <w:pPr>
              <w:pStyle w:val="ListNumberUC"/>
              <w:numPr>
                <w:ilvl w:val="0"/>
                <w:numId w:val="644"/>
              </w:numPr>
            </w:pPr>
            <w:r w:rsidRPr="00F50A93">
              <w:t>Channel/CSR light</w:t>
            </w:r>
            <w:r w:rsidR="003236F3" w:rsidRPr="00F50A93">
              <w:t xml:space="preserve"> application redirects the user to view its basket</w:t>
            </w:r>
          </w:p>
          <w:p w:rsidR="003236F3" w:rsidRPr="00F50A93" w:rsidRDefault="00553E11" w:rsidP="000F7361">
            <w:pPr>
              <w:pStyle w:val="ListNumberUC"/>
              <w:numPr>
                <w:ilvl w:val="0"/>
                <w:numId w:val="644"/>
              </w:numPr>
            </w:pPr>
            <w:r w:rsidRPr="00F50A93">
              <w:t>User</w:t>
            </w:r>
            <w:r w:rsidR="003236F3" w:rsidRPr="00F50A93">
              <w:t xml:space="preserve"> reviews the basket and validates that the order corresponds to customer’s expectations (Refer to use case: View Basket) </w:t>
            </w:r>
          </w:p>
          <w:p w:rsidR="003236F3" w:rsidRPr="00F50A93" w:rsidRDefault="00553E11" w:rsidP="000F7361">
            <w:pPr>
              <w:pStyle w:val="ListNumberUC"/>
              <w:numPr>
                <w:ilvl w:val="0"/>
                <w:numId w:val="644"/>
              </w:numPr>
            </w:pPr>
            <w:r w:rsidRPr="00F50A93">
              <w:t>User</w:t>
            </w:r>
            <w:r w:rsidR="003236F3" w:rsidRPr="00F50A93">
              <w:t xml:space="preserve"> decides to checkout the basket following customer’s acceptance (Refer to use case: Checkout)</w:t>
            </w:r>
          </w:p>
          <w:p w:rsidR="003236F3" w:rsidRPr="00F50A93" w:rsidRDefault="00325101" w:rsidP="000F7361">
            <w:pPr>
              <w:pStyle w:val="ListNumberUC"/>
              <w:numPr>
                <w:ilvl w:val="0"/>
                <w:numId w:val="644"/>
              </w:numPr>
            </w:pPr>
            <w:r w:rsidRPr="00F50A93">
              <w:t>Channel/CSR light</w:t>
            </w:r>
            <w:r w:rsidR="003236F3" w:rsidRPr="00F50A93">
              <w:t xml:space="preserve"> application sends the order to the back office system</w:t>
            </w:r>
          </w:p>
        </w:tc>
      </w:tr>
      <w:tr w:rsidR="003236F3" w:rsidRPr="00F50A93" w:rsidTr="003236F3">
        <w:trPr>
          <w:trHeight w:val="176"/>
        </w:trPr>
        <w:tc>
          <w:tcPr>
            <w:tcW w:w="2268" w:type="dxa"/>
          </w:tcPr>
          <w:p w:rsidR="003236F3" w:rsidRPr="00F50A93" w:rsidRDefault="003236F3" w:rsidP="003236F3">
            <w:r w:rsidRPr="00F50A93">
              <w:lastRenderedPageBreak/>
              <w:t>Alternative Flows:</w:t>
            </w:r>
          </w:p>
        </w:tc>
        <w:tc>
          <w:tcPr>
            <w:tcW w:w="5940" w:type="dxa"/>
            <w:gridSpan w:val="3"/>
          </w:tcPr>
          <w:p w:rsidR="00986F42" w:rsidRPr="0056742D" w:rsidRDefault="00986F42" w:rsidP="00986F42">
            <w:pPr>
              <w:pStyle w:val="BodyText"/>
            </w:pPr>
            <w:r w:rsidRPr="0056742D">
              <w:t>A</w:t>
            </w:r>
            <w:r>
              <w:t>1</w:t>
            </w:r>
            <w:r w:rsidRPr="0056742D">
              <w:t>: Automatic Credit checking is active</w:t>
            </w:r>
          </w:p>
          <w:p w:rsidR="00986F42" w:rsidRPr="0056742D" w:rsidRDefault="00986F42" w:rsidP="000F7361">
            <w:pPr>
              <w:pStyle w:val="ListNumberUC"/>
              <w:numPr>
                <w:ilvl w:val="0"/>
                <w:numId w:val="645"/>
              </w:numPr>
            </w:pPr>
            <w:r w:rsidRPr="0056742D">
              <w:t>Channel/CSR light application calls an external system to process credit checking and wait for the answer</w:t>
            </w:r>
          </w:p>
          <w:p w:rsidR="00986F42" w:rsidRPr="0056742D" w:rsidRDefault="00986F42" w:rsidP="000F7361">
            <w:pPr>
              <w:pStyle w:val="ListNumberUC"/>
              <w:numPr>
                <w:ilvl w:val="0"/>
                <w:numId w:val="645"/>
              </w:numPr>
            </w:pPr>
            <w:r w:rsidRPr="0056742D">
              <w:t xml:space="preserve">Channel/CSR light application redirects the user to the selection of </w:t>
            </w:r>
            <w:r w:rsidR="002C56C0">
              <w:t>primary offer</w:t>
            </w:r>
            <w:r w:rsidRPr="0056742D">
              <w:t xml:space="preserve"> and bundles as in nominal case (A3)(A4)(A5)</w:t>
            </w:r>
          </w:p>
          <w:p w:rsidR="00986F42" w:rsidRPr="0056742D" w:rsidRDefault="00986F42" w:rsidP="00986F42">
            <w:pPr>
              <w:pStyle w:val="BodyText"/>
            </w:pPr>
            <w:r w:rsidRPr="0056742D">
              <w:t>A1bis: Manual credit checking is active</w:t>
            </w:r>
          </w:p>
          <w:p w:rsidR="00986F42" w:rsidRPr="0056742D" w:rsidRDefault="00986F42" w:rsidP="000F7361">
            <w:pPr>
              <w:pStyle w:val="ListNumberUC"/>
              <w:numPr>
                <w:ilvl w:val="0"/>
                <w:numId w:val="646"/>
              </w:numPr>
            </w:pPr>
            <w:r w:rsidRPr="0056742D">
              <w:t>User decides to continue(A6)</w:t>
            </w:r>
          </w:p>
          <w:p w:rsidR="00986F42" w:rsidRDefault="00986F42" w:rsidP="000F7361">
            <w:pPr>
              <w:pStyle w:val="ListNumberUC"/>
              <w:numPr>
                <w:ilvl w:val="0"/>
                <w:numId w:val="646"/>
              </w:numPr>
            </w:pPr>
            <w:r w:rsidRPr="0056742D">
              <w:t xml:space="preserve">Channel/CSR light application redirects the user to the selection of </w:t>
            </w:r>
            <w:r w:rsidR="002C56C0">
              <w:t>primary offer</w:t>
            </w:r>
            <w:r w:rsidRPr="0056742D">
              <w:t xml:space="preserve"> and bundles as in nominal case</w:t>
            </w:r>
          </w:p>
          <w:p w:rsidR="00361B7C" w:rsidRPr="0056742D" w:rsidDel="00361B7C" w:rsidRDefault="00361B7C" w:rsidP="00361B7C">
            <w:pPr>
              <w:pStyle w:val="ListNumberUC"/>
              <w:numPr>
                <w:ilvl w:val="0"/>
                <w:numId w:val="0"/>
              </w:numPr>
              <w:ind w:left="418" w:hanging="418"/>
              <w:rPr>
                <w:del w:id="886" w:author="Raphaël Guého" w:date="2010-01-05T11:35:00Z"/>
              </w:rPr>
            </w:pPr>
          </w:p>
          <w:p w:rsidR="00986F42" w:rsidRPr="0056742D" w:rsidRDefault="00986F42" w:rsidP="00986F42">
            <w:pPr>
              <w:pStyle w:val="BodyText"/>
            </w:pPr>
            <w:r w:rsidRPr="0056742D">
              <w:t>A3: Channel/CSR light application can’t access to credit checking service for any technical reason</w:t>
            </w:r>
          </w:p>
          <w:p w:rsidR="00986F42" w:rsidRDefault="00986F42" w:rsidP="000F7361">
            <w:pPr>
              <w:pStyle w:val="ListNumberUC"/>
              <w:numPr>
                <w:ilvl w:val="0"/>
                <w:numId w:val="647"/>
              </w:numPr>
              <w:rPr>
                <w:ins w:id="887" w:author="Raphaël Guého" w:date="2010-01-05T20:45:00Z"/>
              </w:rPr>
            </w:pPr>
            <w:r w:rsidRPr="0056742D">
              <w:t>Channel/CSR light application displays an error message informing the user the system is temporarily unavailable and propose t</w:t>
            </w:r>
            <w:ins w:id="888" w:author="Raphaël Guého" w:date="2010-01-08T13:37:00Z">
              <w:r w:rsidR="00DB6D97">
                <w:t>wo</w:t>
              </w:r>
            </w:ins>
            <w:del w:id="889" w:author="Raphaël Guého" w:date="2010-01-08T13:37:00Z">
              <w:r w:rsidRPr="0056742D" w:rsidDel="00DB6D97">
                <w:delText>hr</w:delText>
              </w:r>
            </w:del>
            <w:del w:id="890" w:author="Raphaël Guého" w:date="2010-01-08T13:38:00Z">
              <w:r w:rsidRPr="0056742D" w:rsidDel="00DB6D97">
                <w:delText>ee</w:delText>
              </w:r>
            </w:del>
            <w:r w:rsidRPr="0056742D">
              <w:t xml:space="preserve"> options to the user: </w:t>
            </w:r>
            <w:ins w:id="891" w:author="Raphaël Guého" w:date="2010-01-08T13:38:00Z">
              <w:r w:rsidR="00DB6D97">
                <w:t xml:space="preserve">retry, </w:t>
              </w:r>
            </w:ins>
            <w:del w:id="892" w:author="Raphaël Guého" w:date="2010-01-08T13:38:00Z">
              <w:r w:rsidRPr="0056742D" w:rsidDel="00DB6D97">
                <w:delText xml:space="preserve">cancel, </w:delText>
              </w:r>
            </w:del>
            <w:r w:rsidRPr="0056742D">
              <w:t>skip credit checking</w:t>
            </w:r>
            <w:del w:id="893" w:author="Raphaël Guého" w:date="2010-01-08T13:38:00Z">
              <w:r w:rsidRPr="0056742D" w:rsidDel="00DB6D97">
                <w:delText>, send to referral</w:delText>
              </w:r>
            </w:del>
          </w:p>
          <w:p w:rsidR="009E6354" w:rsidRPr="0056742D" w:rsidDel="00DB6D97" w:rsidRDefault="009E6354" w:rsidP="000F7361">
            <w:pPr>
              <w:pStyle w:val="ListNumberUC"/>
              <w:numPr>
                <w:ilvl w:val="0"/>
                <w:numId w:val="647"/>
              </w:numPr>
              <w:rPr>
                <w:del w:id="894" w:author="Raphaël Guého" w:date="2010-01-08T13:38:00Z"/>
              </w:rPr>
            </w:pPr>
          </w:p>
          <w:p w:rsidR="00986F42" w:rsidRPr="0056742D" w:rsidRDefault="00986F42" w:rsidP="000F7361">
            <w:pPr>
              <w:pStyle w:val="ListNumberUC"/>
              <w:numPr>
                <w:ilvl w:val="0"/>
                <w:numId w:val="647"/>
              </w:numPr>
            </w:pPr>
            <w:r w:rsidRPr="0056742D">
              <w:t xml:space="preserve">User selects to skip credit checking </w:t>
            </w:r>
            <w:ins w:id="895" w:author="Raphaël Guého" w:date="2010-01-08T13:38:00Z">
              <w:r w:rsidR="00DB6D97">
                <w:t>(A3bis)</w:t>
              </w:r>
            </w:ins>
            <w:r w:rsidRPr="0056742D">
              <w:t>(A6)(A7)</w:t>
            </w:r>
          </w:p>
          <w:p w:rsidR="00986F42" w:rsidRPr="0056742D" w:rsidRDefault="00986F42" w:rsidP="000F7361">
            <w:pPr>
              <w:pStyle w:val="ListNumberUC"/>
              <w:numPr>
                <w:ilvl w:val="0"/>
                <w:numId w:val="647"/>
              </w:numPr>
            </w:pPr>
            <w:r w:rsidRPr="0056742D">
              <w:t>Channel/CSR light application redirects the user to the catalog browsing</w:t>
            </w:r>
          </w:p>
          <w:p w:rsidR="00986F42" w:rsidRDefault="00986F42" w:rsidP="000F7361">
            <w:pPr>
              <w:pStyle w:val="ListNumberUC"/>
              <w:numPr>
                <w:ilvl w:val="0"/>
                <w:numId w:val="647"/>
              </w:numPr>
              <w:rPr>
                <w:ins w:id="896" w:author="Raphaël Guého" w:date="2010-01-08T13:39:00Z"/>
              </w:rPr>
            </w:pPr>
            <w:r w:rsidRPr="0056742D">
              <w:t>Next steps are similar to nominal case</w:t>
            </w:r>
          </w:p>
          <w:p w:rsidR="00DB6D97" w:rsidRDefault="00DB6D97" w:rsidP="00DB6D97">
            <w:pPr>
              <w:pStyle w:val="BodyText"/>
              <w:rPr>
                <w:ins w:id="897" w:author="Raphaël Guého" w:date="2010-01-08T13:40:00Z"/>
              </w:rPr>
            </w:pPr>
            <w:ins w:id="898" w:author="Raphaël Guého" w:date="2010-01-08T13:39:00Z">
              <w:r>
                <w:t>A3bis: User decides to retry credit checking step</w:t>
              </w:r>
            </w:ins>
          </w:p>
          <w:p w:rsidR="00DB6D97" w:rsidRPr="0056742D" w:rsidRDefault="00DB6D97" w:rsidP="00DB6D97">
            <w:pPr>
              <w:pStyle w:val="ListNumberUC"/>
              <w:numPr>
                <w:ilvl w:val="0"/>
                <w:numId w:val="648"/>
              </w:numPr>
              <w:rPr>
                <w:ins w:id="899" w:author="Raphaël Guého" w:date="2010-01-08T13:40:00Z"/>
              </w:rPr>
            </w:pPr>
            <w:ins w:id="900" w:author="Raphaël Guého" w:date="2010-01-08T13:40:00Z">
              <w:r>
                <w:t>Channel/CSR light application redirects to (A1)</w:t>
              </w:r>
              <w:r w:rsidRPr="0056742D">
                <w:t xml:space="preserve"> </w:t>
              </w:r>
            </w:ins>
          </w:p>
          <w:p w:rsidR="00DB6D97" w:rsidRPr="0056742D" w:rsidDel="00DB6D97" w:rsidRDefault="00DB6D97" w:rsidP="00DB6D97">
            <w:pPr>
              <w:pStyle w:val="ListNumberUC"/>
              <w:numPr>
                <w:ilvl w:val="0"/>
                <w:numId w:val="0"/>
              </w:numPr>
              <w:ind w:left="418" w:hanging="418"/>
              <w:rPr>
                <w:del w:id="901" w:author="Raphaël Guého" w:date="2010-01-08T13:40:00Z"/>
              </w:rPr>
              <w:pPrChange w:id="902" w:author="Raphaël Guého" w:date="2010-01-08T13:39:00Z">
                <w:pPr>
                  <w:pStyle w:val="ListNumberUC"/>
                  <w:numPr>
                    <w:numId w:val="647"/>
                  </w:numPr>
                  <w:tabs>
                    <w:tab w:val="clear" w:pos="418"/>
                    <w:tab w:val="num" w:pos="648"/>
                  </w:tabs>
                  <w:ind w:left="648" w:hanging="360"/>
                </w:pPr>
              </w:pPrChange>
            </w:pPr>
          </w:p>
          <w:p w:rsidR="00986F42" w:rsidRPr="0056742D" w:rsidRDefault="00986F42" w:rsidP="00986F42">
            <w:pPr>
              <w:pStyle w:val="BodyText"/>
            </w:pPr>
            <w:r w:rsidRPr="0056742D">
              <w:t>A4: Credit checking refuses the customer</w:t>
            </w:r>
          </w:p>
          <w:p w:rsidR="00986F42" w:rsidRPr="0056742D" w:rsidRDefault="00986F42" w:rsidP="00DB6D97">
            <w:pPr>
              <w:pStyle w:val="ListNumberUC"/>
              <w:numPr>
                <w:ilvl w:val="0"/>
                <w:numId w:val="751"/>
              </w:numPr>
              <w:pPrChange w:id="903" w:author="Raphaël Guého" w:date="2010-01-08T13:40:00Z">
                <w:pPr>
                  <w:pStyle w:val="ListNumberUC"/>
                  <w:numPr>
                    <w:numId w:val="648"/>
                  </w:numPr>
                  <w:tabs>
                    <w:tab w:val="clear" w:pos="418"/>
                    <w:tab w:val="num" w:pos="648"/>
                  </w:tabs>
                  <w:ind w:left="648" w:hanging="360"/>
                </w:pPr>
              </w:pPrChange>
            </w:pPr>
            <w:r w:rsidRPr="0056742D">
              <w:t xml:space="preserve">Channel/CSR light application displays an error message informing user he can’t </w:t>
            </w:r>
            <w:r w:rsidR="00036416">
              <w:t>chan</w:t>
            </w:r>
            <w:r w:rsidR="00036416">
              <w:t xml:space="preserve">ge his </w:t>
            </w:r>
            <w:r w:rsidR="002C56C0">
              <w:t>primary offer</w:t>
            </w:r>
            <w:r w:rsidRPr="0056742D">
              <w:t xml:space="preserve"> </w:t>
            </w:r>
          </w:p>
          <w:p w:rsidR="00986F42" w:rsidRDefault="00986F42" w:rsidP="00DB6D97">
            <w:pPr>
              <w:pStyle w:val="ListNumberUC"/>
              <w:numPr>
                <w:ilvl w:val="0"/>
                <w:numId w:val="751"/>
              </w:numPr>
              <w:rPr>
                <w:ins w:id="904" w:author="Raphaël Guého" w:date="2010-01-05T20:44:00Z"/>
              </w:rPr>
              <w:pPrChange w:id="905" w:author="Raphaël Guého" w:date="2010-01-08T13:40:00Z">
                <w:pPr>
                  <w:pStyle w:val="ListNumberUC"/>
                  <w:numPr>
                    <w:numId w:val="648"/>
                  </w:numPr>
                  <w:tabs>
                    <w:tab w:val="clear" w:pos="418"/>
                    <w:tab w:val="num" w:pos="648"/>
                  </w:tabs>
                  <w:ind w:left="648" w:hanging="360"/>
                </w:pPr>
              </w:pPrChange>
            </w:pPr>
            <w:r w:rsidRPr="0056742D">
              <w:t>User cancel</w:t>
            </w:r>
            <w:r w:rsidR="00036416">
              <w:t>s</w:t>
            </w:r>
            <w:r w:rsidRPr="0056742D">
              <w:t xml:space="preserve"> the </w:t>
            </w:r>
            <w:r w:rsidR="00036416">
              <w:t xml:space="preserve">change </w:t>
            </w:r>
            <w:r w:rsidR="002C56C0">
              <w:t>primary offer</w:t>
            </w:r>
            <w:r w:rsidR="00036416">
              <w:t xml:space="preserve"> and </w:t>
            </w:r>
            <w:r w:rsidR="00E95ABF">
              <w:t>supplementary offer</w:t>
            </w:r>
            <w:r w:rsidR="00036416">
              <w:t>s</w:t>
            </w:r>
          </w:p>
          <w:p w:rsidR="009E6354" w:rsidRPr="0056742D" w:rsidRDefault="009E6354" w:rsidP="00DB6D97">
            <w:pPr>
              <w:pStyle w:val="ListNumberUC"/>
              <w:numPr>
                <w:ilvl w:val="0"/>
                <w:numId w:val="751"/>
              </w:numPr>
              <w:pPrChange w:id="906" w:author="Raphaël Guého" w:date="2010-01-08T13:40:00Z">
                <w:pPr>
                  <w:pStyle w:val="ListNumberUC"/>
                  <w:numPr>
                    <w:numId w:val="648"/>
                  </w:numPr>
                  <w:tabs>
                    <w:tab w:val="clear" w:pos="418"/>
                    <w:tab w:val="num" w:pos="648"/>
                  </w:tabs>
                  <w:ind w:left="648" w:hanging="360"/>
                </w:pPr>
              </w:pPrChange>
            </w:pPr>
            <w:ins w:id="907" w:author="Raphaël Guého" w:date="2010-01-05T20:44:00Z">
              <w:r>
                <w:t xml:space="preserve">Channel/CSR light application redirects the user on the </w:t>
              </w:r>
              <w:r>
                <w:lastRenderedPageBreak/>
                <w:t>contextual subscriber dashboard (Refer to View and manage subscriber use case)</w:t>
              </w:r>
            </w:ins>
          </w:p>
          <w:p w:rsidR="00986F42" w:rsidRPr="0056742D" w:rsidRDefault="00986F42" w:rsidP="00986F42">
            <w:pPr>
              <w:pStyle w:val="BodyText"/>
            </w:pPr>
            <w:r w:rsidRPr="0056742D">
              <w:t>A5: Credit checking requires approval from service provider</w:t>
            </w:r>
          </w:p>
          <w:p w:rsidR="00986F42" w:rsidRPr="0056742D" w:rsidRDefault="00986F42" w:rsidP="000F7361">
            <w:pPr>
              <w:pStyle w:val="ListNumberUC"/>
              <w:numPr>
                <w:ilvl w:val="0"/>
                <w:numId w:val="649"/>
              </w:numPr>
            </w:pPr>
            <w:r w:rsidRPr="0056742D">
              <w:t xml:space="preserve">Channel/CSR light application displays an error message informing the dealer that the </w:t>
            </w:r>
            <w:r w:rsidR="00036416">
              <w:t xml:space="preserve">change </w:t>
            </w:r>
            <w:r w:rsidR="002C56C0">
              <w:t>primary offer</w:t>
            </w:r>
            <w:r w:rsidR="00036416">
              <w:t xml:space="preserve"> and </w:t>
            </w:r>
            <w:r w:rsidR="00E95ABF">
              <w:t>supplementary offer</w:t>
            </w:r>
            <w:r w:rsidR="00036416">
              <w:t>s</w:t>
            </w:r>
            <w:r w:rsidRPr="0056742D">
              <w:t xml:space="preserve"> of the </w:t>
            </w:r>
            <w:r w:rsidR="00A65E57">
              <w:t>subscriber</w:t>
            </w:r>
            <w:r w:rsidRPr="0056742D">
              <w:t xml:space="preserve"> to postpaid requires service provider approval</w:t>
            </w:r>
            <w:del w:id="908" w:author="Raphaël Guého" w:date="2010-01-05T20:46:00Z">
              <w:r w:rsidRPr="0056742D" w:rsidDel="009E6354">
                <w:delText xml:space="preserve"> and proposes two options to the user: Cancel, send to referral</w:delText>
              </w:r>
            </w:del>
            <w:r w:rsidRPr="0056742D">
              <w:t>.</w:t>
            </w:r>
          </w:p>
          <w:p w:rsidR="00986F42" w:rsidRPr="0056742D" w:rsidDel="009E6354" w:rsidRDefault="00986F42" w:rsidP="000F7361">
            <w:pPr>
              <w:pStyle w:val="ListNumberUC"/>
              <w:numPr>
                <w:ilvl w:val="0"/>
                <w:numId w:val="649"/>
              </w:numPr>
              <w:rPr>
                <w:del w:id="909" w:author="Raphaël Guého" w:date="2010-01-05T20:46:00Z"/>
              </w:rPr>
            </w:pPr>
            <w:del w:id="910" w:author="Raphaël Guého" w:date="2010-01-05T20:46:00Z">
              <w:r w:rsidRPr="0056742D" w:rsidDel="009E6354">
                <w:delText>User selects sent to referral option (A7)</w:delText>
              </w:r>
            </w:del>
          </w:p>
          <w:p w:rsidR="009E6354" w:rsidRDefault="009E6354" w:rsidP="000F7361">
            <w:pPr>
              <w:pStyle w:val="ListNumberUC"/>
              <w:numPr>
                <w:ilvl w:val="0"/>
                <w:numId w:val="649"/>
              </w:numPr>
              <w:rPr>
                <w:ins w:id="911" w:author="Raphaël Guého" w:date="2010-01-05T20:49:00Z"/>
              </w:rPr>
            </w:pPr>
            <w:ins w:id="912" w:author="Raphaël Guého" w:date="2010-01-05T20:49:00Z">
              <w:r>
                <w:t>Channel/CSR light application allows the user to enter a note associated to the referral request (‘Requester free text note’), intended for the referral user and confirms</w:t>
              </w:r>
            </w:ins>
          </w:p>
          <w:p w:rsidR="00986F42" w:rsidRDefault="00986F42" w:rsidP="000F7361">
            <w:pPr>
              <w:pStyle w:val="ListNumberUC"/>
              <w:numPr>
                <w:ilvl w:val="0"/>
                <w:numId w:val="649"/>
              </w:numPr>
              <w:rPr>
                <w:ins w:id="913" w:author="Raphaël Guého" w:date="2010-01-05T20:46:00Z"/>
              </w:rPr>
            </w:pPr>
            <w:r w:rsidRPr="0056742D">
              <w:t>Channel/CSR light application sends the order to referral management</w:t>
            </w:r>
          </w:p>
          <w:p w:rsidR="009E6354" w:rsidRPr="0056742D" w:rsidRDefault="009E6354" w:rsidP="000F7361">
            <w:pPr>
              <w:pStyle w:val="ListNumberUC"/>
              <w:numPr>
                <w:ilvl w:val="0"/>
                <w:numId w:val="649"/>
              </w:numPr>
            </w:pPr>
            <w:ins w:id="914" w:author="Raphaël Guého" w:date="2010-01-05T20:46:00Z">
              <w:r>
                <w:t>Channel/CSR light informs the user that the request is on referral</w:t>
              </w:r>
            </w:ins>
          </w:p>
          <w:p w:rsidR="00986F42" w:rsidRPr="0056742D" w:rsidRDefault="009E6354" w:rsidP="000F7361">
            <w:pPr>
              <w:pStyle w:val="ListNumberUC"/>
              <w:numPr>
                <w:ilvl w:val="0"/>
                <w:numId w:val="649"/>
              </w:numPr>
            </w:pPr>
            <w:ins w:id="915" w:author="Raphaël Guého" w:date="2010-01-05T20:46:00Z">
              <w:r>
                <w:t>Channel/CSR light application redirects the user on the contextual subscriber dashboard (Refer to View and manage subscriber use case)</w:t>
              </w:r>
            </w:ins>
          </w:p>
          <w:p w:rsidR="00986F42" w:rsidRPr="0056742D" w:rsidRDefault="00986F42" w:rsidP="00986F42">
            <w:pPr>
              <w:pStyle w:val="BodyText"/>
            </w:pPr>
            <w:r w:rsidRPr="0056742D">
              <w:t>A6: User has selected send to referral option</w:t>
            </w:r>
          </w:p>
          <w:p w:rsidR="009E6354" w:rsidRDefault="009E6354" w:rsidP="000F7361">
            <w:pPr>
              <w:pStyle w:val="ListNumberUC"/>
              <w:numPr>
                <w:ilvl w:val="0"/>
                <w:numId w:val="650"/>
              </w:numPr>
              <w:rPr>
                <w:ins w:id="916" w:author="Raphaël Guého" w:date="2010-01-05T20:49:00Z"/>
              </w:rPr>
            </w:pPr>
            <w:ins w:id="917" w:author="Raphaël Guého" w:date="2010-01-05T20:49:00Z">
              <w:r>
                <w:t>Channel/CSR light application allows the user to enter a note associated to the referral request (‘Requester free text note’), intended for the referral user and confirms</w:t>
              </w:r>
            </w:ins>
          </w:p>
          <w:p w:rsidR="00986F42" w:rsidRPr="0056742D" w:rsidRDefault="00986F42" w:rsidP="000F7361">
            <w:pPr>
              <w:pStyle w:val="ListNumberUC"/>
              <w:numPr>
                <w:ilvl w:val="0"/>
                <w:numId w:val="650"/>
              </w:numPr>
            </w:pPr>
            <w:r w:rsidRPr="0056742D">
              <w:t>Channel/CSR light application sends the order to referral management</w:t>
            </w:r>
          </w:p>
          <w:p w:rsidR="00986F42" w:rsidRPr="0056742D" w:rsidRDefault="009E6354" w:rsidP="000F7361">
            <w:pPr>
              <w:pStyle w:val="ListNumberUC"/>
              <w:numPr>
                <w:ilvl w:val="0"/>
                <w:numId w:val="650"/>
              </w:numPr>
            </w:pPr>
            <w:ins w:id="918" w:author="Raphaël Guého" w:date="2010-01-05T20:47:00Z">
              <w:r>
                <w:t>Channel/CSR light application redirects the user on the contextual subscriber dashboard (Refer to View and manage subscriber use case)</w:t>
              </w:r>
            </w:ins>
          </w:p>
          <w:p w:rsidR="00986F42" w:rsidRPr="0056742D" w:rsidDel="009E6354" w:rsidRDefault="00986F42" w:rsidP="00986F42">
            <w:pPr>
              <w:pStyle w:val="BodyText"/>
              <w:rPr>
                <w:del w:id="919" w:author="Raphaël Guého" w:date="2010-01-05T20:50:00Z"/>
              </w:rPr>
            </w:pPr>
            <w:del w:id="920" w:author="Raphaël Guého" w:date="2010-01-05T20:50:00Z">
              <w:r w:rsidRPr="0056742D" w:rsidDel="009E6354">
                <w:delText>A7: User has selected cancel option</w:delText>
              </w:r>
            </w:del>
          </w:p>
          <w:p w:rsidR="00986F42" w:rsidRPr="0056742D" w:rsidDel="009E6354" w:rsidRDefault="00986F42" w:rsidP="000F7361">
            <w:pPr>
              <w:pStyle w:val="BodyText"/>
              <w:numPr>
                <w:ilvl w:val="0"/>
                <w:numId w:val="651"/>
              </w:numPr>
              <w:rPr>
                <w:del w:id="921" w:author="Raphaël Guého" w:date="2010-01-05T20:50:00Z"/>
              </w:rPr>
            </w:pPr>
          </w:p>
          <w:p w:rsidR="00986F42" w:rsidRPr="0056742D" w:rsidRDefault="00986F42" w:rsidP="00986F42">
            <w:pPr>
              <w:pStyle w:val="BodyText"/>
            </w:pPr>
            <w:r w:rsidRPr="0056742D">
              <w:t>A8: User has selected a new account bundle (not already subscribed on the account, in the basket or in a pending order)</w:t>
            </w:r>
          </w:p>
          <w:p w:rsidR="00986F42" w:rsidRPr="0056742D" w:rsidRDefault="00986F42" w:rsidP="000F7361">
            <w:pPr>
              <w:pStyle w:val="BodyText"/>
              <w:numPr>
                <w:ilvl w:val="0"/>
                <w:numId w:val="652"/>
              </w:numPr>
            </w:pPr>
            <w:r w:rsidRPr="0056742D">
              <w:t>User configures the account bundle (refer to add account bundle use case)</w:t>
            </w:r>
          </w:p>
          <w:p w:rsidR="00986F42" w:rsidRPr="0056742D" w:rsidRDefault="00986F42" w:rsidP="000F7361">
            <w:pPr>
              <w:pStyle w:val="BodyText"/>
              <w:numPr>
                <w:ilvl w:val="0"/>
                <w:numId w:val="652"/>
              </w:numPr>
            </w:pPr>
            <w:r w:rsidRPr="0056742D">
              <w:t xml:space="preserve">Next steps are similar to the nominal case </w:t>
            </w:r>
          </w:p>
          <w:p w:rsidR="00986F42" w:rsidRPr="0056742D" w:rsidRDefault="00986F42" w:rsidP="00036416">
            <w:pPr>
              <w:pStyle w:val="BodyText"/>
            </w:pPr>
            <w:r w:rsidRPr="0056742D">
              <w:t xml:space="preserve">A9: There is already a pending request preventing the </w:t>
            </w:r>
            <w:r w:rsidR="00036416">
              <w:t xml:space="preserve">change </w:t>
            </w:r>
            <w:r w:rsidR="002C56C0">
              <w:t>primary offer</w:t>
            </w:r>
            <w:r w:rsidR="00036416">
              <w:t xml:space="preserve"> and </w:t>
            </w:r>
            <w:r w:rsidR="00E95ABF">
              <w:t>supplementary offer</w:t>
            </w:r>
            <w:r w:rsidR="00036416">
              <w:t>s (migration request)</w:t>
            </w:r>
          </w:p>
          <w:p w:rsidR="00986F42" w:rsidRDefault="00986F42" w:rsidP="000F7361">
            <w:pPr>
              <w:pStyle w:val="ListNumberUC"/>
              <w:numPr>
                <w:ilvl w:val="0"/>
                <w:numId w:val="653"/>
              </w:numPr>
            </w:pPr>
            <w:r w:rsidRPr="0056742D">
              <w:t xml:space="preserve">Channel/CSR light application displays an error message to the user to inform him migration can’t be done until current pending requests on this </w:t>
            </w:r>
            <w:r w:rsidR="00A65E57">
              <w:t>subscriber</w:t>
            </w:r>
            <w:r w:rsidRPr="0056742D">
              <w:t xml:space="preserve"> have been processed.</w:t>
            </w:r>
          </w:p>
          <w:p w:rsidR="0092774E" w:rsidRPr="0056742D" w:rsidRDefault="0092774E" w:rsidP="00986F42">
            <w:pPr>
              <w:pStyle w:val="ListNumberUC"/>
              <w:numPr>
                <w:ilvl w:val="0"/>
                <w:numId w:val="0"/>
              </w:numPr>
            </w:pPr>
            <w:r w:rsidRPr="0056742D">
              <w:t>A</w:t>
            </w:r>
            <w:r w:rsidR="00986F42">
              <w:t>10</w:t>
            </w:r>
            <w:r w:rsidRPr="0056742D">
              <w:t xml:space="preserve">: </w:t>
            </w:r>
            <w:r>
              <w:t xml:space="preserve">‘Review existing account’ step (and use case) is </w:t>
            </w:r>
            <w:ins w:id="922" w:author="Raphaël Guého" w:date="2010-01-05T11:53:00Z">
              <w:r w:rsidR="001C0A57">
                <w:t>enabled</w:t>
              </w:r>
            </w:ins>
            <w:del w:id="923" w:author="Raphaël Guého" w:date="2010-01-05T11:53:00Z">
              <w:r w:rsidDel="001C0A57">
                <w:delText>disabled</w:delText>
              </w:r>
            </w:del>
          </w:p>
          <w:p w:rsidR="0092774E" w:rsidRPr="00F50A93" w:rsidRDefault="0092774E" w:rsidP="000F7361">
            <w:pPr>
              <w:pStyle w:val="ListNumberUC"/>
              <w:numPr>
                <w:ilvl w:val="0"/>
                <w:numId w:val="654"/>
              </w:numPr>
            </w:pPr>
            <w:r w:rsidRPr="0056742D">
              <w:t xml:space="preserve">User </w:t>
            </w:r>
            <w:ins w:id="924" w:author="Raphaël Guého" w:date="2010-01-05T11:53:00Z">
              <w:r w:rsidR="001C0A57">
                <w:t>r</w:t>
              </w:r>
            </w:ins>
            <w:del w:id="925" w:author="Raphaël Guého" w:date="2010-01-05T11:53:00Z">
              <w:r w:rsidRPr="0056742D" w:rsidDel="001C0A57">
                <w:delText>R</w:delText>
              </w:r>
            </w:del>
            <w:r w:rsidRPr="0056742D">
              <w:t>eviews and update</w:t>
            </w:r>
            <w:ins w:id="926" w:author="Raphaël Guého" w:date="2010-01-05T11:53:00Z">
              <w:r w:rsidR="001C0A57">
                <w:t>s</w:t>
              </w:r>
            </w:ins>
            <w:r w:rsidRPr="0056742D">
              <w:t xml:space="preserve"> </w:t>
            </w:r>
            <w:r>
              <w:t>existing account</w:t>
            </w:r>
            <w:r w:rsidRPr="0056742D">
              <w:t xml:space="preserve"> (refer to use case Review </w:t>
            </w:r>
            <w:r>
              <w:t>existing accoun</w:t>
            </w:r>
            <w:r>
              <w:t>t</w:t>
            </w:r>
            <w:r w:rsidRPr="0056742D">
              <w:t>). (A</w:t>
            </w:r>
            <w:r w:rsidR="00986F42">
              <w:t>1</w:t>
            </w:r>
            <w:r w:rsidRPr="0056742D">
              <w:t>)</w:t>
            </w:r>
            <w:r w:rsidR="00036416">
              <w:t>(A1bis)</w:t>
            </w:r>
            <w:r w:rsidRPr="0056742D">
              <w:t>(A9)</w:t>
            </w:r>
          </w:p>
        </w:tc>
      </w:tr>
    </w:tbl>
    <w:p w:rsidR="003236F3" w:rsidRPr="00215579" w:rsidRDefault="003236F3" w:rsidP="004752DD">
      <w:pPr>
        <w:pStyle w:val="Heading4"/>
      </w:pPr>
      <w:bookmarkStart w:id="927" w:name="_Toc253578057"/>
      <w:r w:rsidRPr="00215579">
        <w:lastRenderedPageBreak/>
        <w:t xml:space="preserve">Use Case: </w:t>
      </w:r>
      <w:r w:rsidR="009D038F">
        <w:t xml:space="preserve"> </w:t>
      </w:r>
      <w:r w:rsidRPr="00215579">
        <w:t xml:space="preserve">Swap </w:t>
      </w:r>
      <w:r w:rsidR="002C56C0">
        <w:t>primary offer</w:t>
      </w:r>
      <w:r w:rsidRPr="00215579">
        <w:t>/</w:t>
      </w:r>
      <w:r w:rsidR="002C56C0">
        <w:t>subscriber bundle</w:t>
      </w:r>
      <w:bookmarkEnd w:id="927"/>
    </w:p>
    <w:p w:rsidR="003236F3" w:rsidRPr="00326D15" w:rsidRDefault="00326D15" w:rsidP="003236F3">
      <w:pPr>
        <w:pStyle w:val="BodyText"/>
      </w:pPr>
      <w:r w:rsidRPr="00326D15">
        <w:pict>
          <v:shape id="_x0000_i1070" type="#_x0000_t75" style="width:468pt;height:228.75pt">
            <v:imagedata r:id="rId61"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236F3" w:rsidRPr="00215579" w:rsidTr="003236F3">
        <w:trPr>
          <w:gridAfter w:val="1"/>
          <w:wAfter w:w="18" w:type="dxa"/>
          <w:trHeight w:val="360"/>
        </w:trPr>
        <w:tc>
          <w:tcPr>
            <w:tcW w:w="5580" w:type="dxa"/>
            <w:gridSpan w:val="2"/>
            <w:shd w:val="clear" w:color="auto" w:fill="E6E6E6"/>
          </w:tcPr>
          <w:p w:rsidR="003236F3" w:rsidRPr="00215579" w:rsidRDefault="003236F3" w:rsidP="00122B88">
            <w:pPr>
              <w:pStyle w:val="TableHeading"/>
            </w:pPr>
            <w:r w:rsidRPr="00215579">
              <w:t xml:space="preserve">Swap </w:t>
            </w:r>
            <w:r w:rsidR="002C56C0">
              <w:t>primary offer</w:t>
            </w:r>
            <w:r w:rsidRPr="00215579">
              <w:t>/</w:t>
            </w:r>
            <w:r w:rsidR="002C56C0">
              <w:t>subscriber bundle</w:t>
            </w:r>
            <w:r w:rsidRPr="00215579">
              <w:t xml:space="preserve"> </w:t>
            </w:r>
          </w:p>
        </w:tc>
        <w:tc>
          <w:tcPr>
            <w:tcW w:w="2610" w:type="dxa"/>
            <w:shd w:val="clear" w:color="auto" w:fill="E6E6E6"/>
          </w:tcPr>
          <w:p w:rsidR="003236F3" w:rsidRPr="00215579" w:rsidRDefault="00B91E30" w:rsidP="00122B88">
            <w:pPr>
              <w:pStyle w:val="TableHeading"/>
            </w:pPr>
            <w:r w:rsidRPr="00215579">
              <w:t>SUM0100</w:t>
            </w:r>
          </w:p>
        </w:tc>
      </w:tr>
      <w:tr w:rsidR="003236F3" w:rsidRPr="00215579" w:rsidTr="003236F3">
        <w:tc>
          <w:tcPr>
            <w:tcW w:w="2268" w:type="dxa"/>
          </w:tcPr>
          <w:p w:rsidR="003236F3" w:rsidRPr="00215579" w:rsidRDefault="003236F3" w:rsidP="003236F3">
            <w:r w:rsidRPr="00215579">
              <w:t>Primary actors</w:t>
            </w:r>
          </w:p>
        </w:tc>
        <w:tc>
          <w:tcPr>
            <w:tcW w:w="5940" w:type="dxa"/>
            <w:gridSpan w:val="3"/>
          </w:tcPr>
          <w:p w:rsidR="003236F3" w:rsidRDefault="003236F3" w:rsidP="003236F3">
            <w:pPr>
              <w:pStyle w:val="BodyText"/>
            </w:pPr>
            <w:r w:rsidRPr="00215579">
              <w:t>Dealer user</w:t>
            </w:r>
          </w:p>
          <w:p w:rsidR="00215579" w:rsidRPr="00215579" w:rsidRDefault="00215579" w:rsidP="003236F3">
            <w:pPr>
              <w:pStyle w:val="BodyText"/>
            </w:pPr>
            <w:r>
              <w:t>CSR</w:t>
            </w:r>
          </w:p>
        </w:tc>
      </w:tr>
      <w:tr w:rsidR="003236F3" w:rsidRPr="00215579" w:rsidTr="003236F3">
        <w:tc>
          <w:tcPr>
            <w:tcW w:w="2268" w:type="dxa"/>
          </w:tcPr>
          <w:p w:rsidR="003236F3" w:rsidRPr="00215579" w:rsidRDefault="003236F3" w:rsidP="003236F3">
            <w:r w:rsidRPr="00215579">
              <w:t>Summary Goal</w:t>
            </w:r>
          </w:p>
        </w:tc>
        <w:tc>
          <w:tcPr>
            <w:tcW w:w="5940" w:type="dxa"/>
            <w:gridSpan w:val="3"/>
          </w:tcPr>
          <w:p w:rsidR="003236F3" w:rsidRPr="00215579" w:rsidRDefault="003236F3" w:rsidP="003236F3">
            <w:pPr>
              <w:pStyle w:val="BodyText"/>
            </w:pPr>
            <w:r w:rsidRPr="00215579">
              <w:t xml:space="preserve">This use case allows user reconfiguring the </w:t>
            </w:r>
            <w:r w:rsidR="00A65E57">
              <w:t>subscriber</w:t>
            </w:r>
            <w:r w:rsidRPr="00215579">
              <w:t xml:space="preserve"> to complete the swap</w:t>
            </w:r>
          </w:p>
        </w:tc>
      </w:tr>
      <w:tr w:rsidR="003236F3" w:rsidRPr="00215579" w:rsidTr="003236F3">
        <w:trPr>
          <w:trHeight w:val="176"/>
        </w:trPr>
        <w:tc>
          <w:tcPr>
            <w:tcW w:w="2268" w:type="dxa"/>
          </w:tcPr>
          <w:p w:rsidR="003236F3" w:rsidRPr="00215579" w:rsidRDefault="003236F3" w:rsidP="003236F3">
            <w:r w:rsidRPr="00215579">
              <w:t>Pre-conditions</w:t>
            </w:r>
          </w:p>
        </w:tc>
        <w:tc>
          <w:tcPr>
            <w:tcW w:w="5940" w:type="dxa"/>
            <w:gridSpan w:val="3"/>
          </w:tcPr>
          <w:p w:rsidR="003236F3" w:rsidRPr="00215579" w:rsidRDefault="00553E11" w:rsidP="003236F3">
            <w:pPr>
              <w:pStyle w:val="BodyText"/>
            </w:pPr>
            <w:r w:rsidRPr="00215579">
              <w:t>User</w:t>
            </w:r>
            <w:r w:rsidR="003236F3" w:rsidRPr="00215579">
              <w:t xml:space="preserve"> is either migrating a </w:t>
            </w:r>
            <w:r w:rsidR="00A65E57">
              <w:t>subscriber</w:t>
            </w:r>
            <w:r w:rsidR="003236F3" w:rsidRPr="00215579">
              <w:t xml:space="preserve"> or changing </w:t>
            </w:r>
            <w:r w:rsidR="002C56C0">
              <w:t>primary offer</w:t>
            </w:r>
            <w:r w:rsidR="003236F3" w:rsidRPr="00215579">
              <w:t xml:space="preserve"> and </w:t>
            </w:r>
            <w:r w:rsidR="00E95ABF">
              <w:t>supplementary offer</w:t>
            </w:r>
            <w:r w:rsidR="003236F3" w:rsidRPr="00215579">
              <w:t xml:space="preserve">s </w:t>
            </w:r>
          </w:p>
        </w:tc>
      </w:tr>
      <w:tr w:rsidR="003236F3" w:rsidRPr="00215579" w:rsidTr="003236F3">
        <w:trPr>
          <w:trHeight w:val="176"/>
        </w:trPr>
        <w:tc>
          <w:tcPr>
            <w:tcW w:w="2268" w:type="dxa"/>
          </w:tcPr>
          <w:p w:rsidR="003236F3" w:rsidRPr="00215579" w:rsidRDefault="003236F3" w:rsidP="003236F3">
            <w:r w:rsidRPr="00215579">
              <w:t>Trigger</w:t>
            </w:r>
          </w:p>
        </w:tc>
        <w:tc>
          <w:tcPr>
            <w:tcW w:w="5940" w:type="dxa"/>
            <w:gridSpan w:val="3"/>
          </w:tcPr>
          <w:p w:rsidR="003236F3" w:rsidRPr="00215579" w:rsidRDefault="003236F3" w:rsidP="003236F3">
            <w:pPr>
              <w:pStyle w:val="BodyText"/>
            </w:pPr>
            <w:r w:rsidRPr="00215579">
              <w:t>User has selected the primary offer</w:t>
            </w:r>
          </w:p>
        </w:tc>
      </w:tr>
      <w:tr w:rsidR="003236F3" w:rsidRPr="00215579" w:rsidTr="003236F3">
        <w:trPr>
          <w:trHeight w:val="176"/>
        </w:trPr>
        <w:tc>
          <w:tcPr>
            <w:tcW w:w="2268" w:type="dxa"/>
          </w:tcPr>
          <w:p w:rsidR="003236F3" w:rsidRPr="00215579" w:rsidRDefault="003236F3" w:rsidP="003236F3">
            <w:r w:rsidRPr="00215579">
              <w:t>Minimum guarantees</w:t>
            </w:r>
          </w:p>
        </w:tc>
        <w:tc>
          <w:tcPr>
            <w:tcW w:w="5940" w:type="dxa"/>
            <w:gridSpan w:val="3"/>
          </w:tcPr>
          <w:p w:rsidR="003236F3" w:rsidRPr="00215579" w:rsidRDefault="003236F3" w:rsidP="003236F3">
            <w:pPr>
              <w:pStyle w:val="BodyText"/>
            </w:pPr>
          </w:p>
        </w:tc>
      </w:tr>
      <w:tr w:rsidR="003236F3" w:rsidRPr="00215579" w:rsidTr="003236F3">
        <w:trPr>
          <w:trHeight w:val="176"/>
        </w:trPr>
        <w:tc>
          <w:tcPr>
            <w:tcW w:w="2268" w:type="dxa"/>
          </w:tcPr>
          <w:p w:rsidR="003236F3" w:rsidRPr="00215579" w:rsidRDefault="003236F3" w:rsidP="003236F3">
            <w:r w:rsidRPr="00215579">
              <w:t>Success guarantees:</w:t>
            </w:r>
          </w:p>
        </w:tc>
        <w:tc>
          <w:tcPr>
            <w:tcW w:w="5940" w:type="dxa"/>
            <w:gridSpan w:val="3"/>
          </w:tcPr>
          <w:p w:rsidR="003236F3" w:rsidRPr="00215579" w:rsidRDefault="003236F3" w:rsidP="003236F3">
            <w:pPr>
              <w:pStyle w:val="BodyText"/>
            </w:pPr>
            <w:r w:rsidRPr="00215579">
              <w:t xml:space="preserve">New </w:t>
            </w:r>
            <w:r w:rsidR="00A65E57">
              <w:t>subscriber</w:t>
            </w:r>
            <w:r w:rsidRPr="00215579">
              <w:t xml:space="preserve"> configuration has been set in the order</w:t>
            </w:r>
          </w:p>
        </w:tc>
      </w:tr>
      <w:tr w:rsidR="003236F3" w:rsidRPr="00215579" w:rsidTr="003236F3">
        <w:trPr>
          <w:trHeight w:val="176"/>
        </w:trPr>
        <w:tc>
          <w:tcPr>
            <w:tcW w:w="2268" w:type="dxa"/>
          </w:tcPr>
          <w:p w:rsidR="003236F3" w:rsidRPr="00215579" w:rsidRDefault="003236F3" w:rsidP="003236F3">
            <w:r w:rsidRPr="00215579">
              <w:t>Normal Flow:</w:t>
            </w:r>
          </w:p>
        </w:tc>
        <w:tc>
          <w:tcPr>
            <w:tcW w:w="5940" w:type="dxa"/>
            <w:gridSpan w:val="3"/>
          </w:tcPr>
          <w:p w:rsidR="003236F3" w:rsidRPr="00215579" w:rsidRDefault="00325101" w:rsidP="000F7361">
            <w:pPr>
              <w:pStyle w:val="ListNumberUC"/>
              <w:numPr>
                <w:ilvl w:val="0"/>
                <w:numId w:val="117"/>
              </w:numPr>
            </w:pPr>
            <w:r w:rsidRPr="00215579">
              <w:t>Channel/CSR light</w:t>
            </w:r>
            <w:r w:rsidR="003236F3" w:rsidRPr="00215579">
              <w:t xml:space="preserve"> application shall display impact on current balance of the swap specifically if he can lose some money (A1)</w:t>
            </w:r>
          </w:p>
          <w:p w:rsidR="003236F3" w:rsidRPr="00215579" w:rsidRDefault="00553E11" w:rsidP="000F7361">
            <w:pPr>
              <w:pStyle w:val="ListNumberUC"/>
              <w:numPr>
                <w:ilvl w:val="0"/>
                <w:numId w:val="117"/>
              </w:numPr>
            </w:pPr>
            <w:r w:rsidRPr="00215579">
              <w:t>User</w:t>
            </w:r>
            <w:r w:rsidR="003236F3" w:rsidRPr="00215579">
              <w:t xml:space="preserve"> reviews and updates </w:t>
            </w:r>
            <w:r w:rsidR="00A65E57">
              <w:t>subscriber</w:t>
            </w:r>
            <w:r w:rsidR="003236F3" w:rsidRPr="00215579">
              <w:t xml:space="preserve"> attributes (refer to use update </w:t>
            </w:r>
            <w:r w:rsidR="00A65E57">
              <w:t>subscriber</w:t>
            </w:r>
            <w:r w:rsidR="003236F3" w:rsidRPr="00215579">
              <w:t xml:space="preserve"> attributes)</w:t>
            </w:r>
          </w:p>
          <w:p w:rsidR="003236F3" w:rsidRPr="00215579" w:rsidRDefault="00553E11" w:rsidP="000F7361">
            <w:pPr>
              <w:pStyle w:val="ListNumberUC"/>
              <w:numPr>
                <w:ilvl w:val="0"/>
                <w:numId w:val="117"/>
              </w:numPr>
            </w:pPr>
            <w:r w:rsidRPr="00215579">
              <w:t>User</w:t>
            </w:r>
            <w:r w:rsidR="003236F3" w:rsidRPr="00215579">
              <w:t xml:space="preserve"> selects </w:t>
            </w:r>
            <w:r w:rsidR="00A65E57">
              <w:t>subscriber</w:t>
            </w:r>
            <w:r w:rsidR="003236F3" w:rsidRPr="00215579">
              <w:t xml:space="preserve">s </w:t>
            </w:r>
            <w:r w:rsidR="00E95ABF">
              <w:t>supplementary offer</w:t>
            </w:r>
            <w:r w:rsidR="003236F3" w:rsidRPr="00215579">
              <w:t xml:space="preserve">s he wants (refer to select </w:t>
            </w:r>
            <w:r w:rsidR="00D22280">
              <w:t>subscriber supplementary offer</w:t>
            </w:r>
            <w:r w:rsidR="003236F3" w:rsidRPr="00215579">
              <w:t>s use case)</w:t>
            </w:r>
          </w:p>
          <w:p w:rsidR="003236F3" w:rsidRPr="00215579" w:rsidRDefault="00553E11" w:rsidP="000F7361">
            <w:pPr>
              <w:pStyle w:val="ListNumberUC"/>
              <w:numPr>
                <w:ilvl w:val="0"/>
                <w:numId w:val="117"/>
              </w:numPr>
            </w:pPr>
            <w:r w:rsidRPr="00215579">
              <w:t>User</w:t>
            </w:r>
            <w:r w:rsidR="003236F3" w:rsidRPr="00215579">
              <w:t xml:space="preserve"> Configures </w:t>
            </w:r>
            <w:r w:rsidR="002C56C0">
              <w:t>primary offer</w:t>
            </w:r>
            <w:r w:rsidR="003236F3" w:rsidRPr="00215579">
              <w:t xml:space="preserve"> and </w:t>
            </w:r>
            <w:r w:rsidR="00D22280">
              <w:t>offer parameter</w:t>
            </w:r>
            <w:r w:rsidR="003236F3" w:rsidRPr="00215579">
              <w:t xml:space="preserve">s (refer to configure </w:t>
            </w:r>
            <w:r w:rsidR="002C56C0">
              <w:t>primary offer</w:t>
            </w:r>
            <w:r w:rsidR="003236F3" w:rsidRPr="00215579">
              <w:t xml:space="preserve"> parameters use case)</w:t>
            </w:r>
          </w:p>
          <w:p w:rsidR="00E945B8" w:rsidRPr="00215579" w:rsidRDefault="00553E11" w:rsidP="000F7361">
            <w:pPr>
              <w:pStyle w:val="ListNumberUC"/>
              <w:numPr>
                <w:ilvl w:val="0"/>
                <w:numId w:val="117"/>
              </w:numPr>
            </w:pPr>
            <w:r w:rsidRPr="00215579">
              <w:t>User</w:t>
            </w:r>
            <w:r w:rsidR="00E945B8" w:rsidRPr="00215579">
              <w:t xml:space="preserve"> configures new F&amp;F list (refer to use case configure new F&amp;F</w:t>
            </w:r>
            <w:r w:rsidR="00D91F89">
              <w:t xml:space="preserve"> list</w:t>
            </w:r>
            <w:r w:rsidR="00E945B8" w:rsidRPr="00215579">
              <w:t>)</w:t>
            </w:r>
          </w:p>
          <w:p w:rsidR="003236F3" w:rsidRPr="00215579" w:rsidRDefault="00553E11" w:rsidP="000F7361">
            <w:pPr>
              <w:pStyle w:val="ListNumberUC"/>
              <w:numPr>
                <w:ilvl w:val="0"/>
                <w:numId w:val="117"/>
              </w:numPr>
            </w:pPr>
            <w:r w:rsidRPr="00215579">
              <w:t>User</w:t>
            </w:r>
            <w:r w:rsidR="003236F3" w:rsidRPr="00215579">
              <w:t xml:space="preserve"> configures balance</w:t>
            </w:r>
            <w:r w:rsidR="003236F3" w:rsidRPr="00215579">
              <w:t>s (refer to configure balances use case)</w:t>
            </w:r>
          </w:p>
          <w:p w:rsidR="003236F3" w:rsidRPr="00215579" w:rsidRDefault="00325101" w:rsidP="000F7361">
            <w:pPr>
              <w:pStyle w:val="ListNumberUC"/>
              <w:numPr>
                <w:ilvl w:val="0"/>
                <w:numId w:val="117"/>
              </w:numPr>
            </w:pPr>
            <w:r w:rsidRPr="00215579">
              <w:t>Channel/CSR light</w:t>
            </w:r>
            <w:r w:rsidR="003236F3" w:rsidRPr="00215579">
              <w:t xml:space="preserve"> application set the migrated </w:t>
            </w:r>
            <w:r w:rsidR="00A65E57">
              <w:t>subscriber</w:t>
            </w:r>
            <w:r w:rsidR="003236F3" w:rsidRPr="00215579">
              <w:t xml:space="preserve"> in the basket</w:t>
            </w:r>
          </w:p>
        </w:tc>
      </w:tr>
      <w:tr w:rsidR="003236F3" w:rsidRPr="00215579" w:rsidTr="003236F3">
        <w:trPr>
          <w:trHeight w:val="176"/>
        </w:trPr>
        <w:tc>
          <w:tcPr>
            <w:tcW w:w="2268" w:type="dxa"/>
          </w:tcPr>
          <w:p w:rsidR="003236F3" w:rsidRPr="00215579" w:rsidRDefault="003236F3" w:rsidP="003236F3">
            <w:r w:rsidRPr="00215579">
              <w:lastRenderedPageBreak/>
              <w:t>Alternative Flows:</w:t>
            </w:r>
          </w:p>
        </w:tc>
        <w:tc>
          <w:tcPr>
            <w:tcW w:w="5940" w:type="dxa"/>
            <w:gridSpan w:val="3"/>
          </w:tcPr>
          <w:p w:rsidR="003236F3" w:rsidRPr="00215579" w:rsidRDefault="003236F3" w:rsidP="000C19A4">
            <w:pPr>
              <w:pStyle w:val="Body"/>
              <w:ind w:left="0"/>
            </w:pPr>
            <w:r w:rsidRPr="00215579">
              <w:t xml:space="preserve">A1: </w:t>
            </w:r>
            <w:r w:rsidR="00553E11" w:rsidRPr="00215579">
              <w:t>User</w:t>
            </w:r>
            <w:r w:rsidRPr="00215579">
              <w:t xml:space="preserve"> cancels the swap</w:t>
            </w:r>
          </w:p>
          <w:p w:rsidR="003236F3" w:rsidRPr="00215579" w:rsidRDefault="00325101" w:rsidP="000F7361">
            <w:pPr>
              <w:pStyle w:val="Body"/>
              <w:numPr>
                <w:ilvl w:val="0"/>
                <w:numId w:val="262"/>
              </w:numPr>
            </w:pPr>
            <w:r w:rsidRPr="00215579">
              <w:t>Channel/CSR light</w:t>
            </w:r>
            <w:r w:rsidR="003236F3" w:rsidRPr="00215579">
              <w:t xml:space="preserve"> application redirects </w:t>
            </w:r>
            <w:r w:rsidR="00A9344A" w:rsidRPr="00215579">
              <w:t>user</w:t>
            </w:r>
            <w:r w:rsidR="003236F3" w:rsidRPr="00215579">
              <w:t xml:space="preserve"> to the customer main page. </w:t>
            </w:r>
          </w:p>
        </w:tc>
      </w:tr>
    </w:tbl>
    <w:p w:rsidR="0058431F" w:rsidRDefault="0058431F" w:rsidP="0058431F">
      <w:pPr>
        <w:pStyle w:val="Heading4"/>
      </w:pPr>
      <w:bookmarkStart w:id="928" w:name="_Toc214246200"/>
      <w:bookmarkStart w:id="929" w:name="_Toc233601232"/>
      <w:bookmarkStart w:id="930" w:name="_Toc253578058"/>
      <w:r w:rsidRPr="00215579">
        <w:t>Use C</w:t>
      </w:r>
      <w:r w:rsidRPr="00215579">
        <w:t xml:space="preserve">ase: </w:t>
      </w:r>
      <w:r w:rsidR="00626203">
        <w:t xml:space="preserve"> </w:t>
      </w:r>
      <w:r w:rsidRPr="00215579">
        <w:t xml:space="preserve">Update </w:t>
      </w:r>
      <w:bookmarkEnd w:id="929"/>
      <w:r w:rsidR="00A65E57">
        <w:t>subscriber</w:t>
      </w:r>
      <w:r>
        <w:t xml:space="preserve"> external id</w:t>
      </w:r>
      <w:bookmarkEnd w:id="93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8431F" w:rsidRPr="00215579" w:rsidTr="00C35260">
        <w:trPr>
          <w:gridAfter w:val="1"/>
          <w:wAfter w:w="18" w:type="dxa"/>
          <w:trHeight w:val="360"/>
        </w:trPr>
        <w:tc>
          <w:tcPr>
            <w:tcW w:w="5580" w:type="dxa"/>
            <w:gridSpan w:val="2"/>
            <w:shd w:val="clear" w:color="auto" w:fill="E6E6E6"/>
          </w:tcPr>
          <w:p w:rsidR="0058431F" w:rsidRPr="00215579" w:rsidRDefault="0058431F" w:rsidP="00C35260">
            <w:pPr>
              <w:pStyle w:val="TableHeading"/>
            </w:pPr>
            <w:r w:rsidRPr="00215579">
              <w:t xml:space="preserve">Update </w:t>
            </w:r>
            <w:r w:rsidR="00A13724">
              <w:t>Subscriber</w:t>
            </w:r>
            <w:r>
              <w:t xml:space="preserve"> external id</w:t>
            </w:r>
            <w:r w:rsidRPr="00215579">
              <w:t xml:space="preserve"> </w:t>
            </w:r>
          </w:p>
        </w:tc>
        <w:tc>
          <w:tcPr>
            <w:tcW w:w="2610" w:type="dxa"/>
            <w:shd w:val="clear" w:color="auto" w:fill="E6E6E6"/>
          </w:tcPr>
          <w:p w:rsidR="0058431F" w:rsidRPr="00215579" w:rsidRDefault="0058431F" w:rsidP="00C35260">
            <w:pPr>
              <w:pStyle w:val="TableHeading"/>
            </w:pPr>
            <w:r w:rsidRPr="00215579">
              <w:t>SUM0110</w:t>
            </w:r>
          </w:p>
        </w:tc>
      </w:tr>
      <w:tr w:rsidR="0058431F" w:rsidRPr="00215579" w:rsidTr="00C35260">
        <w:tc>
          <w:tcPr>
            <w:tcW w:w="2268" w:type="dxa"/>
          </w:tcPr>
          <w:p w:rsidR="0058431F" w:rsidRPr="00215579" w:rsidRDefault="0058431F" w:rsidP="00C35260">
            <w:r w:rsidRPr="00215579">
              <w:t>Primary actors</w:t>
            </w:r>
          </w:p>
        </w:tc>
        <w:tc>
          <w:tcPr>
            <w:tcW w:w="5940" w:type="dxa"/>
            <w:gridSpan w:val="3"/>
          </w:tcPr>
          <w:p w:rsidR="0058431F" w:rsidRDefault="0058431F" w:rsidP="00C35260">
            <w:pPr>
              <w:pStyle w:val="BodyText"/>
            </w:pPr>
            <w:r w:rsidRPr="00215579">
              <w:t>Dealer user</w:t>
            </w:r>
          </w:p>
          <w:p w:rsidR="0058431F" w:rsidRPr="00215579" w:rsidRDefault="0058431F" w:rsidP="00C35260">
            <w:pPr>
              <w:pStyle w:val="BodyText"/>
            </w:pPr>
            <w:r>
              <w:t>CSR user</w:t>
            </w:r>
          </w:p>
        </w:tc>
      </w:tr>
      <w:tr w:rsidR="0058431F" w:rsidRPr="00215579" w:rsidTr="00C35260">
        <w:tc>
          <w:tcPr>
            <w:tcW w:w="2268" w:type="dxa"/>
          </w:tcPr>
          <w:p w:rsidR="0058431F" w:rsidRPr="00215579" w:rsidRDefault="0058431F" w:rsidP="00C35260">
            <w:r w:rsidRPr="00215579">
              <w:t>Summary Goal</w:t>
            </w:r>
          </w:p>
        </w:tc>
        <w:tc>
          <w:tcPr>
            <w:tcW w:w="5940" w:type="dxa"/>
            <w:gridSpan w:val="3"/>
          </w:tcPr>
          <w:p w:rsidR="0058431F" w:rsidRPr="00215579" w:rsidRDefault="0058431F" w:rsidP="00C35260">
            <w:pPr>
              <w:pStyle w:val="BodyText"/>
            </w:pPr>
            <w:r w:rsidRPr="00215579">
              <w:t xml:space="preserve">This use case allows the user to re configure line roles for an existing </w:t>
            </w:r>
            <w:r w:rsidR="00A65E57">
              <w:t>subscriber</w:t>
            </w:r>
          </w:p>
        </w:tc>
      </w:tr>
      <w:tr w:rsidR="0058431F" w:rsidRPr="00215579" w:rsidTr="00C35260">
        <w:trPr>
          <w:trHeight w:val="176"/>
        </w:trPr>
        <w:tc>
          <w:tcPr>
            <w:tcW w:w="2268" w:type="dxa"/>
          </w:tcPr>
          <w:p w:rsidR="0058431F" w:rsidRPr="00215579" w:rsidRDefault="0058431F" w:rsidP="00C35260">
            <w:r w:rsidRPr="00215579">
              <w:t>Pre-conditions</w:t>
            </w:r>
          </w:p>
        </w:tc>
        <w:tc>
          <w:tcPr>
            <w:tcW w:w="5940" w:type="dxa"/>
            <w:gridSpan w:val="3"/>
          </w:tcPr>
          <w:p w:rsidR="0058431F" w:rsidRPr="00215579" w:rsidRDefault="0058431F" w:rsidP="00C35260">
            <w:pPr>
              <w:pStyle w:val="BodyText"/>
            </w:pPr>
            <w:r w:rsidRPr="00215579">
              <w:t xml:space="preserve">User is either swapping a </w:t>
            </w:r>
            <w:r w:rsidR="00A65E57">
              <w:t>subscriber</w:t>
            </w:r>
            <w:r w:rsidRPr="00215579">
              <w:t xml:space="preserve"> or changing </w:t>
            </w:r>
            <w:r w:rsidR="00D22280">
              <w:t>subscriber supplementary offer</w:t>
            </w:r>
            <w:r w:rsidRPr="00215579">
              <w:t>s</w:t>
            </w:r>
          </w:p>
          <w:p w:rsidR="0058431F" w:rsidRPr="00215579" w:rsidRDefault="0058431F" w:rsidP="00C35260">
            <w:pPr>
              <w:pStyle w:val="BodyText"/>
            </w:pPr>
            <w:r w:rsidRPr="00215579">
              <w:t xml:space="preserve">New </w:t>
            </w:r>
            <w:r w:rsidR="00A65E57">
              <w:t>subscriber</w:t>
            </w:r>
            <w:r w:rsidRPr="00215579">
              <w:t xml:space="preserve"> configuration is known</w:t>
            </w:r>
          </w:p>
        </w:tc>
      </w:tr>
      <w:tr w:rsidR="0058431F" w:rsidRPr="00215579" w:rsidTr="00C35260">
        <w:trPr>
          <w:trHeight w:val="176"/>
        </w:trPr>
        <w:tc>
          <w:tcPr>
            <w:tcW w:w="2268" w:type="dxa"/>
          </w:tcPr>
          <w:p w:rsidR="0058431F" w:rsidRPr="00215579" w:rsidRDefault="0058431F" w:rsidP="00C35260">
            <w:r w:rsidRPr="00215579">
              <w:t>Trigger</w:t>
            </w:r>
          </w:p>
        </w:tc>
        <w:tc>
          <w:tcPr>
            <w:tcW w:w="5940" w:type="dxa"/>
            <w:gridSpan w:val="3"/>
          </w:tcPr>
          <w:p w:rsidR="0058431F" w:rsidRPr="00215579" w:rsidRDefault="0058431F" w:rsidP="00C35260">
            <w:pPr>
              <w:pStyle w:val="BodyText"/>
            </w:pPr>
            <w:r w:rsidRPr="00215579">
              <w:t xml:space="preserve">User has completed previous step to swap the </w:t>
            </w:r>
            <w:r w:rsidR="00A65E57">
              <w:t>subscriber</w:t>
            </w:r>
            <w:r w:rsidRPr="00215579">
              <w:t xml:space="preserve"> or to change its </w:t>
            </w:r>
            <w:r w:rsidR="00E95ABF">
              <w:t>supplementary offer</w:t>
            </w:r>
            <w:r w:rsidRPr="00215579">
              <w:t>s</w:t>
            </w:r>
          </w:p>
        </w:tc>
      </w:tr>
      <w:tr w:rsidR="0058431F" w:rsidRPr="00215579" w:rsidTr="00C35260">
        <w:trPr>
          <w:trHeight w:val="176"/>
        </w:trPr>
        <w:tc>
          <w:tcPr>
            <w:tcW w:w="2268" w:type="dxa"/>
          </w:tcPr>
          <w:p w:rsidR="0058431F" w:rsidRPr="00215579" w:rsidRDefault="0058431F" w:rsidP="00C35260">
            <w:r w:rsidRPr="00215579">
              <w:t>Minimum guarantees</w:t>
            </w:r>
          </w:p>
        </w:tc>
        <w:tc>
          <w:tcPr>
            <w:tcW w:w="5940" w:type="dxa"/>
            <w:gridSpan w:val="3"/>
          </w:tcPr>
          <w:p w:rsidR="0058431F" w:rsidRPr="00215579" w:rsidRDefault="0058431F" w:rsidP="00C35260">
            <w:pPr>
              <w:pStyle w:val="BodyText"/>
            </w:pPr>
          </w:p>
        </w:tc>
      </w:tr>
      <w:tr w:rsidR="0058431F" w:rsidRPr="00215579" w:rsidTr="00C35260">
        <w:trPr>
          <w:trHeight w:val="176"/>
        </w:trPr>
        <w:tc>
          <w:tcPr>
            <w:tcW w:w="2268" w:type="dxa"/>
          </w:tcPr>
          <w:p w:rsidR="0058431F" w:rsidRPr="00215579" w:rsidRDefault="0058431F" w:rsidP="00C35260">
            <w:r w:rsidRPr="00215579">
              <w:t>Success guarantees:</w:t>
            </w:r>
          </w:p>
        </w:tc>
        <w:tc>
          <w:tcPr>
            <w:tcW w:w="5940" w:type="dxa"/>
            <w:gridSpan w:val="3"/>
          </w:tcPr>
          <w:p w:rsidR="0058431F" w:rsidRPr="00215579" w:rsidRDefault="0058431F" w:rsidP="00C35260">
            <w:pPr>
              <w:pStyle w:val="BodyText"/>
            </w:pPr>
            <w:r w:rsidRPr="00215579">
              <w:t xml:space="preserve">New Line role configuration is set for the existing </w:t>
            </w:r>
            <w:r w:rsidR="00A65E57">
              <w:t>subscriber</w:t>
            </w:r>
          </w:p>
        </w:tc>
      </w:tr>
      <w:tr w:rsidR="0058431F" w:rsidRPr="00215579" w:rsidTr="00C35260">
        <w:trPr>
          <w:trHeight w:val="176"/>
        </w:trPr>
        <w:tc>
          <w:tcPr>
            <w:tcW w:w="2268" w:type="dxa"/>
          </w:tcPr>
          <w:p w:rsidR="0058431F" w:rsidRPr="00215579" w:rsidRDefault="0058431F" w:rsidP="00C35260">
            <w:r w:rsidRPr="00215579">
              <w:t>Normal Flow:</w:t>
            </w:r>
          </w:p>
        </w:tc>
        <w:tc>
          <w:tcPr>
            <w:tcW w:w="5940" w:type="dxa"/>
            <w:gridSpan w:val="3"/>
          </w:tcPr>
          <w:p w:rsidR="0058431F" w:rsidRDefault="0058431F" w:rsidP="000F7361">
            <w:pPr>
              <w:pStyle w:val="ListNumberUC"/>
              <w:numPr>
                <w:ilvl w:val="0"/>
                <w:numId w:val="520"/>
              </w:numPr>
            </w:pPr>
            <w:r w:rsidRPr="00215579">
              <w:t>Channel/CSR light application displays line roles already set in billing with their value in read only mode</w:t>
            </w:r>
          </w:p>
          <w:p w:rsidR="0058431F" w:rsidRDefault="0058431F" w:rsidP="000F7361">
            <w:pPr>
              <w:pStyle w:val="ListNumberUC"/>
              <w:numPr>
                <w:ilvl w:val="0"/>
                <w:numId w:val="520"/>
              </w:numPr>
            </w:pPr>
            <w:r>
              <w:t>User selects a line role to configure</w:t>
            </w:r>
          </w:p>
          <w:p w:rsidR="0058431F" w:rsidRDefault="0058431F" w:rsidP="000F7361">
            <w:pPr>
              <w:pStyle w:val="ListNumberUC"/>
              <w:numPr>
                <w:ilvl w:val="0"/>
                <w:numId w:val="520"/>
              </w:numPr>
            </w:pPr>
            <w:r>
              <w:t>Channel/CSR light application displays candidate inventory type and input field for the selected line role configured in ‘input mode’ (A5)</w:t>
            </w:r>
          </w:p>
          <w:p w:rsidR="0058431F" w:rsidRDefault="0058431F" w:rsidP="000F7361">
            <w:pPr>
              <w:pStyle w:val="ListNumberUC"/>
              <w:numPr>
                <w:ilvl w:val="0"/>
                <w:numId w:val="520"/>
              </w:numPr>
            </w:pPr>
            <w:r>
              <w:t>User selects inventory type and set inventory identifier if required (i.e.  SIM card reference) and submits (A12)</w:t>
            </w:r>
          </w:p>
          <w:p w:rsidR="0058431F" w:rsidRDefault="0058431F" w:rsidP="000F7361">
            <w:pPr>
              <w:pStyle w:val="ListNumberUC"/>
              <w:numPr>
                <w:ilvl w:val="0"/>
                <w:numId w:val="520"/>
              </w:numPr>
            </w:pPr>
            <w:r>
              <w:t>Channel/CSR light application validates with inventory module if reference set by the dealer are correct (A1)(A2) (A3) (A6)</w:t>
            </w:r>
          </w:p>
          <w:p w:rsidR="0058431F" w:rsidRDefault="0058431F" w:rsidP="000F7361">
            <w:pPr>
              <w:pStyle w:val="ListNumberUC"/>
              <w:numPr>
                <w:ilvl w:val="0"/>
                <w:numId w:val="520"/>
              </w:numPr>
            </w:pPr>
            <w:r>
              <w:t>Channel application displays all the lines to configure with the current configuration</w:t>
            </w:r>
          </w:p>
          <w:p w:rsidR="0058431F" w:rsidRDefault="0058431F" w:rsidP="000F7361">
            <w:pPr>
              <w:pStyle w:val="ListNumberUC"/>
              <w:numPr>
                <w:ilvl w:val="0"/>
                <w:numId w:val="520"/>
              </w:numPr>
            </w:pPr>
            <w:r>
              <w:t>User confirms the current configuration</w:t>
            </w:r>
          </w:p>
          <w:p w:rsidR="0058431F" w:rsidRPr="00215579" w:rsidRDefault="0058431F" w:rsidP="000F7361">
            <w:pPr>
              <w:pStyle w:val="ListNumberUC"/>
              <w:numPr>
                <w:ilvl w:val="0"/>
                <w:numId w:val="520"/>
              </w:numPr>
            </w:pPr>
            <w:r>
              <w:t>Channel/CSR light application completes line role configuration with inventory type for line role configured as ‘hidden’</w:t>
            </w:r>
          </w:p>
        </w:tc>
      </w:tr>
      <w:tr w:rsidR="0058431F" w:rsidRPr="00215579" w:rsidTr="00C35260">
        <w:trPr>
          <w:trHeight w:val="176"/>
        </w:trPr>
        <w:tc>
          <w:tcPr>
            <w:tcW w:w="2268" w:type="dxa"/>
          </w:tcPr>
          <w:p w:rsidR="0058431F" w:rsidRPr="00215579" w:rsidRDefault="0058431F" w:rsidP="00C35260">
            <w:r w:rsidRPr="00215579">
              <w:t>Alternative Flows:</w:t>
            </w:r>
          </w:p>
        </w:tc>
        <w:tc>
          <w:tcPr>
            <w:tcW w:w="5940" w:type="dxa"/>
            <w:gridSpan w:val="3"/>
          </w:tcPr>
          <w:p w:rsidR="0058431F" w:rsidRDefault="0058431F" w:rsidP="00C35260">
            <w:pPr>
              <w:pStyle w:val="Body"/>
              <w:ind w:left="0"/>
            </w:pPr>
            <w:r>
              <w:t>A1: Reference set is not existing in inventory module or already assigned</w:t>
            </w:r>
          </w:p>
          <w:p w:rsidR="0058431F" w:rsidRDefault="0058431F" w:rsidP="000F7361">
            <w:pPr>
              <w:pStyle w:val="ListNumberUC"/>
              <w:numPr>
                <w:ilvl w:val="0"/>
                <w:numId w:val="521"/>
              </w:numPr>
            </w:pPr>
            <w:r>
              <w:t>Channel/CSR light application displays an error message of values not correctly set or already assigned</w:t>
            </w:r>
          </w:p>
          <w:p w:rsidR="0058431F" w:rsidRDefault="0058431F" w:rsidP="000F7361">
            <w:pPr>
              <w:pStyle w:val="ListNumberUC"/>
              <w:numPr>
                <w:ilvl w:val="0"/>
                <w:numId w:val="521"/>
              </w:numPr>
            </w:pPr>
            <w:r>
              <w:t>User set new value</w:t>
            </w:r>
          </w:p>
          <w:p w:rsidR="0058431F" w:rsidRDefault="0058431F" w:rsidP="000F7361">
            <w:pPr>
              <w:pStyle w:val="ListNumberUC"/>
              <w:numPr>
                <w:ilvl w:val="0"/>
                <w:numId w:val="521"/>
              </w:numPr>
            </w:pPr>
            <w:r>
              <w:t>Next step are similar to nominal case</w:t>
            </w:r>
          </w:p>
          <w:p w:rsidR="0058431F" w:rsidRDefault="0058431F" w:rsidP="00C35260">
            <w:pPr>
              <w:pStyle w:val="Body"/>
              <w:ind w:left="0"/>
            </w:pPr>
            <w:r>
              <w:t>A2: Line role is not configured to check inventory</w:t>
            </w:r>
          </w:p>
          <w:p w:rsidR="0058431F" w:rsidRDefault="0058431F" w:rsidP="000F7361">
            <w:pPr>
              <w:pStyle w:val="ListNumberUC"/>
              <w:numPr>
                <w:ilvl w:val="0"/>
                <w:numId w:val="531"/>
              </w:numPr>
            </w:pPr>
            <w:r>
              <w:t xml:space="preserve">Channel/CSR light application doesn’t check with inventory </w:t>
            </w:r>
            <w:r>
              <w:lastRenderedPageBreak/>
              <w:t xml:space="preserve">module </w:t>
            </w:r>
          </w:p>
          <w:p w:rsidR="0058431F" w:rsidRDefault="0058431F" w:rsidP="00C35260">
            <w:pPr>
              <w:pStyle w:val="Body"/>
              <w:ind w:left="0"/>
            </w:pPr>
            <w:r>
              <w:t>A3: Inventory module is not available</w:t>
            </w:r>
          </w:p>
          <w:p w:rsidR="0058431F" w:rsidRDefault="0058431F" w:rsidP="000F7361">
            <w:pPr>
              <w:pStyle w:val="Body"/>
              <w:numPr>
                <w:ilvl w:val="0"/>
                <w:numId w:val="530"/>
              </w:numPr>
            </w:pPr>
            <w:r>
              <w:t>Channel/CSR light application displays an error message informing the user that the current selection cannot be finalized and allows the user to try again. (A4)</w:t>
            </w:r>
          </w:p>
          <w:p w:rsidR="0058431F" w:rsidRDefault="0058431F" w:rsidP="00C35260">
            <w:pPr>
              <w:pStyle w:val="Body"/>
              <w:ind w:left="0"/>
            </w:pPr>
            <w:r>
              <w:t>A4: User accepts to cancel the current selection but want to finalize his order</w:t>
            </w:r>
          </w:p>
          <w:p w:rsidR="0058431F" w:rsidRDefault="0058431F" w:rsidP="000F7361">
            <w:pPr>
              <w:pStyle w:val="Body"/>
              <w:numPr>
                <w:ilvl w:val="0"/>
                <w:numId w:val="522"/>
              </w:numPr>
            </w:pPr>
            <w:r>
              <w:t>User selects the option to finalize his order (possible when only one selection exists in the basket).</w:t>
            </w:r>
          </w:p>
          <w:p w:rsidR="0058431F" w:rsidRDefault="0058431F" w:rsidP="000F7361">
            <w:pPr>
              <w:pStyle w:val="Body"/>
              <w:numPr>
                <w:ilvl w:val="0"/>
                <w:numId w:val="522"/>
              </w:numPr>
            </w:pPr>
            <w:r>
              <w:t>The current selection is remove</w:t>
            </w:r>
            <w:r>
              <w:t>d from the basket and Channel/CSR light application redirects the user to the use case view and manage basket.</w:t>
            </w:r>
          </w:p>
          <w:p w:rsidR="0058431F" w:rsidRDefault="0058431F" w:rsidP="00C35260">
            <w:pPr>
              <w:pStyle w:val="ListNumberUC"/>
              <w:numPr>
                <w:ilvl w:val="0"/>
                <w:numId w:val="0"/>
              </w:numPr>
            </w:pPr>
            <w:r>
              <w:t>A5: Line to configure is in ‘select’ mode</w:t>
            </w:r>
          </w:p>
          <w:p w:rsidR="0058431F" w:rsidRDefault="0058431F" w:rsidP="000F7361">
            <w:pPr>
              <w:pStyle w:val="ListNumberUC"/>
              <w:numPr>
                <w:ilvl w:val="0"/>
                <w:numId w:val="523"/>
              </w:numPr>
            </w:pPr>
            <w:r>
              <w:t>Channel/CSR light application displays candidate inventory types that must be selected by the user</w:t>
            </w:r>
          </w:p>
          <w:p w:rsidR="0058431F" w:rsidRDefault="0058431F" w:rsidP="000F7361">
            <w:pPr>
              <w:pStyle w:val="ListNumberUC"/>
              <w:numPr>
                <w:ilvl w:val="0"/>
                <w:numId w:val="523"/>
              </w:numPr>
            </w:pPr>
            <w:r>
              <w:t>Channel application displays filter options allowing to search items based on these options</w:t>
            </w:r>
          </w:p>
          <w:p w:rsidR="0058431F" w:rsidRDefault="0058431F" w:rsidP="000F7361">
            <w:pPr>
              <w:pStyle w:val="ListNumberUC"/>
              <w:numPr>
                <w:ilvl w:val="0"/>
                <w:numId w:val="523"/>
              </w:numPr>
            </w:pPr>
            <w:r>
              <w:t>User selects the search option (A7)</w:t>
            </w:r>
          </w:p>
          <w:p w:rsidR="0058431F" w:rsidRDefault="0058431F" w:rsidP="000F7361">
            <w:pPr>
              <w:pStyle w:val="ListNumberUC"/>
              <w:numPr>
                <w:ilvl w:val="0"/>
                <w:numId w:val="523"/>
              </w:numPr>
            </w:pPr>
            <w:r>
              <w:t>Channel application searches for items respecting the selected inventory type and filter options, if any.</w:t>
            </w:r>
          </w:p>
          <w:p w:rsidR="0058431F" w:rsidRDefault="0058431F" w:rsidP="000F7361">
            <w:pPr>
              <w:pStyle w:val="ListNumberUC"/>
              <w:numPr>
                <w:ilvl w:val="0"/>
                <w:numId w:val="523"/>
              </w:numPr>
            </w:pPr>
            <w:r>
              <w:t>Channel application displays a list of items matching with search criteria</w:t>
            </w:r>
          </w:p>
          <w:p w:rsidR="0058431F" w:rsidRDefault="0058431F" w:rsidP="000F7361">
            <w:pPr>
              <w:pStyle w:val="ListNumberUC"/>
              <w:numPr>
                <w:ilvl w:val="0"/>
                <w:numId w:val="523"/>
              </w:numPr>
            </w:pPr>
            <w:r>
              <w:t>User selects an item</w:t>
            </w:r>
          </w:p>
          <w:p w:rsidR="0058431F" w:rsidRDefault="0058431F" w:rsidP="000F7361">
            <w:pPr>
              <w:pStyle w:val="ListNumberUC"/>
              <w:numPr>
                <w:ilvl w:val="0"/>
                <w:numId w:val="523"/>
              </w:numPr>
            </w:pPr>
            <w:r>
              <w:t>Next step are similar to nominal case (step 5)</w:t>
            </w:r>
          </w:p>
          <w:p w:rsidR="0058431F" w:rsidRDefault="0058431F" w:rsidP="00C35260">
            <w:pPr>
              <w:pStyle w:val="ListNumberUC"/>
              <w:numPr>
                <w:ilvl w:val="0"/>
                <w:numId w:val="0"/>
              </w:numPr>
            </w:pPr>
            <w:r>
              <w:t>A6: Validating an line causes other lines to be automatically configured (container concept in inventory)</w:t>
            </w:r>
          </w:p>
          <w:p w:rsidR="0058431F" w:rsidRDefault="0058431F" w:rsidP="000F7361">
            <w:pPr>
              <w:pStyle w:val="BodyText"/>
              <w:numPr>
                <w:ilvl w:val="0"/>
                <w:numId w:val="532"/>
              </w:numPr>
            </w:pPr>
            <w:r>
              <w:t xml:space="preserve">Channel/CSR light validates with inventory module if reference sets by the dealer are correct and updates additional lines with identifiers and types returned from the inventory. </w:t>
            </w:r>
          </w:p>
          <w:p w:rsidR="0058431F" w:rsidRDefault="0058431F" w:rsidP="000F7361">
            <w:pPr>
              <w:pStyle w:val="BodyText"/>
              <w:numPr>
                <w:ilvl w:val="0"/>
                <w:numId w:val="530"/>
              </w:numPr>
            </w:pPr>
            <w:r>
              <w:t>Next step are similar to nominal case</w:t>
            </w:r>
          </w:p>
          <w:p w:rsidR="0058431F" w:rsidRDefault="0058431F" w:rsidP="00C35260">
            <w:pPr>
              <w:pStyle w:val="ListNumberUC"/>
              <w:numPr>
                <w:ilvl w:val="0"/>
                <w:numId w:val="0"/>
              </w:numPr>
            </w:pPr>
            <w:r>
              <w:t>A7: User selects the option ‘search and assign’:</w:t>
            </w:r>
          </w:p>
          <w:p w:rsidR="0058431F" w:rsidRDefault="0058431F" w:rsidP="000F7361">
            <w:pPr>
              <w:pStyle w:val="ListNumberUC"/>
              <w:numPr>
                <w:ilvl w:val="0"/>
                <w:numId w:val="524"/>
              </w:numPr>
            </w:pPr>
            <w:r>
              <w:t>Channel application searches for an item respecting the selected inventory type and free filter, if any.</w:t>
            </w:r>
          </w:p>
          <w:p w:rsidR="0058431F" w:rsidRDefault="0058431F" w:rsidP="000F7361">
            <w:pPr>
              <w:pStyle w:val="ListNumberUC"/>
              <w:numPr>
                <w:ilvl w:val="0"/>
                <w:numId w:val="524"/>
              </w:numPr>
            </w:pPr>
            <w:r>
              <w:t>Channel application sets the item retrieved. (A8)</w:t>
            </w:r>
          </w:p>
          <w:p w:rsidR="0058431F" w:rsidRDefault="0058431F" w:rsidP="000F7361">
            <w:pPr>
              <w:pStyle w:val="ListNumberUC"/>
              <w:numPr>
                <w:ilvl w:val="0"/>
                <w:numId w:val="524"/>
              </w:numPr>
            </w:pPr>
            <w:r>
              <w:t>Next step are similar to nominal case (step 5)</w:t>
            </w:r>
          </w:p>
          <w:p w:rsidR="0058431F" w:rsidRDefault="0058431F" w:rsidP="00C35260">
            <w:pPr>
              <w:pStyle w:val="ListNumberUC"/>
              <w:numPr>
                <w:ilvl w:val="0"/>
                <w:numId w:val="0"/>
              </w:numPr>
            </w:pPr>
            <w:r>
              <w:t>A8: No items matching with search criteria have been found:</w:t>
            </w:r>
          </w:p>
          <w:p w:rsidR="0058431F" w:rsidRDefault="0058431F" w:rsidP="000F7361">
            <w:pPr>
              <w:pStyle w:val="ListNumberUC"/>
              <w:numPr>
                <w:ilvl w:val="0"/>
                <w:numId w:val="528"/>
              </w:numPr>
            </w:pPr>
            <w:r>
              <w:t>Channel application displays a message informing the user that no item has been found.</w:t>
            </w:r>
          </w:p>
          <w:p w:rsidR="0058431F" w:rsidRDefault="0058431F" w:rsidP="000F7361">
            <w:pPr>
              <w:pStyle w:val="ListNumberUC"/>
              <w:numPr>
                <w:ilvl w:val="0"/>
                <w:numId w:val="528"/>
              </w:numPr>
            </w:pPr>
            <w:r>
              <w:t>Next step are similar to nominal case (step 5)</w:t>
            </w:r>
          </w:p>
          <w:p w:rsidR="0058431F" w:rsidRDefault="0058431F" w:rsidP="00C35260">
            <w:pPr>
              <w:pStyle w:val="Body"/>
              <w:ind w:left="0"/>
            </w:pPr>
            <w:r>
              <w:t>A9: User does not confirm the cancellation of the current selection.</w:t>
            </w:r>
          </w:p>
          <w:p w:rsidR="0058431F" w:rsidRDefault="0058431F" w:rsidP="000F7361">
            <w:pPr>
              <w:pStyle w:val="Body"/>
              <w:numPr>
                <w:ilvl w:val="0"/>
                <w:numId w:val="525"/>
              </w:numPr>
            </w:pPr>
            <w:r>
              <w:lastRenderedPageBreak/>
              <w:t>Channel application redirects the user to the first step of this use case.</w:t>
            </w:r>
          </w:p>
          <w:p w:rsidR="0058431F" w:rsidRDefault="0058431F" w:rsidP="00C35260">
            <w:pPr>
              <w:pStyle w:val="Body"/>
              <w:ind w:left="0"/>
            </w:pPr>
            <w:r>
              <w:t>A10: At least one mandatory line to configure is not set (</w:t>
            </w:r>
            <w:r w:rsidRPr="00684BE4">
              <w:rPr>
                <w:b/>
                <w:bCs/>
              </w:rPr>
              <w:t>not</w:t>
            </w:r>
            <w:r>
              <w:t xml:space="preserve"> configured in ‘hidden’ mode) (A11)</w:t>
            </w:r>
          </w:p>
          <w:p w:rsidR="0058431F" w:rsidRDefault="0058431F" w:rsidP="000F7361">
            <w:pPr>
              <w:pStyle w:val="Body"/>
              <w:numPr>
                <w:ilvl w:val="0"/>
                <w:numId w:val="526"/>
              </w:numPr>
            </w:pPr>
            <w:r>
              <w:t>Channel application displays a message informing the user of the lines that must be set to have a valid configuration.</w:t>
            </w:r>
          </w:p>
          <w:p w:rsidR="0058431F" w:rsidRDefault="0058431F" w:rsidP="00C35260">
            <w:pPr>
              <w:pStyle w:val="Body"/>
              <w:ind w:left="0"/>
            </w:pPr>
            <w:r>
              <w:t>A11: At least one mandatory line to configure is not set (</w:t>
            </w:r>
            <w:r w:rsidRPr="00684BE4">
              <w:rPr>
                <w:b/>
                <w:bCs/>
              </w:rPr>
              <w:t>is</w:t>
            </w:r>
            <w:r>
              <w:t xml:space="preserve">  configured in ‘hidden’ mode)</w:t>
            </w:r>
          </w:p>
          <w:p w:rsidR="0058431F" w:rsidRDefault="0058431F" w:rsidP="000F7361">
            <w:pPr>
              <w:pStyle w:val="Body"/>
              <w:numPr>
                <w:ilvl w:val="0"/>
                <w:numId w:val="529"/>
              </w:numPr>
            </w:pPr>
            <w:r>
              <w:t>Channel application displays a message informing the user of a technical error (A4)</w:t>
            </w:r>
          </w:p>
          <w:p w:rsidR="0058431F" w:rsidRDefault="0058431F" w:rsidP="00C35260">
            <w:pPr>
              <w:pStyle w:val="ListNumberUC"/>
              <w:numPr>
                <w:ilvl w:val="0"/>
                <w:numId w:val="0"/>
              </w:numPr>
            </w:pPr>
            <w:r>
              <w:t>A12: User has selected the option to generate a place holder</w:t>
            </w:r>
          </w:p>
          <w:p w:rsidR="0058431F" w:rsidRPr="00215579" w:rsidRDefault="0058431F" w:rsidP="000F7361">
            <w:pPr>
              <w:pStyle w:val="Body"/>
              <w:numPr>
                <w:ilvl w:val="0"/>
                <w:numId w:val="527"/>
              </w:numPr>
            </w:pPr>
            <w:r>
              <w:t>Channel/CSR light application generates a place holder for this line role in the order</w:t>
            </w:r>
          </w:p>
          <w:p w:rsidR="0058431F" w:rsidRPr="00215579" w:rsidRDefault="0058431F" w:rsidP="00C35260">
            <w:pPr>
              <w:pStyle w:val="Body"/>
              <w:ind w:left="0"/>
            </w:pPr>
          </w:p>
        </w:tc>
      </w:tr>
    </w:tbl>
    <w:p w:rsidR="0058431F" w:rsidRDefault="0058431F" w:rsidP="0058431F">
      <w:pPr>
        <w:pStyle w:val="BodyText"/>
      </w:pPr>
    </w:p>
    <w:p w:rsidR="00D34CF3" w:rsidRPr="00215579" w:rsidRDefault="00290D54" w:rsidP="00F06064">
      <w:pPr>
        <w:pStyle w:val="Heading4"/>
      </w:pPr>
      <w:bookmarkStart w:id="931" w:name="_Toc253578059"/>
      <w:r w:rsidRPr="00215579">
        <w:t>Use C</w:t>
      </w:r>
      <w:r w:rsidR="00D34CF3" w:rsidRPr="00215579">
        <w:t xml:space="preserve">ase: </w:t>
      </w:r>
      <w:r w:rsidR="00626203">
        <w:t xml:space="preserve"> </w:t>
      </w:r>
      <w:r w:rsidR="00D34CF3" w:rsidRPr="00215579">
        <w:t>View and manage F&amp;F</w:t>
      </w:r>
      <w:bookmarkEnd w:id="928"/>
      <w:bookmarkEnd w:id="931"/>
    </w:p>
    <w:p w:rsidR="00D34CF3" w:rsidRDefault="00D2731C" w:rsidP="003236F3">
      <w:pPr>
        <w:pStyle w:val="BodyText"/>
      </w:pPr>
      <w:r w:rsidRPr="00D2731C">
        <w:pict>
          <v:shape id="_x0000_i1071" type="#_x0000_t75" style="width:456pt;height:262.5pt">
            <v:imagedata r:id="rId62" o:title=""/>
          </v:shape>
        </w:pict>
      </w:r>
    </w:p>
    <w:p w:rsidR="00BA22E7" w:rsidRPr="00F06064" w:rsidRDefault="00BA22E7" w:rsidP="003236F3">
      <w:pPr>
        <w:pStyle w:val="BodyText"/>
      </w:pPr>
      <w:r>
        <w:t>Same as consumer 3.1</w:t>
      </w:r>
    </w:p>
    <w:p w:rsidR="00BA22E7" w:rsidRPr="00BA22E7" w:rsidRDefault="00290D54" w:rsidP="00BA22E7">
      <w:pPr>
        <w:pStyle w:val="Heading4"/>
        <w:tabs>
          <w:tab w:val="num" w:pos="864"/>
        </w:tabs>
        <w:ind w:left="864"/>
        <w:rPr>
          <w:strike/>
        </w:rPr>
      </w:pPr>
      <w:bookmarkStart w:id="932" w:name="_Toc226277211"/>
      <w:bookmarkStart w:id="933" w:name="_Toc226436996"/>
      <w:bookmarkStart w:id="934" w:name="_Toc226458269"/>
      <w:bookmarkStart w:id="935" w:name="_Toc226458653"/>
      <w:bookmarkStart w:id="936" w:name="_Toc214246201"/>
      <w:bookmarkStart w:id="937" w:name="_Toc253578060"/>
      <w:bookmarkEnd w:id="932"/>
      <w:bookmarkEnd w:id="933"/>
      <w:bookmarkEnd w:id="934"/>
      <w:bookmarkEnd w:id="935"/>
      <w:r w:rsidRPr="003853F1">
        <w:t>Use C</w:t>
      </w:r>
      <w:r w:rsidR="00D34CF3" w:rsidRPr="003853F1">
        <w:t xml:space="preserve">ase: </w:t>
      </w:r>
      <w:r w:rsidR="00626203">
        <w:t xml:space="preserve"> </w:t>
      </w:r>
      <w:r w:rsidR="00D34CF3" w:rsidRPr="003853F1">
        <w:t>Reconfigure F&amp;F</w:t>
      </w:r>
      <w:r w:rsidR="00D91F89">
        <w:t xml:space="preserve"> list</w:t>
      </w:r>
      <w:bookmarkEnd w:id="937"/>
    </w:p>
    <w:p w:rsidR="00BA22E7" w:rsidRPr="00BA22E7" w:rsidRDefault="00BA22E7" w:rsidP="00BA22E7">
      <w:pPr>
        <w:rPr>
          <w:strike/>
        </w:rPr>
      </w:pPr>
      <w:r>
        <w:t>Same as consumer 3.1</w:t>
      </w:r>
      <w:bookmarkStart w:id="938" w:name="_Toc214246202"/>
      <w:bookmarkEnd w:id="936"/>
    </w:p>
    <w:p w:rsidR="00D34CF3" w:rsidRPr="001D64F2" w:rsidRDefault="00BA22E7" w:rsidP="00BA22E7">
      <w:pPr>
        <w:pStyle w:val="Heading4"/>
        <w:tabs>
          <w:tab w:val="num" w:pos="864"/>
        </w:tabs>
        <w:ind w:left="864"/>
        <w:rPr>
          <w:strike/>
        </w:rPr>
      </w:pPr>
      <w:r w:rsidRPr="001D64F2">
        <w:rPr>
          <w:strike/>
        </w:rPr>
        <w:lastRenderedPageBreak/>
        <w:t xml:space="preserve"> </w:t>
      </w:r>
      <w:bookmarkStart w:id="939" w:name="_Toc253578061"/>
      <w:r w:rsidR="00290D54" w:rsidRPr="001D64F2">
        <w:rPr>
          <w:strike/>
        </w:rPr>
        <w:t>Use C</w:t>
      </w:r>
      <w:r w:rsidR="00D34CF3" w:rsidRPr="001D64F2">
        <w:rPr>
          <w:strike/>
        </w:rPr>
        <w:t xml:space="preserve">ase: </w:t>
      </w:r>
      <w:r w:rsidR="00626203">
        <w:rPr>
          <w:strike/>
        </w:rPr>
        <w:t xml:space="preserve"> </w:t>
      </w:r>
      <w:r w:rsidR="00D34CF3" w:rsidRPr="001D64F2">
        <w:rPr>
          <w:strike/>
        </w:rPr>
        <w:t>View F&amp;F</w:t>
      </w:r>
      <w:r w:rsidR="00145F2A" w:rsidRPr="001D64F2">
        <w:rPr>
          <w:strike/>
        </w:rPr>
        <w:t>, FOA</w:t>
      </w:r>
      <w:r w:rsidR="00D34CF3" w:rsidRPr="001D64F2">
        <w:rPr>
          <w:strike/>
        </w:rPr>
        <w:t xml:space="preserve"> or FDA records history</w:t>
      </w:r>
      <w:bookmarkEnd w:id="938"/>
      <w:bookmarkEnd w:id="93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34CF3" w:rsidRPr="001D64F2" w:rsidTr="00F45505">
        <w:trPr>
          <w:gridAfter w:val="1"/>
          <w:wAfter w:w="18" w:type="dxa"/>
          <w:trHeight w:val="360"/>
        </w:trPr>
        <w:tc>
          <w:tcPr>
            <w:tcW w:w="5580" w:type="dxa"/>
            <w:gridSpan w:val="2"/>
            <w:shd w:val="clear" w:color="auto" w:fill="E6E6E6"/>
          </w:tcPr>
          <w:p w:rsidR="00D34CF3" w:rsidRPr="001D64F2" w:rsidRDefault="00145F2A" w:rsidP="00122B88">
            <w:pPr>
              <w:pStyle w:val="TableHeading"/>
              <w:rPr>
                <w:strike/>
              </w:rPr>
            </w:pPr>
            <w:r w:rsidRPr="001D64F2">
              <w:rPr>
                <w:strike/>
              </w:rPr>
              <w:t xml:space="preserve">View </w:t>
            </w:r>
            <w:r w:rsidR="00D34CF3" w:rsidRPr="001D64F2">
              <w:rPr>
                <w:strike/>
              </w:rPr>
              <w:t>F&amp;F,</w:t>
            </w:r>
            <w:r w:rsidRPr="001D64F2">
              <w:rPr>
                <w:strike/>
              </w:rPr>
              <w:t xml:space="preserve"> </w:t>
            </w:r>
            <w:r w:rsidR="00D34CF3" w:rsidRPr="001D64F2">
              <w:rPr>
                <w:strike/>
              </w:rPr>
              <w:t>FOA or FDA records history</w:t>
            </w:r>
          </w:p>
        </w:tc>
        <w:tc>
          <w:tcPr>
            <w:tcW w:w="2610" w:type="dxa"/>
            <w:shd w:val="clear" w:color="auto" w:fill="E6E6E6"/>
          </w:tcPr>
          <w:p w:rsidR="00D34CF3" w:rsidRPr="001D64F2" w:rsidRDefault="00CA3D85" w:rsidP="00122B88">
            <w:pPr>
              <w:pStyle w:val="TableHeading"/>
              <w:rPr>
                <w:strike/>
              </w:rPr>
            </w:pPr>
            <w:r w:rsidRPr="001D64F2">
              <w:rPr>
                <w:strike/>
              </w:rPr>
              <w:t>SUM014</w:t>
            </w:r>
            <w:r w:rsidR="00D34CF3" w:rsidRPr="001D64F2">
              <w:rPr>
                <w:strike/>
              </w:rPr>
              <w:t>0</w:t>
            </w:r>
          </w:p>
        </w:tc>
      </w:tr>
      <w:tr w:rsidR="00D34CF3" w:rsidRPr="001D64F2" w:rsidTr="00F45505">
        <w:tc>
          <w:tcPr>
            <w:tcW w:w="2268" w:type="dxa"/>
          </w:tcPr>
          <w:p w:rsidR="00D34CF3" w:rsidRPr="001D64F2" w:rsidRDefault="00D34CF3" w:rsidP="00F45505">
            <w:pPr>
              <w:rPr>
                <w:rFonts w:cs="Arial"/>
                <w:strike/>
              </w:rPr>
            </w:pPr>
            <w:r w:rsidRPr="001D64F2">
              <w:rPr>
                <w:rFonts w:cs="Arial"/>
                <w:strike/>
              </w:rPr>
              <w:t>Primary actors</w:t>
            </w:r>
          </w:p>
        </w:tc>
        <w:tc>
          <w:tcPr>
            <w:tcW w:w="5940" w:type="dxa"/>
            <w:gridSpan w:val="3"/>
          </w:tcPr>
          <w:p w:rsidR="00D34CF3" w:rsidRPr="001D64F2" w:rsidRDefault="00CA3D85" w:rsidP="00F45505">
            <w:pPr>
              <w:pStyle w:val="BodyText"/>
              <w:rPr>
                <w:rFonts w:cs="Arial"/>
                <w:strike/>
              </w:rPr>
            </w:pPr>
            <w:r w:rsidRPr="001D64F2">
              <w:rPr>
                <w:rFonts w:cs="Arial"/>
                <w:strike/>
              </w:rPr>
              <w:t>Dealer</w:t>
            </w:r>
            <w:r w:rsidR="00D34CF3" w:rsidRPr="001D64F2">
              <w:rPr>
                <w:rFonts w:cs="Arial"/>
                <w:strike/>
              </w:rPr>
              <w:t xml:space="preserve"> user</w:t>
            </w:r>
          </w:p>
        </w:tc>
      </w:tr>
      <w:tr w:rsidR="00D34CF3" w:rsidRPr="001D64F2" w:rsidTr="00F45505">
        <w:tc>
          <w:tcPr>
            <w:tcW w:w="2268" w:type="dxa"/>
          </w:tcPr>
          <w:p w:rsidR="00D34CF3" w:rsidRPr="001D64F2" w:rsidRDefault="00D34CF3" w:rsidP="00F45505">
            <w:pPr>
              <w:rPr>
                <w:rFonts w:cs="Arial"/>
                <w:strike/>
              </w:rPr>
            </w:pPr>
            <w:r w:rsidRPr="001D64F2">
              <w:rPr>
                <w:rFonts w:cs="Arial"/>
                <w:strike/>
              </w:rPr>
              <w:t>Summary Goal</w:t>
            </w:r>
          </w:p>
        </w:tc>
        <w:tc>
          <w:tcPr>
            <w:tcW w:w="5940" w:type="dxa"/>
            <w:gridSpan w:val="3"/>
          </w:tcPr>
          <w:p w:rsidR="00D34CF3" w:rsidRPr="001D64F2" w:rsidRDefault="00D34CF3" w:rsidP="00F45505">
            <w:pPr>
              <w:rPr>
                <w:rFonts w:cs="Arial"/>
                <w:strike/>
              </w:rPr>
            </w:pPr>
            <w:r w:rsidRPr="001D64F2">
              <w:rPr>
                <w:rFonts w:cs="Arial"/>
                <w:strike/>
              </w:rPr>
              <w:t>This use case allows user to view last X records history of F&amp;F, FOA or FDA history records</w:t>
            </w:r>
          </w:p>
        </w:tc>
      </w:tr>
      <w:tr w:rsidR="00D34CF3" w:rsidRPr="001D64F2" w:rsidTr="00F45505">
        <w:trPr>
          <w:trHeight w:val="176"/>
        </w:trPr>
        <w:tc>
          <w:tcPr>
            <w:tcW w:w="2268" w:type="dxa"/>
          </w:tcPr>
          <w:p w:rsidR="00D34CF3" w:rsidRPr="001D64F2" w:rsidRDefault="00D34CF3" w:rsidP="00F45505">
            <w:pPr>
              <w:rPr>
                <w:rFonts w:cs="Arial"/>
                <w:strike/>
              </w:rPr>
            </w:pPr>
            <w:r w:rsidRPr="001D64F2">
              <w:rPr>
                <w:rFonts w:cs="Arial"/>
                <w:strike/>
              </w:rPr>
              <w:t>Pre-conditions</w:t>
            </w:r>
          </w:p>
        </w:tc>
        <w:tc>
          <w:tcPr>
            <w:tcW w:w="5940" w:type="dxa"/>
            <w:gridSpan w:val="3"/>
          </w:tcPr>
          <w:p w:rsidR="00D34CF3" w:rsidRPr="001D64F2" w:rsidRDefault="00D34CF3" w:rsidP="00F45505">
            <w:pPr>
              <w:pStyle w:val="BodyText"/>
              <w:rPr>
                <w:rFonts w:cs="Arial"/>
                <w:strike/>
              </w:rPr>
            </w:pPr>
            <w:r w:rsidRPr="001D64F2">
              <w:rPr>
                <w:rFonts w:cs="Arial"/>
                <w:strike/>
              </w:rPr>
              <w:t xml:space="preserve">User is viewing </w:t>
            </w:r>
            <w:r w:rsidR="00A65E57">
              <w:rPr>
                <w:rFonts w:cs="Arial"/>
                <w:strike/>
              </w:rPr>
              <w:t>subscriber</w:t>
            </w:r>
            <w:r w:rsidRPr="001D64F2">
              <w:rPr>
                <w:rFonts w:cs="Arial"/>
                <w:strike/>
              </w:rPr>
              <w:t xml:space="preserve"> already instantiated F&amp;F, FOA and FDA lists</w:t>
            </w:r>
          </w:p>
        </w:tc>
      </w:tr>
      <w:tr w:rsidR="00D34CF3" w:rsidRPr="001D64F2" w:rsidTr="00F45505">
        <w:trPr>
          <w:trHeight w:val="176"/>
        </w:trPr>
        <w:tc>
          <w:tcPr>
            <w:tcW w:w="2268" w:type="dxa"/>
          </w:tcPr>
          <w:p w:rsidR="00D34CF3" w:rsidRPr="001D64F2" w:rsidRDefault="00D34CF3" w:rsidP="00F45505">
            <w:pPr>
              <w:rPr>
                <w:rFonts w:cs="Arial"/>
                <w:strike/>
              </w:rPr>
            </w:pPr>
            <w:r w:rsidRPr="001D64F2">
              <w:rPr>
                <w:rFonts w:cs="Arial"/>
                <w:strike/>
              </w:rPr>
              <w:t>Trigger</w:t>
            </w:r>
          </w:p>
        </w:tc>
        <w:tc>
          <w:tcPr>
            <w:tcW w:w="5940" w:type="dxa"/>
            <w:gridSpan w:val="3"/>
          </w:tcPr>
          <w:p w:rsidR="00D34CF3" w:rsidRPr="001D64F2" w:rsidRDefault="00D34CF3" w:rsidP="00F45505">
            <w:pPr>
              <w:pStyle w:val="BodyText"/>
              <w:rPr>
                <w:rFonts w:cs="Arial"/>
                <w:strike/>
              </w:rPr>
            </w:pPr>
            <w:r w:rsidRPr="001D64F2">
              <w:rPr>
                <w:rFonts w:cs="Arial"/>
                <w:strike/>
              </w:rPr>
              <w:t>User has selected the option to view records history of a specific list</w:t>
            </w:r>
          </w:p>
        </w:tc>
      </w:tr>
      <w:tr w:rsidR="00D34CF3" w:rsidRPr="001D64F2" w:rsidTr="00F45505">
        <w:trPr>
          <w:trHeight w:val="176"/>
        </w:trPr>
        <w:tc>
          <w:tcPr>
            <w:tcW w:w="2268" w:type="dxa"/>
          </w:tcPr>
          <w:p w:rsidR="00D34CF3" w:rsidRPr="001D64F2" w:rsidRDefault="00D34CF3" w:rsidP="00F45505">
            <w:pPr>
              <w:rPr>
                <w:rFonts w:cs="Arial"/>
                <w:strike/>
              </w:rPr>
            </w:pPr>
            <w:r w:rsidRPr="001D64F2">
              <w:rPr>
                <w:rFonts w:cs="Arial"/>
                <w:strike/>
              </w:rPr>
              <w:t>Minimum guarantees</w:t>
            </w:r>
          </w:p>
        </w:tc>
        <w:tc>
          <w:tcPr>
            <w:tcW w:w="5940" w:type="dxa"/>
            <w:gridSpan w:val="3"/>
          </w:tcPr>
          <w:p w:rsidR="00D34CF3" w:rsidRPr="001D64F2" w:rsidRDefault="00D34CF3" w:rsidP="00F45505">
            <w:pPr>
              <w:pStyle w:val="BodyText"/>
              <w:rPr>
                <w:rFonts w:cs="Arial"/>
                <w:strike/>
              </w:rPr>
            </w:pPr>
          </w:p>
        </w:tc>
      </w:tr>
      <w:tr w:rsidR="00D34CF3" w:rsidRPr="001D64F2" w:rsidTr="00F45505">
        <w:trPr>
          <w:trHeight w:val="176"/>
        </w:trPr>
        <w:tc>
          <w:tcPr>
            <w:tcW w:w="2268" w:type="dxa"/>
          </w:tcPr>
          <w:p w:rsidR="00D34CF3" w:rsidRPr="001D64F2" w:rsidRDefault="00D34CF3" w:rsidP="00F45505">
            <w:pPr>
              <w:rPr>
                <w:rFonts w:cs="Arial"/>
                <w:strike/>
              </w:rPr>
            </w:pPr>
            <w:r w:rsidRPr="001D64F2">
              <w:rPr>
                <w:rFonts w:cs="Arial"/>
                <w:strike/>
              </w:rPr>
              <w:t>Success guarantees:</w:t>
            </w:r>
          </w:p>
        </w:tc>
        <w:tc>
          <w:tcPr>
            <w:tcW w:w="5940" w:type="dxa"/>
            <w:gridSpan w:val="3"/>
          </w:tcPr>
          <w:p w:rsidR="00D34CF3" w:rsidRPr="001D64F2" w:rsidRDefault="00325101" w:rsidP="00F45505">
            <w:pPr>
              <w:pStyle w:val="BodyText"/>
              <w:rPr>
                <w:rFonts w:cs="Arial"/>
                <w:strike/>
              </w:rPr>
            </w:pPr>
            <w:r>
              <w:rPr>
                <w:rFonts w:cs="Arial"/>
                <w:strike/>
              </w:rPr>
              <w:t>Channel/CSR light</w:t>
            </w:r>
            <w:r w:rsidR="00CA3D85" w:rsidRPr="001D64F2">
              <w:rPr>
                <w:rFonts w:cs="Arial"/>
                <w:strike/>
              </w:rPr>
              <w:t xml:space="preserve"> application</w:t>
            </w:r>
            <w:r w:rsidR="00D34CF3" w:rsidRPr="001D64F2">
              <w:rPr>
                <w:rFonts w:cs="Arial"/>
                <w:strike/>
              </w:rPr>
              <w:t xml:space="preserve"> displays record history</w:t>
            </w:r>
          </w:p>
        </w:tc>
      </w:tr>
      <w:tr w:rsidR="00D34CF3" w:rsidRPr="001D64F2" w:rsidTr="00F45505">
        <w:trPr>
          <w:trHeight w:val="176"/>
        </w:trPr>
        <w:tc>
          <w:tcPr>
            <w:tcW w:w="2268" w:type="dxa"/>
          </w:tcPr>
          <w:p w:rsidR="00D34CF3" w:rsidRPr="001D64F2" w:rsidRDefault="00D34CF3" w:rsidP="00F45505">
            <w:pPr>
              <w:rPr>
                <w:rFonts w:cs="Arial"/>
                <w:strike/>
              </w:rPr>
            </w:pPr>
            <w:r w:rsidRPr="001D64F2">
              <w:rPr>
                <w:rFonts w:cs="Arial"/>
                <w:strike/>
              </w:rPr>
              <w:t>Normal Flow:</w:t>
            </w:r>
          </w:p>
        </w:tc>
        <w:tc>
          <w:tcPr>
            <w:tcW w:w="5940" w:type="dxa"/>
            <w:gridSpan w:val="3"/>
          </w:tcPr>
          <w:p w:rsidR="00D34CF3" w:rsidRPr="001D64F2" w:rsidRDefault="00325101" w:rsidP="000F7361">
            <w:pPr>
              <w:numPr>
                <w:ilvl w:val="0"/>
                <w:numId w:val="367"/>
              </w:numPr>
              <w:rPr>
                <w:rFonts w:cs="Arial"/>
                <w:iCs/>
                <w:strike/>
              </w:rPr>
            </w:pPr>
            <w:r>
              <w:rPr>
                <w:rFonts w:cs="Arial"/>
                <w:strike/>
              </w:rPr>
              <w:t>Channel/CSR light</w:t>
            </w:r>
            <w:r w:rsidR="00CA3D85" w:rsidRPr="001D64F2">
              <w:rPr>
                <w:rFonts w:cs="Arial"/>
                <w:strike/>
              </w:rPr>
              <w:t xml:space="preserve"> application</w:t>
            </w:r>
            <w:r w:rsidR="00D34CF3" w:rsidRPr="001D64F2">
              <w:rPr>
                <w:rFonts w:cs="Arial"/>
                <w:iCs/>
                <w:strike/>
              </w:rPr>
              <w:t xml:space="preserve"> gets records history for a specific list</w:t>
            </w:r>
          </w:p>
          <w:p w:rsidR="00D34CF3" w:rsidRPr="001D64F2" w:rsidRDefault="00325101" w:rsidP="000F7361">
            <w:pPr>
              <w:numPr>
                <w:ilvl w:val="0"/>
                <w:numId w:val="367"/>
              </w:numPr>
              <w:rPr>
                <w:rFonts w:cs="Arial"/>
                <w:iCs/>
                <w:strike/>
              </w:rPr>
            </w:pPr>
            <w:r>
              <w:rPr>
                <w:rFonts w:cs="Arial"/>
                <w:strike/>
              </w:rPr>
              <w:t>Channel/CSR light</w:t>
            </w:r>
            <w:r w:rsidR="00CA3D85" w:rsidRPr="001D64F2">
              <w:rPr>
                <w:rFonts w:cs="Arial"/>
                <w:strike/>
              </w:rPr>
              <w:t xml:space="preserve"> application</w:t>
            </w:r>
            <w:r w:rsidR="00D34CF3" w:rsidRPr="001D64F2">
              <w:rPr>
                <w:rFonts w:cs="Arial"/>
                <w:iCs/>
                <w:strike/>
              </w:rPr>
              <w:t xml:space="preserve"> displays records history (A1)</w:t>
            </w:r>
            <w:r w:rsidR="00D34CF3" w:rsidRPr="001D64F2">
              <w:rPr>
                <w:strike/>
                <w:vanish/>
              </w:rPr>
              <w:t>Separate F&amp;F list for voice calls to friends, voice calls to families, SMS list for colleagues, etc</w:t>
            </w:r>
          </w:p>
        </w:tc>
      </w:tr>
      <w:tr w:rsidR="00D34CF3" w:rsidRPr="001D64F2" w:rsidTr="00F45505">
        <w:trPr>
          <w:trHeight w:val="176"/>
        </w:trPr>
        <w:tc>
          <w:tcPr>
            <w:tcW w:w="2268" w:type="dxa"/>
          </w:tcPr>
          <w:p w:rsidR="00D34CF3" w:rsidRPr="001D64F2" w:rsidRDefault="00D34CF3" w:rsidP="00F45505">
            <w:pPr>
              <w:rPr>
                <w:rFonts w:cs="Arial"/>
                <w:strike/>
              </w:rPr>
            </w:pPr>
            <w:r w:rsidRPr="001D64F2">
              <w:rPr>
                <w:rFonts w:cs="Arial"/>
                <w:strike/>
              </w:rPr>
              <w:t>Alternative Flows:</w:t>
            </w:r>
          </w:p>
        </w:tc>
        <w:tc>
          <w:tcPr>
            <w:tcW w:w="5940" w:type="dxa"/>
            <w:gridSpan w:val="3"/>
          </w:tcPr>
          <w:p w:rsidR="00D34CF3" w:rsidRPr="001D64F2" w:rsidRDefault="00D34CF3" w:rsidP="00F45505">
            <w:pPr>
              <w:rPr>
                <w:rFonts w:cs="Arial"/>
                <w:iCs/>
                <w:strike/>
              </w:rPr>
            </w:pPr>
            <w:r w:rsidRPr="001D64F2">
              <w:rPr>
                <w:rFonts w:cs="Arial"/>
                <w:iCs/>
                <w:strike/>
              </w:rPr>
              <w:t xml:space="preserve">A1: </w:t>
            </w:r>
            <w:r w:rsidR="00325101">
              <w:rPr>
                <w:rFonts w:cs="Arial"/>
                <w:strike/>
              </w:rPr>
              <w:t>Channel/CSR light</w:t>
            </w:r>
            <w:r w:rsidR="00CA3D85" w:rsidRPr="001D64F2">
              <w:rPr>
                <w:rFonts w:cs="Arial"/>
                <w:strike/>
              </w:rPr>
              <w:t xml:space="preserve"> application</w:t>
            </w:r>
            <w:r w:rsidRPr="001D64F2">
              <w:rPr>
                <w:rFonts w:cs="Arial"/>
                <w:iCs/>
                <w:strike/>
              </w:rPr>
              <w:t xml:space="preserve"> can’t access to records history for any reason </w:t>
            </w:r>
          </w:p>
          <w:p w:rsidR="00D34CF3" w:rsidRPr="001D64F2" w:rsidRDefault="00325101" w:rsidP="000F7361">
            <w:pPr>
              <w:pStyle w:val="Body"/>
              <w:numPr>
                <w:ilvl w:val="0"/>
                <w:numId w:val="368"/>
              </w:numPr>
              <w:rPr>
                <w:strike/>
              </w:rPr>
            </w:pPr>
            <w:r>
              <w:rPr>
                <w:rFonts w:cs="Arial"/>
                <w:strike/>
              </w:rPr>
              <w:t>Channel/CSR light</w:t>
            </w:r>
            <w:r w:rsidR="00CA3D85" w:rsidRPr="001D64F2">
              <w:rPr>
                <w:rFonts w:cs="Arial"/>
                <w:strike/>
              </w:rPr>
              <w:t xml:space="preserve"> application</w:t>
            </w:r>
            <w:r w:rsidR="00D34CF3" w:rsidRPr="001D64F2">
              <w:rPr>
                <w:strike/>
              </w:rPr>
              <w:t xml:space="preserve"> informs user the service is temporally unavailable and to try later</w:t>
            </w:r>
          </w:p>
        </w:tc>
      </w:tr>
    </w:tbl>
    <w:p w:rsidR="004806DE" w:rsidRDefault="004806DE" w:rsidP="004806DE">
      <w:pPr>
        <w:pStyle w:val="BodyText"/>
      </w:pPr>
    </w:p>
    <w:p w:rsidR="004806DE" w:rsidRPr="00165AF8" w:rsidRDefault="004806DE" w:rsidP="004752DD">
      <w:pPr>
        <w:pStyle w:val="Heading4"/>
      </w:pPr>
      <w:bookmarkStart w:id="940" w:name="_Toc213239970"/>
      <w:bookmarkStart w:id="941" w:name="_Toc214879076"/>
      <w:bookmarkStart w:id="942" w:name="_Toc253578062"/>
      <w:r w:rsidRPr="00165AF8">
        <w:t xml:space="preserve">Use Case:  Add </w:t>
      </w:r>
      <w:r w:rsidR="00D22280">
        <w:t>subscriber supplementary offer</w:t>
      </w:r>
      <w:r w:rsidRPr="00165AF8">
        <w:t>s</w:t>
      </w:r>
      <w:bookmarkEnd w:id="940"/>
      <w:bookmarkEnd w:id="941"/>
      <w:bookmarkEnd w:id="942"/>
    </w:p>
    <w:p w:rsidR="004806DE" w:rsidRPr="00326D15" w:rsidRDefault="00603723" w:rsidP="00F06064">
      <w:pPr>
        <w:pStyle w:val="BodyText"/>
      </w:pPr>
      <w:r w:rsidRPr="00603723">
        <w:pict>
          <v:shape id="_x0000_i1072" type="#_x0000_t75" style="width:468pt;height:249pt">
            <v:imagedata r:id="rId63"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4806DE" w:rsidRPr="00165AF8" w:rsidTr="004806DE">
        <w:trPr>
          <w:gridAfter w:val="1"/>
          <w:wAfter w:w="18" w:type="dxa"/>
          <w:trHeight w:val="360"/>
        </w:trPr>
        <w:tc>
          <w:tcPr>
            <w:tcW w:w="5580" w:type="dxa"/>
            <w:gridSpan w:val="2"/>
            <w:shd w:val="clear" w:color="auto" w:fill="E6E6E6"/>
          </w:tcPr>
          <w:p w:rsidR="004806DE" w:rsidRPr="00165AF8" w:rsidRDefault="004806DE" w:rsidP="00122B88">
            <w:pPr>
              <w:pStyle w:val="TableHeading"/>
            </w:pPr>
            <w:r w:rsidRPr="00165AF8">
              <w:rPr>
                <w:lang w:val="en-US"/>
              </w:rPr>
              <w:t>Add</w:t>
            </w:r>
            <w:r w:rsidRPr="00165AF8">
              <w:t xml:space="preserve"> </w:t>
            </w:r>
            <w:r w:rsidR="00D22280">
              <w:t>subscriber supplementary offer</w:t>
            </w:r>
            <w:r w:rsidRPr="00165AF8">
              <w:t xml:space="preserve">s </w:t>
            </w:r>
          </w:p>
        </w:tc>
        <w:tc>
          <w:tcPr>
            <w:tcW w:w="2610" w:type="dxa"/>
            <w:shd w:val="clear" w:color="auto" w:fill="E6E6E6"/>
          </w:tcPr>
          <w:p w:rsidR="004806DE" w:rsidRPr="00165AF8" w:rsidRDefault="004806DE" w:rsidP="00122B88">
            <w:pPr>
              <w:pStyle w:val="TableHeading"/>
            </w:pPr>
            <w:r w:rsidRPr="00165AF8">
              <w:t>SUM01</w:t>
            </w:r>
            <w:r w:rsidR="007C71EB" w:rsidRPr="00165AF8">
              <w:t>5</w:t>
            </w:r>
            <w:r w:rsidRPr="00165AF8">
              <w:t>0</w:t>
            </w:r>
          </w:p>
        </w:tc>
      </w:tr>
      <w:tr w:rsidR="004806DE" w:rsidRPr="00165AF8" w:rsidTr="004806DE">
        <w:tc>
          <w:tcPr>
            <w:tcW w:w="2268" w:type="dxa"/>
          </w:tcPr>
          <w:p w:rsidR="004806DE" w:rsidRPr="00165AF8" w:rsidRDefault="004806DE" w:rsidP="004806DE">
            <w:r w:rsidRPr="00165AF8">
              <w:t>Primary actors</w:t>
            </w:r>
          </w:p>
        </w:tc>
        <w:tc>
          <w:tcPr>
            <w:tcW w:w="5940" w:type="dxa"/>
            <w:gridSpan w:val="3"/>
          </w:tcPr>
          <w:p w:rsidR="004806DE" w:rsidRDefault="007C71EB" w:rsidP="004806DE">
            <w:pPr>
              <w:pStyle w:val="BodyText"/>
            </w:pPr>
            <w:r w:rsidRPr="00165AF8">
              <w:t>Dealer user</w:t>
            </w:r>
          </w:p>
          <w:p w:rsidR="00165AF8" w:rsidRPr="00165AF8" w:rsidRDefault="00165AF8" w:rsidP="004806DE">
            <w:pPr>
              <w:pStyle w:val="BodyText"/>
            </w:pPr>
            <w:r>
              <w:t>CSR</w:t>
            </w:r>
            <w:r w:rsidR="00F06064">
              <w:t xml:space="preserve"> user</w:t>
            </w:r>
          </w:p>
        </w:tc>
      </w:tr>
      <w:tr w:rsidR="004806DE" w:rsidRPr="00165AF8" w:rsidTr="004806DE">
        <w:tc>
          <w:tcPr>
            <w:tcW w:w="2268" w:type="dxa"/>
          </w:tcPr>
          <w:p w:rsidR="004806DE" w:rsidRPr="00165AF8" w:rsidRDefault="004806DE" w:rsidP="004806DE">
            <w:r w:rsidRPr="00165AF8">
              <w:t>Summary Goal</w:t>
            </w:r>
          </w:p>
        </w:tc>
        <w:tc>
          <w:tcPr>
            <w:tcW w:w="5940" w:type="dxa"/>
            <w:gridSpan w:val="3"/>
          </w:tcPr>
          <w:p w:rsidR="004806DE" w:rsidRPr="00165AF8" w:rsidRDefault="004806DE" w:rsidP="004806DE">
            <w:pPr>
              <w:pStyle w:val="BodyText"/>
            </w:pPr>
            <w:r w:rsidRPr="00165AF8">
              <w:t xml:space="preserve">This use case allows adding </w:t>
            </w:r>
            <w:r w:rsidR="00D22280">
              <w:t>subscriber supplementary offer</w:t>
            </w:r>
            <w:r w:rsidRPr="00165AF8">
              <w:t xml:space="preserve">s to an existing </w:t>
            </w:r>
            <w:r w:rsidR="00A65E57">
              <w:t>subscriber</w:t>
            </w:r>
            <w:r w:rsidRPr="00165AF8">
              <w:t xml:space="preserve">, with or without a </w:t>
            </w:r>
            <w:r w:rsidR="002C56C0">
              <w:t>subscriber bundle</w:t>
            </w:r>
            <w:r w:rsidRPr="00165AF8">
              <w:t xml:space="preserve"> </w:t>
            </w:r>
            <w:r w:rsidRPr="00165AF8">
              <w:lastRenderedPageBreak/>
              <w:t>subscribed.</w:t>
            </w:r>
          </w:p>
        </w:tc>
      </w:tr>
      <w:tr w:rsidR="004806DE" w:rsidRPr="00165AF8" w:rsidTr="004806DE">
        <w:trPr>
          <w:trHeight w:val="176"/>
        </w:trPr>
        <w:tc>
          <w:tcPr>
            <w:tcW w:w="2268" w:type="dxa"/>
          </w:tcPr>
          <w:p w:rsidR="004806DE" w:rsidRPr="00165AF8" w:rsidRDefault="004806DE" w:rsidP="004806DE">
            <w:r w:rsidRPr="00165AF8">
              <w:lastRenderedPageBreak/>
              <w:t>Pre-conditions</w:t>
            </w:r>
          </w:p>
        </w:tc>
        <w:tc>
          <w:tcPr>
            <w:tcW w:w="5940" w:type="dxa"/>
            <w:gridSpan w:val="3"/>
          </w:tcPr>
          <w:p w:rsidR="004806DE" w:rsidRPr="00165AF8" w:rsidRDefault="004806DE" w:rsidP="004806DE">
            <w:pPr>
              <w:pStyle w:val="BodyText"/>
            </w:pPr>
            <w:r w:rsidRPr="00165AF8">
              <w:t>Either:</w:t>
            </w:r>
          </w:p>
          <w:p w:rsidR="004806DE" w:rsidRPr="00165AF8" w:rsidRDefault="004806DE" w:rsidP="000F7361">
            <w:pPr>
              <w:pStyle w:val="Body"/>
              <w:numPr>
                <w:ilvl w:val="0"/>
                <w:numId w:val="413"/>
              </w:numPr>
            </w:pPr>
            <w:r w:rsidRPr="00165AF8">
              <w:t xml:space="preserve">The user is logged in and is in the context of a specific </w:t>
            </w:r>
            <w:r w:rsidR="00A65E57">
              <w:t>subscriber</w:t>
            </w:r>
            <w:r w:rsidRPr="00165AF8">
              <w:t xml:space="preserve">. </w:t>
            </w:r>
          </w:p>
          <w:p w:rsidR="004806DE" w:rsidRPr="00165AF8" w:rsidRDefault="004806DE" w:rsidP="000F7361">
            <w:pPr>
              <w:pStyle w:val="Body"/>
              <w:numPr>
                <w:ilvl w:val="0"/>
                <w:numId w:val="413"/>
              </w:numPr>
            </w:pPr>
            <w:r w:rsidRPr="00165AF8">
              <w:t xml:space="preserve">Customer has been identified and </w:t>
            </w:r>
            <w:r w:rsidR="00325101" w:rsidRPr="00165AF8">
              <w:t>Channel/CSR light</w:t>
            </w:r>
            <w:r w:rsidR="007C71EB" w:rsidRPr="00165AF8">
              <w:t xml:space="preserve"> application </w:t>
            </w:r>
            <w:r w:rsidRPr="00165AF8">
              <w:t xml:space="preserve">is in the context of a specific </w:t>
            </w:r>
            <w:r w:rsidR="00A65E57">
              <w:t>subscriber</w:t>
            </w:r>
            <w:r w:rsidRPr="00165AF8">
              <w:t>.</w:t>
            </w:r>
          </w:p>
        </w:tc>
      </w:tr>
      <w:tr w:rsidR="004806DE" w:rsidRPr="00165AF8" w:rsidTr="004806DE">
        <w:trPr>
          <w:trHeight w:val="176"/>
        </w:trPr>
        <w:tc>
          <w:tcPr>
            <w:tcW w:w="2268" w:type="dxa"/>
          </w:tcPr>
          <w:p w:rsidR="004806DE" w:rsidRPr="00165AF8" w:rsidRDefault="004806DE" w:rsidP="004806DE">
            <w:r w:rsidRPr="00165AF8">
              <w:t>Trigger</w:t>
            </w:r>
          </w:p>
        </w:tc>
        <w:tc>
          <w:tcPr>
            <w:tcW w:w="5940" w:type="dxa"/>
            <w:gridSpan w:val="3"/>
          </w:tcPr>
          <w:p w:rsidR="004806DE" w:rsidRPr="00165AF8" w:rsidRDefault="004806DE" w:rsidP="004806DE">
            <w:pPr>
              <w:pStyle w:val="BodyText"/>
            </w:pPr>
            <w:r w:rsidRPr="00165AF8">
              <w:t xml:space="preserve">The user has selected the option to add </w:t>
            </w:r>
            <w:r w:rsidR="00D22280">
              <w:t>subscriber supplementary offer</w:t>
            </w:r>
            <w:r w:rsidRPr="00165AF8">
              <w:t xml:space="preserve">s </w:t>
            </w:r>
          </w:p>
        </w:tc>
      </w:tr>
      <w:tr w:rsidR="004806DE" w:rsidRPr="00165AF8" w:rsidTr="004806DE">
        <w:trPr>
          <w:trHeight w:val="176"/>
        </w:trPr>
        <w:tc>
          <w:tcPr>
            <w:tcW w:w="2268" w:type="dxa"/>
          </w:tcPr>
          <w:p w:rsidR="004806DE" w:rsidRPr="00165AF8" w:rsidRDefault="004806DE" w:rsidP="004806DE">
            <w:r w:rsidRPr="00165AF8">
              <w:t>Minimum guarantees</w:t>
            </w:r>
          </w:p>
        </w:tc>
        <w:tc>
          <w:tcPr>
            <w:tcW w:w="5940" w:type="dxa"/>
            <w:gridSpan w:val="3"/>
          </w:tcPr>
          <w:p w:rsidR="004806DE" w:rsidRPr="00165AF8" w:rsidRDefault="004806DE" w:rsidP="004806DE">
            <w:pPr>
              <w:pStyle w:val="BodyText"/>
            </w:pPr>
            <w:r w:rsidRPr="00165AF8">
              <w:t xml:space="preserve">The user can cancel </w:t>
            </w:r>
            <w:r w:rsidR="00D22280">
              <w:t>subscriber supplementary offer</w:t>
            </w:r>
            <w:r w:rsidRPr="00165AF8">
              <w:t>s adding process at any moment before the last confirmation step.</w:t>
            </w:r>
          </w:p>
        </w:tc>
      </w:tr>
      <w:tr w:rsidR="004806DE" w:rsidRPr="00165AF8" w:rsidTr="004806DE">
        <w:trPr>
          <w:trHeight w:val="176"/>
        </w:trPr>
        <w:tc>
          <w:tcPr>
            <w:tcW w:w="2268" w:type="dxa"/>
          </w:tcPr>
          <w:p w:rsidR="004806DE" w:rsidRPr="00165AF8" w:rsidRDefault="004806DE" w:rsidP="004806DE">
            <w:r w:rsidRPr="00165AF8">
              <w:t>Success guarantees:</w:t>
            </w:r>
          </w:p>
        </w:tc>
        <w:tc>
          <w:tcPr>
            <w:tcW w:w="5940" w:type="dxa"/>
            <w:gridSpan w:val="3"/>
          </w:tcPr>
          <w:p w:rsidR="004806DE" w:rsidRPr="00165AF8" w:rsidRDefault="00325101" w:rsidP="004806DE">
            <w:pPr>
              <w:pStyle w:val="BodyText"/>
            </w:pPr>
            <w:r w:rsidRPr="00165AF8">
              <w:t>Channel/CSR light</w:t>
            </w:r>
            <w:r w:rsidR="007C71EB" w:rsidRPr="00165AF8">
              <w:t xml:space="preserve"> application </w:t>
            </w:r>
            <w:r w:rsidR="004806DE" w:rsidRPr="00165AF8">
              <w:t xml:space="preserve">has sent a new order with all the new </w:t>
            </w:r>
            <w:r w:rsidR="00D22280">
              <w:t>subscriber supplementary offer</w:t>
            </w:r>
            <w:r w:rsidR="004806DE" w:rsidRPr="00165AF8">
              <w:t>s information necessary to the backend.</w:t>
            </w:r>
          </w:p>
        </w:tc>
      </w:tr>
      <w:tr w:rsidR="004806DE" w:rsidRPr="00165AF8" w:rsidTr="004806DE">
        <w:trPr>
          <w:trHeight w:val="176"/>
        </w:trPr>
        <w:tc>
          <w:tcPr>
            <w:tcW w:w="2268" w:type="dxa"/>
          </w:tcPr>
          <w:p w:rsidR="004806DE" w:rsidRPr="00165AF8" w:rsidRDefault="004806DE" w:rsidP="004806DE">
            <w:r w:rsidRPr="00165AF8">
              <w:t>Normal Flow:</w:t>
            </w:r>
          </w:p>
        </w:tc>
        <w:tc>
          <w:tcPr>
            <w:tcW w:w="5940" w:type="dxa"/>
            <w:gridSpan w:val="3"/>
          </w:tcPr>
          <w:p w:rsidR="004806DE" w:rsidRPr="00165AF8" w:rsidRDefault="00325101" w:rsidP="000F7361">
            <w:pPr>
              <w:pStyle w:val="ListNumberUC"/>
              <w:numPr>
                <w:ilvl w:val="0"/>
                <w:numId w:val="414"/>
              </w:numPr>
              <w:spacing w:after="0"/>
            </w:pPr>
            <w:r w:rsidRPr="00165AF8">
              <w:t>Channel/CSR light</w:t>
            </w:r>
            <w:r w:rsidR="007C71EB" w:rsidRPr="00165AF8">
              <w:t xml:space="preserve"> application </w:t>
            </w:r>
            <w:r w:rsidR="004806DE" w:rsidRPr="00165AF8">
              <w:t xml:space="preserve">displays </w:t>
            </w:r>
            <w:r w:rsidR="00D22280">
              <w:t>subscriber supplementary offer</w:t>
            </w:r>
            <w:r w:rsidR="004806DE" w:rsidRPr="00165AF8">
              <w:t xml:space="preserve">s available for subscription for the user (refer to use case Browse and Select </w:t>
            </w:r>
            <w:r w:rsidR="00D22280">
              <w:t>subscriber supplementary offer</w:t>
            </w:r>
            <w:r w:rsidR="004806DE" w:rsidRPr="00165AF8">
              <w:t>s) (A1) (A3)</w:t>
            </w:r>
            <w:r w:rsidR="00CA25B1" w:rsidRPr="00165AF8">
              <w:t xml:space="preserve"> (A4)</w:t>
            </w:r>
          </w:p>
          <w:p w:rsidR="004806DE" w:rsidRPr="00165AF8" w:rsidRDefault="004806DE" w:rsidP="000F7361">
            <w:pPr>
              <w:pStyle w:val="ListNumberUC"/>
              <w:numPr>
                <w:ilvl w:val="0"/>
                <w:numId w:val="414"/>
              </w:numPr>
              <w:spacing w:after="0"/>
            </w:pPr>
            <w:r w:rsidRPr="00165AF8">
              <w:t xml:space="preserve">User creates a selection of new </w:t>
            </w:r>
            <w:r w:rsidR="00D22280">
              <w:t>subscriber supplementary offer</w:t>
            </w:r>
            <w:r w:rsidRPr="00165AF8">
              <w:t>s. (A2) (A3)</w:t>
            </w:r>
            <w:r w:rsidR="00CA25B1" w:rsidRPr="00165AF8">
              <w:t xml:space="preserve"> (A4)</w:t>
            </w:r>
          </w:p>
          <w:p w:rsidR="004806DE" w:rsidRPr="00165AF8" w:rsidRDefault="004806DE" w:rsidP="000F7361">
            <w:pPr>
              <w:pStyle w:val="ListNumberUC"/>
              <w:numPr>
                <w:ilvl w:val="0"/>
                <w:numId w:val="414"/>
              </w:numPr>
              <w:spacing w:after="0"/>
            </w:pPr>
            <w:r w:rsidRPr="00165AF8">
              <w:t xml:space="preserve">User configures </w:t>
            </w:r>
            <w:r w:rsidR="00D22280">
              <w:t>offer parameter</w:t>
            </w:r>
            <w:r w:rsidRPr="00165AF8">
              <w:t xml:space="preserve">s (refer to configure </w:t>
            </w:r>
            <w:r w:rsidR="002C56C0">
              <w:t>primary offer</w:t>
            </w:r>
            <w:r w:rsidRPr="00165AF8">
              <w:t xml:space="preserve"> parameters use case)</w:t>
            </w:r>
            <w:r w:rsidR="00CA25B1" w:rsidRPr="00165AF8">
              <w:t xml:space="preserve"> (A4)</w:t>
            </w:r>
          </w:p>
          <w:p w:rsidR="004806DE" w:rsidRPr="00165AF8" w:rsidRDefault="004806DE" w:rsidP="000F7361">
            <w:pPr>
              <w:pStyle w:val="ListNumberUC"/>
              <w:numPr>
                <w:ilvl w:val="0"/>
                <w:numId w:val="414"/>
              </w:numPr>
              <w:spacing w:after="0"/>
            </w:pPr>
            <w:r w:rsidRPr="00165AF8">
              <w:t>User configures balances (refer to configure balances use case)</w:t>
            </w:r>
            <w:r w:rsidR="00CA25B1" w:rsidRPr="00165AF8">
              <w:t xml:space="preserve"> (A4)</w:t>
            </w:r>
          </w:p>
          <w:p w:rsidR="004806DE" w:rsidRPr="00165AF8" w:rsidRDefault="004806DE" w:rsidP="000F7361">
            <w:pPr>
              <w:pStyle w:val="ListNumberUC"/>
              <w:numPr>
                <w:ilvl w:val="0"/>
                <w:numId w:val="414"/>
              </w:numPr>
              <w:spacing w:after="0"/>
            </w:pPr>
            <w:r w:rsidRPr="00165AF8">
              <w:t xml:space="preserve">User configures </w:t>
            </w:r>
            <w:r w:rsidR="00E95ABF">
              <w:t>supplementary offer</w:t>
            </w:r>
            <w:r w:rsidRPr="00165AF8">
              <w:t xml:space="preserve"> </w:t>
            </w:r>
            <w:r w:rsidR="00E95ABF">
              <w:t>additional external ids for the subscriber</w:t>
            </w:r>
            <w:r w:rsidRPr="00165AF8">
              <w:t xml:space="preserve"> (refer to Configure </w:t>
            </w:r>
            <w:r w:rsidR="00E95ABF">
              <w:t>subscriber external id</w:t>
            </w:r>
            <w:r w:rsidRPr="00165AF8">
              <w:t xml:space="preserve"> use case)</w:t>
            </w:r>
            <w:r w:rsidR="00CA25B1" w:rsidRPr="00165AF8">
              <w:t xml:space="preserve"> (A4)</w:t>
            </w:r>
          </w:p>
          <w:p w:rsidR="004806DE" w:rsidRPr="00165AF8" w:rsidRDefault="00325101" w:rsidP="000F7361">
            <w:pPr>
              <w:pStyle w:val="ListNumberUC"/>
              <w:numPr>
                <w:ilvl w:val="0"/>
                <w:numId w:val="414"/>
              </w:numPr>
              <w:spacing w:after="0"/>
            </w:pPr>
            <w:r w:rsidRPr="00165AF8">
              <w:t>Channel/CSR light</w:t>
            </w:r>
            <w:r w:rsidR="007C71EB" w:rsidRPr="00165AF8">
              <w:t xml:space="preserve"> application </w:t>
            </w:r>
            <w:r w:rsidR="00AE4A4D" w:rsidRPr="00165AF8">
              <w:t xml:space="preserve">displays the list of </w:t>
            </w:r>
            <w:r w:rsidR="00E95ABF">
              <w:t>supplementary offer</w:t>
            </w:r>
            <w:r w:rsidR="00AE4A4D" w:rsidRPr="00165AF8">
              <w:t>s to add and a</w:t>
            </w:r>
            <w:r w:rsidR="007C71EB" w:rsidRPr="00165AF8">
              <w:t xml:space="preserve">sks the user to confirm </w:t>
            </w:r>
            <w:r w:rsidR="00AE4A4D" w:rsidRPr="00165AF8">
              <w:t xml:space="preserve">adding the displayed </w:t>
            </w:r>
            <w:r w:rsidR="00E95ABF">
              <w:t>supplementary offer</w:t>
            </w:r>
            <w:r w:rsidR="00AE4A4D" w:rsidRPr="00165AF8">
              <w:t>s</w:t>
            </w:r>
            <w:r w:rsidR="007C71EB" w:rsidRPr="00165AF8">
              <w:t>.</w:t>
            </w:r>
          </w:p>
          <w:p w:rsidR="007C71EB" w:rsidRPr="00165AF8" w:rsidRDefault="007C71EB" w:rsidP="000F7361">
            <w:pPr>
              <w:pStyle w:val="ListNumberUC"/>
              <w:numPr>
                <w:ilvl w:val="0"/>
                <w:numId w:val="414"/>
              </w:numPr>
              <w:spacing w:after="0"/>
            </w:pPr>
            <w:r w:rsidRPr="00165AF8">
              <w:t>User confirms</w:t>
            </w:r>
            <w:r w:rsidR="00AE4A4D" w:rsidRPr="00165AF8">
              <w:t xml:space="preserve"> (A4)</w:t>
            </w:r>
          </w:p>
          <w:p w:rsidR="004806DE" w:rsidRPr="00165AF8" w:rsidRDefault="00325101" w:rsidP="000F7361">
            <w:pPr>
              <w:pStyle w:val="ListNumberUC"/>
              <w:numPr>
                <w:ilvl w:val="0"/>
                <w:numId w:val="414"/>
              </w:numPr>
              <w:spacing w:after="0"/>
            </w:pPr>
            <w:r w:rsidRPr="00165AF8">
              <w:t>Channel/CSR light</w:t>
            </w:r>
            <w:r w:rsidR="007C71EB" w:rsidRPr="00165AF8">
              <w:t xml:space="preserve"> application </w:t>
            </w:r>
            <w:r w:rsidR="004806DE" w:rsidRPr="00165AF8">
              <w:t>sends the order to the back office system</w:t>
            </w:r>
          </w:p>
          <w:p w:rsidR="004806DE" w:rsidRPr="00165AF8" w:rsidRDefault="004806DE" w:rsidP="007C71EB">
            <w:pPr>
              <w:pStyle w:val="BodyText"/>
            </w:pPr>
          </w:p>
        </w:tc>
      </w:tr>
      <w:tr w:rsidR="004806DE" w:rsidRPr="00165AF8" w:rsidTr="004806DE">
        <w:trPr>
          <w:trHeight w:val="176"/>
        </w:trPr>
        <w:tc>
          <w:tcPr>
            <w:tcW w:w="2268" w:type="dxa"/>
          </w:tcPr>
          <w:p w:rsidR="004806DE" w:rsidRPr="00165AF8" w:rsidRDefault="004806DE" w:rsidP="004806DE">
            <w:r w:rsidRPr="00165AF8">
              <w:t>Alternative Flows:</w:t>
            </w:r>
          </w:p>
        </w:tc>
        <w:tc>
          <w:tcPr>
            <w:tcW w:w="5940" w:type="dxa"/>
            <w:gridSpan w:val="3"/>
          </w:tcPr>
          <w:p w:rsidR="004806DE" w:rsidRPr="00165AF8" w:rsidRDefault="004806DE" w:rsidP="007C71EB">
            <w:pPr>
              <w:pStyle w:val="BodyText"/>
            </w:pPr>
            <w:r w:rsidRPr="00165AF8">
              <w:t xml:space="preserve">A1: There is already a pending request preventing the subscription of new </w:t>
            </w:r>
            <w:r w:rsidR="00D22280">
              <w:t>subscriber supplementary offer</w:t>
            </w:r>
            <w:r w:rsidRPr="00165AF8">
              <w:t>s</w:t>
            </w:r>
          </w:p>
          <w:p w:rsidR="004806DE" w:rsidRPr="00165AF8" w:rsidRDefault="00325101" w:rsidP="000F7361">
            <w:pPr>
              <w:pStyle w:val="ListNumberUC"/>
              <w:numPr>
                <w:ilvl w:val="0"/>
                <w:numId w:val="410"/>
              </w:numPr>
              <w:spacing w:after="0"/>
            </w:pPr>
            <w:r w:rsidRPr="00165AF8">
              <w:t>Channel/CSR light</w:t>
            </w:r>
            <w:r w:rsidR="007C71EB" w:rsidRPr="00165AF8">
              <w:t xml:space="preserve"> application </w:t>
            </w:r>
            <w:r w:rsidR="004806DE" w:rsidRPr="00165AF8">
              <w:t xml:space="preserve">displays an error message to the user to inform his </w:t>
            </w:r>
            <w:r w:rsidR="00E95ABF">
              <w:t>supplementary offers</w:t>
            </w:r>
            <w:r w:rsidR="007C71EB" w:rsidRPr="00165AF8">
              <w:t xml:space="preserve"> selection</w:t>
            </w:r>
            <w:r w:rsidR="004806DE" w:rsidRPr="00165AF8">
              <w:t xml:space="preserve"> can’t be </w:t>
            </w:r>
            <w:r w:rsidR="007C71EB" w:rsidRPr="00165AF8">
              <w:t>added</w:t>
            </w:r>
            <w:r w:rsidR="004806DE" w:rsidRPr="00165AF8">
              <w:t xml:space="preserve"> until current pending requests on this </w:t>
            </w:r>
            <w:r w:rsidR="00A65E57">
              <w:t>subscriber</w:t>
            </w:r>
            <w:r w:rsidR="004806DE" w:rsidRPr="00165AF8">
              <w:t xml:space="preserve"> have been processed</w:t>
            </w:r>
          </w:p>
          <w:p w:rsidR="004806DE" w:rsidRPr="00165AF8" w:rsidRDefault="004806DE" w:rsidP="007C71EB">
            <w:pPr>
              <w:pStyle w:val="BodyText"/>
            </w:pPr>
            <w:r w:rsidRPr="00165AF8">
              <w:t xml:space="preserve">A2: new </w:t>
            </w:r>
            <w:r w:rsidR="00D22280">
              <w:t>subscriber supplementary offer</w:t>
            </w:r>
            <w:r w:rsidRPr="00165AF8">
              <w:t xml:space="preserve"> configuration is not correct due to exclusion, pre requisite rules or bundle configuration</w:t>
            </w:r>
          </w:p>
          <w:p w:rsidR="004806DE" w:rsidRPr="00165AF8" w:rsidRDefault="00325101" w:rsidP="000F7361">
            <w:pPr>
              <w:pStyle w:val="ListNumberUC"/>
              <w:numPr>
                <w:ilvl w:val="0"/>
                <w:numId w:val="412"/>
              </w:numPr>
              <w:spacing w:after="0"/>
            </w:pPr>
            <w:r w:rsidRPr="00165AF8">
              <w:t>Channel/CSR light</w:t>
            </w:r>
            <w:r w:rsidR="007C71EB" w:rsidRPr="00165AF8">
              <w:t xml:space="preserve"> application </w:t>
            </w:r>
            <w:r w:rsidR="004806DE" w:rsidRPr="00165AF8">
              <w:t>displays to the user all rules that doesn’t match.</w:t>
            </w:r>
          </w:p>
          <w:p w:rsidR="004806DE" w:rsidRPr="00165AF8" w:rsidRDefault="00325101" w:rsidP="000F7361">
            <w:pPr>
              <w:pStyle w:val="ListNumberUC"/>
              <w:numPr>
                <w:ilvl w:val="0"/>
                <w:numId w:val="412"/>
              </w:numPr>
              <w:spacing w:after="0"/>
            </w:pPr>
            <w:r w:rsidRPr="00165AF8">
              <w:t>Channel/CSR light</w:t>
            </w:r>
            <w:r w:rsidR="00CA25B1" w:rsidRPr="00165AF8">
              <w:t xml:space="preserve"> application </w:t>
            </w:r>
            <w:r w:rsidR="004806DE" w:rsidRPr="00165AF8">
              <w:t>redirects the user to first steps of the nominal case initializing the list with the last user selection (NF1)</w:t>
            </w:r>
          </w:p>
          <w:p w:rsidR="004806DE" w:rsidRPr="00165AF8" w:rsidRDefault="004806DE" w:rsidP="007C71EB">
            <w:pPr>
              <w:pStyle w:val="BodyText"/>
            </w:pPr>
            <w:r w:rsidRPr="00165AF8">
              <w:t>A3: User selects reset option</w:t>
            </w:r>
          </w:p>
          <w:p w:rsidR="004806DE" w:rsidRPr="00165AF8" w:rsidRDefault="00325101" w:rsidP="000F7361">
            <w:pPr>
              <w:pStyle w:val="ListNumberUC"/>
              <w:numPr>
                <w:ilvl w:val="0"/>
                <w:numId w:val="411"/>
              </w:numPr>
              <w:spacing w:after="0"/>
            </w:pPr>
            <w:r w:rsidRPr="00165AF8">
              <w:t>Channel/CSR light</w:t>
            </w:r>
            <w:r w:rsidR="00CA25B1" w:rsidRPr="00165AF8">
              <w:t xml:space="preserve"> application </w:t>
            </w:r>
            <w:r w:rsidR="004806DE" w:rsidRPr="00165AF8">
              <w:t xml:space="preserve">reinitializes the </w:t>
            </w:r>
            <w:r w:rsidR="00E95ABF">
              <w:t>supplementary offers</w:t>
            </w:r>
            <w:r w:rsidR="004806DE" w:rsidRPr="00165AF8">
              <w:t xml:space="preserve"> list as if it was the first time the user </w:t>
            </w:r>
            <w:r w:rsidR="004806DE" w:rsidRPr="00165AF8">
              <w:lastRenderedPageBreak/>
              <w:t>enters in the use case.</w:t>
            </w:r>
          </w:p>
          <w:p w:rsidR="004806DE" w:rsidRPr="00165AF8" w:rsidRDefault="004806DE" w:rsidP="000F7361">
            <w:pPr>
              <w:pStyle w:val="ListNumberUC"/>
              <w:numPr>
                <w:ilvl w:val="0"/>
                <w:numId w:val="411"/>
              </w:numPr>
              <w:spacing w:after="0"/>
            </w:pPr>
            <w:r w:rsidRPr="00165AF8">
              <w:t>Next steps are similar to nominal case</w:t>
            </w:r>
          </w:p>
          <w:p w:rsidR="00CA25B1" w:rsidRPr="00165AF8" w:rsidRDefault="00CA25B1" w:rsidP="00CA25B1">
            <w:pPr>
              <w:pStyle w:val="Body"/>
              <w:ind w:left="0"/>
            </w:pPr>
            <w:r w:rsidRPr="00165AF8">
              <w:t xml:space="preserve">A4: </w:t>
            </w:r>
            <w:r w:rsidR="00553E11" w:rsidRPr="00165AF8">
              <w:t>User</w:t>
            </w:r>
            <w:r w:rsidRPr="00165AF8">
              <w:t xml:space="preserve"> cancels his action </w:t>
            </w:r>
            <w:r w:rsidR="001D5CE0" w:rsidRPr="00165AF8">
              <w:t xml:space="preserve">of adding </w:t>
            </w:r>
            <w:r w:rsidR="00E95ABF">
              <w:t>supplementary offer</w:t>
            </w:r>
            <w:r w:rsidRPr="00165AF8">
              <w:t>s</w:t>
            </w:r>
          </w:p>
          <w:p w:rsidR="0057617E" w:rsidRPr="00165AF8" w:rsidRDefault="00325101" w:rsidP="000F7361">
            <w:pPr>
              <w:pStyle w:val="ListNumberUC"/>
              <w:numPr>
                <w:ilvl w:val="0"/>
                <w:numId w:val="415"/>
              </w:numPr>
              <w:spacing w:after="0"/>
            </w:pPr>
            <w:r w:rsidRPr="00165AF8">
              <w:t>Channel/CSR light</w:t>
            </w:r>
            <w:r w:rsidR="00CA25B1" w:rsidRPr="00165AF8">
              <w:t xml:space="preserve"> application redirects </w:t>
            </w:r>
            <w:r w:rsidR="00A9344A" w:rsidRPr="00165AF8">
              <w:t>user</w:t>
            </w:r>
            <w:r w:rsidR="00CA25B1" w:rsidRPr="00165AF8">
              <w:t xml:space="preserve"> to view and manage </w:t>
            </w:r>
            <w:r w:rsidR="00A65E57">
              <w:t>subscriber</w:t>
            </w:r>
            <w:r w:rsidR="00CA25B1" w:rsidRPr="00165AF8">
              <w:t xml:space="preserve"> use case.</w:t>
            </w:r>
          </w:p>
        </w:tc>
      </w:tr>
    </w:tbl>
    <w:p w:rsidR="00AB4B14" w:rsidRDefault="00AB4B14" w:rsidP="004806DE">
      <w:pPr>
        <w:pStyle w:val="BodyText"/>
        <w:rPr>
          <w:ins w:id="943" w:author="Raphaël Guého" w:date="2010-02-05T12:34:00Z"/>
          <w:strike/>
        </w:rPr>
      </w:pPr>
    </w:p>
    <w:p w:rsidR="00B92D93" w:rsidRPr="00082EC8" w:rsidRDefault="00B92D93" w:rsidP="00B92D93">
      <w:pPr>
        <w:pStyle w:val="Heading4"/>
        <w:rPr>
          <w:ins w:id="944" w:author="Raphaël Guého" w:date="2010-02-05T12:34:00Z"/>
        </w:rPr>
      </w:pPr>
      <w:bookmarkStart w:id="945" w:name="_Use_Case:_"/>
      <w:bookmarkStart w:id="946" w:name="_Toc253578063"/>
      <w:bookmarkEnd w:id="945"/>
      <w:ins w:id="947" w:author="Raphaël Guého" w:date="2010-02-05T12:34:00Z">
        <w:r>
          <w:t>Use Case:  Modify</w:t>
        </w:r>
        <w:r w:rsidRPr="00082EC8">
          <w:t xml:space="preserve"> </w:t>
        </w:r>
        <w:r>
          <w:t>subscriber offer</w:t>
        </w:r>
        <w:bookmarkEnd w:id="946"/>
      </w:ins>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92D93" w:rsidRPr="00082EC8" w:rsidTr="00672C7B">
        <w:trPr>
          <w:gridAfter w:val="1"/>
          <w:wAfter w:w="18" w:type="dxa"/>
          <w:trHeight w:val="360"/>
          <w:ins w:id="948" w:author="Raphaël Guého" w:date="2010-02-05T12:34:00Z"/>
        </w:trPr>
        <w:tc>
          <w:tcPr>
            <w:tcW w:w="5580" w:type="dxa"/>
            <w:gridSpan w:val="2"/>
            <w:shd w:val="clear" w:color="auto" w:fill="E6E6E6"/>
          </w:tcPr>
          <w:p w:rsidR="00B92D93" w:rsidRPr="00082EC8" w:rsidRDefault="00B92D93" w:rsidP="00C43EC4">
            <w:pPr>
              <w:pStyle w:val="TableHeading"/>
              <w:rPr>
                <w:ins w:id="949" w:author="Raphaël Guého" w:date="2010-02-05T12:34:00Z"/>
              </w:rPr>
            </w:pPr>
            <w:ins w:id="950" w:author="Raphaël Guého" w:date="2010-02-05T12:34:00Z">
              <w:r>
                <w:t>Modify</w:t>
              </w:r>
              <w:r w:rsidRPr="00082EC8">
                <w:t xml:space="preserve"> </w:t>
              </w:r>
              <w:r>
                <w:t>subscriber offer</w:t>
              </w:r>
            </w:ins>
          </w:p>
        </w:tc>
        <w:tc>
          <w:tcPr>
            <w:tcW w:w="2610" w:type="dxa"/>
            <w:shd w:val="clear" w:color="auto" w:fill="E6E6E6"/>
          </w:tcPr>
          <w:p w:rsidR="00B92D93" w:rsidRPr="00082EC8" w:rsidRDefault="00B92D93" w:rsidP="00672C7B">
            <w:pPr>
              <w:pStyle w:val="TableHeading"/>
              <w:rPr>
                <w:ins w:id="951" w:author="Raphaël Guého" w:date="2010-02-05T12:34:00Z"/>
              </w:rPr>
            </w:pPr>
            <w:ins w:id="952" w:author="Raphaël Guého" w:date="2010-02-05T12:34:00Z">
              <w:r w:rsidRPr="00082EC8">
                <w:t>SUM001</w:t>
              </w:r>
              <w:r>
                <w:t>55</w:t>
              </w:r>
            </w:ins>
          </w:p>
        </w:tc>
      </w:tr>
      <w:tr w:rsidR="00B92D93" w:rsidRPr="00082EC8" w:rsidTr="00672C7B">
        <w:trPr>
          <w:ins w:id="953" w:author="Raphaël Guého" w:date="2010-02-05T12:34:00Z"/>
        </w:trPr>
        <w:tc>
          <w:tcPr>
            <w:tcW w:w="2268" w:type="dxa"/>
          </w:tcPr>
          <w:p w:rsidR="00B92D93" w:rsidRPr="00082EC8" w:rsidRDefault="00B92D93" w:rsidP="00672C7B">
            <w:pPr>
              <w:rPr>
                <w:ins w:id="954" w:author="Raphaël Guého" w:date="2010-02-05T12:34:00Z"/>
              </w:rPr>
            </w:pPr>
            <w:ins w:id="955" w:author="Raphaël Guého" w:date="2010-02-05T12:34:00Z">
              <w:r w:rsidRPr="00082EC8">
                <w:t>Primary actors</w:t>
              </w:r>
            </w:ins>
          </w:p>
        </w:tc>
        <w:tc>
          <w:tcPr>
            <w:tcW w:w="5940" w:type="dxa"/>
            <w:gridSpan w:val="3"/>
          </w:tcPr>
          <w:p w:rsidR="00B92D93" w:rsidRDefault="00B92D93" w:rsidP="00672C7B">
            <w:pPr>
              <w:pStyle w:val="BodyText"/>
              <w:rPr>
                <w:ins w:id="956" w:author="Raphaël Guého" w:date="2010-02-05T12:34:00Z"/>
              </w:rPr>
            </w:pPr>
            <w:ins w:id="957" w:author="Raphaël Guého" w:date="2010-02-05T12:34:00Z">
              <w:r w:rsidRPr="00082EC8">
                <w:t>Dealer user</w:t>
              </w:r>
            </w:ins>
          </w:p>
          <w:p w:rsidR="00B92D93" w:rsidRPr="00082EC8" w:rsidRDefault="00B92D93" w:rsidP="00672C7B">
            <w:pPr>
              <w:pStyle w:val="BodyText"/>
              <w:rPr>
                <w:ins w:id="958" w:author="Raphaël Guého" w:date="2010-02-05T12:34:00Z"/>
              </w:rPr>
            </w:pPr>
            <w:ins w:id="959" w:author="Raphaël Guého" w:date="2010-02-05T12:34:00Z">
              <w:r>
                <w:t>CSR user</w:t>
              </w:r>
            </w:ins>
          </w:p>
        </w:tc>
      </w:tr>
      <w:tr w:rsidR="00B92D93" w:rsidRPr="00082EC8" w:rsidTr="00672C7B">
        <w:trPr>
          <w:ins w:id="960" w:author="Raphaël Guého" w:date="2010-02-05T12:34:00Z"/>
        </w:trPr>
        <w:tc>
          <w:tcPr>
            <w:tcW w:w="2268" w:type="dxa"/>
          </w:tcPr>
          <w:p w:rsidR="00B92D93" w:rsidRPr="00082EC8" w:rsidRDefault="00B92D93" w:rsidP="00672C7B">
            <w:pPr>
              <w:rPr>
                <w:ins w:id="961" w:author="Raphaël Guého" w:date="2010-02-05T12:34:00Z"/>
              </w:rPr>
            </w:pPr>
            <w:ins w:id="962" w:author="Raphaël Guého" w:date="2010-02-05T12:34:00Z">
              <w:r w:rsidRPr="00082EC8">
                <w:t>Summary Goal</w:t>
              </w:r>
            </w:ins>
          </w:p>
        </w:tc>
        <w:tc>
          <w:tcPr>
            <w:tcW w:w="5940" w:type="dxa"/>
            <w:gridSpan w:val="3"/>
          </w:tcPr>
          <w:p w:rsidR="00B92D93" w:rsidRPr="00082EC8" w:rsidRDefault="00B92D93" w:rsidP="00F33764">
            <w:pPr>
              <w:pStyle w:val="BodyText"/>
              <w:rPr>
                <w:ins w:id="963" w:author="Raphaël Guého" w:date="2010-02-05T12:34:00Z"/>
              </w:rPr>
            </w:pPr>
            <w:ins w:id="964" w:author="Raphaël Guého" w:date="2010-02-05T12:34:00Z">
              <w:r w:rsidRPr="00082EC8">
                <w:t xml:space="preserve">This use case allows the user to </w:t>
              </w:r>
              <w:r>
                <w:t>modify</w:t>
              </w:r>
              <w:r w:rsidRPr="00082EC8">
                <w:t xml:space="preserve"> </w:t>
              </w:r>
            </w:ins>
            <w:ins w:id="965" w:author="Raphaël Guého" w:date="2010-02-10T15:00:00Z">
              <w:r w:rsidR="003867B2">
                <w:t>primary offer (</w:t>
              </w:r>
            </w:ins>
            <w:ins w:id="966" w:author="Raphaël Guého" w:date="2010-02-10T15:01:00Z">
              <w:r w:rsidR="003867B2">
                <w:t>in a bundle or not</w:t>
              </w:r>
            </w:ins>
            <w:ins w:id="967" w:author="Raphaël Guého" w:date="2010-02-10T15:00:00Z">
              <w:r w:rsidR="003867B2">
                <w:t>) or</w:t>
              </w:r>
            </w:ins>
            <w:ins w:id="968" w:author="Raphaël Guého" w:date="2010-02-10T15:01:00Z">
              <w:r w:rsidR="003867B2">
                <w:t xml:space="preserve"> </w:t>
              </w:r>
            </w:ins>
            <w:ins w:id="969" w:author="Raphaël Guého" w:date="2010-02-05T12:34:00Z">
              <w:r>
                <w:t>supplementary offer</w:t>
              </w:r>
              <w:r w:rsidRPr="00082EC8">
                <w:t xml:space="preserve"> </w:t>
              </w:r>
              <w:r>
                <w:t xml:space="preserve">parameters </w:t>
              </w:r>
            </w:ins>
            <w:ins w:id="970" w:author="Raphaël Guého" w:date="2010-04-06T14:13:00Z">
              <w:r w:rsidR="00F33764">
                <w:t>of</w:t>
              </w:r>
            </w:ins>
            <w:ins w:id="971" w:author="Raphaël Guého" w:date="2010-02-05T12:34:00Z">
              <w:r w:rsidRPr="00082EC8">
                <w:t xml:space="preserve"> a </w:t>
              </w:r>
            </w:ins>
            <w:ins w:id="972" w:author="Raphaël Guého" w:date="2010-04-06T14:14:00Z">
              <w:r w:rsidR="00F33764">
                <w:t>s</w:t>
              </w:r>
            </w:ins>
            <w:ins w:id="973" w:author="Raphaël Guého" w:date="2010-02-05T12:34:00Z">
              <w:r>
                <w:t>ubscriber</w:t>
              </w:r>
              <w:r w:rsidRPr="00082EC8">
                <w:t>.</w:t>
              </w:r>
            </w:ins>
          </w:p>
        </w:tc>
      </w:tr>
      <w:tr w:rsidR="00B92D93" w:rsidRPr="00082EC8" w:rsidTr="00672C7B">
        <w:trPr>
          <w:trHeight w:val="176"/>
          <w:ins w:id="974" w:author="Raphaël Guého" w:date="2010-02-05T12:34:00Z"/>
        </w:trPr>
        <w:tc>
          <w:tcPr>
            <w:tcW w:w="2268" w:type="dxa"/>
          </w:tcPr>
          <w:p w:rsidR="00B92D93" w:rsidRPr="00082EC8" w:rsidRDefault="00B92D93" w:rsidP="00672C7B">
            <w:pPr>
              <w:rPr>
                <w:ins w:id="975" w:author="Raphaël Guého" w:date="2010-02-05T12:34:00Z"/>
              </w:rPr>
            </w:pPr>
            <w:ins w:id="976" w:author="Raphaël Guého" w:date="2010-02-05T12:34:00Z">
              <w:r w:rsidRPr="00082EC8">
                <w:t>Pre-conditions</w:t>
              </w:r>
            </w:ins>
          </w:p>
        </w:tc>
        <w:tc>
          <w:tcPr>
            <w:tcW w:w="5940" w:type="dxa"/>
            <w:gridSpan w:val="3"/>
          </w:tcPr>
          <w:p w:rsidR="00B92D93" w:rsidRPr="00082EC8" w:rsidRDefault="00B92D93" w:rsidP="00672C7B">
            <w:pPr>
              <w:pStyle w:val="BodyText"/>
              <w:rPr>
                <w:ins w:id="977" w:author="Raphaël Guého" w:date="2010-02-05T12:34:00Z"/>
              </w:rPr>
            </w:pPr>
            <w:ins w:id="978" w:author="Raphaël Guého" w:date="2010-02-05T12:34:00Z">
              <w:r w:rsidRPr="00082EC8">
                <w:t xml:space="preserve">Channel/CSR light application is in the context of a specific </w:t>
              </w:r>
              <w:r>
                <w:t>subscriber</w:t>
              </w:r>
              <w:r w:rsidRPr="00082EC8">
                <w:t xml:space="preserve"> and has at least one </w:t>
              </w:r>
              <w:r>
                <w:t>modifiable</w:t>
              </w:r>
              <w:r w:rsidRPr="00082EC8">
                <w:t xml:space="preserve"> </w:t>
              </w:r>
              <w:r>
                <w:t>subscriber offer</w:t>
              </w:r>
              <w:r w:rsidRPr="00082EC8">
                <w:t>.</w:t>
              </w:r>
            </w:ins>
          </w:p>
          <w:p w:rsidR="00B92D93" w:rsidRPr="00082EC8" w:rsidRDefault="00B92D93" w:rsidP="00672C7B">
            <w:pPr>
              <w:pStyle w:val="BodyText"/>
              <w:rPr>
                <w:ins w:id="979" w:author="Raphaël Guého" w:date="2010-02-05T12:34:00Z"/>
              </w:rPr>
            </w:pPr>
            <w:ins w:id="980" w:author="Raphaël Guého" w:date="2010-02-05T12:34:00Z">
              <w:r w:rsidRPr="00082EC8">
                <w:t>And either:</w:t>
              </w:r>
            </w:ins>
          </w:p>
          <w:p w:rsidR="00B92D93" w:rsidRPr="00082EC8" w:rsidRDefault="00B92D93" w:rsidP="00672C7B">
            <w:pPr>
              <w:pStyle w:val="Body"/>
              <w:numPr>
                <w:ilvl w:val="0"/>
                <w:numId w:val="409"/>
              </w:numPr>
              <w:rPr>
                <w:ins w:id="981" w:author="Raphaël Guého" w:date="2010-02-05T12:34:00Z"/>
              </w:rPr>
            </w:pPr>
            <w:ins w:id="982" w:author="Raphaël Guého" w:date="2010-02-05T12:34:00Z">
              <w:r w:rsidRPr="00082EC8">
                <w:t>The user is logged.</w:t>
              </w:r>
            </w:ins>
          </w:p>
          <w:p w:rsidR="00B92D93" w:rsidRPr="00082EC8" w:rsidRDefault="00B92D93" w:rsidP="00672C7B">
            <w:pPr>
              <w:pStyle w:val="Body"/>
              <w:numPr>
                <w:ilvl w:val="0"/>
                <w:numId w:val="409"/>
              </w:numPr>
              <w:rPr>
                <w:ins w:id="983" w:author="Raphaël Guého" w:date="2010-02-05T12:34:00Z"/>
              </w:rPr>
            </w:pPr>
            <w:ins w:id="984" w:author="Raphaël Guého" w:date="2010-02-05T12:34:00Z">
              <w:r w:rsidRPr="00082EC8">
                <w:t>Customer has been identified.</w:t>
              </w:r>
            </w:ins>
          </w:p>
        </w:tc>
      </w:tr>
      <w:tr w:rsidR="00B92D93" w:rsidRPr="00082EC8" w:rsidTr="00672C7B">
        <w:trPr>
          <w:trHeight w:val="176"/>
          <w:ins w:id="985" w:author="Raphaël Guého" w:date="2010-02-05T12:34:00Z"/>
        </w:trPr>
        <w:tc>
          <w:tcPr>
            <w:tcW w:w="2268" w:type="dxa"/>
          </w:tcPr>
          <w:p w:rsidR="00B92D93" w:rsidRPr="00082EC8" w:rsidRDefault="00B92D93" w:rsidP="00672C7B">
            <w:pPr>
              <w:rPr>
                <w:ins w:id="986" w:author="Raphaël Guého" w:date="2010-02-05T12:34:00Z"/>
              </w:rPr>
            </w:pPr>
            <w:ins w:id="987" w:author="Raphaël Guého" w:date="2010-02-05T12:34:00Z">
              <w:r w:rsidRPr="00082EC8">
                <w:t>Trigger</w:t>
              </w:r>
            </w:ins>
          </w:p>
        </w:tc>
        <w:tc>
          <w:tcPr>
            <w:tcW w:w="5940" w:type="dxa"/>
            <w:gridSpan w:val="3"/>
          </w:tcPr>
          <w:p w:rsidR="00B92D93" w:rsidRPr="00082EC8" w:rsidRDefault="00B92D93" w:rsidP="003867B2">
            <w:pPr>
              <w:pStyle w:val="BodyText"/>
              <w:rPr>
                <w:ins w:id="988" w:author="Raphaël Guého" w:date="2010-02-05T12:34:00Z"/>
              </w:rPr>
            </w:pPr>
            <w:ins w:id="989" w:author="Raphaël Guého" w:date="2010-02-05T12:34:00Z">
              <w:r w:rsidRPr="00082EC8">
                <w:t>The u</w:t>
              </w:r>
              <w:r>
                <w:t>ser has selected the option to modify</w:t>
              </w:r>
              <w:r w:rsidRPr="00082EC8">
                <w:t xml:space="preserve"> a </w:t>
              </w:r>
              <w:r>
                <w:t>subscriber offer</w:t>
              </w:r>
              <w:r w:rsidRPr="00082EC8">
                <w:t xml:space="preserve"> </w:t>
              </w:r>
            </w:ins>
          </w:p>
        </w:tc>
      </w:tr>
      <w:tr w:rsidR="00B92D93" w:rsidRPr="00082EC8" w:rsidTr="00672C7B">
        <w:trPr>
          <w:trHeight w:val="176"/>
          <w:ins w:id="990" w:author="Raphaël Guého" w:date="2010-02-05T12:34:00Z"/>
        </w:trPr>
        <w:tc>
          <w:tcPr>
            <w:tcW w:w="2268" w:type="dxa"/>
          </w:tcPr>
          <w:p w:rsidR="00B92D93" w:rsidRPr="00082EC8" w:rsidRDefault="00B92D93" w:rsidP="00672C7B">
            <w:pPr>
              <w:rPr>
                <w:ins w:id="991" w:author="Raphaël Guého" w:date="2010-02-05T12:34:00Z"/>
              </w:rPr>
            </w:pPr>
            <w:ins w:id="992" w:author="Raphaël Guého" w:date="2010-02-05T12:34:00Z">
              <w:r w:rsidRPr="00082EC8">
                <w:t>Minimum guarantees</w:t>
              </w:r>
            </w:ins>
          </w:p>
        </w:tc>
        <w:tc>
          <w:tcPr>
            <w:tcW w:w="5940" w:type="dxa"/>
            <w:gridSpan w:val="3"/>
          </w:tcPr>
          <w:p w:rsidR="00B92D93" w:rsidRPr="00082EC8" w:rsidRDefault="00B92D93" w:rsidP="00672C7B">
            <w:pPr>
              <w:pStyle w:val="BodyText"/>
              <w:rPr>
                <w:ins w:id="993" w:author="Raphaël Guého" w:date="2010-02-05T12:34:00Z"/>
              </w:rPr>
            </w:pPr>
            <w:ins w:id="994" w:author="Raphaël Guého" w:date="2010-02-05T12:34:00Z">
              <w:r w:rsidRPr="00082EC8">
                <w:t xml:space="preserve">The user can cancel the </w:t>
              </w:r>
              <w:r>
                <w:t>modification</w:t>
              </w:r>
              <w:r w:rsidRPr="00082EC8">
                <w:t xml:space="preserve"> process at any moment before the last confirmation step.</w:t>
              </w:r>
            </w:ins>
          </w:p>
        </w:tc>
      </w:tr>
      <w:tr w:rsidR="00B92D93" w:rsidRPr="00082EC8" w:rsidTr="00672C7B">
        <w:trPr>
          <w:trHeight w:val="176"/>
          <w:ins w:id="995" w:author="Raphaël Guého" w:date="2010-02-05T12:34:00Z"/>
        </w:trPr>
        <w:tc>
          <w:tcPr>
            <w:tcW w:w="2268" w:type="dxa"/>
          </w:tcPr>
          <w:p w:rsidR="00B92D93" w:rsidRPr="00082EC8" w:rsidRDefault="00B92D93" w:rsidP="00672C7B">
            <w:pPr>
              <w:rPr>
                <w:ins w:id="996" w:author="Raphaël Guého" w:date="2010-02-05T12:34:00Z"/>
              </w:rPr>
            </w:pPr>
            <w:ins w:id="997" w:author="Raphaël Guého" w:date="2010-02-05T12:34:00Z">
              <w:r w:rsidRPr="00082EC8">
                <w:t>Success guarantees:</w:t>
              </w:r>
            </w:ins>
          </w:p>
        </w:tc>
        <w:tc>
          <w:tcPr>
            <w:tcW w:w="5940" w:type="dxa"/>
            <w:gridSpan w:val="3"/>
          </w:tcPr>
          <w:p w:rsidR="00B92D93" w:rsidRPr="00082EC8" w:rsidRDefault="00B92D93" w:rsidP="003867B2">
            <w:pPr>
              <w:pStyle w:val="BodyText"/>
              <w:rPr>
                <w:ins w:id="998" w:author="Raphaël Guého" w:date="2010-02-05T12:34:00Z"/>
              </w:rPr>
            </w:pPr>
            <w:ins w:id="999" w:author="Raphaël Guého" w:date="2010-02-05T12:34:00Z">
              <w:r w:rsidRPr="00082EC8">
                <w:t xml:space="preserve">Channel/CSR light application has sent a new order with </w:t>
              </w:r>
              <w:r>
                <w:t>the subscriber offer parameters</w:t>
              </w:r>
              <w:r w:rsidRPr="00082EC8">
                <w:t xml:space="preserve"> to </w:t>
              </w:r>
              <w:r>
                <w:t>modify</w:t>
              </w:r>
              <w:r w:rsidR="003867B2">
                <w:t xml:space="preserve"> that </w:t>
              </w:r>
            </w:ins>
            <w:ins w:id="1000" w:author="Raphaël Guého" w:date="2010-02-10T15:03:00Z">
              <w:r w:rsidR="003867B2">
                <w:t xml:space="preserve">are </w:t>
              </w:r>
            </w:ins>
            <w:ins w:id="1001" w:author="Raphaël Guého" w:date="2010-02-05T12:34:00Z">
              <w:r w:rsidRPr="00082EC8">
                <w:t>necessary to the backend.</w:t>
              </w:r>
            </w:ins>
          </w:p>
        </w:tc>
      </w:tr>
      <w:tr w:rsidR="00B92D93" w:rsidRPr="00082EC8" w:rsidTr="00672C7B">
        <w:trPr>
          <w:trHeight w:val="176"/>
          <w:ins w:id="1002" w:author="Raphaël Guého" w:date="2010-02-05T12:34:00Z"/>
        </w:trPr>
        <w:tc>
          <w:tcPr>
            <w:tcW w:w="2268" w:type="dxa"/>
          </w:tcPr>
          <w:p w:rsidR="00B92D93" w:rsidRPr="00082EC8" w:rsidRDefault="00B92D93" w:rsidP="00672C7B">
            <w:pPr>
              <w:rPr>
                <w:ins w:id="1003" w:author="Raphaël Guého" w:date="2010-02-05T12:34:00Z"/>
              </w:rPr>
            </w:pPr>
            <w:ins w:id="1004" w:author="Raphaël Guého" w:date="2010-02-05T12:34:00Z">
              <w:r w:rsidRPr="00082EC8">
                <w:t>Normal Flow:</w:t>
              </w:r>
            </w:ins>
          </w:p>
        </w:tc>
        <w:tc>
          <w:tcPr>
            <w:tcW w:w="5940" w:type="dxa"/>
            <w:gridSpan w:val="3"/>
          </w:tcPr>
          <w:p w:rsidR="00B92D93" w:rsidRPr="00082EC8" w:rsidRDefault="00B92D93" w:rsidP="00672C7B">
            <w:pPr>
              <w:pStyle w:val="ListNumberUC"/>
              <w:numPr>
                <w:ilvl w:val="0"/>
                <w:numId w:val="405"/>
              </w:numPr>
              <w:spacing w:after="0"/>
              <w:rPr>
                <w:ins w:id="1005" w:author="Raphaël Guého" w:date="2010-02-05T12:34:00Z"/>
              </w:rPr>
            </w:pPr>
            <w:ins w:id="1006" w:author="Raphaël Guého" w:date="2010-02-05T12:34:00Z">
              <w:r w:rsidRPr="00082EC8">
                <w:t xml:space="preserve">Channel/CSR light application displays subscribed </w:t>
              </w:r>
              <w:r>
                <w:t>modifiable</w:t>
              </w:r>
              <w:r w:rsidRPr="00082EC8">
                <w:t xml:space="preserve"> </w:t>
              </w:r>
              <w:r>
                <w:t>subscriber offer</w:t>
              </w:r>
              <w:r w:rsidRPr="00082EC8">
                <w:t xml:space="preserve">s to the user (refer to use case ‘View and manage </w:t>
              </w:r>
              <w:r>
                <w:t>subscriber</w:t>
              </w:r>
              <w:r w:rsidRPr="00082EC8">
                <w:t>’) (A1)</w:t>
              </w:r>
            </w:ins>
          </w:p>
          <w:p w:rsidR="00B92D93" w:rsidRDefault="00B92D93" w:rsidP="00672C7B">
            <w:pPr>
              <w:pStyle w:val="ListNumberUC"/>
              <w:numPr>
                <w:ilvl w:val="0"/>
                <w:numId w:val="405"/>
              </w:numPr>
              <w:spacing w:after="0"/>
              <w:rPr>
                <w:ins w:id="1007" w:author="Raphaël Guého" w:date="2010-02-05T12:34:00Z"/>
              </w:rPr>
            </w:pPr>
            <w:ins w:id="1008" w:author="Raphaël Guého" w:date="2010-02-05T12:34:00Z">
              <w:r w:rsidRPr="00082EC8">
                <w:t xml:space="preserve">User selects a </w:t>
              </w:r>
              <w:r>
                <w:t>subscriber offer</w:t>
              </w:r>
              <w:r w:rsidRPr="00082EC8">
                <w:t xml:space="preserve"> to </w:t>
              </w:r>
              <w:r>
                <w:t>modify. (A2) (A4)</w:t>
              </w:r>
            </w:ins>
          </w:p>
          <w:p w:rsidR="00B92D93" w:rsidRDefault="00B92D93" w:rsidP="00672C7B">
            <w:pPr>
              <w:pStyle w:val="ListNumberUC"/>
              <w:numPr>
                <w:ilvl w:val="0"/>
                <w:numId w:val="405"/>
              </w:numPr>
              <w:spacing w:after="0"/>
              <w:rPr>
                <w:ins w:id="1009" w:author="Raphaël Guého" w:date="2010-02-05T12:34:00Z"/>
              </w:rPr>
            </w:pPr>
            <w:ins w:id="1010" w:author="Raphaël Guého" w:date="2010-02-05T12:34:00Z">
              <w:r w:rsidRPr="0056742D">
                <w:t>User set new values</w:t>
              </w:r>
              <w:r>
                <w:t xml:space="preserve"> (A4)</w:t>
              </w:r>
            </w:ins>
          </w:p>
          <w:p w:rsidR="00B92D93" w:rsidRDefault="00B92D93" w:rsidP="00672C7B">
            <w:pPr>
              <w:pStyle w:val="ListNumberUC"/>
              <w:numPr>
                <w:ilvl w:val="0"/>
                <w:numId w:val="405"/>
              </w:numPr>
              <w:spacing w:after="0"/>
              <w:rPr>
                <w:ins w:id="1011" w:author="Raphaël Guého" w:date="2010-02-05T12:34:00Z"/>
              </w:rPr>
            </w:pPr>
            <w:ins w:id="1012" w:author="Raphaël Guého" w:date="2010-02-05T12:34:00Z">
              <w:r w:rsidRPr="0056742D">
                <w:t>Channel/CSR light application validates values set (A</w:t>
              </w:r>
              <w:r>
                <w:t>3</w:t>
              </w:r>
              <w:r w:rsidRPr="0056742D">
                <w:t>)</w:t>
              </w:r>
              <w:r>
                <w:t xml:space="preserve"> (A4)</w:t>
              </w:r>
            </w:ins>
          </w:p>
          <w:p w:rsidR="00B92D93" w:rsidRPr="00082EC8" w:rsidRDefault="00B92D93" w:rsidP="00672C7B">
            <w:pPr>
              <w:pStyle w:val="ListNumberUC"/>
              <w:numPr>
                <w:ilvl w:val="0"/>
                <w:numId w:val="405"/>
              </w:numPr>
              <w:spacing w:after="0"/>
              <w:rPr>
                <w:ins w:id="1013" w:author="Raphaël Guého" w:date="2010-02-05T12:34:00Z"/>
              </w:rPr>
            </w:pPr>
            <w:ins w:id="1014" w:author="Raphaël Guého" w:date="2010-02-05T12:34:00Z">
              <w:r w:rsidRPr="00082EC8">
                <w:t xml:space="preserve">Channel/CSR light application asks the user to confirm the </w:t>
              </w:r>
              <w:r>
                <w:t>subscriber offer</w:t>
              </w:r>
              <w:r w:rsidRPr="00082EC8">
                <w:t xml:space="preserve"> </w:t>
              </w:r>
              <w:r>
                <w:t>modification (A4)</w:t>
              </w:r>
              <w:r w:rsidRPr="00082EC8">
                <w:t>.</w:t>
              </w:r>
            </w:ins>
          </w:p>
          <w:p w:rsidR="00B92D93" w:rsidRDefault="00B92D93" w:rsidP="00672C7B">
            <w:pPr>
              <w:pStyle w:val="ListNumberUC"/>
              <w:numPr>
                <w:ilvl w:val="0"/>
                <w:numId w:val="405"/>
              </w:numPr>
              <w:spacing w:after="0"/>
              <w:rPr>
                <w:ins w:id="1015" w:author="Raphaël Guého" w:date="2010-02-05T12:34:00Z"/>
              </w:rPr>
            </w:pPr>
            <w:ins w:id="1016" w:author="Raphaël Guého" w:date="2010-02-05T12:34:00Z">
              <w:r>
                <w:t>User confirms and submits or (A1) (A4).</w:t>
              </w:r>
            </w:ins>
          </w:p>
          <w:p w:rsidR="00B92D93" w:rsidRDefault="00B92D93" w:rsidP="00672C7B">
            <w:pPr>
              <w:pStyle w:val="ListNumberUC"/>
              <w:numPr>
                <w:ilvl w:val="0"/>
                <w:numId w:val="405"/>
              </w:numPr>
              <w:spacing w:after="0"/>
              <w:rPr>
                <w:ins w:id="1017" w:author="Raphaël Guého" w:date="2010-02-05T12:34:00Z"/>
              </w:rPr>
            </w:pPr>
            <w:ins w:id="1018" w:author="Raphaël Guého" w:date="2010-02-05T12:34:00Z">
              <w:r w:rsidRPr="00082EC8">
                <w:t>Channel/CSR light application sends the order to the back office system.</w:t>
              </w:r>
            </w:ins>
          </w:p>
          <w:p w:rsidR="00B92D93" w:rsidRPr="00082EC8" w:rsidRDefault="00B92D93" w:rsidP="00672C7B">
            <w:pPr>
              <w:pStyle w:val="ListNumberUC"/>
              <w:numPr>
                <w:ilvl w:val="0"/>
                <w:numId w:val="0"/>
              </w:numPr>
              <w:spacing w:after="0"/>
              <w:ind w:left="360"/>
              <w:rPr>
                <w:ins w:id="1019" w:author="Raphaël Guého" w:date="2010-02-05T12:34:00Z"/>
              </w:rPr>
            </w:pPr>
          </w:p>
        </w:tc>
      </w:tr>
      <w:tr w:rsidR="00B92D93" w:rsidRPr="00082EC8" w:rsidTr="00672C7B">
        <w:trPr>
          <w:trHeight w:val="176"/>
          <w:ins w:id="1020" w:author="Raphaël Guého" w:date="2010-02-05T12:34:00Z"/>
        </w:trPr>
        <w:tc>
          <w:tcPr>
            <w:tcW w:w="2268" w:type="dxa"/>
          </w:tcPr>
          <w:p w:rsidR="00B92D93" w:rsidRPr="00082EC8" w:rsidRDefault="00B92D93" w:rsidP="00672C7B">
            <w:pPr>
              <w:rPr>
                <w:ins w:id="1021" w:author="Raphaël Guého" w:date="2010-02-05T12:34:00Z"/>
              </w:rPr>
            </w:pPr>
            <w:ins w:id="1022" w:author="Raphaël Guého" w:date="2010-02-05T12:34:00Z">
              <w:r w:rsidRPr="00082EC8">
                <w:t>Alternative Flows:</w:t>
              </w:r>
            </w:ins>
          </w:p>
        </w:tc>
        <w:tc>
          <w:tcPr>
            <w:tcW w:w="5940" w:type="dxa"/>
            <w:gridSpan w:val="3"/>
          </w:tcPr>
          <w:p w:rsidR="00B92D93" w:rsidRPr="00082EC8" w:rsidRDefault="00B92D93" w:rsidP="00672C7B">
            <w:pPr>
              <w:pStyle w:val="BodyText"/>
              <w:rPr>
                <w:ins w:id="1023" w:author="Raphaël Guého" w:date="2010-02-05T12:34:00Z"/>
              </w:rPr>
            </w:pPr>
            <w:ins w:id="1024" w:author="Raphaël Guého" w:date="2010-02-05T12:34:00Z">
              <w:r w:rsidRPr="00082EC8">
                <w:t xml:space="preserve">A1: </w:t>
              </w:r>
              <w:r>
                <w:t>Subscriber has no modifiable</w:t>
              </w:r>
              <w:r w:rsidRPr="00082EC8">
                <w:t xml:space="preserve"> </w:t>
              </w:r>
              <w:r>
                <w:t>offer</w:t>
              </w:r>
              <w:r w:rsidRPr="00082EC8">
                <w:t>.</w:t>
              </w:r>
            </w:ins>
          </w:p>
          <w:p w:rsidR="00B92D93" w:rsidRPr="00082EC8" w:rsidRDefault="00B92D93" w:rsidP="00672C7B">
            <w:pPr>
              <w:pStyle w:val="ListNumberUC"/>
              <w:numPr>
                <w:ilvl w:val="0"/>
                <w:numId w:val="406"/>
              </w:numPr>
              <w:spacing w:after="0"/>
              <w:rPr>
                <w:ins w:id="1025" w:author="Raphaël Guého" w:date="2010-02-05T12:34:00Z"/>
              </w:rPr>
            </w:pPr>
            <w:ins w:id="1026" w:author="Raphaël Guého" w:date="2010-02-05T12:34:00Z">
              <w:r w:rsidRPr="00082EC8">
                <w:t xml:space="preserve">Channel/CSR light application disallows </w:t>
              </w:r>
              <w:r>
                <w:t>modification</w:t>
              </w:r>
              <w:r w:rsidRPr="00082EC8">
                <w:t xml:space="preserve"> of </w:t>
              </w:r>
              <w:r>
                <w:t>subscriber offer</w:t>
              </w:r>
              <w:r w:rsidRPr="00082EC8">
                <w:t>.</w:t>
              </w:r>
            </w:ins>
          </w:p>
          <w:p w:rsidR="00B92D93" w:rsidRPr="00082EC8" w:rsidRDefault="00B92D93" w:rsidP="00672C7B">
            <w:pPr>
              <w:pStyle w:val="BodyText"/>
              <w:rPr>
                <w:ins w:id="1027" w:author="Raphaël Guého" w:date="2010-02-05T12:34:00Z"/>
              </w:rPr>
            </w:pPr>
            <w:ins w:id="1028" w:author="Raphaël Guého" w:date="2010-02-05T12:34:00Z">
              <w:r w:rsidRPr="00082EC8">
                <w:t xml:space="preserve">A2: There is already a pending request preventing the </w:t>
              </w:r>
              <w:r>
                <w:t>subscriber offer</w:t>
              </w:r>
              <w:r w:rsidRPr="00082EC8">
                <w:t xml:space="preserve"> </w:t>
              </w:r>
              <w:r>
                <w:t>modification</w:t>
              </w:r>
            </w:ins>
          </w:p>
          <w:p w:rsidR="00B92D93" w:rsidRPr="00082EC8" w:rsidRDefault="00B92D93" w:rsidP="00672C7B">
            <w:pPr>
              <w:pStyle w:val="BodyText"/>
              <w:numPr>
                <w:ilvl w:val="0"/>
                <w:numId w:val="407"/>
              </w:numPr>
              <w:rPr>
                <w:ins w:id="1029" w:author="Raphaël Guého" w:date="2010-02-05T12:34:00Z"/>
              </w:rPr>
            </w:pPr>
            <w:ins w:id="1030" w:author="Raphaël Guého" w:date="2010-02-05T12:34:00Z">
              <w:r w:rsidRPr="00082EC8">
                <w:t xml:space="preserve">Channel/CSR light application displays an error message to the user to inform his action can’t be done until current pending requests on this </w:t>
              </w:r>
              <w:r>
                <w:t>subscriber</w:t>
              </w:r>
              <w:r w:rsidRPr="00082EC8">
                <w:t xml:space="preserve"> have been processed.</w:t>
              </w:r>
            </w:ins>
          </w:p>
          <w:p w:rsidR="00B92D93" w:rsidRPr="0056742D" w:rsidRDefault="00B92D93" w:rsidP="00672C7B">
            <w:pPr>
              <w:pStyle w:val="Body"/>
              <w:ind w:left="0"/>
              <w:rPr>
                <w:ins w:id="1031" w:author="Raphaël Guého" w:date="2010-02-05T12:34:00Z"/>
              </w:rPr>
            </w:pPr>
            <w:ins w:id="1032" w:author="Raphaël Guého" w:date="2010-02-05T12:34:00Z">
              <w:r w:rsidRPr="0056742D">
                <w:lastRenderedPageBreak/>
                <w:t>A</w:t>
              </w:r>
              <w:r>
                <w:t>3</w:t>
              </w:r>
              <w:r w:rsidRPr="0056742D">
                <w:t xml:space="preserve">: </w:t>
              </w:r>
              <w:r>
                <w:t xml:space="preserve">Offer parameters </w:t>
              </w:r>
              <w:r w:rsidRPr="0056742D">
                <w:t>values are not set correctly</w:t>
              </w:r>
            </w:ins>
          </w:p>
          <w:p w:rsidR="00B92D93" w:rsidRPr="0056742D" w:rsidRDefault="00B92D93" w:rsidP="00672C7B">
            <w:pPr>
              <w:pStyle w:val="Body"/>
              <w:numPr>
                <w:ilvl w:val="0"/>
                <w:numId w:val="752"/>
              </w:numPr>
              <w:rPr>
                <w:ins w:id="1033" w:author="Raphaël Guého" w:date="2010-02-05T12:34:00Z"/>
              </w:rPr>
            </w:pPr>
            <w:ins w:id="1034" w:author="Raphaël Guého" w:date="2010-02-05T12:34:00Z">
              <w:r w:rsidRPr="0056742D">
                <w:t>Channel/CSR light application displays an error message and highlights values not set correctly</w:t>
              </w:r>
            </w:ins>
          </w:p>
          <w:p w:rsidR="00B92D93" w:rsidRPr="0056742D" w:rsidRDefault="00B92D93" w:rsidP="00672C7B">
            <w:pPr>
              <w:pStyle w:val="Body"/>
              <w:numPr>
                <w:ilvl w:val="0"/>
                <w:numId w:val="752"/>
              </w:numPr>
              <w:rPr>
                <w:ins w:id="1035" w:author="Raphaël Guého" w:date="2010-02-05T12:34:00Z"/>
              </w:rPr>
            </w:pPr>
            <w:ins w:id="1036" w:author="Raphaël Guého" w:date="2010-02-05T12:34:00Z">
              <w:r w:rsidRPr="0056742D">
                <w:t>User set new values</w:t>
              </w:r>
            </w:ins>
          </w:p>
          <w:p w:rsidR="00B92D93" w:rsidRDefault="00B92D93" w:rsidP="00672C7B">
            <w:pPr>
              <w:pStyle w:val="Body"/>
              <w:numPr>
                <w:ilvl w:val="0"/>
                <w:numId w:val="752"/>
              </w:numPr>
              <w:rPr>
                <w:ins w:id="1037" w:author="Raphaël Guého" w:date="2010-02-05T12:34:00Z"/>
              </w:rPr>
            </w:pPr>
            <w:ins w:id="1038" w:author="Raphaël Guého" w:date="2010-02-05T12:34:00Z">
              <w:r w:rsidRPr="0056742D">
                <w:t>Next steps are similar to nominal case</w:t>
              </w:r>
            </w:ins>
          </w:p>
          <w:p w:rsidR="00B92D93" w:rsidRPr="00082EC8" w:rsidRDefault="00B92D93" w:rsidP="00672C7B">
            <w:pPr>
              <w:pStyle w:val="Body"/>
              <w:ind w:left="0"/>
              <w:rPr>
                <w:ins w:id="1039" w:author="Raphaël Guého" w:date="2010-02-05T12:34:00Z"/>
              </w:rPr>
            </w:pPr>
            <w:ins w:id="1040" w:author="Raphaël Guého" w:date="2010-02-05T12:34:00Z">
              <w:r w:rsidRPr="00082EC8">
                <w:t>A</w:t>
              </w:r>
              <w:r>
                <w:t>4</w:t>
              </w:r>
              <w:r w:rsidRPr="00082EC8">
                <w:t xml:space="preserve">: User cancels his action to </w:t>
              </w:r>
              <w:r>
                <w:t xml:space="preserve">modify </w:t>
              </w:r>
              <w:r w:rsidRPr="00082EC8">
                <w:t>a</w:t>
              </w:r>
            </w:ins>
            <w:ins w:id="1041" w:author="Raphaël Guého" w:date="2010-02-10T15:05:00Z">
              <w:r w:rsidR="003867B2">
                <w:t>n</w:t>
              </w:r>
            </w:ins>
            <w:ins w:id="1042" w:author="Raphaël Guého" w:date="2010-02-05T12:34:00Z">
              <w:r w:rsidRPr="00082EC8">
                <w:t xml:space="preserve"> </w:t>
              </w:r>
              <w:r>
                <w:t>offer</w:t>
              </w:r>
            </w:ins>
          </w:p>
          <w:p w:rsidR="00B92D93" w:rsidRPr="00082EC8" w:rsidRDefault="00B92D93" w:rsidP="00672C7B">
            <w:pPr>
              <w:pStyle w:val="ListNumberUC"/>
              <w:numPr>
                <w:ilvl w:val="0"/>
                <w:numId w:val="416"/>
              </w:numPr>
              <w:spacing w:after="0"/>
              <w:rPr>
                <w:ins w:id="1043" w:author="Raphaël Guého" w:date="2010-02-05T12:34:00Z"/>
              </w:rPr>
            </w:pPr>
            <w:ins w:id="1044" w:author="Raphaël Guého" w:date="2010-02-05T12:34:00Z">
              <w:r w:rsidRPr="00082EC8">
                <w:t xml:space="preserve">Channel/CSR light application redirects user to view and manage </w:t>
              </w:r>
              <w:r>
                <w:t>subscriber</w:t>
              </w:r>
              <w:r w:rsidRPr="00082EC8">
                <w:t xml:space="preserve"> use case.</w:t>
              </w:r>
            </w:ins>
          </w:p>
          <w:p w:rsidR="00B92D93" w:rsidRPr="00082EC8" w:rsidRDefault="00B92D93" w:rsidP="00672C7B">
            <w:pPr>
              <w:pStyle w:val="ListNumberUC"/>
              <w:numPr>
                <w:ilvl w:val="0"/>
                <w:numId w:val="0"/>
              </w:numPr>
              <w:rPr>
                <w:ins w:id="1045" w:author="Raphaël Guého" w:date="2010-02-05T12:34:00Z"/>
              </w:rPr>
            </w:pPr>
          </w:p>
        </w:tc>
      </w:tr>
    </w:tbl>
    <w:p w:rsidR="00B92D93" w:rsidRPr="001D64F2" w:rsidRDefault="00B92D93" w:rsidP="00B92D93">
      <w:pPr>
        <w:pStyle w:val="BodyText"/>
        <w:rPr>
          <w:ins w:id="1046" w:author="Raphaël Guého" w:date="2010-02-05T12:34:00Z"/>
          <w:strike/>
        </w:rPr>
      </w:pPr>
    </w:p>
    <w:p w:rsidR="00B92D93" w:rsidRPr="001D64F2" w:rsidDel="00B92D93" w:rsidRDefault="00B92D93" w:rsidP="004806DE">
      <w:pPr>
        <w:pStyle w:val="BodyText"/>
        <w:rPr>
          <w:del w:id="1047" w:author="Raphaël Guého" w:date="2010-02-05T12:34:00Z"/>
          <w:strike/>
        </w:rPr>
      </w:pPr>
    </w:p>
    <w:p w:rsidR="004806DE" w:rsidRPr="00082EC8" w:rsidRDefault="004806DE" w:rsidP="004752DD">
      <w:pPr>
        <w:pStyle w:val="Heading4"/>
      </w:pPr>
      <w:bookmarkStart w:id="1048" w:name="_Toc213239971"/>
      <w:bookmarkStart w:id="1049" w:name="_Toc214879078"/>
      <w:bookmarkStart w:id="1050" w:name="_Toc253578064"/>
      <w:r w:rsidRPr="00082EC8">
        <w:t xml:space="preserve">Use Case:  Remove </w:t>
      </w:r>
      <w:r w:rsidR="00D22280">
        <w:t>subscriber supplementary offer</w:t>
      </w:r>
      <w:bookmarkEnd w:id="1048"/>
      <w:bookmarkEnd w:id="1049"/>
      <w:bookmarkEnd w:id="105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4806DE" w:rsidRPr="00082EC8" w:rsidTr="004806DE">
        <w:trPr>
          <w:gridAfter w:val="1"/>
          <w:wAfter w:w="18" w:type="dxa"/>
          <w:trHeight w:val="360"/>
        </w:trPr>
        <w:tc>
          <w:tcPr>
            <w:tcW w:w="5580" w:type="dxa"/>
            <w:gridSpan w:val="2"/>
            <w:shd w:val="clear" w:color="auto" w:fill="E6E6E6"/>
          </w:tcPr>
          <w:p w:rsidR="004806DE" w:rsidRPr="00082EC8" w:rsidRDefault="004806DE" w:rsidP="00122B88">
            <w:pPr>
              <w:pStyle w:val="TableHeading"/>
            </w:pPr>
            <w:r w:rsidRPr="00082EC8">
              <w:t xml:space="preserve">Remove </w:t>
            </w:r>
            <w:r w:rsidR="00D22280">
              <w:t>subscriber supplementary offer</w:t>
            </w:r>
          </w:p>
        </w:tc>
        <w:tc>
          <w:tcPr>
            <w:tcW w:w="2610" w:type="dxa"/>
            <w:shd w:val="clear" w:color="auto" w:fill="E6E6E6"/>
          </w:tcPr>
          <w:p w:rsidR="004806DE" w:rsidRPr="00082EC8" w:rsidRDefault="004806DE" w:rsidP="00122B88">
            <w:pPr>
              <w:pStyle w:val="TableHeading"/>
            </w:pPr>
            <w:r w:rsidRPr="00082EC8">
              <w:t>SUM001</w:t>
            </w:r>
            <w:r w:rsidR="007C71EB" w:rsidRPr="00082EC8">
              <w:t>6</w:t>
            </w:r>
            <w:r w:rsidRPr="00082EC8">
              <w:t>0</w:t>
            </w:r>
          </w:p>
        </w:tc>
      </w:tr>
      <w:tr w:rsidR="004806DE" w:rsidRPr="00082EC8" w:rsidTr="004806DE">
        <w:tc>
          <w:tcPr>
            <w:tcW w:w="2268" w:type="dxa"/>
          </w:tcPr>
          <w:p w:rsidR="004806DE" w:rsidRPr="00082EC8" w:rsidRDefault="004806DE" w:rsidP="004806DE">
            <w:r w:rsidRPr="00082EC8">
              <w:t>Primary actors</w:t>
            </w:r>
          </w:p>
        </w:tc>
        <w:tc>
          <w:tcPr>
            <w:tcW w:w="5940" w:type="dxa"/>
            <w:gridSpan w:val="3"/>
          </w:tcPr>
          <w:p w:rsidR="004806DE" w:rsidRDefault="004806DE" w:rsidP="004806DE">
            <w:pPr>
              <w:pStyle w:val="BodyText"/>
            </w:pPr>
            <w:r w:rsidRPr="00082EC8">
              <w:t>Dealer user</w:t>
            </w:r>
          </w:p>
          <w:p w:rsidR="00082EC8" w:rsidRPr="00082EC8" w:rsidRDefault="00082EC8" w:rsidP="004806DE">
            <w:pPr>
              <w:pStyle w:val="BodyText"/>
            </w:pPr>
            <w:r>
              <w:t>CSR</w:t>
            </w:r>
            <w:r w:rsidR="00F06064">
              <w:t xml:space="preserve"> user</w:t>
            </w:r>
          </w:p>
        </w:tc>
      </w:tr>
      <w:tr w:rsidR="004806DE" w:rsidRPr="00082EC8" w:rsidTr="004806DE">
        <w:tc>
          <w:tcPr>
            <w:tcW w:w="2268" w:type="dxa"/>
          </w:tcPr>
          <w:p w:rsidR="004806DE" w:rsidRPr="00082EC8" w:rsidRDefault="004806DE" w:rsidP="004806DE">
            <w:r w:rsidRPr="00082EC8">
              <w:t>Summary Goal</w:t>
            </w:r>
          </w:p>
        </w:tc>
        <w:tc>
          <w:tcPr>
            <w:tcW w:w="5940" w:type="dxa"/>
            <w:gridSpan w:val="3"/>
          </w:tcPr>
          <w:p w:rsidR="004806DE" w:rsidRPr="00082EC8" w:rsidRDefault="004806DE" w:rsidP="004806DE">
            <w:pPr>
              <w:pStyle w:val="BodyText"/>
            </w:pPr>
            <w:r w:rsidRPr="00082EC8">
              <w:t xml:space="preserve">This use case allows the user to remove a </w:t>
            </w:r>
            <w:r w:rsidR="00E95ABF">
              <w:t>supplementary offer</w:t>
            </w:r>
            <w:r w:rsidRPr="00082EC8">
              <w:t xml:space="preserve"> from a </w:t>
            </w:r>
            <w:r w:rsidR="00A65E57">
              <w:t>subscriber</w:t>
            </w:r>
            <w:r w:rsidRPr="00082EC8">
              <w:t xml:space="preserve">, with or without a </w:t>
            </w:r>
            <w:r w:rsidR="002C56C0">
              <w:t>subscriber bundle</w:t>
            </w:r>
            <w:r w:rsidRPr="00082EC8">
              <w:t xml:space="preserve"> subscribed.</w:t>
            </w:r>
          </w:p>
        </w:tc>
      </w:tr>
      <w:tr w:rsidR="004806DE" w:rsidRPr="00082EC8" w:rsidTr="004806DE">
        <w:trPr>
          <w:trHeight w:val="176"/>
        </w:trPr>
        <w:tc>
          <w:tcPr>
            <w:tcW w:w="2268" w:type="dxa"/>
          </w:tcPr>
          <w:p w:rsidR="004806DE" w:rsidRPr="00082EC8" w:rsidRDefault="004806DE" w:rsidP="004806DE">
            <w:r w:rsidRPr="00082EC8">
              <w:t>Pre-conditions</w:t>
            </w:r>
          </w:p>
        </w:tc>
        <w:tc>
          <w:tcPr>
            <w:tcW w:w="5940" w:type="dxa"/>
            <w:gridSpan w:val="3"/>
          </w:tcPr>
          <w:p w:rsidR="004806DE" w:rsidRPr="00082EC8" w:rsidRDefault="00325101" w:rsidP="004806DE">
            <w:pPr>
              <w:pStyle w:val="BodyText"/>
            </w:pPr>
            <w:r w:rsidRPr="00082EC8">
              <w:t>Channel/CSR light</w:t>
            </w:r>
            <w:r w:rsidR="004806DE" w:rsidRPr="00082EC8">
              <w:t xml:space="preserve"> application is in the context of a specific </w:t>
            </w:r>
            <w:r w:rsidR="00A65E57">
              <w:t>subscriber</w:t>
            </w:r>
            <w:r w:rsidR="004806DE" w:rsidRPr="00082EC8">
              <w:t xml:space="preserve"> and has at least one removable </w:t>
            </w:r>
            <w:r w:rsidR="00D22280">
              <w:t>subscriber supplementary offer</w:t>
            </w:r>
            <w:r w:rsidR="004806DE" w:rsidRPr="00082EC8">
              <w:t>.</w:t>
            </w:r>
          </w:p>
          <w:p w:rsidR="004806DE" w:rsidRPr="00082EC8" w:rsidRDefault="004806DE" w:rsidP="004806DE">
            <w:pPr>
              <w:pStyle w:val="BodyText"/>
            </w:pPr>
            <w:r w:rsidRPr="00082EC8">
              <w:t>And either:</w:t>
            </w:r>
          </w:p>
          <w:p w:rsidR="004806DE" w:rsidRPr="00082EC8" w:rsidRDefault="004806DE" w:rsidP="000F7361">
            <w:pPr>
              <w:pStyle w:val="Body"/>
              <w:numPr>
                <w:ilvl w:val="0"/>
                <w:numId w:val="409"/>
              </w:numPr>
            </w:pPr>
            <w:r w:rsidRPr="00082EC8">
              <w:t>The user is logged.</w:t>
            </w:r>
          </w:p>
          <w:p w:rsidR="004806DE" w:rsidRPr="00082EC8" w:rsidRDefault="004806DE" w:rsidP="000F7361">
            <w:pPr>
              <w:pStyle w:val="Body"/>
              <w:numPr>
                <w:ilvl w:val="0"/>
                <w:numId w:val="409"/>
              </w:numPr>
            </w:pPr>
            <w:r w:rsidRPr="00082EC8">
              <w:t>Customer has been identified.</w:t>
            </w:r>
          </w:p>
        </w:tc>
      </w:tr>
      <w:tr w:rsidR="004806DE" w:rsidRPr="00082EC8" w:rsidTr="004806DE">
        <w:trPr>
          <w:trHeight w:val="176"/>
        </w:trPr>
        <w:tc>
          <w:tcPr>
            <w:tcW w:w="2268" w:type="dxa"/>
          </w:tcPr>
          <w:p w:rsidR="004806DE" w:rsidRPr="00082EC8" w:rsidRDefault="004806DE" w:rsidP="004806DE">
            <w:r w:rsidRPr="00082EC8">
              <w:t>Trigger</w:t>
            </w:r>
          </w:p>
        </w:tc>
        <w:tc>
          <w:tcPr>
            <w:tcW w:w="5940" w:type="dxa"/>
            <w:gridSpan w:val="3"/>
          </w:tcPr>
          <w:p w:rsidR="004806DE" w:rsidRPr="00082EC8" w:rsidRDefault="004806DE" w:rsidP="004806DE">
            <w:pPr>
              <w:pStyle w:val="BodyText"/>
            </w:pPr>
            <w:r w:rsidRPr="00082EC8">
              <w:t xml:space="preserve">The user has selected the option to remove a </w:t>
            </w:r>
            <w:r w:rsidR="00D22280">
              <w:t>subscriber supplementary offer</w:t>
            </w:r>
            <w:r w:rsidRPr="00082EC8">
              <w:t xml:space="preserve"> </w:t>
            </w:r>
          </w:p>
        </w:tc>
      </w:tr>
      <w:tr w:rsidR="004806DE" w:rsidRPr="00082EC8" w:rsidTr="004806DE">
        <w:trPr>
          <w:trHeight w:val="176"/>
        </w:trPr>
        <w:tc>
          <w:tcPr>
            <w:tcW w:w="2268" w:type="dxa"/>
          </w:tcPr>
          <w:p w:rsidR="004806DE" w:rsidRPr="00082EC8" w:rsidRDefault="004806DE" w:rsidP="004806DE">
            <w:r w:rsidRPr="00082EC8">
              <w:t>Minimum guarantees</w:t>
            </w:r>
          </w:p>
        </w:tc>
        <w:tc>
          <w:tcPr>
            <w:tcW w:w="5940" w:type="dxa"/>
            <w:gridSpan w:val="3"/>
          </w:tcPr>
          <w:p w:rsidR="004806DE" w:rsidRPr="00082EC8" w:rsidRDefault="004806DE" w:rsidP="004806DE">
            <w:pPr>
              <w:pStyle w:val="BodyText"/>
            </w:pPr>
            <w:r w:rsidRPr="00082EC8">
              <w:t>The user can cancel the removal process at any moment before the last confirmation step.</w:t>
            </w:r>
          </w:p>
        </w:tc>
      </w:tr>
      <w:tr w:rsidR="004806DE" w:rsidRPr="00082EC8" w:rsidTr="004806DE">
        <w:trPr>
          <w:trHeight w:val="176"/>
        </w:trPr>
        <w:tc>
          <w:tcPr>
            <w:tcW w:w="2268" w:type="dxa"/>
          </w:tcPr>
          <w:p w:rsidR="004806DE" w:rsidRPr="00082EC8" w:rsidRDefault="004806DE" w:rsidP="004806DE">
            <w:r w:rsidRPr="00082EC8">
              <w:t>Success guarantees:</w:t>
            </w:r>
          </w:p>
        </w:tc>
        <w:tc>
          <w:tcPr>
            <w:tcW w:w="5940" w:type="dxa"/>
            <w:gridSpan w:val="3"/>
          </w:tcPr>
          <w:p w:rsidR="004806DE" w:rsidRPr="00082EC8" w:rsidRDefault="00325101" w:rsidP="004806DE">
            <w:pPr>
              <w:pStyle w:val="BodyText"/>
            </w:pPr>
            <w:r w:rsidRPr="00082EC8">
              <w:t>Channel/CSR light</w:t>
            </w:r>
            <w:r w:rsidR="004806DE" w:rsidRPr="00082EC8">
              <w:t xml:space="preserve"> application has sent a new order with all the </w:t>
            </w:r>
            <w:r w:rsidR="00D22280">
              <w:t>subscriber supplementary offer</w:t>
            </w:r>
            <w:r w:rsidR="004806DE" w:rsidRPr="00082EC8">
              <w:t xml:space="preserve"> information to remove that is necessary to the backend.</w:t>
            </w:r>
          </w:p>
        </w:tc>
      </w:tr>
      <w:tr w:rsidR="004806DE" w:rsidRPr="00082EC8" w:rsidTr="004806DE">
        <w:trPr>
          <w:trHeight w:val="176"/>
        </w:trPr>
        <w:tc>
          <w:tcPr>
            <w:tcW w:w="2268" w:type="dxa"/>
          </w:tcPr>
          <w:p w:rsidR="004806DE" w:rsidRPr="00082EC8" w:rsidRDefault="004806DE" w:rsidP="004806DE">
            <w:r w:rsidRPr="00082EC8">
              <w:t>Normal Flow:</w:t>
            </w:r>
          </w:p>
        </w:tc>
        <w:tc>
          <w:tcPr>
            <w:tcW w:w="5940" w:type="dxa"/>
            <w:gridSpan w:val="3"/>
          </w:tcPr>
          <w:p w:rsidR="004806DE" w:rsidRPr="00082EC8" w:rsidRDefault="00325101" w:rsidP="000F7361">
            <w:pPr>
              <w:pStyle w:val="ListNumberUC"/>
              <w:numPr>
                <w:ilvl w:val="0"/>
                <w:numId w:val="405"/>
              </w:numPr>
              <w:spacing w:after="0"/>
            </w:pPr>
            <w:r w:rsidRPr="00082EC8">
              <w:t>Channel/CSR light</w:t>
            </w:r>
            <w:r w:rsidR="004806DE" w:rsidRPr="00082EC8">
              <w:t xml:space="preserve"> application displays subscribed removable </w:t>
            </w:r>
            <w:r w:rsidR="00D22280">
              <w:t>subscriber supplementary offer</w:t>
            </w:r>
            <w:r w:rsidR="004806DE" w:rsidRPr="00082EC8">
              <w:t xml:space="preserve">s to the user (refer to use case ‘View and manage </w:t>
            </w:r>
            <w:r w:rsidR="00A65E57">
              <w:t>subscriber</w:t>
            </w:r>
            <w:r w:rsidR="004806DE" w:rsidRPr="00082EC8">
              <w:t>’) (A1)</w:t>
            </w:r>
          </w:p>
          <w:p w:rsidR="004806DE" w:rsidRPr="00082EC8" w:rsidRDefault="004806DE" w:rsidP="000F7361">
            <w:pPr>
              <w:pStyle w:val="ListNumberUC"/>
              <w:numPr>
                <w:ilvl w:val="0"/>
                <w:numId w:val="405"/>
              </w:numPr>
              <w:spacing w:after="0"/>
            </w:pPr>
            <w:r w:rsidRPr="00082EC8">
              <w:t xml:space="preserve">User selects a </w:t>
            </w:r>
            <w:r w:rsidR="00D22280">
              <w:t>subscriber supplementary offer</w:t>
            </w:r>
            <w:r w:rsidRPr="00082EC8">
              <w:t xml:space="preserve"> to remove in the list. (A2) (A3)</w:t>
            </w:r>
          </w:p>
          <w:p w:rsidR="004806DE" w:rsidRPr="00082EC8" w:rsidRDefault="00325101" w:rsidP="000F7361">
            <w:pPr>
              <w:pStyle w:val="ListNumberUC"/>
              <w:numPr>
                <w:ilvl w:val="0"/>
                <w:numId w:val="405"/>
              </w:numPr>
              <w:spacing w:after="0"/>
            </w:pPr>
            <w:r w:rsidRPr="00082EC8">
              <w:t>Channel/CSR light</w:t>
            </w:r>
            <w:r w:rsidR="004806DE" w:rsidRPr="00082EC8">
              <w:t xml:space="preserve"> application asks the user to confirm the </w:t>
            </w:r>
            <w:r w:rsidR="00D22280">
              <w:t>subscriber supplementary offer</w:t>
            </w:r>
            <w:r w:rsidR="004806DE" w:rsidRPr="00082EC8">
              <w:t xml:space="preserve"> removal.</w:t>
            </w:r>
          </w:p>
          <w:p w:rsidR="004806DE" w:rsidRPr="00082EC8" w:rsidRDefault="00325101" w:rsidP="000F7361">
            <w:pPr>
              <w:pStyle w:val="ListNumberUC"/>
              <w:numPr>
                <w:ilvl w:val="0"/>
                <w:numId w:val="405"/>
              </w:numPr>
              <w:spacing w:after="0"/>
            </w:pPr>
            <w:r w:rsidRPr="00082EC8">
              <w:t>Channel/CSR light</w:t>
            </w:r>
            <w:r w:rsidR="004806DE" w:rsidRPr="00082EC8">
              <w:t xml:space="preserve"> application sends the order to the back office system.</w:t>
            </w:r>
          </w:p>
          <w:p w:rsidR="004806DE" w:rsidRPr="00082EC8" w:rsidRDefault="004806DE" w:rsidP="004806DE">
            <w:pPr>
              <w:pStyle w:val="BodyText"/>
            </w:pPr>
          </w:p>
        </w:tc>
      </w:tr>
      <w:tr w:rsidR="004806DE" w:rsidRPr="00082EC8" w:rsidTr="004806DE">
        <w:trPr>
          <w:trHeight w:val="176"/>
        </w:trPr>
        <w:tc>
          <w:tcPr>
            <w:tcW w:w="2268" w:type="dxa"/>
          </w:tcPr>
          <w:p w:rsidR="004806DE" w:rsidRPr="00082EC8" w:rsidRDefault="004806DE" w:rsidP="004806DE">
            <w:r w:rsidRPr="00082EC8">
              <w:t>Alternative Flows:</w:t>
            </w:r>
          </w:p>
        </w:tc>
        <w:tc>
          <w:tcPr>
            <w:tcW w:w="5940" w:type="dxa"/>
            <w:gridSpan w:val="3"/>
          </w:tcPr>
          <w:p w:rsidR="004806DE" w:rsidRPr="00082EC8" w:rsidRDefault="004806DE" w:rsidP="004806DE">
            <w:pPr>
              <w:pStyle w:val="BodyText"/>
            </w:pPr>
            <w:r w:rsidRPr="00082EC8">
              <w:t xml:space="preserve">A1: </w:t>
            </w:r>
            <w:r w:rsidR="00A13724">
              <w:t>Subscriber</w:t>
            </w:r>
            <w:r w:rsidRPr="00082EC8">
              <w:t xml:space="preserve"> has no removable </w:t>
            </w:r>
            <w:r w:rsidR="00E95ABF">
              <w:t>supplementary offer</w:t>
            </w:r>
            <w:r w:rsidRPr="00082EC8">
              <w:t>s.</w:t>
            </w:r>
          </w:p>
          <w:p w:rsidR="004806DE" w:rsidRPr="00082EC8" w:rsidRDefault="00325101" w:rsidP="000F7361">
            <w:pPr>
              <w:pStyle w:val="ListNumberUC"/>
              <w:numPr>
                <w:ilvl w:val="0"/>
                <w:numId w:val="406"/>
              </w:numPr>
              <w:spacing w:after="0"/>
            </w:pPr>
            <w:r w:rsidRPr="00082EC8">
              <w:lastRenderedPageBreak/>
              <w:t>Channel/CSR light</w:t>
            </w:r>
            <w:r w:rsidR="004806DE" w:rsidRPr="00082EC8">
              <w:t xml:space="preserve"> application disallows removal of </w:t>
            </w:r>
            <w:r w:rsidR="00D22280">
              <w:t>subscriber supplementary offer</w:t>
            </w:r>
            <w:r w:rsidR="004806DE" w:rsidRPr="00082EC8">
              <w:t xml:space="preserve"> or has no subscribed </w:t>
            </w:r>
            <w:r w:rsidR="00D22280">
              <w:t>subscriber supplementary offer</w:t>
            </w:r>
            <w:r w:rsidR="004806DE" w:rsidRPr="00082EC8">
              <w:t>s.</w:t>
            </w:r>
          </w:p>
          <w:p w:rsidR="004806DE" w:rsidRPr="00082EC8" w:rsidRDefault="004806DE" w:rsidP="004806DE">
            <w:pPr>
              <w:pStyle w:val="BodyText"/>
            </w:pPr>
            <w:r w:rsidRPr="00082EC8">
              <w:t xml:space="preserve">A2: There is already a pending request preventing the </w:t>
            </w:r>
            <w:r w:rsidR="00D22280">
              <w:t>subscriber supplementary offer</w:t>
            </w:r>
            <w:r w:rsidRPr="00082EC8">
              <w:t xml:space="preserve"> removal</w:t>
            </w:r>
          </w:p>
          <w:p w:rsidR="004806DE" w:rsidRPr="00082EC8" w:rsidRDefault="00325101" w:rsidP="000F7361">
            <w:pPr>
              <w:pStyle w:val="BodyText"/>
              <w:numPr>
                <w:ilvl w:val="0"/>
                <w:numId w:val="407"/>
              </w:numPr>
            </w:pPr>
            <w:r w:rsidRPr="00082EC8">
              <w:t>Channel/CSR light</w:t>
            </w:r>
            <w:r w:rsidR="004806DE" w:rsidRPr="00082EC8">
              <w:t xml:space="preserve"> application displays an error message to the user to inform his action can’t be done until current pending requests on this </w:t>
            </w:r>
            <w:r w:rsidR="00A65E57">
              <w:t>subscriber</w:t>
            </w:r>
            <w:r w:rsidR="004806DE" w:rsidRPr="00082EC8">
              <w:t xml:space="preserve"> have been processed.</w:t>
            </w:r>
          </w:p>
          <w:p w:rsidR="004806DE" w:rsidRPr="00082EC8" w:rsidRDefault="004806DE" w:rsidP="004806DE">
            <w:pPr>
              <w:pStyle w:val="BodyText"/>
            </w:pPr>
            <w:r w:rsidRPr="00082EC8">
              <w:t xml:space="preserve">A3: </w:t>
            </w:r>
            <w:r w:rsidR="00D22280">
              <w:t>Subscriber supplementary offer</w:t>
            </w:r>
            <w:r w:rsidRPr="00082EC8">
              <w:t xml:space="preserve"> removal is not correct due to exclusion, pre requisite rules or bundle configuration</w:t>
            </w:r>
          </w:p>
          <w:p w:rsidR="004806DE" w:rsidRPr="00082EC8" w:rsidRDefault="00325101" w:rsidP="000F7361">
            <w:pPr>
              <w:pStyle w:val="ListNumberUC"/>
              <w:numPr>
                <w:ilvl w:val="0"/>
                <w:numId w:val="408"/>
              </w:numPr>
              <w:spacing w:after="0"/>
            </w:pPr>
            <w:r w:rsidRPr="00082EC8">
              <w:t>Channel/CSR light</w:t>
            </w:r>
            <w:r w:rsidR="004806DE" w:rsidRPr="00082EC8">
              <w:t xml:space="preserve"> application displays to the user all rules that doesn’t match</w:t>
            </w:r>
          </w:p>
          <w:p w:rsidR="004806DE" w:rsidRPr="00082EC8" w:rsidRDefault="00325101" w:rsidP="000F7361">
            <w:pPr>
              <w:pStyle w:val="ListNumberUC"/>
              <w:numPr>
                <w:ilvl w:val="0"/>
                <w:numId w:val="408"/>
              </w:numPr>
              <w:spacing w:after="0"/>
            </w:pPr>
            <w:r w:rsidRPr="00082EC8">
              <w:t>Channel/CSR light</w:t>
            </w:r>
            <w:r w:rsidR="004806DE" w:rsidRPr="00082EC8">
              <w:t xml:space="preserve"> application redirects the user to first steps of the nominal case initializing the list of subscribed </w:t>
            </w:r>
            <w:r w:rsidR="00D22280">
              <w:t>subscriber supplementary offer</w:t>
            </w:r>
            <w:r w:rsidR="004806DE" w:rsidRPr="00082EC8">
              <w:t>s (NF1)</w:t>
            </w:r>
          </w:p>
          <w:p w:rsidR="00CA25B1" w:rsidRPr="00082EC8" w:rsidRDefault="00CA25B1" w:rsidP="00CA25B1">
            <w:pPr>
              <w:pStyle w:val="Body"/>
              <w:ind w:left="0"/>
            </w:pPr>
            <w:r w:rsidRPr="00082EC8">
              <w:t xml:space="preserve">A4: </w:t>
            </w:r>
            <w:r w:rsidR="00553E11" w:rsidRPr="00082EC8">
              <w:t>User</w:t>
            </w:r>
            <w:r w:rsidRPr="00082EC8">
              <w:t xml:space="preserve"> cancels his action to remove a </w:t>
            </w:r>
            <w:r w:rsidR="00E95ABF">
              <w:t>supplementary offer</w:t>
            </w:r>
          </w:p>
          <w:p w:rsidR="00CA25B1" w:rsidRPr="00082EC8" w:rsidRDefault="00325101" w:rsidP="000F7361">
            <w:pPr>
              <w:pStyle w:val="ListNumberUC"/>
              <w:numPr>
                <w:ilvl w:val="0"/>
                <w:numId w:val="416"/>
              </w:numPr>
              <w:spacing w:after="0"/>
            </w:pPr>
            <w:r w:rsidRPr="00082EC8">
              <w:t>Channel/CSR light</w:t>
            </w:r>
            <w:r w:rsidR="00CA25B1" w:rsidRPr="00082EC8">
              <w:t xml:space="preserve"> application redirects </w:t>
            </w:r>
            <w:r w:rsidR="00A9344A" w:rsidRPr="00082EC8">
              <w:t>user</w:t>
            </w:r>
            <w:r w:rsidR="00CA25B1" w:rsidRPr="00082EC8">
              <w:t xml:space="preserve"> to view and manage </w:t>
            </w:r>
            <w:r w:rsidR="00A65E57">
              <w:t>subscriber</w:t>
            </w:r>
            <w:r w:rsidR="00CA25B1" w:rsidRPr="00082EC8">
              <w:t xml:space="preserve"> use case.</w:t>
            </w:r>
          </w:p>
          <w:p w:rsidR="004806DE" w:rsidRPr="00082EC8" w:rsidRDefault="004806DE" w:rsidP="004806DE">
            <w:pPr>
              <w:pStyle w:val="ListNumberUC"/>
              <w:numPr>
                <w:ilvl w:val="0"/>
                <w:numId w:val="0"/>
              </w:numPr>
            </w:pPr>
          </w:p>
        </w:tc>
      </w:tr>
    </w:tbl>
    <w:p w:rsidR="004806DE" w:rsidRPr="001D64F2" w:rsidRDefault="004806DE" w:rsidP="004806DE">
      <w:pPr>
        <w:pStyle w:val="BodyText"/>
        <w:rPr>
          <w:strike/>
        </w:rPr>
      </w:pPr>
    </w:p>
    <w:p w:rsidR="001D5CE0" w:rsidRPr="00082EC8" w:rsidRDefault="001D5CE0" w:rsidP="00085C81">
      <w:pPr>
        <w:pStyle w:val="Heading4"/>
      </w:pPr>
      <w:bookmarkStart w:id="1051" w:name="_Toc215891450"/>
      <w:bookmarkStart w:id="1052" w:name="_Toc253578065"/>
      <w:r w:rsidRPr="00082EC8">
        <w:t xml:space="preserve">Use Case:  Reconfigure </w:t>
      </w:r>
      <w:r w:rsidR="00A65E57">
        <w:t>subscriber</w:t>
      </w:r>
      <w:r w:rsidRPr="00082EC8">
        <w:t xml:space="preserve"> </w:t>
      </w:r>
      <w:r w:rsidR="00E95ABF">
        <w:t>offer</w:t>
      </w:r>
      <w:r w:rsidRPr="00082EC8">
        <w:t>s</w:t>
      </w:r>
      <w:bookmarkEnd w:id="1051"/>
      <w:bookmarkEnd w:id="1052"/>
    </w:p>
    <w:p w:rsidR="001D5CE0" w:rsidRPr="00082EC8" w:rsidRDefault="001D5CE0" w:rsidP="004806DE">
      <w:pPr>
        <w:pStyle w:val="BodyText"/>
      </w:pPr>
    </w:p>
    <w:p w:rsidR="001D5CE0" w:rsidRPr="00085C81" w:rsidRDefault="00603723" w:rsidP="004806DE">
      <w:pPr>
        <w:pStyle w:val="BodyText"/>
      </w:pPr>
      <w:r w:rsidRPr="00603723">
        <w:pict>
          <v:shape id="_x0000_i1073" type="#_x0000_t75" style="width:468pt;height:260.25pt">
            <v:imagedata r:id="rId64" o:title=""/>
          </v:shape>
        </w:pic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D5CE0" w:rsidRPr="00082EC8" w:rsidTr="001D5CE0">
        <w:trPr>
          <w:gridAfter w:val="1"/>
          <w:wAfter w:w="18" w:type="dxa"/>
          <w:trHeight w:val="360"/>
        </w:trPr>
        <w:tc>
          <w:tcPr>
            <w:tcW w:w="5580" w:type="dxa"/>
            <w:gridSpan w:val="2"/>
            <w:shd w:val="clear" w:color="auto" w:fill="E6E6E6"/>
          </w:tcPr>
          <w:p w:rsidR="001D5CE0" w:rsidRPr="00082EC8" w:rsidRDefault="001D5CE0" w:rsidP="00122B88">
            <w:pPr>
              <w:pStyle w:val="TableHeading"/>
            </w:pPr>
            <w:r w:rsidRPr="00082EC8">
              <w:t xml:space="preserve">Reconfigure </w:t>
            </w:r>
            <w:r w:rsidR="00A65E57">
              <w:t>subscriber</w:t>
            </w:r>
            <w:r w:rsidRPr="00082EC8">
              <w:t xml:space="preserve"> </w:t>
            </w:r>
            <w:r w:rsidR="00E95ABF">
              <w:t>offer</w:t>
            </w:r>
            <w:r w:rsidRPr="00082EC8">
              <w:t xml:space="preserve">s </w:t>
            </w:r>
          </w:p>
        </w:tc>
        <w:tc>
          <w:tcPr>
            <w:tcW w:w="2610" w:type="dxa"/>
            <w:shd w:val="clear" w:color="auto" w:fill="E6E6E6"/>
          </w:tcPr>
          <w:p w:rsidR="001D5CE0" w:rsidRPr="00082EC8" w:rsidRDefault="001D5CE0" w:rsidP="00122B88">
            <w:pPr>
              <w:pStyle w:val="TableHeading"/>
            </w:pPr>
            <w:r w:rsidRPr="00082EC8">
              <w:t>SUM0170</w:t>
            </w:r>
          </w:p>
        </w:tc>
      </w:tr>
      <w:tr w:rsidR="001D5CE0" w:rsidRPr="00082EC8" w:rsidTr="001D5CE0">
        <w:tc>
          <w:tcPr>
            <w:tcW w:w="2268" w:type="dxa"/>
          </w:tcPr>
          <w:p w:rsidR="001D5CE0" w:rsidRPr="00082EC8" w:rsidRDefault="001D5CE0" w:rsidP="001D5CE0">
            <w:r w:rsidRPr="00082EC8">
              <w:t>Primary actors</w:t>
            </w:r>
          </w:p>
        </w:tc>
        <w:tc>
          <w:tcPr>
            <w:tcW w:w="5940" w:type="dxa"/>
            <w:gridSpan w:val="3"/>
          </w:tcPr>
          <w:p w:rsidR="001D5CE0" w:rsidRDefault="001D5CE0" w:rsidP="001D5CE0">
            <w:pPr>
              <w:pStyle w:val="BodyText"/>
            </w:pPr>
            <w:r w:rsidRPr="00082EC8">
              <w:t>Dealer user</w:t>
            </w:r>
          </w:p>
          <w:p w:rsidR="00082EC8" w:rsidRPr="00082EC8" w:rsidRDefault="00082EC8" w:rsidP="001D5CE0">
            <w:pPr>
              <w:pStyle w:val="BodyText"/>
            </w:pPr>
            <w:r>
              <w:t>CSR</w:t>
            </w:r>
            <w:r w:rsidR="00A348A0">
              <w:t xml:space="preserve"> user</w:t>
            </w:r>
          </w:p>
        </w:tc>
      </w:tr>
      <w:tr w:rsidR="001D5CE0" w:rsidRPr="00082EC8" w:rsidTr="001D5CE0">
        <w:tc>
          <w:tcPr>
            <w:tcW w:w="2268" w:type="dxa"/>
          </w:tcPr>
          <w:p w:rsidR="001D5CE0" w:rsidRPr="00082EC8" w:rsidRDefault="001D5CE0" w:rsidP="001D5CE0">
            <w:r w:rsidRPr="00082EC8">
              <w:lastRenderedPageBreak/>
              <w:t>Summary Goal</w:t>
            </w:r>
          </w:p>
        </w:tc>
        <w:tc>
          <w:tcPr>
            <w:tcW w:w="5940" w:type="dxa"/>
            <w:gridSpan w:val="3"/>
          </w:tcPr>
          <w:p w:rsidR="001D5CE0" w:rsidRPr="00082EC8" w:rsidRDefault="001D5CE0" w:rsidP="00085C81">
            <w:pPr>
              <w:pStyle w:val="BodyText"/>
            </w:pPr>
            <w:r w:rsidRPr="00082EC8">
              <w:t xml:space="preserve">This use case allows reconfiguring list of </w:t>
            </w:r>
            <w:r w:rsidR="00D22280">
              <w:t>subscriber supplementary offer</w:t>
            </w:r>
            <w:r w:rsidRPr="00082EC8">
              <w:t>s</w:t>
            </w:r>
          </w:p>
        </w:tc>
      </w:tr>
      <w:tr w:rsidR="001D5CE0" w:rsidRPr="00082EC8" w:rsidTr="001D5CE0">
        <w:trPr>
          <w:trHeight w:val="176"/>
        </w:trPr>
        <w:tc>
          <w:tcPr>
            <w:tcW w:w="2268" w:type="dxa"/>
          </w:tcPr>
          <w:p w:rsidR="001D5CE0" w:rsidRPr="00082EC8" w:rsidRDefault="001D5CE0" w:rsidP="001D5CE0">
            <w:r w:rsidRPr="00082EC8">
              <w:t>Pre-conditions</w:t>
            </w:r>
          </w:p>
        </w:tc>
        <w:tc>
          <w:tcPr>
            <w:tcW w:w="5940" w:type="dxa"/>
            <w:gridSpan w:val="3"/>
          </w:tcPr>
          <w:p w:rsidR="001D5CE0" w:rsidRPr="00082EC8" w:rsidRDefault="001D5CE0" w:rsidP="000F7361">
            <w:pPr>
              <w:pStyle w:val="Body"/>
              <w:numPr>
                <w:ilvl w:val="0"/>
                <w:numId w:val="417"/>
              </w:numPr>
            </w:pPr>
            <w:r w:rsidRPr="00082EC8">
              <w:t xml:space="preserve">Customer has been identified and </w:t>
            </w:r>
            <w:r w:rsidR="00325101" w:rsidRPr="00082EC8">
              <w:t>Channel/CSR light</w:t>
            </w:r>
            <w:r w:rsidRPr="00082EC8">
              <w:t xml:space="preserve"> application is in the context of a specific </w:t>
            </w:r>
            <w:r w:rsidR="00A65E57">
              <w:t>subscriber</w:t>
            </w:r>
            <w:r w:rsidRPr="00082EC8">
              <w:t>.</w:t>
            </w:r>
          </w:p>
          <w:p w:rsidR="001D5CE0" w:rsidRPr="00082EC8" w:rsidRDefault="001D5CE0" w:rsidP="000F7361">
            <w:pPr>
              <w:pStyle w:val="Body"/>
              <w:numPr>
                <w:ilvl w:val="0"/>
                <w:numId w:val="417"/>
              </w:numPr>
            </w:pPr>
          </w:p>
        </w:tc>
      </w:tr>
      <w:tr w:rsidR="001D5CE0" w:rsidRPr="00082EC8" w:rsidTr="001D5CE0">
        <w:trPr>
          <w:trHeight w:val="176"/>
        </w:trPr>
        <w:tc>
          <w:tcPr>
            <w:tcW w:w="2268" w:type="dxa"/>
          </w:tcPr>
          <w:p w:rsidR="001D5CE0" w:rsidRPr="00082EC8" w:rsidRDefault="001D5CE0" w:rsidP="001D5CE0">
            <w:r w:rsidRPr="00082EC8">
              <w:t>Trigger</w:t>
            </w:r>
          </w:p>
        </w:tc>
        <w:tc>
          <w:tcPr>
            <w:tcW w:w="5940" w:type="dxa"/>
            <w:gridSpan w:val="3"/>
          </w:tcPr>
          <w:p w:rsidR="001D5CE0" w:rsidRPr="00082EC8" w:rsidRDefault="001D5CE0" w:rsidP="001D5CE0">
            <w:pPr>
              <w:pStyle w:val="BodyText"/>
            </w:pPr>
            <w:r w:rsidRPr="00082EC8">
              <w:t xml:space="preserve">The user has selected the option to reconfigure </w:t>
            </w:r>
            <w:r w:rsidR="00D22280">
              <w:t>subscriber supplementary offer</w:t>
            </w:r>
            <w:r w:rsidRPr="00082EC8">
              <w:t xml:space="preserve">s </w:t>
            </w:r>
          </w:p>
        </w:tc>
      </w:tr>
      <w:tr w:rsidR="001D5CE0" w:rsidRPr="00082EC8" w:rsidTr="001D5CE0">
        <w:trPr>
          <w:trHeight w:val="176"/>
        </w:trPr>
        <w:tc>
          <w:tcPr>
            <w:tcW w:w="2268" w:type="dxa"/>
          </w:tcPr>
          <w:p w:rsidR="001D5CE0" w:rsidRPr="00082EC8" w:rsidRDefault="001D5CE0" w:rsidP="001D5CE0">
            <w:r w:rsidRPr="00082EC8">
              <w:t>Minimum guarantees</w:t>
            </w:r>
          </w:p>
        </w:tc>
        <w:tc>
          <w:tcPr>
            <w:tcW w:w="5940" w:type="dxa"/>
            <w:gridSpan w:val="3"/>
          </w:tcPr>
          <w:p w:rsidR="001D5CE0" w:rsidRPr="00082EC8" w:rsidRDefault="001D5CE0" w:rsidP="001D5CE0">
            <w:pPr>
              <w:pStyle w:val="BodyText"/>
            </w:pPr>
          </w:p>
        </w:tc>
      </w:tr>
      <w:tr w:rsidR="001D5CE0" w:rsidRPr="00082EC8" w:rsidTr="001D5CE0">
        <w:trPr>
          <w:trHeight w:val="176"/>
        </w:trPr>
        <w:tc>
          <w:tcPr>
            <w:tcW w:w="2268" w:type="dxa"/>
          </w:tcPr>
          <w:p w:rsidR="001D5CE0" w:rsidRPr="00082EC8" w:rsidRDefault="001D5CE0" w:rsidP="001D5CE0">
            <w:r w:rsidRPr="00082EC8">
              <w:t>Success guarantees:</w:t>
            </w:r>
          </w:p>
        </w:tc>
        <w:tc>
          <w:tcPr>
            <w:tcW w:w="5940" w:type="dxa"/>
            <w:gridSpan w:val="3"/>
          </w:tcPr>
          <w:p w:rsidR="001D5CE0" w:rsidRPr="00082EC8" w:rsidRDefault="00325101" w:rsidP="001D5CE0">
            <w:pPr>
              <w:pStyle w:val="BodyText"/>
            </w:pPr>
            <w:r w:rsidRPr="00082EC8">
              <w:t>Channel/CSR light</w:t>
            </w:r>
            <w:r w:rsidR="001D5CE0" w:rsidRPr="00082EC8">
              <w:t xml:space="preserve"> application has sent a new order with:</w:t>
            </w:r>
          </w:p>
          <w:p w:rsidR="001D5CE0" w:rsidRPr="00082EC8" w:rsidRDefault="00D22280" w:rsidP="000F7361">
            <w:pPr>
              <w:pStyle w:val="BodyText"/>
              <w:numPr>
                <w:ilvl w:val="0"/>
                <w:numId w:val="418"/>
              </w:numPr>
            </w:pPr>
            <w:r>
              <w:t>Subscriber supplementary offer</w:t>
            </w:r>
            <w:r w:rsidR="001D5CE0" w:rsidRPr="00082EC8">
              <w:t>s to remove</w:t>
            </w:r>
          </w:p>
          <w:p w:rsidR="001D5CE0" w:rsidRPr="00082EC8" w:rsidRDefault="00D22280" w:rsidP="000F7361">
            <w:pPr>
              <w:pStyle w:val="BodyText"/>
              <w:numPr>
                <w:ilvl w:val="0"/>
                <w:numId w:val="418"/>
              </w:numPr>
            </w:pPr>
            <w:r>
              <w:t>Subscriber supplementary offer</w:t>
            </w:r>
            <w:r w:rsidR="001D5CE0" w:rsidRPr="00082EC8">
              <w:t>s to ‘swap’ from selective to optional</w:t>
            </w:r>
          </w:p>
          <w:p w:rsidR="001D5CE0" w:rsidRPr="00082EC8" w:rsidRDefault="00D22280" w:rsidP="000F7361">
            <w:pPr>
              <w:pStyle w:val="BodyText"/>
              <w:numPr>
                <w:ilvl w:val="0"/>
                <w:numId w:val="418"/>
              </w:numPr>
            </w:pPr>
            <w:r>
              <w:t>Subscriber supplementary offer</w:t>
            </w:r>
            <w:r w:rsidR="001D5CE0" w:rsidRPr="00082EC8">
              <w:t>s to ‘swap’ from optional to selective</w:t>
            </w:r>
          </w:p>
          <w:p w:rsidR="001D5CE0" w:rsidRPr="00082EC8" w:rsidRDefault="00D22280" w:rsidP="000F7361">
            <w:pPr>
              <w:pStyle w:val="BodyText"/>
              <w:numPr>
                <w:ilvl w:val="0"/>
                <w:numId w:val="418"/>
              </w:numPr>
            </w:pPr>
            <w:r>
              <w:t>Subscriber supplementary offer</w:t>
            </w:r>
            <w:r w:rsidR="001D5CE0" w:rsidRPr="00082EC8">
              <w:t xml:space="preserve">s to add </w:t>
            </w:r>
          </w:p>
        </w:tc>
      </w:tr>
      <w:tr w:rsidR="001D5CE0" w:rsidRPr="00082EC8" w:rsidTr="001D5CE0">
        <w:trPr>
          <w:trHeight w:val="176"/>
        </w:trPr>
        <w:tc>
          <w:tcPr>
            <w:tcW w:w="2268" w:type="dxa"/>
          </w:tcPr>
          <w:p w:rsidR="001D5CE0" w:rsidRPr="00082EC8" w:rsidRDefault="001D5CE0" w:rsidP="001D5CE0">
            <w:r w:rsidRPr="00082EC8">
              <w:t>Normal Flow:</w:t>
            </w:r>
          </w:p>
        </w:tc>
        <w:tc>
          <w:tcPr>
            <w:tcW w:w="5940" w:type="dxa"/>
            <w:gridSpan w:val="3"/>
          </w:tcPr>
          <w:p w:rsidR="001D5CE0" w:rsidRPr="00082EC8" w:rsidRDefault="00325101" w:rsidP="000F7361">
            <w:pPr>
              <w:pStyle w:val="Body"/>
              <w:numPr>
                <w:ilvl w:val="0"/>
                <w:numId w:val="421"/>
              </w:numPr>
            </w:pPr>
            <w:r w:rsidRPr="00082EC8">
              <w:t>Channel/CSR light</w:t>
            </w:r>
            <w:r w:rsidR="001D5CE0" w:rsidRPr="00082EC8">
              <w:t xml:space="preserve"> application displays </w:t>
            </w:r>
            <w:r w:rsidR="00E95ABF">
              <w:t>offer</w:t>
            </w:r>
            <w:r w:rsidR="001D5CE0" w:rsidRPr="00082EC8">
              <w:t xml:space="preserve">s already subscribed with for every </w:t>
            </w:r>
            <w:r w:rsidR="00085C81">
              <w:t xml:space="preserve">selective </w:t>
            </w:r>
            <w:r w:rsidR="00E95ABF">
              <w:t>offer</w:t>
            </w:r>
            <w:r w:rsidR="001D5CE0" w:rsidRPr="00082EC8">
              <w:t>:</w:t>
            </w:r>
          </w:p>
          <w:p w:rsidR="001D5CE0" w:rsidRPr="00082EC8" w:rsidRDefault="001D5CE0" w:rsidP="001D5CE0">
            <w:pPr>
              <w:pStyle w:val="Body"/>
              <w:ind w:left="360"/>
            </w:pPr>
            <w:r w:rsidRPr="00082EC8">
              <w:t>- Information specifying if it can be kept as optional</w:t>
            </w:r>
          </w:p>
          <w:p w:rsidR="001D5CE0" w:rsidRPr="00082EC8" w:rsidRDefault="001D5CE0" w:rsidP="001D5CE0">
            <w:pPr>
              <w:pStyle w:val="Body"/>
              <w:ind w:left="360"/>
            </w:pPr>
            <w:r w:rsidRPr="00082EC8">
              <w:t>- Current recurring cost (estimated according to current catalog version) (A1)</w:t>
            </w:r>
          </w:p>
          <w:p w:rsidR="001D5CE0" w:rsidRPr="00082EC8" w:rsidRDefault="00325101" w:rsidP="000F7361">
            <w:pPr>
              <w:pStyle w:val="Body"/>
              <w:numPr>
                <w:ilvl w:val="0"/>
                <w:numId w:val="421"/>
              </w:numPr>
            </w:pPr>
            <w:r w:rsidRPr="00082EC8">
              <w:t>Channel/CSR light</w:t>
            </w:r>
            <w:r w:rsidR="001D5CE0" w:rsidRPr="00082EC8">
              <w:t xml:space="preserve"> application displays </w:t>
            </w:r>
            <w:r w:rsidR="00E95ABF">
              <w:t>offer</w:t>
            </w:r>
            <w:r w:rsidR="001D5CE0" w:rsidRPr="00082EC8">
              <w:t xml:space="preserve">s candidate </w:t>
            </w:r>
          </w:p>
          <w:p w:rsidR="001D5CE0" w:rsidRPr="00082EC8" w:rsidRDefault="001D5CE0" w:rsidP="00085C81">
            <w:pPr>
              <w:pStyle w:val="Body"/>
              <w:ind w:left="360"/>
            </w:pPr>
            <w:r w:rsidRPr="00082EC8">
              <w:t xml:space="preserve">- Information specifying if it is already subscribed as </w:t>
            </w:r>
            <w:r w:rsidR="00085C81">
              <w:t>selective</w:t>
            </w:r>
          </w:p>
          <w:p w:rsidR="001D5CE0" w:rsidRPr="00082EC8" w:rsidRDefault="001D5CE0" w:rsidP="001D5CE0">
            <w:pPr>
              <w:pStyle w:val="Body"/>
              <w:ind w:left="360"/>
            </w:pPr>
            <w:r w:rsidRPr="00082EC8">
              <w:t xml:space="preserve">- Current recurring cost (estimated according to current catalog version for </w:t>
            </w:r>
            <w:r w:rsidR="00E95ABF">
              <w:t>offer</w:t>
            </w:r>
            <w:r w:rsidRPr="00082EC8">
              <w:t>s already subscribed)</w:t>
            </w:r>
          </w:p>
          <w:p w:rsidR="001D5CE0" w:rsidRPr="00082EC8" w:rsidRDefault="001D5CE0" w:rsidP="001D5CE0">
            <w:pPr>
              <w:pStyle w:val="Body"/>
              <w:ind w:left="360"/>
            </w:pPr>
            <w:r w:rsidRPr="00082EC8">
              <w:t xml:space="preserve">- Non recurring cost for </w:t>
            </w:r>
            <w:r w:rsidR="00E95ABF">
              <w:t>offer</w:t>
            </w:r>
            <w:r w:rsidRPr="00082EC8">
              <w:t>s not already subscribed</w:t>
            </w:r>
          </w:p>
          <w:p w:rsidR="001D5CE0" w:rsidRPr="00082EC8" w:rsidRDefault="001D5CE0" w:rsidP="000F7361">
            <w:pPr>
              <w:pStyle w:val="Body"/>
              <w:numPr>
                <w:ilvl w:val="0"/>
                <w:numId w:val="421"/>
              </w:numPr>
            </w:pPr>
            <w:r w:rsidRPr="00082EC8">
              <w:t xml:space="preserve">User selects </w:t>
            </w:r>
            <w:r w:rsidR="00E95ABF">
              <w:t>offer</w:t>
            </w:r>
            <w:r w:rsidRPr="00082EC8">
              <w:t>s he wants to remove</w:t>
            </w:r>
          </w:p>
          <w:p w:rsidR="001D5CE0" w:rsidRPr="00082EC8" w:rsidRDefault="001D5CE0" w:rsidP="000F7361">
            <w:pPr>
              <w:pStyle w:val="Body"/>
              <w:numPr>
                <w:ilvl w:val="0"/>
                <w:numId w:val="421"/>
              </w:numPr>
            </w:pPr>
            <w:r w:rsidRPr="00082EC8">
              <w:t xml:space="preserve">User selects selective </w:t>
            </w:r>
            <w:r w:rsidR="00E95ABF">
              <w:t>offer</w:t>
            </w:r>
            <w:r w:rsidRPr="00082EC8">
              <w:t xml:space="preserve"> he wants to keep but as optional</w:t>
            </w:r>
          </w:p>
          <w:p w:rsidR="001D5CE0" w:rsidRPr="00082EC8" w:rsidRDefault="001D5CE0" w:rsidP="000F7361">
            <w:pPr>
              <w:pStyle w:val="Body"/>
              <w:numPr>
                <w:ilvl w:val="0"/>
                <w:numId w:val="421"/>
              </w:numPr>
            </w:pPr>
            <w:r w:rsidRPr="00082EC8">
              <w:t xml:space="preserve">User selects optional </w:t>
            </w:r>
            <w:r w:rsidR="00E95ABF">
              <w:t>offer</w:t>
            </w:r>
            <w:r w:rsidRPr="00082EC8">
              <w:t>s already subscribed he wants to keep but as selective</w:t>
            </w:r>
          </w:p>
          <w:p w:rsidR="001D5CE0" w:rsidRPr="00082EC8" w:rsidRDefault="001D5CE0" w:rsidP="000F7361">
            <w:pPr>
              <w:pStyle w:val="Body"/>
              <w:numPr>
                <w:ilvl w:val="0"/>
                <w:numId w:val="421"/>
              </w:numPr>
            </w:pPr>
            <w:r w:rsidRPr="00082EC8">
              <w:t xml:space="preserve">User selects candidate new </w:t>
            </w:r>
            <w:r w:rsidR="00E95ABF">
              <w:t>offer</w:t>
            </w:r>
            <w:r w:rsidRPr="00082EC8">
              <w:t xml:space="preserve">s he wants to </w:t>
            </w:r>
            <w:r w:rsidR="00085C81">
              <w:t>add</w:t>
            </w:r>
          </w:p>
          <w:p w:rsidR="001D5CE0" w:rsidRPr="00082EC8" w:rsidRDefault="00325101" w:rsidP="000F7361">
            <w:pPr>
              <w:pStyle w:val="Body"/>
              <w:numPr>
                <w:ilvl w:val="0"/>
                <w:numId w:val="421"/>
              </w:numPr>
            </w:pPr>
            <w:r w:rsidRPr="00082EC8">
              <w:t>Channel/CSR light</w:t>
            </w:r>
            <w:r w:rsidR="001D5CE0" w:rsidRPr="00082EC8">
              <w:t xml:space="preserve"> application recalculates fees according to user selections</w:t>
            </w:r>
          </w:p>
          <w:p w:rsidR="001D5CE0" w:rsidRPr="00082EC8" w:rsidRDefault="001D5CE0" w:rsidP="000F7361">
            <w:pPr>
              <w:pStyle w:val="Body"/>
              <w:numPr>
                <w:ilvl w:val="0"/>
                <w:numId w:val="421"/>
              </w:numPr>
            </w:pPr>
            <w:r w:rsidRPr="00082EC8">
              <w:t>User submits</w:t>
            </w:r>
          </w:p>
          <w:p w:rsidR="001D5CE0" w:rsidRPr="00082EC8" w:rsidRDefault="00325101" w:rsidP="000F7361">
            <w:pPr>
              <w:pStyle w:val="Body"/>
              <w:numPr>
                <w:ilvl w:val="0"/>
                <w:numId w:val="421"/>
              </w:numPr>
            </w:pPr>
            <w:r w:rsidRPr="00082EC8">
              <w:t>Channel/CSR light</w:t>
            </w:r>
            <w:r w:rsidR="001D5CE0" w:rsidRPr="00082EC8">
              <w:t xml:space="preserve"> application redirects the user to use case Configure </w:t>
            </w:r>
            <w:r w:rsidR="002C56C0">
              <w:t>primary offer</w:t>
            </w:r>
            <w:r w:rsidR="001D5CE0" w:rsidRPr="00082EC8">
              <w:t>/</w:t>
            </w:r>
            <w:r w:rsidR="00D22280">
              <w:t>offer parameter</w:t>
            </w:r>
            <w:r w:rsidR="001D5CE0" w:rsidRPr="00082EC8">
              <w:t>s if relevant</w:t>
            </w:r>
          </w:p>
          <w:p w:rsidR="001D5CE0" w:rsidRPr="00082EC8" w:rsidRDefault="00325101" w:rsidP="000F7361">
            <w:pPr>
              <w:pStyle w:val="Body"/>
              <w:numPr>
                <w:ilvl w:val="0"/>
                <w:numId w:val="421"/>
              </w:numPr>
            </w:pPr>
            <w:r w:rsidRPr="00082EC8">
              <w:t>Channel/CSR light</w:t>
            </w:r>
            <w:r w:rsidR="001D5CE0" w:rsidRPr="00082EC8">
              <w:t xml:space="preserve"> application redirects the user to configure balances use case if relevant</w:t>
            </w:r>
          </w:p>
          <w:p w:rsidR="001D5CE0" w:rsidRPr="00082EC8" w:rsidRDefault="00325101" w:rsidP="000F7361">
            <w:pPr>
              <w:pStyle w:val="Body"/>
              <w:numPr>
                <w:ilvl w:val="0"/>
                <w:numId w:val="421"/>
              </w:numPr>
            </w:pPr>
            <w:r w:rsidRPr="00082EC8">
              <w:t>Channel/CSR light</w:t>
            </w:r>
            <w:r w:rsidR="001D5CE0" w:rsidRPr="00082EC8">
              <w:t xml:space="preserve"> application redirects the user to </w:t>
            </w:r>
            <w:r w:rsidR="00681CA3">
              <w:t>Update</w:t>
            </w:r>
            <w:r w:rsidR="001D5CE0" w:rsidRPr="00082EC8">
              <w:t xml:space="preserve"> </w:t>
            </w:r>
            <w:r w:rsidR="00E95ABF">
              <w:t>subscriber external id</w:t>
            </w:r>
            <w:r w:rsidR="001D5CE0" w:rsidRPr="00082EC8">
              <w:t xml:space="preserve"> if relevant</w:t>
            </w:r>
          </w:p>
          <w:p w:rsidR="001D5CE0" w:rsidRPr="00082EC8" w:rsidRDefault="00325101" w:rsidP="000F7361">
            <w:pPr>
              <w:pStyle w:val="Body"/>
              <w:numPr>
                <w:ilvl w:val="0"/>
                <w:numId w:val="421"/>
              </w:numPr>
            </w:pPr>
            <w:r w:rsidRPr="00082EC8">
              <w:t>Channel/CSR light</w:t>
            </w:r>
            <w:r w:rsidR="001D5CE0" w:rsidRPr="00082EC8">
              <w:t xml:space="preserve"> application displays to the user the new </w:t>
            </w:r>
            <w:r w:rsidR="001D5CE0" w:rsidRPr="00082EC8">
              <w:lastRenderedPageBreak/>
              <w:t xml:space="preserve">list of </w:t>
            </w:r>
            <w:r w:rsidR="00E95ABF">
              <w:t>offer</w:t>
            </w:r>
            <w:r w:rsidR="001D5CE0" w:rsidRPr="00082EC8">
              <w:t>s and asks him for confirmation (A2)</w:t>
            </w:r>
          </w:p>
          <w:p w:rsidR="001D5CE0" w:rsidRPr="00082EC8" w:rsidRDefault="001D5CE0" w:rsidP="000F7361">
            <w:pPr>
              <w:pStyle w:val="Body"/>
              <w:numPr>
                <w:ilvl w:val="0"/>
                <w:numId w:val="421"/>
              </w:numPr>
            </w:pPr>
            <w:r w:rsidRPr="00082EC8">
              <w:t>User confirms (A3)</w:t>
            </w:r>
            <w:r w:rsidR="0057617E">
              <w:t>(A4)</w:t>
            </w:r>
          </w:p>
          <w:p w:rsidR="001D5CE0" w:rsidRPr="00082EC8" w:rsidRDefault="00325101" w:rsidP="000F7361">
            <w:pPr>
              <w:pStyle w:val="Body"/>
              <w:numPr>
                <w:ilvl w:val="0"/>
                <w:numId w:val="421"/>
              </w:numPr>
            </w:pPr>
            <w:r w:rsidRPr="00082EC8">
              <w:t>Channel/CSR light</w:t>
            </w:r>
            <w:r w:rsidR="001D5CE0" w:rsidRPr="00082EC8">
              <w:t xml:space="preserve"> application sends the order to the back office system</w:t>
            </w:r>
          </w:p>
        </w:tc>
      </w:tr>
      <w:tr w:rsidR="001D5CE0" w:rsidRPr="00082EC8" w:rsidTr="001D5CE0">
        <w:trPr>
          <w:trHeight w:val="176"/>
        </w:trPr>
        <w:tc>
          <w:tcPr>
            <w:tcW w:w="2268" w:type="dxa"/>
          </w:tcPr>
          <w:p w:rsidR="001D5CE0" w:rsidRPr="00082EC8" w:rsidRDefault="001D5CE0" w:rsidP="001D5CE0">
            <w:r w:rsidRPr="00082EC8">
              <w:lastRenderedPageBreak/>
              <w:t>Alternative Flows:</w:t>
            </w:r>
          </w:p>
        </w:tc>
        <w:tc>
          <w:tcPr>
            <w:tcW w:w="5940" w:type="dxa"/>
            <w:gridSpan w:val="3"/>
          </w:tcPr>
          <w:p w:rsidR="001D5CE0" w:rsidRPr="00082EC8" w:rsidRDefault="001D5CE0" w:rsidP="001D5CE0">
            <w:pPr>
              <w:pStyle w:val="BodyText"/>
            </w:pPr>
            <w:r w:rsidRPr="00082EC8">
              <w:t xml:space="preserve">A1: There is already a pending request preventing the </w:t>
            </w:r>
            <w:r w:rsidR="00681CA3">
              <w:t>subscriber</w:t>
            </w:r>
            <w:r w:rsidR="002C56C0">
              <w:t xml:space="preserve"> offer</w:t>
            </w:r>
            <w:r w:rsidRPr="00082EC8">
              <w:t>s reconfiguration</w:t>
            </w:r>
          </w:p>
          <w:p w:rsidR="001D5CE0" w:rsidRPr="00082EC8" w:rsidRDefault="00325101" w:rsidP="000F7361">
            <w:pPr>
              <w:pStyle w:val="Body"/>
              <w:numPr>
                <w:ilvl w:val="0"/>
                <w:numId w:val="446"/>
              </w:numPr>
            </w:pPr>
            <w:r w:rsidRPr="00082EC8">
              <w:t>Channel/CSR light</w:t>
            </w:r>
            <w:r w:rsidR="001D5CE0" w:rsidRPr="00082EC8">
              <w:t xml:space="preserve"> application displays an error message to the user to inform his reconfiguration can’t be done until current pending requests on this </w:t>
            </w:r>
            <w:r w:rsidR="00681CA3">
              <w:t>subscriber</w:t>
            </w:r>
            <w:r w:rsidR="001D5CE0" w:rsidRPr="00082EC8">
              <w:t xml:space="preserve"> have been processed.</w:t>
            </w:r>
          </w:p>
          <w:p w:rsidR="001D5CE0" w:rsidRPr="00082EC8" w:rsidRDefault="001D5CE0" w:rsidP="001D5CE0">
            <w:pPr>
              <w:pStyle w:val="Body"/>
              <w:ind w:left="0"/>
            </w:pPr>
            <w:r w:rsidRPr="00082EC8">
              <w:t>A2: New configuration is not correct</w:t>
            </w:r>
          </w:p>
          <w:p w:rsidR="001D5CE0" w:rsidRPr="00082EC8" w:rsidRDefault="00325101" w:rsidP="000F7361">
            <w:pPr>
              <w:pStyle w:val="Body"/>
              <w:numPr>
                <w:ilvl w:val="0"/>
                <w:numId w:val="447"/>
              </w:numPr>
            </w:pPr>
            <w:r w:rsidRPr="00082EC8">
              <w:t>Channel/CSR light</w:t>
            </w:r>
            <w:r w:rsidR="001D5CE0" w:rsidRPr="00082EC8">
              <w:t xml:space="preserve"> application informs user of the error</w:t>
            </w:r>
          </w:p>
          <w:p w:rsidR="001D5CE0" w:rsidRPr="00082EC8" w:rsidRDefault="001D5CE0" w:rsidP="000F7361">
            <w:pPr>
              <w:pStyle w:val="Body"/>
              <w:numPr>
                <w:ilvl w:val="0"/>
                <w:numId w:val="447"/>
              </w:numPr>
            </w:pPr>
            <w:r w:rsidRPr="00082EC8">
              <w:t>Next steps are similar to step 1 of nominal case</w:t>
            </w:r>
          </w:p>
          <w:p w:rsidR="001D5CE0" w:rsidRPr="00082EC8" w:rsidRDefault="001D5CE0" w:rsidP="001D5CE0">
            <w:pPr>
              <w:pStyle w:val="Body"/>
              <w:ind w:left="0"/>
            </w:pPr>
            <w:r w:rsidRPr="00082EC8">
              <w:t>A3: User cancels</w:t>
            </w:r>
          </w:p>
          <w:p w:rsidR="001D5CE0" w:rsidRPr="00082EC8" w:rsidRDefault="00325101" w:rsidP="000F7361">
            <w:pPr>
              <w:pStyle w:val="Body"/>
              <w:numPr>
                <w:ilvl w:val="0"/>
                <w:numId w:val="422"/>
              </w:numPr>
            </w:pPr>
            <w:r w:rsidRPr="00082EC8">
              <w:t>Channel/CSR light</w:t>
            </w:r>
            <w:r w:rsidR="001D5CE0" w:rsidRPr="00082EC8">
              <w:t xml:space="preserve"> application redirects user to first steps of the use case.</w:t>
            </w:r>
          </w:p>
          <w:p w:rsidR="001D5CE0" w:rsidRDefault="0057617E" w:rsidP="001D5CE0">
            <w:pPr>
              <w:pStyle w:val="Body"/>
              <w:ind w:left="0"/>
            </w:pPr>
            <w:r>
              <w:t>A4: User decides to reconfigures also account offers</w:t>
            </w:r>
          </w:p>
          <w:p w:rsidR="0057617E" w:rsidRDefault="0057617E" w:rsidP="000F7361">
            <w:pPr>
              <w:pStyle w:val="BodyText"/>
              <w:numPr>
                <w:ilvl w:val="0"/>
                <w:numId w:val="739"/>
              </w:numPr>
            </w:pPr>
            <w:r>
              <w:t>Channel/CSR portal redirects user to reconfigure account offers use case</w:t>
            </w:r>
          </w:p>
          <w:p w:rsidR="00F31A82" w:rsidRDefault="0057617E" w:rsidP="000F7361">
            <w:pPr>
              <w:pStyle w:val="BodyText"/>
              <w:numPr>
                <w:ilvl w:val="0"/>
                <w:numId w:val="739"/>
              </w:numPr>
            </w:pPr>
            <w:r w:rsidRPr="00165AF8">
              <w:t xml:space="preserve">Channel/CSR light application displays the </w:t>
            </w:r>
            <w:r w:rsidR="00F31A82">
              <w:t>new list of supplementary and account offers</w:t>
            </w:r>
          </w:p>
          <w:p w:rsidR="0057617E" w:rsidRPr="00082EC8" w:rsidRDefault="0057617E" w:rsidP="000F7361">
            <w:pPr>
              <w:pStyle w:val="BodyText"/>
              <w:numPr>
                <w:ilvl w:val="0"/>
                <w:numId w:val="739"/>
              </w:numPr>
            </w:pPr>
            <w:r>
              <w:t xml:space="preserve">Next step is similar to step </w:t>
            </w:r>
            <w:r w:rsidR="00F31A82">
              <w:t>13</w:t>
            </w:r>
            <w:r>
              <w:t xml:space="preserve"> of nominal case</w:t>
            </w:r>
          </w:p>
        </w:tc>
      </w:tr>
    </w:tbl>
    <w:p w:rsidR="001D5CE0" w:rsidRPr="00082EC8" w:rsidRDefault="001D5CE0" w:rsidP="004806DE">
      <w:pPr>
        <w:pStyle w:val="BodyText"/>
      </w:pPr>
    </w:p>
    <w:p w:rsidR="0009309A" w:rsidRPr="00215579" w:rsidRDefault="0009309A" w:rsidP="00DE3670">
      <w:pPr>
        <w:pStyle w:val="Heading4"/>
      </w:pPr>
      <w:bookmarkStart w:id="1053" w:name="_Toc253578066"/>
      <w:r w:rsidRPr="00215579">
        <w:t xml:space="preserve">Use Case: </w:t>
      </w:r>
      <w:r w:rsidR="00E16112">
        <w:t xml:space="preserve"> </w:t>
      </w:r>
      <w:r w:rsidR="00B27F03">
        <w:t xml:space="preserve">Swap </w:t>
      </w:r>
      <w:r w:rsidR="00DE3670">
        <w:t>an external id</w:t>
      </w:r>
      <w:bookmarkEnd w:id="105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09309A" w:rsidRPr="00215579" w:rsidTr="0009309A">
        <w:trPr>
          <w:gridAfter w:val="1"/>
          <w:wAfter w:w="18" w:type="dxa"/>
          <w:trHeight w:val="360"/>
        </w:trPr>
        <w:tc>
          <w:tcPr>
            <w:tcW w:w="5580" w:type="dxa"/>
            <w:gridSpan w:val="2"/>
            <w:shd w:val="clear" w:color="auto" w:fill="E6E6E6"/>
          </w:tcPr>
          <w:p w:rsidR="0009309A" w:rsidRPr="00215579" w:rsidRDefault="00DE3670" w:rsidP="0009309A">
            <w:pPr>
              <w:pStyle w:val="TableHeading"/>
            </w:pPr>
            <w:r>
              <w:t>Swap an external id</w:t>
            </w:r>
            <w:r w:rsidR="0009309A" w:rsidRPr="00215579">
              <w:t xml:space="preserve"> </w:t>
            </w:r>
          </w:p>
        </w:tc>
        <w:tc>
          <w:tcPr>
            <w:tcW w:w="2610" w:type="dxa"/>
            <w:shd w:val="clear" w:color="auto" w:fill="E6E6E6"/>
          </w:tcPr>
          <w:p w:rsidR="0009309A" w:rsidRPr="00215579" w:rsidRDefault="0009309A" w:rsidP="0009309A">
            <w:pPr>
              <w:pStyle w:val="TableHeading"/>
            </w:pPr>
            <w:r w:rsidRPr="00215579">
              <w:t>SUM01</w:t>
            </w:r>
            <w:r>
              <w:t>8</w:t>
            </w:r>
            <w:r w:rsidRPr="00215579">
              <w:t>0</w:t>
            </w:r>
          </w:p>
        </w:tc>
      </w:tr>
      <w:tr w:rsidR="0009309A" w:rsidRPr="00215579" w:rsidTr="0009309A">
        <w:tc>
          <w:tcPr>
            <w:tcW w:w="2268" w:type="dxa"/>
          </w:tcPr>
          <w:p w:rsidR="0009309A" w:rsidRPr="00215579" w:rsidRDefault="0009309A" w:rsidP="0009309A">
            <w:r w:rsidRPr="00215579">
              <w:t>Primary actors</w:t>
            </w:r>
          </w:p>
        </w:tc>
        <w:tc>
          <w:tcPr>
            <w:tcW w:w="5940" w:type="dxa"/>
            <w:gridSpan w:val="3"/>
          </w:tcPr>
          <w:p w:rsidR="0009309A" w:rsidRDefault="0009309A" w:rsidP="0009309A">
            <w:pPr>
              <w:pStyle w:val="BodyText"/>
            </w:pPr>
            <w:r w:rsidRPr="00215579">
              <w:t>Dealer user</w:t>
            </w:r>
          </w:p>
          <w:p w:rsidR="0009309A" w:rsidRPr="00215579" w:rsidRDefault="0009309A" w:rsidP="0009309A">
            <w:pPr>
              <w:pStyle w:val="BodyText"/>
            </w:pPr>
            <w:r>
              <w:t>CSR user</w:t>
            </w:r>
          </w:p>
        </w:tc>
      </w:tr>
      <w:tr w:rsidR="0009309A" w:rsidRPr="00215579" w:rsidTr="0009309A">
        <w:tc>
          <w:tcPr>
            <w:tcW w:w="2268" w:type="dxa"/>
          </w:tcPr>
          <w:p w:rsidR="0009309A" w:rsidRPr="00215579" w:rsidRDefault="0009309A" w:rsidP="0009309A">
            <w:r w:rsidRPr="00215579">
              <w:t>Summary Goal</w:t>
            </w:r>
          </w:p>
        </w:tc>
        <w:tc>
          <w:tcPr>
            <w:tcW w:w="5940" w:type="dxa"/>
            <w:gridSpan w:val="3"/>
          </w:tcPr>
          <w:p w:rsidR="0009309A" w:rsidRPr="00215579" w:rsidRDefault="0009309A" w:rsidP="0009309A">
            <w:pPr>
              <w:pStyle w:val="BodyText"/>
            </w:pPr>
            <w:r w:rsidRPr="00215579">
              <w:t xml:space="preserve">This use case allows the user to reconfigure </w:t>
            </w:r>
            <w:r>
              <w:t>a given line</w:t>
            </w:r>
            <w:r w:rsidR="00DE3670">
              <w:t xml:space="preserve"> (or external id)</w:t>
            </w:r>
            <w:r>
              <w:t xml:space="preserve">, swap to another identifier for an existing </w:t>
            </w:r>
            <w:r w:rsidR="00A65E57">
              <w:t>subscriber</w:t>
            </w:r>
          </w:p>
        </w:tc>
      </w:tr>
      <w:tr w:rsidR="0009309A" w:rsidRPr="00215579" w:rsidTr="0009309A">
        <w:trPr>
          <w:trHeight w:val="176"/>
        </w:trPr>
        <w:tc>
          <w:tcPr>
            <w:tcW w:w="2268" w:type="dxa"/>
          </w:tcPr>
          <w:p w:rsidR="0009309A" w:rsidRPr="00215579" w:rsidRDefault="0009309A" w:rsidP="0009309A">
            <w:r w:rsidRPr="00215579">
              <w:t>Pre-conditions</w:t>
            </w:r>
          </w:p>
        </w:tc>
        <w:tc>
          <w:tcPr>
            <w:tcW w:w="5940" w:type="dxa"/>
            <w:gridSpan w:val="3"/>
          </w:tcPr>
          <w:p w:rsidR="0009309A" w:rsidRPr="00082EC8" w:rsidRDefault="0009309A" w:rsidP="000F7361">
            <w:pPr>
              <w:pStyle w:val="Body"/>
              <w:numPr>
                <w:ilvl w:val="0"/>
                <w:numId w:val="417"/>
              </w:numPr>
            </w:pPr>
            <w:r w:rsidRPr="00082EC8">
              <w:t xml:space="preserve">Customer has been identified and Channel/CSR light application is in the context of a specific </w:t>
            </w:r>
            <w:r w:rsidR="00A65E57">
              <w:t>subscriber</w:t>
            </w:r>
            <w:r w:rsidRPr="00082EC8">
              <w:t>.</w:t>
            </w:r>
          </w:p>
          <w:p w:rsidR="0009309A" w:rsidRDefault="00180172" w:rsidP="000F7361">
            <w:pPr>
              <w:pStyle w:val="BodyText"/>
              <w:numPr>
                <w:ilvl w:val="0"/>
                <w:numId w:val="417"/>
              </w:numPr>
            </w:pPr>
            <w:r>
              <w:t>Some co-requisite rules have been defined for the subscribed offers of the existing subscriber</w:t>
            </w:r>
          </w:p>
          <w:p w:rsidR="00DE3670" w:rsidRPr="00215579" w:rsidRDefault="00DE3670" w:rsidP="000F7361">
            <w:pPr>
              <w:pStyle w:val="BodyText"/>
              <w:numPr>
                <w:ilvl w:val="0"/>
                <w:numId w:val="417"/>
              </w:numPr>
            </w:pPr>
            <w:r>
              <w:t xml:space="preserve">The given </w:t>
            </w:r>
            <w:r w:rsidR="00180172">
              <w:t>external id type</w:t>
            </w:r>
            <w:r>
              <w:t xml:space="preserve"> is configured as displayable</w:t>
            </w:r>
          </w:p>
        </w:tc>
      </w:tr>
      <w:tr w:rsidR="0009309A" w:rsidRPr="00215579" w:rsidTr="0009309A">
        <w:trPr>
          <w:trHeight w:val="176"/>
        </w:trPr>
        <w:tc>
          <w:tcPr>
            <w:tcW w:w="2268" w:type="dxa"/>
          </w:tcPr>
          <w:p w:rsidR="0009309A" w:rsidRPr="00215579" w:rsidRDefault="0009309A" w:rsidP="0009309A">
            <w:r w:rsidRPr="00215579">
              <w:t>Trigger</w:t>
            </w:r>
          </w:p>
        </w:tc>
        <w:tc>
          <w:tcPr>
            <w:tcW w:w="5940" w:type="dxa"/>
            <w:gridSpan w:val="3"/>
          </w:tcPr>
          <w:p w:rsidR="0009309A" w:rsidRPr="00215579" w:rsidRDefault="0009309A" w:rsidP="00DD29EF">
            <w:pPr>
              <w:pStyle w:val="BodyText"/>
            </w:pPr>
            <w:r w:rsidRPr="00215579">
              <w:t>User has</w:t>
            </w:r>
            <w:r>
              <w:t xml:space="preserve"> selected the option to </w:t>
            </w:r>
            <w:r w:rsidR="00DE3670">
              <w:t xml:space="preserve">swap </w:t>
            </w:r>
            <w:r>
              <w:t xml:space="preserve">a specific </w:t>
            </w:r>
            <w:r w:rsidR="00DD29EF">
              <w:t xml:space="preserve">external id. </w:t>
            </w:r>
          </w:p>
        </w:tc>
      </w:tr>
      <w:tr w:rsidR="0009309A" w:rsidRPr="00215579" w:rsidTr="0009309A">
        <w:trPr>
          <w:trHeight w:val="176"/>
        </w:trPr>
        <w:tc>
          <w:tcPr>
            <w:tcW w:w="2268" w:type="dxa"/>
          </w:tcPr>
          <w:p w:rsidR="0009309A" w:rsidRPr="00215579" w:rsidRDefault="0009309A" w:rsidP="0009309A">
            <w:r w:rsidRPr="00215579">
              <w:t>Minimum guarantees</w:t>
            </w:r>
          </w:p>
        </w:tc>
        <w:tc>
          <w:tcPr>
            <w:tcW w:w="5940" w:type="dxa"/>
            <w:gridSpan w:val="3"/>
          </w:tcPr>
          <w:p w:rsidR="0009309A" w:rsidRPr="00215579" w:rsidRDefault="00DD29EF" w:rsidP="00DD29EF">
            <w:pPr>
              <w:pStyle w:val="BodyText"/>
            </w:pPr>
            <w:r>
              <w:t xml:space="preserve">Channel/CSR light application will advise user if swap is not possible and will release any selected items. </w:t>
            </w:r>
          </w:p>
        </w:tc>
      </w:tr>
      <w:tr w:rsidR="0009309A" w:rsidRPr="00215579" w:rsidTr="0009309A">
        <w:trPr>
          <w:trHeight w:val="176"/>
        </w:trPr>
        <w:tc>
          <w:tcPr>
            <w:tcW w:w="2268" w:type="dxa"/>
          </w:tcPr>
          <w:p w:rsidR="0009309A" w:rsidRPr="00215579" w:rsidRDefault="0009309A" w:rsidP="0009309A">
            <w:r w:rsidRPr="00215579">
              <w:t>Success guarantees:</w:t>
            </w:r>
          </w:p>
        </w:tc>
        <w:tc>
          <w:tcPr>
            <w:tcW w:w="5940" w:type="dxa"/>
            <w:gridSpan w:val="3"/>
          </w:tcPr>
          <w:p w:rsidR="0009309A" w:rsidRPr="00215579" w:rsidRDefault="00DD29EF" w:rsidP="00DD29EF">
            <w:pPr>
              <w:pStyle w:val="BodyText"/>
            </w:pPr>
            <w:r>
              <w:t xml:space="preserve">Selected external id and associated external id (container case) </w:t>
            </w:r>
            <w:r w:rsidR="00B27F03">
              <w:t xml:space="preserve"> ha</w:t>
            </w:r>
            <w:r>
              <w:t>ve</w:t>
            </w:r>
            <w:r w:rsidR="00B27F03">
              <w:t xml:space="preserve"> been reconfigured with a new value</w:t>
            </w:r>
            <w:r w:rsidR="0009309A" w:rsidRPr="00215579">
              <w:t xml:space="preserve"> for the existing </w:t>
            </w:r>
            <w:r w:rsidR="00A65E57">
              <w:t>subscriber</w:t>
            </w:r>
          </w:p>
        </w:tc>
      </w:tr>
      <w:tr w:rsidR="0009309A" w:rsidRPr="00215579" w:rsidTr="0009309A">
        <w:trPr>
          <w:trHeight w:val="176"/>
        </w:trPr>
        <w:tc>
          <w:tcPr>
            <w:tcW w:w="2268" w:type="dxa"/>
          </w:tcPr>
          <w:p w:rsidR="0009309A" w:rsidRPr="00215579" w:rsidRDefault="0009309A" w:rsidP="0009309A">
            <w:r w:rsidRPr="00215579">
              <w:lastRenderedPageBreak/>
              <w:t>Normal Flow:</w:t>
            </w:r>
          </w:p>
        </w:tc>
        <w:tc>
          <w:tcPr>
            <w:tcW w:w="5940" w:type="dxa"/>
            <w:gridSpan w:val="3"/>
          </w:tcPr>
          <w:p w:rsidR="0009309A" w:rsidRDefault="0009309A" w:rsidP="000F7361">
            <w:pPr>
              <w:pStyle w:val="ListNumberUC"/>
              <w:numPr>
                <w:ilvl w:val="0"/>
                <w:numId w:val="503"/>
              </w:numPr>
            </w:pPr>
            <w:r w:rsidRPr="00215579">
              <w:t xml:space="preserve">Channel/CSR light application displays </w:t>
            </w:r>
            <w:r w:rsidR="00B27F03">
              <w:t xml:space="preserve">the </w:t>
            </w:r>
            <w:r w:rsidR="00872146">
              <w:t>external id types to configure for all the subscribed offers (thanks to their co-requisite rules).</w:t>
            </w:r>
          </w:p>
          <w:p w:rsidR="00872146" w:rsidRDefault="00872146" w:rsidP="000F7361">
            <w:pPr>
              <w:pStyle w:val="ListNumberUC"/>
              <w:numPr>
                <w:ilvl w:val="0"/>
                <w:numId w:val="503"/>
              </w:numPr>
            </w:pPr>
            <w:r>
              <w:t>User selects an external id type to swap (A11)</w:t>
            </w:r>
          </w:p>
          <w:p w:rsidR="00EB6478" w:rsidRDefault="00EB6478" w:rsidP="000F7361">
            <w:pPr>
              <w:pStyle w:val="ListNumberUC"/>
              <w:numPr>
                <w:ilvl w:val="0"/>
                <w:numId w:val="503"/>
              </w:numPr>
            </w:pPr>
            <w:r>
              <w:t>Channel/CSR light application displays candidate inventory type and input field for the selected external id type independently of the configured allocation mode. (A</w:t>
            </w:r>
            <w:r w:rsidR="00552291">
              <w:t>10</w:t>
            </w:r>
            <w:r>
              <w:t>)</w:t>
            </w:r>
          </w:p>
          <w:p w:rsidR="00B27F03" w:rsidRDefault="00B27F03" w:rsidP="000F7361">
            <w:pPr>
              <w:pStyle w:val="ListNumberUC"/>
              <w:numPr>
                <w:ilvl w:val="0"/>
                <w:numId w:val="503"/>
              </w:numPr>
            </w:pPr>
            <w:r>
              <w:t>User optionally sets som</w:t>
            </w:r>
            <w:r>
              <w:t>e filters before search</w:t>
            </w:r>
            <w:r w:rsidR="00D91F89">
              <w:t>ing</w:t>
            </w:r>
            <w:r>
              <w:t xml:space="preserve"> in the inventory the new inventory item</w:t>
            </w:r>
            <w:r w:rsidR="00341A2D">
              <w:t xml:space="preserve"> (A1)</w:t>
            </w:r>
            <w:r>
              <w:t xml:space="preserve"> </w:t>
            </w:r>
            <w:r w:rsidR="003E43BC">
              <w:t>(A7)</w:t>
            </w:r>
          </w:p>
          <w:p w:rsidR="0009309A" w:rsidRPr="00215579" w:rsidRDefault="0009309A" w:rsidP="000F7361">
            <w:pPr>
              <w:pStyle w:val="ListNumberUC"/>
              <w:numPr>
                <w:ilvl w:val="0"/>
                <w:numId w:val="503"/>
              </w:numPr>
            </w:pPr>
            <w:r w:rsidRPr="00215579">
              <w:t xml:space="preserve">Channel/CSR light application </w:t>
            </w:r>
            <w:r w:rsidR="00B27F03">
              <w:t>searches for inventory item corresponding to the search criteria set</w:t>
            </w:r>
            <w:r w:rsidR="00B54682">
              <w:t xml:space="preserve"> and reserves them (note that a max number of inventories to select is configured</w:t>
            </w:r>
            <w:r w:rsidR="00C30B79">
              <w:t xml:space="preserve"> at the application level</w:t>
            </w:r>
            <w:r w:rsidR="00B54682">
              <w:t>)</w:t>
            </w:r>
          </w:p>
          <w:p w:rsidR="00B27F03" w:rsidRDefault="0009309A" w:rsidP="000F7361">
            <w:pPr>
              <w:pStyle w:val="ListNumberUC"/>
              <w:numPr>
                <w:ilvl w:val="0"/>
                <w:numId w:val="503"/>
              </w:numPr>
            </w:pPr>
            <w:r w:rsidRPr="00215579">
              <w:t xml:space="preserve">Channel/CSR light application displays </w:t>
            </w:r>
            <w:r w:rsidR="00B27F03">
              <w:t>available inventory items</w:t>
            </w:r>
            <w:r w:rsidR="003E43BC">
              <w:t xml:space="preserve"> </w:t>
            </w:r>
            <w:r w:rsidR="006A36D6">
              <w:t xml:space="preserve">and optionally dependent external id values (case container), if any. </w:t>
            </w:r>
            <w:r w:rsidR="003E43BC">
              <w:t>(A8)</w:t>
            </w:r>
          </w:p>
          <w:p w:rsidR="0009309A" w:rsidRPr="00215579" w:rsidRDefault="0009309A" w:rsidP="000F7361">
            <w:pPr>
              <w:pStyle w:val="ListNumberUC"/>
              <w:numPr>
                <w:ilvl w:val="0"/>
                <w:numId w:val="503"/>
              </w:numPr>
            </w:pPr>
            <w:r w:rsidRPr="00215579">
              <w:t xml:space="preserve">User selects </w:t>
            </w:r>
            <w:r w:rsidR="00B27F03">
              <w:t>an inventory item in the list</w:t>
            </w:r>
          </w:p>
          <w:p w:rsidR="0089405B" w:rsidRDefault="0089405B" w:rsidP="000F7361">
            <w:pPr>
              <w:pStyle w:val="ListNumberUC"/>
              <w:numPr>
                <w:ilvl w:val="0"/>
                <w:numId w:val="503"/>
              </w:numPr>
            </w:pPr>
            <w:r w:rsidRPr="00215579">
              <w:t xml:space="preserve">Channel/CSR light </w:t>
            </w:r>
            <w:r w:rsidRPr="00215579">
              <w:t xml:space="preserve">application </w:t>
            </w:r>
            <w:r>
              <w:t xml:space="preserve">validates the selected item </w:t>
            </w:r>
            <w:r w:rsidR="00341A2D">
              <w:t>(A1)(A2)(A3)(A</w:t>
            </w:r>
            <w:r w:rsidR="003E43BC">
              <w:t>5</w:t>
            </w:r>
            <w:r w:rsidR="00341A2D">
              <w:t>)</w:t>
            </w:r>
          </w:p>
          <w:p w:rsidR="0009309A" w:rsidRPr="00215579" w:rsidRDefault="0009309A" w:rsidP="000F7361">
            <w:pPr>
              <w:pStyle w:val="ListNumberUC"/>
              <w:numPr>
                <w:ilvl w:val="0"/>
                <w:numId w:val="503"/>
              </w:numPr>
            </w:pPr>
            <w:r w:rsidRPr="00215579">
              <w:t xml:space="preserve">Channel/CSR light application </w:t>
            </w:r>
            <w:r w:rsidR="00B27F03">
              <w:t xml:space="preserve">ask the user to enter the reason for this </w:t>
            </w:r>
            <w:r w:rsidR="0089405B">
              <w:t>reconfiguration (swap)</w:t>
            </w:r>
          </w:p>
          <w:p w:rsidR="0009309A" w:rsidRDefault="0009309A" w:rsidP="000F7361">
            <w:pPr>
              <w:pStyle w:val="ListNumberUC"/>
              <w:numPr>
                <w:ilvl w:val="0"/>
                <w:numId w:val="503"/>
              </w:numPr>
            </w:pPr>
            <w:r w:rsidRPr="00215579">
              <w:t xml:space="preserve">Channel/CSR light application </w:t>
            </w:r>
            <w:r w:rsidR="00B27F03">
              <w:t xml:space="preserve">summarizes the reconfiguration with the old </w:t>
            </w:r>
            <w:r w:rsidR="0089405B">
              <w:t xml:space="preserve">external id, </w:t>
            </w:r>
            <w:r w:rsidR="00B27F03">
              <w:t>the new one</w:t>
            </w:r>
            <w:r w:rsidR="0089405B">
              <w:t>,</w:t>
            </w:r>
            <w:r w:rsidR="00B27F03">
              <w:t xml:space="preserve"> </w:t>
            </w:r>
            <w:r w:rsidR="0089405B">
              <w:t>optionally dependent external id values</w:t>
            </w:r>
            <w:r w:rsidR="00552291">
              <w:t xml:space="preserve"> (case container)</w:t>
            </w:r>
            <w:r w:rsidR="003E43BC">
              <w:t>, if any,</w:t>
            </w:r>
            <w:r w:rsidR="0089405B">
              <w:t xml:space="preserve"> </w:t>
            </w:r>
            <w:r w:rsidR="003E43BC">
              <w:t>and the</w:t>
            </w:r>
            <w:r w:rsidR="00B27F03">
              <w:t xml:space="preserve"> reason for this change.</w:t>
            </w:r>
          </w:p>
          <w:p w:rsidR="00B27F03" w:rsidRDefault="00B27F03" w:rsidP="000F7361">
            <w:pPr>
              <w:pStyle w:val="ListNumberUC"/>
              <w:numPr>
                <w:ilvl w:val="0"/>
                <w:numId w:val="503"/>
              </w:numPr>
            </w:pPr>
            <w:r>
              <w:t>User confirms the new configuration</w:t>
            </w:r>
            <w:r w:rsidR="003E43BC">
              <w:t xml:space="preserve"> (A4)</w:t>
            </w:r>
          </w:p>
          <w:p w:rsidR="00B27F03" w:rsidRDefault="00B27F03" w:rsidP="000F7361">
            <w:pPr>
              <w:pStyle w:val="ListNumberUC"/>
              <w:numPr>
                <w:ilvl w:val="0"/>
                <w:numId w:val="503"/>
              </w:numPr>
            </w:pPr>
            <w:r w:rsidRPr="00215579">
              <w:t xml:space="preserve">Channel/CSR light application </w:t>
            </w:r>
            <w:r>
              <w:t>sends this new configuration to the back office system</w:t>
            </w:r>
          </w:p>
          <w:p w:rsidR="00341A2D" w:rsidRDefault="0089405B" w:rsidP="000F7361">
            <w:pPr>
              <w:pStyle w:val="ListNumberUC"/>
              <w:numPr>
                <w:ilvl w:val="0"/>
                <w:numId w:val="503"/>
              </w:numPr>
            </w:pPr>
            <w:r w:rsidRPr="00215579">
              <w:t xml:space="preserve">Channel/CSR light </w:t>
            </w:r>
            <w:r w:rsidR="003E43BC">
              <w:t>un-reserves</w:t>
            </w:r>
            <w:r>
              <w:t xml:space="preserve"> all inventory items </w:t>
            </w:r>
            <w:r w:rsidR="003E43BC">
              <w:t xml:space="preserve">that have not been </w:t>
            </w:r>
            <w:r>
              <w:t>selected</w:t>
            </w:r>
            <w:r w:rsidR="003E43BC">
              <w:t xml:space="preserve"> in the list</w:t>
            </w:r>
            <w:r>
              <w:t xml:space="preserve">. </w:t>
            </w:r>
          </w:p>
          <w:p w:rsidR="00B27F03" w:rsidRPr="00215579" w:rsidRDefault="00B27F03" w:rsidP="003E43BC">
            <w:pPr>
              <w:pStyle w:val="ListNumberUC"/>
              <w:numPr>
                <w:ilvl w:val="0"/>
                <w:numId w:val="0"/>
              </w:numPr>
              <w:ind w:left="418" w:hanging="418"/>
            </w:pPr>
          </w:p>
        </w:tc>
      </w:tr>
      <w:tr w:rsidR="0009309A" w:rsidRPr="00215579" w:rsidTr="0009309A">
        <w:trPr>
          <w:trHeight w:val="176"/>
        </w:trPr>
        <w:tc>
          <w:tcPr>
            <w:tcW w:w="2268" w:type="dxa"/>
          </w:tcPr>
          <w:p w:rsidR="0009309A" w:rsidRPr="00215579" w:rsidRDefault="0009309A" w:rsidP="0009309A">
            <w:r w:rsidRPr="00215579">
              <w:t>Alternative Flows:</w:t>
            </w:r>
          </w:p>
        </w:tc>
        <w:tc>
          <w:tcPr>
            <w:tcW w:w="5940" w:type="dxa"/>
            <w:gridSpan w:val="3"/>
          </w:tcPr>
          <w:p w:rsidR="00341A2D" w:rsidRDefault="00341A2D" w:rsidP="00341A2D">
            <w:pPr>
              <w:pStyle w:val="Body"/>
              <w:ind w:left="0"/>
            </w:pPr>
            <w:r>
              <w:t>A1: Reference set is not existing in inventory module or already assigned</w:t>
            </w:r>
          </w:p>
          <w:p w:rsidR="00341A2D" w:rsidRDefault="00341A2D" w:rsidP="000F7361">
            <w:pPr>
              <w:pStyle w:val="ListNumberUC"/>
              <w:numPr>
                <w:ilvl w:val="0"/>
                <w:numId w:val="507"/>
              </w:numPr>
            </w:pPr>
            <w:r>
              <w:t>Channel application displays an error message of values not correctly set or already assigned</w:t>
            </w:r>
          </w:p>
          <w:p w:rsidR="00341A2D" w:rsidRDefault="00341A2D" w:rsidP="000F7361">
            <w:pPr>
              <w:pStyle w:val="ListNumberUC"/>
              <w:numPr>
                <w:ilvl w:val="0"/>
                <w:numId w:val="507"/>
              </w:numPr>
            </w:pPr>
            <w:r>
              <w:t>Dealer user set new value</w:t>
            </w:r>
          </w:p>
          <w:p w:rsidR="00341A2D" w:rsidRDefault="00341A2D" w:rsidP="000F7361">
            <w:pPr>
              <w:pStyle w:val="ListNumberUC"/>
              <w:numPr>
                <w:ilvl w:val="0"/>
                <w:numId w:val="507"/>
              </w:numPr>
            </w:pPr>
            <w:r>
              <w:t>Next step are similar to nominal case</w:t>
            </w:r>
          </w:p>
          <w:p w:rsidR="00341A2D" w:rsidRDefault="00341A2D" w:rsidP="00341A2D">
            <w:pPr>
              <w:pStyle w:val="Body"/>
              <w:ind w:left="0"/>
            </w:pPr>
            <w:r>
              <w:t>A2: Line role is not configured to check inventory</w:t>
            </w:r>
          </w:p>
          <w:p w:rsidR="00341A2D" w:rsidRDefault="00341A2D" w:rsidP="000F7361">
            <w:pPr>
              <w:pStyle w:val="ListNumberUC"/>
              <w:numPr>
                <w:ilvl w:val="0"/>
                <w:numId w:val="508"/>
              </w:numPr>
            </w:pPr>
            <w:r>
              <w:t xml:space="preserve">Channel application doesn’t check with inventory module </w:t>
            </w:r>
          </w:p>
          <w:p w:rsidR="00341A2D" w:rsidRDefault="00341A2D" w:rsidP="00341A2D">
            <w:pPr>
              <w:pStyle w:val="Body"/>
              <w:ind w:left="0"/>
            </w:pPr>
            <w:r>
              <w:t>A3: Inventory module does not answer (technical error)</w:t>
            </w:r>
            <w:r w:rsidR="003E43BC">
              <w:t xml:space="preserve"> </w:t>
            </w:r>
            <w:r w:rsidDel="008221AD">
              <w:t>is not available</w:t>
            </w:r>
          </w:p>
          <w:p w:rsidR="00341A2D" w:rsidRDefault="00341A2D" w:rsidP="000F7361">
            <w:pPr>
              <w:pStyle w:val="Body"/>
              <w:numPr>
                <w:ilvl w:val="0"/>
                <w:numId w:val="509"/>
              </w:numPr>
            </w:pPr>
            <w:r>
              <w:t>Channel application displays an error message informing the user that the current line role cannot be validated</w:t>
            </w:r>
            <w:r w:rsidR="003E43BC">
              <w:t xml:space="preserve"> </w:t>
            </w:r>
            <w:r w:rsidDel="008221AD">
              <w:t>and allows the user to try ag</w:t>
            </w:r>
            <w:r w:rsidDel="008221AD">
              <w:t>ain. (A4)</w:t>
            </w:r>
            <w:r>
              <w:t>.</w:t>
            </w:r>
          </w:p>
          <w:p w:rsidR="00341A2D" w:rsidRDefault="00341A2D" w:rsidP="003E43BC">
            <w:pPr>
              <w:pStyle w:val="Body"/>
              <w:ind w:left="0"/>
            </w:pPr>
            <w:r>
              <w:lastRenderedPageBreak/>
              <w:t xml:space="preserve">A4: User decides to </w:t>
            </w:r>
            <w:r w:rsidDel="008221AD">
              <w:t xml:space="preserve">accept to </w:t>
            </w:r>
            <w:r w:rsidR="003E43BC">
              <w:t>cancel the current swap</w:t>
            </w:r>
          </w:p>
          <w:p w:rsidR="00341A2D" w:rsidRDefault="00341A2D" w:rsidP="000F7361">
            <w:pPr>
              <w:pStyle w:val="Body"/>
              <w:numPr>
                <w:ilvl w:val="0"/>
                <w:numId w:val="510"/>
              </w:numPr>
            </w:pPr>
            <w:r>
              <w:t>User selects the cancel option</w:t>
            </w:r>
          </w:p>
          <w:p w:rsidR="00341A2D" w:rsidRDefault="00341A2D" w:rsidP="000F7361">
            <w:pPr>
              <w:pStyle w:val="Body"/>
              <w:numPr>
                <w:ilvl w:val="0"/>
                <w:numId w:val="510"/>
              </w:numPr>
            </w:pPr>
            <w:r>
              <w:t>Channel application displays a confirmation screen.</w:t>
            </w:r>
          </w:p>
          <w:p w:rsidR="00341A2D" w:rsidRDefault="00341A2D" w:rsidP="000F7361">
            <w:pPr>
              <w:pStyle w:val="Body"/>
              <w:numPr>
                <w:ilvl w:val="0"/>
                <w:numId w:val="510"/>
              </w:numPr>
            </w:pPr>
            <w:r>
              <w:t>Dealer user confirms the cancellation of the current selection (A9).</w:t>
            </w:r>
          </w:p>
          <w:p w:rsidR="00341A2D" w:rsidRDefault="003E43BC" w:rsidP="000F7361">
            <w:pPr>
              <w:pStyle w:val="Body"/>
              <w:numPr>
                <w:ilvl w:val="0"/>
                <w:numId w:val="510"/>
              </w:numPr>
            </w:pPr>
            <w:r>
              <w:t>C</w:t>
            </w:r>
            <w:r w:rsidR="00341A2D">
              <w:t>hannel</w:t>
            </w:r>
            <w:r>
              <w:t>/SR light</w:t>
            </w:r>
            <w:r w:rsidR="00341A2D">
              <w:t xml:space="preserve"> application redirects the user to the use case view and manage </w:t>
            </w:r>
            <w:r w:rsidR="00A65E57">
              <w:t>subscriber</w:t>
            </w:r>
            <w:r w:rsidR="00341A2D">
              <w:t>.</w:t>
            </w:r>
          </w:p>
          <w:p w:rsidR="00341A2D" w:rsidRDefault="00341A2D" w:rsidP="003E43BC">
            <w:pPr>
              <w:pStyle w:val="ListNumberUC"/>
              <w:numPr>
                <w:ilvl w:val="0"/>
                <w:numId w:val="0"/>
              </w:numPr>
            </w:pPr>
            <w:r>
              <w:t>A</w:t>
            </w:r>
            <w:r w:rsidR="003E43BC">
              <w:t>5</w:t>
            </w:r>
            <w:r>
              <w:t>: Validating a line causes other lines to be automatically configured (container concept in inventory)</w:t>
            </w:r>
          </w:p>
          <w:p w:rsidR="00341A2D" w:rsidRDefault="00341A2D" w:rsidP="000F7361">
            <w:pPr>
              <w:pStyle w:val="BodyText"/>
              <w:numPr>
                <w:ilvl w:val="0"/>
                <w:numId w:val="511"/>
              </w:numPr>
            </w:pPr>
            <w:r>
              <w:t xml:space="preserve">Channel application validates with inventory module if reference sets by the dealer are correct and </w:t>
            </w:r>
            <w:r w:rsidR="003E43BC">
              <w:t xml:space="preserve">return </w:t>
            </w:r>
            <w:r>
              <w:t xml:space="preserve">additional lines with identifiers and types returned from the inventory. </w:t>
            </w:r>
          </w:p>
          <w:p w:rsidR="00341A2D" w:rsidRDefault="00341A2D" w:rsidP="000F7361">
            <w:pPr>
              <w:pStyle w:val="BodyText"/>
              <w:numPr>
                <w:ilvl w:val="0"/>
                <w:numId w:val="511"/>
              </w:numPr>
            </w:pPr>
            <w:r>
              <w:t>Next step are similar to nominal case</w:t>
            </w:r>
          </w:p>
          <w:p w:rsidR="00341A2D" w:rsidRPr="003E43BC" w:rsidRDefault="00341A2D" w:rsidP="00341A2D">
            <w:pPr>
              <w:pStyle w:val="ListNumberUC"/>
              <w:numPr>
                <w:ilvl w:val="0"/>
                <w:numId w:val="0"/>
              </w:numPr>
            </w:pPr>
            <w:r w:rsidRPr="003E43BC">
              <w:t>A7: User selects the option ‘search and assign’:</w:t>
            </w:r>
          </w:p>
          <w:p w:rsidR="00341A2D" w:rsidRPr="003E43BC" w:rsidRDefault="00341A2D" w:rsidP="000F7361">
            <w:pPr>
              <w:pStyle w:val="ListNumberUC"/>
              <w:numPr>
                <w:ilvl w:val="0"/>
                <w:numId w:val="517"/>
              </w:numPr>
            </w:pPr>
            <w:r w:rsidRPr="003E43BC">
              <w:t>Channel application searches for an item respecting the selected inventory type and free filter, if any.</w:t>
            </w:r>
          </w:p>
          <w:p w:rsidR="00341A2D" w:rsidRPr="003E43BC" w:rsidRDefault="00341A2D" w:rsidP="000F7361">
            <w:pPr>
              <w:pStyle w:val="ListNumberUC"/>
              <w:numPr>
                <w:ilvl w:val="0"/>
                <w:numId w:val="517"/>
              </w:numPr>
            </w:pPr>
            <w:r w:rsidRPr="003E43BC">
              <w:t>Channel application sets the item retrieved. (A8)</w:t>
            </w:r>
          </w:p>
          <w:p w:rsidR="00341A2D" w:rsidRPr="003E43BC" w:rsidRDefault="00341A2D" w:rsidP="000F7361">
            <w:pPr>
              <w:pStyle w:val="ListNumberUC"/>
              <w:numPr>
                <w:ilvl w:val="0"/>
                <w:numId w:val="517"/>
              </w:numPr>
            </w:pPr>
            <w:r w:rsidRPr="003E43BC">
              <w:t xml:space="preserve">Next step are similar to nominal case (step </w:t>
            </w:r>
            <w:r w:rsidR="006A36D6">
              <w:t>8</w:t>
            </w:r>
            <w:r w:rsidRPr="003E43BC">
              <w:t>)</w:t>
            </w:r>
          </w:p>
          <w:p w:rsidR="00341A2D" w:rsidRDefault="00341A2D" w:rsidP="00341A2D">
            <w:pPr>
              <w:pStyle w:val="ListNumberUC"/>
              <w:numPr>
                <w:ilvl w:val="0"/>
                <w:numId w:val="0"/>
              </w:numPr>
            </w:pPr>
            <w:r>
              <w:t>A8: No items matching with search criteria have been found:</w:t>
            </w:r>
          </w:p>
          <w:p w:rsidR="00341A2D" w:rsidRDefault="00341A2D" w:rsidP="000F7361">
            <w:pPr>
              <w:pStyle w:val="ListNumberUC"/>
              <w:numPr>
                <w:ilvl w:val="0"/>
                <w:numId w:val="518"/>
              </w:numPr>
            </w:pPr>
            <w:r>
              <w:t>Channel application displays a message informing the user that no item has been found.</w:t>
            </w:r>
          </w:p>
          <w:p w:rsidR="00341A2D" w:rsidRDefault="00341A2D" w:rsidP="000F7361">
            <w:pPr>
              <w:pStyle w:val="ListNumberUC"/>
              <w:numPr>
                <w:ilvl w:val="0"/>
                <w:numId w:val="518"/>
              </w:numPr>
            </w:pPr>
            <w:r>
              <w:t xml:space="preserve">Next step are similar to nominal case (step </w:t>
            </w:r>
            <w:r w:rsidR="006A36D6">
              <w:t>4</w:t>
            </w:r>
            <w:r>
              <w:t>)</w:t>
            </w:r>
          </w:p>
          <w:p w:rsidR="00341A2D" w:rsidRDefault="00341A2D" w:rsidP="003E43BC">
            <w:pPr>
              <w:pStyle w:val="Body"/>
              <w:ind w:left="0"/>
            </w:pPr>
            <w:r>
              <w:t>A9: User does not confirm the cancellation of the current s</w:t>
            </w:r>
            <w:r w:rsidR="003E43BC">
              <w:t>wap</w:t>
            </w:r>
            <w:r>
              <w:t>.</w:t>
            </w:r>
          </w:p>
          <w:p w:rsidR="00EB6478" w:rsidRDefault="00341A2D" w:rsidP="000F7361">
            <w:pPr>
              <w:pStyle w:val="Body"/>
              <w:numPr>
                <w:ilvl w:val="0"/>
                <w:numId w:val="519"/>
              </w:numPr>
            </w:pPr>
            <w:r>
              <w:t>Channel application redirects the user to the first step of this use case.</w:t>
            </w:r>
          </w:p>
          <w:p w:rsidR="00EB6478" w:rsidRDefault="00EB6478" w:rsidP="00EB6478">
            <w:pPr>
              <w:pStyle w:val="Body"/>
              <w:ind w:left="0"/>
            </w:pPr>
            <w:r>
              <w:t>A10: There is no inventory line as</w:t>
            </w:r>
            <w:r>
              <w:t>sociated to the co-requisite or no validation is required for the external id type.</w:t>
            </w:r>
          </w:p>
          <w:p w:rsidR="00EB6478" w:rsidRDefault="00EB6478" w:rsidP="000F7361">
            <w:pPr>
              <w:pStyle w:val="Body"/>
              <w:numPr>
                <w:ilvl w:val="0"/>
                <w:numId w:val="735"/>
              </w:numPr>
            </w:pPr>
            <w:r>
              <w:t>User enters the new value of the external id.</w:t>
            </w:r>
          </w:p>
          <w:p w:rsidR="00872146" w:rsidRDefault="00872146" w:rsidP="000F7361">
            <w:pPr>
              <w:pStyle w:val="Body"/>
              <w:numPr>
                <w:ilvl w:val="0"/>
                <w:numId w:val="735"/>
              </w:numPr>
            </w:pPr>
            <w:r w:rsidRPr="00215579">
              <w:t xml:space="preserve">Channel/CSR light application </w:t>
            </w:r>
            <w:r>
              <w:t>ask the user to enter the reason for this reconfiguration (swap)</w:t>
            </w:r>
          </w:p>
          <w:p w:rsidR="00872146" w:rsidRDefault="00872146" w:rsidP="000F7361">
            <w:pPr>
              <w:pStyle w:val="Body"/>
              <w:numPr>
                <w:ilvl w:val="0"/>
                <w:numId w:val="735"/>
              </w:numPr>
            </w:pPr>
            <w:r>
              <w:t>Channel application redirects the user to the step of this use case.</w:t>
            </w:r>
          </w:p>
          <w:p w:rsidR="00872146" w:rsidRDefault="00872146" w:rsidP="000F7361">
            <w:pPr>
              <w:pStyle w:val="Body"/>
              <w:numPr>
                <w:ilvl w:val="0"/>
                <w:numId w:val="735"/>
              </w:numPr>
            </w:pPr>
            <w:r w:rsidRPr="00215579">
              <w:t xml:space="preserve">Channel/CSR light application </w:t>
            </w:r>
            <w:r>
              <w:t>summarizes the reconfiguration with the old external id, the new one, and the reason for this change</w:t>
            </w:r>
          </w:p>
          <w:p w:rsidR="00872146" w:rsidRDefault="00872146" w:rsidP="000F7361">
            <w:pPr>
              <w:pStyle w:val="Body"/>
              <w:numPr>
                <w:ilvl w:val="0"/>
                <w:numId w:val="735"/>
              </w:numPr>
            </w:pPr>
            <w:r>
              <w:t>User confirms the new configuration (A4)</w:t>
            </w:r>
          </w:p>
          <w:p w:rsidR="00EB6478" w:rsidRDefault="00872146" w:rsidP="000F7361">
            <w:pPr>
              <w:pStyle w:val="Body"/>
              <w:numPr>
                <w:ilvl w:val="0"/>
                <w:numId w:val="735"/>
              </w:numPr>
            </w:pPr>
            <w:r w:rsidRPr="00215579">
              <w:t xml:space="preserve">Channel/CSR light application </w:t>
            </w:r>
            <w:r>
              <w:t>sends this new configuration to the back office system</w:t>
            </w:r>
          </w:p>
          <w:p w:rsidR="00872146" w:rsidRDefault="00872146" w:rsidP="00872146">
            <w:pPr>
              <w:pStyle w:val="Body"/>
              <w:ind w:left="0"/>
            </w:pPr>
            <w:r>
              <w:t>A11: External id type has no current value (not yet set</w:t>
            </w:r>
            <w:r w:rsidR="006A36D6">
              <w:t xml:space="preserve"> – e.g. optional co-requisite rule</w:t>
            </w:r>
            <w:r>
              <w:t>).</w:t>
            </w:r>
          </w:p>
          <w:p w:rsidR="00341A2D" w:rsidRPr="00215579" w:rsidRDefault="006A36D6" w:rsidP="000F7361">
            <w:pPr>
              <w:pStyle w:val="ListNumberUC"/>
              <w:numPr>
                <w:ilvl w:val="0"/>
                <w:numId w:val="736"/>
              </w:numPr>
            </w:pPr>
            <w:r>
              <w:t xml:space="preserve">Next step are similar to nominal case, except that there is no </w:t>
            </w:r>
            <w:r>
              <w:lastRenderedPageBreak/>
              <w:t>old external id value to display</w:t>
            </w:r>
            <w:r w:rsidR="00872146">
              <w:t>.</w:t>
            </w:r>
            <w:r w:rsidRPr="00215579">
              <w:t xml:space="preserve"> </w:t>
            </w:r>
          </w:p>
        </w:tc>
      </w:tr>
    </w:tbl>
    <w:p w:rsidR="001D5CE0" w:rsidRDefault="001D5CE0" w:rsidP="004806DE">
      <w:pPr>
        <w:pStyle w:val="BodyText"/>
      </w:pPr>
    </w:p>
    <w:p w:rsidR="00CB55E6" w:rsidRDefault="00CB55E6" w:rsidP="00CB55E6">
      <w:pPr>
        <w:pStyle w:val="BodyText"/>
      </w:pPr>
    </w:p>
    <w:p w:rsidR="00B27F03" w:rsidRDefault="00B27F03" w:rsidP="004806DE">
      <w:pPr>
        <w:pStyle w:val="BodyText"/>
      </w:pPr>
    </w:p>
    <w:p w:rsidR="003236F3" w:rsidRDefault="00325101" w:rsidP="003236F3">
      <w:pPr>
        <w:pStyle w:val="Heading3forModuleRequirements"/>
      </w:pPr>
      <w:bookmarkStart w:id="1054" w:name="_Toc253578067"/>
      <w:bookmarkStart w:id="1055" w:name="_Toc253578554"/>
      <w:r>
        <w:t>Channel/CSR light</w:t>
      </w:r>
      <w:r w:rsidR="003236F3">
        <w:t xml:space="preserve"> application requirements</w:t>
      </w:r>
      <w:bookmarkEnd w:id="1054"/>
      <w:bookmarkEnd w:id="1055"/>
    </w:p>
    <w:p w:rsidR="003236F3" w:rsidRDefault="003236F3" w:rsidP="003236F3">
      <w:pPr>
        <w:pStyle w:val="Requirements"/>
      </w:pPr>
      <w:bookmarkStart w:id="1056" w:name="_Toc253578555"/>
      <w:r>
        <w:t xml:space="preserve">CHA-3.7.4.10 </w:t>
      </w:r>
      <w:r w:rsidR="00325101">
        <w:t>Channel/CSR light</w:t>
      </w:r>
      <w:r>
        <w:t xml:space="preserve"> application shall allow a </w:t>
      </w:r>
      <w:r w:rsidR="0002100D">
        <w:t>user</w:t>
      </w:r>
      <w:r>
        <w:t xml:space="preserve"> viewing a specific </w:t>
      </w:r>
      <w:r w:rsidR="00A65E57">
        <w:t>subscriber</w:t>
      </w:r>
      <w:r>
        <w:t xml:space="preserve"> with respect of use case </w:t>
      </w:r>
      <w:r w:rsidR="00192A7A">
        <w:t>‘</w:t>
      </w:r>
      <w:r>
        <w:t xml:space="preserve">view </w:t>
      </w:r>
      <w:r w:rsidR="00192A7A">
        <w:t xml:space="preserve">and manage </w:t>
      </w:r>
      <w:r w:rsidR="00A65E57">
        <w:t>subscriber</w:t>
      </w:r>
      <w:r w:rsidR="00192A7A">
        <w:t>’.</w:t>
      </w:r>
      <w:bookmarkEnd w:id="1056"/>
    </w:p>
    <w:p w:rsidR="00761A4D" w:rsidRDefault="00761A4D" w:rsidP="00761A4D">
      <w:pPr>
        <w:pStyle w:val="Requirements"/>
        <w:ind w:left="288"/>
      </w:pPr>
      <w:bookmarkStart w:id="1057" w:name="_Toc232587194"/>
      <w:bookmarkStart w:id="1058" w:name="_Toc253578556"/>
      <w:r>
        <w:t>CHA-3.7.4.10.1 Channel/CSR light application shall allow the user to navigate in the account hierarchy (if organized hierarchically).</w:t>
      </w:r>
      <w:bookmarkEnd w:id="1057"/>
      <w:bookmarkEnd w:id="1058"/>
    </w:p>
    <w:p w:rsidR="00761A4D" w:rsidRDefault="00761A4D" w:rsidP="00761A4D">
      <w:pPr>
        <w:pStyle w:val="Requirements"/>
        <w:ind w:left="288"/>
      </w:pPr>
      <w:bookmarkStart w:id="1059" w:name="_Toc232587195"/>
      <w:bookmarkStart w:id="1060" w:name="_Toc253578557"/>
      <w:r>
        <w:t xml:space="preserve">CHA-3.7.4.10.2 Channel/CSR light application shall highlight the contextual </w:t>
      </w:r>
      <w:r w:rsidR="00A65E57">
        <w:t>subscriber</w:t>
      </w:r>
      <w:r>
        <w:t>.</w:t>
      </w:r>
      <w:bookmarkEnd w:id="1059"/>
      <w:bookmarkEnd w:id="1060"/>
    </w:p>
    <w:p w:rsidR="00761A4D" w:rsidRDefault="00761A4D" w:rsidP="00761A4D">
      <w:pPr>
        <w:pStyle w:val="Requirements"/>
        <w:ind w:left="288"/>
      </w:pPr>
      <w:bookmarkStart w:id="1061" w:name="_Toc232587196"/>
      <w:bookmarkStart w:id="1062" w:name="_Toc253578558"/>
      <w:r>
        <w:t xml:space="preserve">CHA-3.7.4.10.5 Channel/CSR light application shall display the </w:t>
      </w:r>
      <w:r w:rsidR="00A65E57">
        <w:t>subscriber</w:t>
      </w:r>
      <w:r>
        <w:t>s (with their primary identifier) associated to all billing accounts.</w:t>
      </w:r>
      <w:bookmarkEnd w:id="1061"/>
      <w:bookmarkEnd w:id="1062"/>
    </w:p>
    <w:p w:rsidR="003236F3" w:rsidRDefault="003236F3" w:rsidP="003236F3">
      <w:pPr>
        <w:pStyle w:val="Requirements"/>
      </w:pPr>
      <w:bookmarkStart w:id="1063" w:name="_Toc253578559"/>
      <w:r>
        <w:t xml:space="preserve">CHA-3.7.4.20 </w:t>
      </w:r>
      <w:r w:rsidR="00325101">
        <w:t>Channel/CSR light</w:t>
      </w:r>
      <w:r>
        <w:t xml:space="preserve"> application shall display main </w:t>
      </w:r>
      <w:r w:rsidR="00A65E57">
        <w:t>subscriber</w:t>
      </w:r>
      <w:r>
        <w:t>’s characteristics</w:t>
      </w:r>
      <w:bookmarkEnd w:id="1063"/>
    </w:p>
    <w:p w:rsidR="003236F3" w:rsidRDefault="003236F3" w:rsidP="003236F3">
      <w:pPr>
        <w:pStyle w:val="Requirements"/>
        <w:ind w:left="288"/>
      </w:pPr>
      <w:bookmarkStart w:id="1064" w:name="_Toc253578560"/>
      <w:r>
        <w:t xml:space="preserve">CHA-3.7.4.20.1 </w:t>
      </w:r>
      <w:r w:rsidR="00325101">
        <w:t>Channel/CSR light</w:t>
      </w:r>
      <w:r>
        <w:t xml:space="preserve"> application shall display </w:t>
      </w:r>
      <w:r w:rsidR="00A65E57">
        <w:t>subscriber</w:t>
      </w:r>
      <w:r>
        <w:t xml:space="preserve">’s </w:t>
      </w:r>
      <w:r w:rsidR="00192A7A">
        <w:t xml:space="preserve">reference (could be a </w:t>
      </w:r>
      <w:r>
        <w:t>primary identifier</w:t>
      </w:r>
      <w:r w:rsidR="00192A7A">
        <w:t>)</w:t>
      </w:r>
      <w:bookmarkEnd w:id="1064"/>
    </w:p>
    <w:p w:rsidR="003236F3" w:rsidRDefault="003236F3" w:rsidP="003236F3">
      <w:pPr>
        <w:pStyle w:val="Requirements"/>
        <w:ind w:left="288"/>
      </w:pPr>
      <w:bookmarkStart w:id="1065" w:name="_Toc253578561"/>
      <w:r>
        <w:t xml:space="preserve">CHA-3.7.4.20.2 </w:t>
      </w:r>
      <w:r w:rsidR="00325101">
        <w:t>Channel/CSR light</w:t>
      </w:r>
      <w:r>
        <w:t xml:space="preserve"> application shall display </w:t>
      </w:r>
      <w:r w:rsidR="00A65E57">
        <w:t>subscriber</w:t>
      </w:r>
      <w:r>
        <w:t>’s name if set</w:t>
      </w:r>
      <w:bookmarkEnd w:id="1065"/>
    </w:p>
    <w:p w:rsidR="003236F3" w:rsidRDefault="003236F3" w:rsidP="003236F3">
      <w:pPr>
        <w:pStyle w:val="Requirements"/>
        <w:ind w:left="288"/>
      </w:pPr>
      <w:bookmarkStart w:id="1066" w:name="_Toc253578562"/>
      <w:r>
        <w:t xml:space="preserve">CHA-3.7.4.20.3 </w:t>
      </w:r>
      <w:r w:rsidR="00325101">
        <w:t>Channel/CSR light</w:t>
      </w:r>
      <w:r>
        <w:t xml:space="preserve"> application shall display </w:t>
      </w:r>
      <w:r w:rsidR="00A65E57">
        <w:t>subscriber</w:t>
      </w:r>
      <w:r>
        <w:t>’s current status</w:t>
      </w:r>
      <w:bookmarkEnd w:id="1066"/>
    </w:p>
    <w:p w:rsidR="003236F3" w:rsidRDefault="003236F3" w:rsidP="003236F3">
      <w:pPr>
        <w:pStyle w:val="Requirements"/>
        <w:ind w:left="288"/>
      </w:pPr>
      <w:bookmarkStart w:id="1067" w:name="_Toc253578563"/>
      <w:r>
        <w:t xml:space="preserve">CHA-3.7.4.20.4 </w:t>
      </w:r>
      <w:r w:rsidR="00325101">
        <w:t>Channel/CSR light</w:t>
      </w:r>
      <w:r>
        <w:t xml:space="preserve"> application shall display </w:t>
      </w:r>
      <w:r w:rsidR="00A65E57">
        <w:t>subscriber</w:t>
      </w:r>
      <w:r>
        <w:t xml:space="preserve">’s </w:t>
      </w:r>
      <w:r w:rsidR="001529D7">
        <w:t>service category</w:t>
      </w:r>
      <w:bookmarkEnd w:id="1067"/>
    </w:p>
    <w:p w:rsidR="003236F3" w:rsidRDefault="003236F3" w:rsidP="003236F3">
      <w:pPr>
        <w:pStyle w:val="Requirements"/>
        <w:ind w:left="288"/>
      </w:pPr>
      <w:bookmarkStart w:id="1068" w:name="_Toc253578564"/>
      <w:r>
        <w:t xml:space="preserve">CHA-3.7.4.20.5 </w:t>
      </w:r>
      <w:r w:rsidR="00325101">
        <w:t>Channel/CSR light</w:t>
      </w:r>
      <w:r>
        <w:t xml:space="preserve"> application shall display additional visible </w:t>
      </w:r>
      <w:r w:rsidR="00A65E57">
        <w:t>subscriber</w:t>
      </w:r>
      <w:r>
        <w:t xml:space="preserve">’s </w:t>
      </w:r>
      <w:r w:rsidR="001529D7">
        <w:t>external id</w:t>
      </w:r>
      <w:r>
        <w:t xml:space="preserve"> by </w:t>
      </w:r>
      <w:del w:id="1069" w:author="Raphaël Guého" w:date="2010-01-06T11:02:00Z">
        <w:r w:rsidDel="00ED4B2A">
          <w:delText xml:space="preserve">line role </w:delText>
        </w:r>
      </w:del>
      <w:ins w:id="1070" w:author="Raphaël Guého" w:date="2010-01-06T11:02:00Z">
        <w:r w:rsidR="00ED4B2A">
          <w:t xml:space="preserve">external id type (line role) </w:t>
        </w:r>
      </w:ins>
      <w:r>
        <w:t>and then by line type (only if several line types)</w:t>
      </w:r>
      <w:bookmarkEnd w:id="1068"/>
    </w:p>
    <w:p w:rsidR="003236F3" w:rsidRDefault="003236F3" w:rsidP="003236F3">
      <w:pPr>
        <w:pStyle w:val="Requirements"/>
        <w:ind w:left="288"/>
      </w:pPr>
      <w:bookmarkStart w:id="1071" w:name="_Toc253578565"/>
      <w:r>
        <w:t xml:space="preserve">CHA-3.7.4.20.6 </w:t>
      </w:r>
      <w:r w:rsidR="00325101">
        <w:t>Channel/CSR light</w:t>
      </w:r>
      <w:r>
        <w:t xml:space="preserve"> application shall support configuring at design time which </w:t>
      </w:r>
      <w:ins w:id="1072" w:author="Raphaël Guého" w:date="2010-01-06T11:02:00Z">
        <w:r w:rsidR="00ED4B2A">
          <w:t>external id types</w:t>
        </w:r>
      </w:ins>
      <w:del w:id="1073" w:author="Raphaël Guého" w:date="2010-01-06T11:02:00Z">
        <w:r w:rsidDel="00ED4B2A">
          <w:delText>line roles</w:delText>
        </w:r>
      </w:del>
      <w:r>
        <w:t xml:space="preserve"> are visible</w:t>
      </w:r>
      <w:bookmarkEnd w:id="1071"/>
    </w:p>
    <w:p w:rsidR="00742EF6" w:rsidRDefault="00742EF6" w:rsidP="00742EF6">
      <w:pPr>
        <w:pStyle w:val="Requirements"/>
        <w:ind w:left="288"/>
      </w:pPr>
      <w:bookmarkStart w:id="1074" w:name="_Toc253578566"/>
      <w:r>
        <w:t xml:space="preserve">CHA-3.7.4.20.7 </w:t>
      </w:r>
      <w:r w:rsidR="00325101">
        <w:t>Channel/CSR light</w:t>
      </w:r>
      <w:r>
        <w:t xml:space="preserve"> application shall display </w:t>
      </w:r>
      <w:r w:rsidR="00A65E57">
        <w:t>subscriber</w:t>
      </w:r>
      <w:r>
        <w:t xml:space="preserve"> first active date</w:t>
      </w:r>
      <w:bookmarkEnd w:id="1074"/>
    </w:p>
    <w:p w:rsidR="00761A4D" w:rsidRDefault="00761A4D" w:rsidP="00761A4D">
      <w:pPr>
        <w:pStyle w:val="Requirements"/>
      </w:pPr>
      <w:bookmarkStart w:id="1075" w:name="_Toc232587205"/>
      <w:bookmarkStart w:id="1076" w:name="_Toc253578567"/>
      <w:r>
        <w:t xml:space="preserve">CHA-3.7.4.30 Channel/CSR light application shall allow configuring at design time a list of visible </w:t>
      </w:r>
      <w:r w:rsidR="00A65E57">
        <w:t>subscriber</w:t>
      </w:r>
      <w:r>
        <w:t xml:space="preserve"> attributes and their order</w:t>
      </w:r>
      <w:bookmarkEnd w:id="1075"/>
      <w:bookmarkEnd w:id="1076"/>
      <w:r>
        <w:t xml:space="preserve"> </w:t>
      </w:r>
    </w:p>
    <w:p w:rsidR="00761A4D" w:rsidRDefault="00761A4D" w:rsidP="00761A4D">
      <w:pPr>
        <w:pStyle w:val="Requirements"/>
        <w:ind w:left="288"/>
      </w:pPr>
      <w:bookmarkStart w:id="1077" w:name="_Toc232587206"/>
      <w:bookmarkStart w:id="1078" w:name="_Toc253578568"/>
      <w:r>
        <w:t>CHA-3.7.4.30.1 Channel/CSR light application shall support different configurations depending on the customer type</w:t>
      </w:r>
      <w:bookmarkEnd w:id="1077"/>
      <w:bookmarkEnd w:id="1078"/>
    </w:p>
    <w:p w:rsidR="00761A4D" w:rsidRDefault="00761A4D" w:rsidP="00761A4D">
      <w:pPr>
        <w:pStyle w:val="Requirements"/>
        <w:ind w:left="288"/>
      </w:pPr>
      <w:bookmarkStart w:id="1079" w:name="_Toc232587208"/>
      <w:bookmarkStart w:id="1080" w:name="_Toc253578569"/>
      <w:r>
        <w:t xml:space="preserve">CHA-3.7.4.30.3 Channel/CSR light application shall support to group visible </w:t>
      </w:r>
      <w:r w:rsidR="00A65E57">
        <w:t>subscriber</w:t>
      </w:r>
      <w:r>
        <w:t xml:space="preserve"> attributes for display purpose (display group)</w:t>
      </w:r>
      <w:bookmarkEnd w:id="1079"/>
      <w:bookmarkEnd w:id="1080"/>
    </w:p>
    <w:p w:rsidR="00761A4D" w:rsidRDefault="00761A4D" w:rsidP="00761A4D">
      <w:pPr>
        <w:pStyle w:val="Requirements"/>
        <w:ind w:left="576"/>
      </w:pPr>
      <w:bookmarkStart w:id="1081" w:name="_Toc232587209"/>
      <w:bookmarkStart w:id="1082" w:name="_Toc253578570"/>
      <w:r>
        <w:t xml:space="preserve">CHA-3.7.4.30.3.1 Channel/CSR light application shall allow the configuration of the order of </w:t>
      </w:r>
      <w:r w:rsidR="00A65E57">
        <w:t>subscriber</w:t>
      </w:r>
      <w:r>
        <w:t xml:space="preserve"> attributes display groups.</w:t>
      </w:r>
      <w:bookmarkEnd w:id="1081"/>
      <w:bookmarkEnd w:id="1082"/>
      <w:r>
        <w:t xml:space="preserve"> </w:t>
      </w:r>
    </w:p>
    <w:p w:rsidR="00761A4D" w:rsidRDefault="00761A4D" w:rsidP="00761A4D">
      <w:pPr>
        <w:pStyle w:val="Requirements"/>
        <w:ind w:left="576"/>
      </w:pPr>
      <w:bookmarkStart w:id="1083" w:name="_Toc232587210"/>
      <w:bookmarkStart w:id="1084" w:name="_Toc253578571"/>
      <w:r>
        <w:t xml:space="preserve">CHA-3.7.4.30.3.2 Channel/CSR light application shall allow the configuration of the order to display an </w:t>
      </w:r>
      <w:r w:rsidR="00A65E57">
        <w:t>subscriber</w:t>
      </w:r>
      <w:r>
        <w:t xml:space="preserve"> attribute relatively to its display group.</w:t>
      </w:r>
      <w:bookmarkEnd w:id="1083"/>
      <w:bookmarkEnd w:id="1084"/>
      <w:r>
        <w:t xml:space="preserve"> </w:t>
      </w:r>
    </w:p>
    <w:p w:rsidR="00761A4D" w:rsidRPr="00761A4D" w:rsidRDefault="00761A4D" w:rsidP="00761A4D">
      <w:pPr>
        <w:pStyle w:val="Requirements"/>
        <w:ind w:left="576"/>
      </w:pPr>
      <w:bookmarkStart w:id="1085" w:name="_Toc232587211"/>
      <w:bookmarkStart w:id="1086" w:name="_Toc253578572"/>
      <w:r w:rsidRPr="00761A4D">
        <w:t xml:space="preserve">CHA-3.7.4.30.3.3 </w:t>
      </w:r>
      <w:r>
        <w:t xml:space="preserve">Channel/CSR light </w:t>
      </w:r>
      <w:r w:rsidRPr="00761A4D">
        <w:t>application shall support to configure display groups per logged user role.</w:t>
      </w:r>
      <w:bookmarkEnd w:id="1085"/>
      <w:bookmarkEnd w:id="1086"/>
    </w:p>
    <w:p w:rsidR="00761A4D" w:rsidRDefault="00761A4D" w:rsidP="00761A4D">
      <w:pPr>
        <w:pStyle w:val="Requirements"/>
        <w:ind w:left="288"/>
      </w:pPr>
      <w:bookmarkStart w:id="1087" w:name="_Toc232587212"/>
      <w:bookmarkStart w:id="1088" w:name="_Toc253578573"/>
      <w:r>
        <w:t xml:space="preserve">CHA-3.7.4.30.4 Channel/CSR light application shall support to configure additional viewable </w:t>
      </w:r>
      <w:r w:rsidR="00A65E57">
        <w:t>subscriber</w:t>
      </w:r>
      <w:r>
        <w:t xml:space="preserve"> attributes that will be integrated with Comverse one Billing 3.1.</w:t>
      </w:r>
      <w:bookmarkEnd w:id="1087"/>
      <w:bookmarkEnd w:id="1088"/>
    </w:p>
    <w:p w:rsidR="00761A4D" w:rsidRDefault="00761A4D" w:rsidP="00761A4D">
      <w:pPr>
        <w:pStyle w:val="Requirements"/>
        <w:ind w:left="288"/>
      </w:pPr>
      <w:bookmarkStart w:id="1089" w:name="_Toc232587213"/>
      <w:bookmarkStart w:id="1090" w:name="_Toc253578574"/>
      <w:r>
        <w:t xml:space="preserve">CHA-3.7.4.30.5 Channel/CSR light application shall support a different configuration of its viewable </w:t>
      </w:r>
      <w:r w:rsidR="00A65E57">
        <w:t>subscriber</w:t>
      </w:r>
      <w:r>
        <w:t xml:space="preserve"> attributes than in consumer application, when application are deployed on the same CSS system (co-existence mode).</w:t>
      </w:r>
      <w:bookmarkEnd w:id="1089"/>
      <w:bookmarkEnd w:id="1090"/>
      <w:r>
        <w:t xml:space="preserve"> </w:t>
      </w:r>
    </w:p>
    <w:p w:rsidR="003236F3" w:rsidRDefault="003236F3" w:rsidP="00761A4D">
      <w:pPr>
        <w:pStyle w:val="Requirements"/>
      </w:pPr>
      <w:bookmarkStart w:id="1091" w:name="_Toc253578575"/>
      <w:r>
        <w:lastRenderedPageBreak/>
        <w:t xml:space="preserve">CHA-3.7.4.40 </w:t>
      </w:r>
      <w:r w:rsidR="00325101">
        <w:t>Channel/CSR light</w:t>
      </w:r>
      <w:r>
        <w:t xml:space="preserve"> application shall display </w:t>
      </w:r>
      <w:r w:rsidR="00A65E57">
        <w:t>subscriber</w:t>
      </w:r>
      <w:r>
        <w:t xml:space="preserve">’s bundle, </w:t>
      </w:r>
      <w:r w:rsidR="002C56C0">
        <w:t>primary offer</w:t>
      </w:r>
      <w:r>
        <w:t xml:space="preserve"> and </w:t>
      </w:r>
      <w:r w:rsidR="00E95ABF">
        <w:t>supplementary offer</w:t>
      </w:r>
      <w:r>
        <w:t>s instances</w:t>
      </w:r>
      <w:bookmarkEnd w:id="1091"/>
    </w:p>
    <w:p w:rsidR="003236F3" w:rsidRDefault="003236F3" w:rsidP="00192A7A">
      <w:pPr>
        <w:pStyle w:val="Requirements"/>
        <w:ind w:left="288"/>
      </w:pPr>
      <w:bookmarkStart w:id="1092" w:name="_Toc253578576"/>
      <w:r w:rsidRPr="00055BD4">
        <w:t xml:space="preserve">CHA-3.7.4.40.1 </w:t>
      </w:r>
      <w:r w:rsidR="00325101" w:rsidRPr="00055BD4">
        <w:t>Channel/CSR light</w:t>
      </w:r>
      <w:r w:rsidRPr="00055BD4">
        <w:t xml:space="preserve"> application </w:t>
      </w:r>
      <w:r w:rsidRPr="00055BD4">
        <w:t xml:space="preserve">shall display </w:t>
      </w:r>
      <w:r w:rsidR="00A65E57" w:rsidRPr="00055BD4">
        <w:t>subscriber</w:t>
      </w:r>
      <w:r w:rsidRPr="00055BD4">
        <w:t xml:space="preserve">’s payment mode (i.e. </w:t>
      </w:r>
      <w:r w:rsidR="002C56C0" w:rsidRPr="00055BD4">
        <w:t>primary offer</w:t>
      </w:r>
      <w:r w:rsidRPr="00055BD4">
        <w:t xml:space="preserve"> instance payment mode)</w:t>
      </w:r>
      <w:bookmarkEnd w:id="1092"/>
    </w:p>
    <w:p w:rsidR="003236F3" w:rsidRDefault="003236F3" w:rsidP="00192A7A">
      <w:pPr>
        <w:pStyle w:val="Requirements"/>
        <w:ind w:firstLine="288"/>
      </w:pPr>
      <w:bookmarkStart w:id="1093" w:name="_Toc253578577"/>
      <w:r w:rsidRPr="00055BD4">
        <w:t xml:space="preserve">CHA-3.7.4.40.2 </w:t>
      </w:r>
      <w:r w:rsidR="00325101" w:rsidRPr="00055BD4">
        <w:t>Channel/CSR light</w:t>
      </w:r>
      <w:r w:rsidRPr="00055BD4">
        <w:t xml:space="preserve"> application shall display engagement duration</w:t>
      </w:r>
      <w:bookmarkEnd w:id="1093"/>
    </w:p>
    <w:p w:rsidR="003236F3" w:rsidRDefault="003236F3" w:rsidP="00192A7A">
      <w:pPr>
        <w:pStyle w:val="Requirements"/>
        <w:ind w:firstLine="288"/>
      </w:pPr>
      <w:bookmarkStart w:id="1094" w:name="_Toc253578578"/>
      <w:r>
        <w:t xml:space="preserve">CHA-3.7.4.40.3 </w:t>
      </w:r>
      <w:r w:rsidR="00325101">
        <w:t>Channel/CSR light</w:t>
      </w:r>
      <w:r>
        <w:t xml:space="preserve"> application shall display </w:t>
      </w:r>
      <w:r w:rsidR="002C56C0">
        <w:t>primary offer</w:t>
      </w:r>
      <w:r>
        <w:t xml:space="preserve"> name</w:t>
      </w:r>
      <w:bookmarkEnd w:id="1094"/>
    </w:p>
    <w:p w:rsidR="003236F3" w:rsidRDefault="003236F3" w:rsidP="00192A7A">
      <w:pPr>
        <w:pStyle w:val="Requirements"/>
        <w:ind w:left="288"/>
      </w:pPr>
      <w:bookmarkStart w:id="1095" w:name="_Toc253578579"/>
      <w:r>
        <w:t xml:space="preserve">CHA-3.7.4.40.4 </w:t>
      </w:r>
      <w:r w:rsidR="00325101">
        <w:t>Channel/CSR light</w:t>
      </w:r>
      <w:r>
        <w:t xml:space="preserve"> application shall display </w:t>
      </w:r>
      <w:r w:rsidR="002C56C0">
        <w:t>subscriber bundle</w:t>
      </w:r>
      <w:r>
        <w:t xml:space="preserve"> name if the </w:t>
      </w:r>
      <w:r w:rsidR="002C56C0">
        <w:t>primary offer</w:t>
      </w:r>
      <w:r>
        <w:t xml:space="preserve"> has been subscribed in the context of a </w:t>
      </w:r>
      <w:r w:rsidR="002C56C0">
        <w:t>subscriber bundle</w:t>
      </w:r>
      <w:bookmarkEnd w:id="1095"/>
    </w:p>
    <w:p w:rsidR="003236F3" w:rsidRDefault="003236F3" w:rsidP="00192A7A">
      <w:pPr>
        <w:pStyle w:val="Requirements"/>
        <w:ind w:left="288"/>
      </w:pPr>
      <w:bookmarkStart w:id="1096" w:name="_Toc253578580"/>
      <w:r w:rsidRPr="00055BD4">
        <w:t xml:space="preserve">CHA-3.7.4.40.5 </w:t>
      </w:r>
      <w:r w:rsidR="00325101" w:rsidRPr="00055BD4">
        <w:t>Channel/CSR light</w:t>
      </w:r>
      <w:r w:rsidRPr="00055BD4">
        <w:t xml:space="preserve"> application shall display account bundle name if the </w:t>
      </w:r>
      <w:r w:rsidR="002C56C0" w:rsidRPr="00055BD4">
        <w:t>subscriber bundle</w:t>
      </w:r>
      <w:r w:rsidRPr="00055BD4">
        <w:t xml:space="preserve"> has been subscribed in the context of an account bundle</w:t>
      </w:r>
      <w:bookmarkEnd w:id="1096"/>
    </w:p>
    <w:p w:rsidR="003236F3" w:rsidRDefault="003236F3" w:rsidP="00192A7A">
      <w:pPr>
        <w:pStyle w:val="Requirements"/>
        <w:ind w:left="288"/>
      </w:pPr>
      <w:bookmarkStart w:id="1097" w:name="_Toc253578581"/>
      <w:r>
        <w:t xml:space="preserve">CHA-3.7.4.40.6 </w:t>
      </w:r>
      <w:r w:rsidR="00325101">
        <w:t>Channel/CSR light</w:t>
      </w:r>
      <w:r>
        <w:t xml:space="preserve"> application shall display </w:t>
      </w:r>
      <w:r w:rsidR="00A65E57">
        <w:t>subscriber</w:t>
      </w:r>
      <w:r>
        <w:t xml:space="preserve">’s mandatory </w:t>
      </w:r>
      <w:r w:rsidR="00E95ABF">
        <w:t>offer</w:t>
      </w:r>
      <w:r>
        <w:t>s</w:t>
      </w:r>
      <w:bookmarkEnd w:id="1097"/>
    </w:p>
    <w:p w:rsidR="003236F3" w:rsidRDefault="003236F3" w:rsidP="00192A7A">
      <w:pPr>
        <w:pStyle w:val="Requirements"/>
        <w:ind w:left="288"/>
      </w:pPr>
      <w:bookmarkStart w:id="1098" w:name="_Toc253578582"/>
      <w:r>
        <w:t xml:space="preserve">CHA-3.7.4.40.7 </w:t>
      </w:r>
      <w:r w:rsidR="00325101">
        <w:t>Channel/CSR light</w:t>
      </w:r>
      <w:r>
        <w:t xml:space="preserve"> application shall display </w:t>
      </w:r>
      <w:r w:rsidR="00A65E57">
        <w:t>subscriber</w:t>
      </w:r>
      <w:r>
        <w:t xml:space="preserve">’s selective </w:t>
      </w:r>
      <w:r w:rsidR="00E95ABF">
        <w:t>offer</w:t>
      </w:r>
      <w:r>
        <w:t>s</w:t>
      </w:r>
      <w:bookmarkEnd w:id="1098"/>
    </w:p>
    <w:p w:rsidR="003236F3" w:rsidRDefault="003236F3" w:rsidP="00761A4D">
      <w:pPr>
        <w:pStyle w:val="Requirements"/>
        <w:ind w:left="288"/>
      </w:pPr>
      <w:bookmarkStart w:id="1099" w:name="_Toc253578583"/>
      <w:r>
        <w:t xml:space="preserve">CHA-3.7.4.40.8 </w:t>
      </w:r>
      <w:r w:rsidR="00325101">
        <w:t>Channel/CSR light</w:t>
      </w:r>
      <w:r>
        <w:t xml:space="preserve"> application shall display </w:t>
      </w:r>
      <w:r w:rsidR="00A65E57">
        <w:t>subscriber</w:t>
      </w:r>
      <w:r>
        <w:t xml:space="preserve">’s optional </w:t>
      </w:r>
      <w:r w:rsidR="00E95ABF">
        <w:t>offer</w:t>
      </w:r>
      <w:r>
        <w:t>s</w:t>
      </w:r>
      <w:bookmarkEnd w:id="1099"/>
    </w:p>
    <w:p w:rsidR="00742EF6" w:rsidRDefault="00742EF6" w:rsidP="00761A4D">
      <w:pPr>
        <w:pStyle w:val="Requirements"/>
        <w:ind w:left="288"/>
      </w:pPr>
      <w:bookmarkStart w:id="1100" w:name="_Toc253578584"/>
      <w:r>
        <w:t xml:space="preserve">CHA-3.7.4.40.9 </w:t>
      </w:r>
      <w:r w:rsidR="00325101">
        <w:t>Channel/CSR light</w:t>
      </w:r>
      <w:r>
        <w:t xml:space="preserve"> application shall display </w:t>
      </w:r>
      <w:r w:rsidR="00A65E57">
        <w:t>subscriber</w:t>
      </w:r>
      <w:r>
        <w:t xml:space="preserve">’s </w:t>
      </w:r>
      <w:r w:rsidR="002C56C0">
        <w:t>primary offer</w:t>
      </w:r>
      <w:r>
        <w:t xml:space="preserve">, </w:t>
      </w:r>
      <w:r w:rsidR="002C56C0">
        <w:t>subscriber bundle</w:t>
      </w:r>
      <w:r>
        <w:t xml:space="preserve"> and </w:t>
      </w:r>
      <w:r w:rsidR="00E95ABF">
        <w:t>offer</w:t>
      </w:r>
      <w:r>
        <w:t>s active date</w:t>
      </w:r>
      <w:bookmarkEnd w:id="1100"/>
    </w:p>
    <w:p w:rsidR="003236F3" w:rsidRDefault="003236F3" w:rsidP="00761A4D">
      <w:pPr>
        <w:pStyle w:val="Requirements"/>
      </w:pPr>
      <w:bookmarkStart w:id="1101" w:name="_Toc253578585"/>
      <w:r>
        <w:t xml:space="preserve">CHA-3.7.4.50 </w:t>
      </w:r>
      <w:r w:rsidR="00325101">
        <w:t>Channel/CSR light</w:t>
      </w:r>
      <w:r>
        <w:t xml:space="preserve"> application shall display </w:t>
      </w:r>
      <w:r w:rsidR="00A65E57">
        <w:t>subscriber</w:t>
      </w:r>
      <w:r>
        <w:t>’s contact</w:t>
      </w:r>
      <w:bookmarkEnd w:id="1101"/>
    </w:p>
    <w:p w:rsidR="003236F3" w:rsidRDefault="003236F3" w:rsidP="003236F3">
      <w:pPr>
        <w:pStyle w:val="Requirements"/>
        <w:ind w:left="288"/>
      </w:pPr>
      <w:bookmarkStart w:id="1102" w:name="_Toc253578586"/>
      <w:r>
        <w:t xml:space="preserve">CHA-3.7.4.50.1 </w:t>
      </w:r>
      <w:r w:rsidR="00325101">
        <w:t>Channel/CSR light</w:t>
      </w:r>
      <w:r>
        <w:t xml:space="preserve"> application shall display </w:t>
      </w:r>
      <w:r w:rsidR="00A65E57">
        <w:t>subscriber</w:t>
      </w:r>
      <w:r>
        <w:t>’s identity</w:t>
      </w:r>
      <w:bookmarkEnd w:id="1102"/>
    </w:p>
    <w:p w:rsidR="003236F3" w:rsidRDefault="003236F3" w:rsidP="003236F3">
      <w:pPr>
        <w:pStyle w:val="Requirements"/>
        <w:ind w:left="288"/>
      </w:pPr>
      <w:bookmarkStart w:id="1103" w:name="_Toc253578587"/>
      <w:r>
        <w:t xml:space="preserve">CHA-3.7.4.50.2 </w:t>
      </w:r>
      <w:r w:rsidR="00325101">
        <w:t>Channel/CSR light</w:t>
      </w:r>
      <w:r>
        <w:t xml:space="preserve"> application shall display </w:t>
      </w:r>
      <w:r w:rsidR="00A65E57">
        <w:t>subscriber</w:t>
      </w:r>
      <w:r>
        <w:t>’s service address</w:t>
      </w:r>
      <w:bookmarkEnd w:id="1103"/>
    </w:p>
    <w:p w:rsidR="003236F3" w:rsidDel="00055BD4" w:rsidRDefault="003236F3" w:rsidP="00761A4D">
      <w:pPr>
        <w:pStyle w:val="Requirements"/>
        <w:rPr>
          <w:del w:id="1104" w:author="Raphaël Guého" w:date="2010-01-06T11:16:00Z"/>
        </w:rPr>
      </w:pPr>
      <w:del w:id="1105" w:author="Raphaël Guého" w:date="2010-01-06T11:16:00Z">
        <w:r w:rsidDel="00055BD4">
          <w:delText xml:space="preserve">CHA-3.7.4.60 </w:delText>
        </w:r>
        <w:r w:rsidR="00325101" w:rsidDel="00055BD4">
          <w:delText>Channel/CSR light</w:delText>
        </w:r>
        <w:r w:rsidDel="00055BD4">
          <w:delText xml:space="preserve"> application shall display </w:delText>
        </w:r>
        <w:r w:rsidR="00A65E57" w:rsidDel="00055BD4">
          <w:delText>subscriber</w:delText>
        </w:r>
        <w:r w:rsidDel="00055BD4">
          <w:delText>’s requests</w:delText>
        </w:r>
      </w:del>
    </w:p>
    <w:p w:rsidR="003236F3" w:rsidDel="00055BD4" w:rsidRDefault="003236F3" w:rsidP="003236F3">
      <w:pPr>
        <w:pStyle w:val="Requirements"/>
        <w:ind w:left="288"/>
        <w:rPr>
          <w:del w:id="1106" w:author="Raphaël Guého" w:date="2010-01-06T11:16:00Z"/>
        </w:rPr>
      </w:pPr>
      <w:del w:id="1107" w:author="Raphaël Guého" w:date="2010-01-06T11:16:00Z">
        <w:r w:rsidDel="00055BD4">
          <w:delText xml:space="preserve">CHA-3.7.4.60.1 </w:delText>
        </w:r>
        <w:r w:rsidR="00325101" w:rsidDel="00055BD4">
          <w:delText>Channel/CSR light</w:delText>
        </w:r>
        <w:r w:rsidDel="00055BD4">
          <w:delText xml:space="preserve"> application shall display only requests with a pending status and impacting the </w:delText>
        </w:r>
        <w:r w:rsidR="00A65E57" w:rsidDel="00055BD4">
          <w:delText>subscriber</w:delText>
        </w:r>
        <w:r w:rsidR="00761A4D" w:rsidDel="00055BD4">
          <w:delText xml:space="preserve"> (in the requests part of use case RQM0030 View requests impacting a customer)</w:delText>
        </w:r>
      </w:del>
    </w:p>
    <w:p w:rsidR="003236F3" w:rsidDel="00055BD4" w:rsidRDefault="003236F3" w:rsidP="003236F3">
      <w:pPr>
        <w:pStyle w:val="Requirements"/>
        <w:ind w:left="288"/>
        <w:rPr>
          <w:del w:id="1108" w:author="Raphaël Guého" w:date="2010-01-06T11:16:00Z"/>
        </w:rPr>
      </w:pPr>
      <w:del w:id="1109" w:author="Raphaël Guého" w:date="2010-01-06T11:16:00Z">
        <w:r w:rsidDel="00055BD4">
          <w:delText xml:space="preserve">CHA-3.7.4.60.2 </w:delText>
        </w:r>
        <w:r w:rsidR="00325101" w:rsidDel="00055BD4">
          <w:delText>Channel/CSR light</w:delText>
        </w:r>
        <w:r w:rsidDel="00055BD4">
          <w:delText xml:space="preserve"> application shall display same request attributes as in view request general use case</w:delText>
        </w:r>
      </w:del>
    </w:p>
    <w:p w:rsidR="003236F3" w:rsidDel="00055BD4" w:rsidRDefault="003236F3" w:rsidP="003236F3">
      <w:pPr>
        <w:pStyle w:val="Requirements"/>
        <w:ind w:left="288"/>
        <w:rPr>
          <w:del w:id="1110" w:author="Raphaël Guého" w:date="2010-01-06T11:16:00Z"/>
        </w:rPr>
      </w:pPr>
      <w:del w:id="1111" w:author="Raphaël Guého" w:date="2010-01-06T11:16:00Z">
        <w:r w:rsidDel="00055BD4">
          <w:delText xml:space="preserve">CHA-3.7.4.60.3 </w:delText>
        </w:r>
        <w:r w:rsidR="00325101" w:rsidDel="00055BD4">
          <w:delText>Channel/CSR light</w:delText>
        </w:r>
        <w:r w:rsidDel="00055BD4">
          <w:delText xml:space="preserve"> application shall allow </w:delText>
        </w:r>
        <w:r w:rsidR="0002100D" w:rsidDel="00055BD4">
          <w:delText>user</w:delText>
        </w:r>
        <w:r w:rsidDel="00055BD4">
          <w:delText xml:space="preserve"> viewing details of every request similarly as in view details request use case.</w:delText>
        </w:r>
      </w:del>
    </w:p>
    <w:p w:rsidR="003236F3" w:rsidRPr="00354446" w:rsidRDefault="003236F3" w:rsidP="003236F3">
      <w:pPr>
        <w:pStyle w:val="Requirements"/>
      </w:pPr>
      <w:bookmarkStart w:id="1112" w:name="_Toc253578588"/>
      <w:r w:rsidRPr="0025093F">
        <w:t xml:space="preserve">CHA-3.7.4.70 </w:t>
      </w:r>
      <w:r w:rsidR="00325101" w:rsidRPr="0025093F">
        <w:t>Channel/CS</w:t>
      </w:r>
      <w:r w:rsidR="00325101" w:rsidRPr="00354446">
        <w:t>R light</w:t>
      </w:r>
      <w:r w:rsidRPr="00354446">
        <w:t xml:space="preserve"> application shall allow </w:t>
      </w:r>
      <w:r w:rsidR="0002100D" w:rsidRPr="00354446">
        <w:t>user</w:t>
      </w:r>
      <w:r w:rsidRPr="00354446">
        <w:t xml:space="preserve"> viewing subscribed </w:t>
      </w:r>
      <w:r w:rsidR="002C56C0">
        <w:t>primary offer</w:t>
      </w:r>
      <w:r w:rsidRPr="00354446">
        <w:t xml:space="preserve"> details with respect of use case </w:t>
      </w:r>
      <w:r w:rsidR="00192A7A" w:rsidRPr="00354446">
        <w:t>‘</w:t>
      </w:r>
      <w:r w:rsidRPr="00354446">
        <w:t xml:space="preserve">View subscribed </w:t>
      </w:r>
      <w:r w:rsidR="002C56C0">
        <w:t>primary offer</w:t>
      </w:r>
      <w:r w:rsidRPr="00354446">
        <w:t xml:space="preserve"> details</w:t>
      </w:r>
      <w:r w:rsidR="00192A7A" w:rsidRPr="00354446">
        <w:t>’.</w:t>
      </w:r>
      <w:bookmarkEnd w:id="1112"/>
    </w:p>
    <w:p w:rsidR="003236F3" w:rsidRPr="00354446" w:rsidRDefault="003236F3" w:rsidP="003236F3">
      <w:pPr>
        <w:pStyle w:val="Requirements"/>
      </w:pPr>
      <w:bookmarkStart w:id="1113" w:name="_Toc253578589"/>
      <w:r w:rsidRPr="00354446">
        <w:t xml:space="preserve">CHA-3.7.4.80 </w:t>
      </w:r>
      <w:r w:rsidR="00325101" w:rsidRPr="00354446">
        <w:t>Channel/CSR light</w:t>
      </w:r>
      <w:r w:rsidRPr="00354446">
        <w:t xml:space="preserve"> application shall display main </w:t>
      </w:r>
      <w:r w:rsidR="002C56C0">
        <w:t>primary offer</w:t>
      </w:r>
      <w:r w:rsidRPr="00354446">
        <w:t>’s characteristics</w:t>
      </w:r>
      <w:bookmarkEnd w:id="1113"/>
    </w:p>
    <w:p w:rsidR="003236F3" w:rsidRPr="00354446" w:rsidRDefault="003236F3" w:rsidP="003236F3">
      <w:pPr>
        <w:pStyle w:val="Requirements"/>
        <w:ind w:left="288"/>
      </w:pPr>
      <w:bookmarkStart w:id="1114" w:name="_Toc253578590"/>
      <w:r w:rsidRPr="00354446">
        <w:t xml:space="preserve">CHA-3.7.4.80.1 </w:t>
      </w:r>
      <w:r w:rsidR="00325101" w:rsidRPr="00354446">
        <w:t>Channel/CSR light</w:t>
      </w:r>
      <w:r w:rsidRPr="00354446">
        <w:t xml:space="preserve"> application shall display </w:t>
      </w:r>
      <w:r w:rsidR="002C56C0">
        <w:t>primary offer</w:t>
      </w:r>
      <w:r w:rsidRPr="00354446">
        <w:t>’s name and description</w:t>
      </w:r>
      <w:bookmarkEnd w:id="1114"/>
    </w:p>
    <w:p w:rsidR="003236F3" w:rsidRPr="00354446" w:rsidRDefault="003236F3" w:rsidP="003236F3">
      <w:pPr>
        <w:pStyle w:val="Requirements"/>
        <w:ind w:left="288"/>
      </w:pPr>
      <w:bookmarkStart w:id="1115" w:name="_Toc253578591"/>
      <w:r w:rsidRPr="00354446">
        <w:t xml:space="preserve">CHA-3.7.4.80.2 </w:t>
      </w:r>
      <w:r w:rsidR="00325101" w:rsidRPr="00354446">
        <w:t>Channel/CSR light</w:t>
      </w:r>
      <w:r w:rsidRPr="00354446">
        <w:t xml:space="preserve"> application shall display </w:t>
      </w:r>
      <w:r w:rsidR="002C56C0">
        <w:t>primary offer</w:t>
      </w:r>
      <w:r w:rsidRPr="00354446">
        <w:t xml:space="preserve">’s </w:t>
      </w:r>
      <w:r w:rsidR="001529D7">
        <w:t>service category</w:t>
      </w:r>
      <w:bookmarkEnd w:id="1115"/>
    </w:p>
    <w:p w:rsidR="003236F3" w:rsidRPr="00354446" w:rsidRDefault="003236F3" w:rsidP="003236F3">
      <w:pPr>
        <w:pStyle w:val="Requirements"/>
        <w:ind w:left="288"/>
      </w:pPr>
      <w:bookmarkStart w:id="1116" w:name="_Toc253578592"/>
      <w:r w:rsidRPr="00354446">
        <w:t xml:space="preserve">CHA-3.7.4.80.3 </w:t>
      </w:r>
      <w:r w:rsidR="00325101" w:rsidRPr="00354446">
        <w:t>Channel/CSR light</w:t>
      </w:r>
      <w:r w:rsidRPr="00354446">
        <w:t xml:space="preserve"> application shall display </w:t>
      </w:r>
      <w:r w:rsidR="002C56C0">
        <w:t>primary offer</w:t>
      </w:r>
      <w:r w:rsidRPr="00354446">
        <w:t>’s payment mode</w:t>
      </w:r>
      <w:bookmarkEnd w:id="1116"/>
    </w:p>
    <w:p w:rsidR="003236F3" w:rsidRPr="00354446" w:rsidRDefault="003236F3" w:rsidP="003236F3">
      <w:pPr>
        <w:pStyle w:val="Requirements"/>
        <w:ind w:left="288"/>
      </w:pPr>
      <w:bookmarkStart w:id="1117" w:name="_Toc253578593"/>
      <w:r w:rsidRPr="00354446">
        <w:t xml:space="preserve">CHA-3.7.4.80.4 </w:t>
      </w:r>
      <w:r w:rsidR="00325101" w:rsidRPr="00354446">
        <w:t>Channel/CSR light</w:t>
      </w:r>
      <w:r w:rsidRPr="00354446">
        <w:t xml:space="preserve"> application shall display </w:t>
      </w:r>
      <w:r w:rsidR="002C56C0">
        <w:t>primary offer</w:t>
      </w:r>
      <w:r w:rsidRPr="00354446">
        <w:t>’s engagement duration</w:t>
      </w:r>
      <w:bookmarkEnd w:id="1117"/>
    </w:p>
    <w:p w:rsidR="003236F3" w:rsidRPr="00354446" w:rsidRDefault="003236F3" w:rsidP="003236F3">
      <w:pPr>
        <w:pStyle w:val="Requirements"/>
        <w:ind w:left="288"/>
      </w:pPr>
      <w:bookmarkStart w:id="1118" w:name="_Toc253578594"/>
      <w:r w:rsidRPr="00354446">
        <w:t xml:space="preserve">CHA-3.7.4.80.5 </w:t>
      </w:r>
      <w:r w:rsidR="00325101" w:rsidRPr="00354446">
        <w:t>Channel/CSR light</w:t>
      </w:r>
      <w:r w:rsidRPr="00354446">
        <w:t xml:space="preserve"> application shall display </w:t>
      </w:r>
      <w:r w:rsidR="002C56C0">
        <w:t>primary offer</w:t>
      </w:r>
      <w:r w:rsidRPr="00354446">
        <w:t>’s visible attributes</w:t>
      </w:r>
      <w:bookmarkEnd w:id="1118"/>
    </w:p>
    <w:p w:rsidR="003236F3" w:rsidRPr="00354446" w:rsidRDefault="003236F3" w:rsidP="003236F3">
      <w:pPr>
        <w:pStyle w:val="Requirements"/>
        <w:ind w:left="288"/>
      </w:pPr>
      <w:bookmarkStart w:id="1119" w:name="_Toc253578595"/>
      <w:r w:rsidRPr="00354446">
        <w:t xml:space="preserve">CHA-3.7.4.80.6 </w:t>
      </w:r>
      <w:r w:rsidR="00325101" w:rsidRPr="00354446">
        <w:t>Channel/CSR light</w:t>
      </w:r>
      <w:r w:rsidRPr="00354446">
        <w:t xml:space="preserve"> application shall display </w:t>
      </w:r>
      <w:r w:rsidR="002C56C0">
        <w:t>primary offer</w:t>
      </w:r>
      <w:r w:rsidRPr="00354446">
        <w:t xml:space="preserve">’s </w:t>
      </w:r>
      <w:r w:rsidR="001529D7">
        <w:t>plan</w:t>
      </w:r>
      <w:r w:rsidRPr="00354446">
        <w:t>s’ name and description</w:t>
      </w:r>
      <w:bookmarkEnd w:id="1119"/>
    </w:p>
    <w:p w:rsidR="003236F3" w:rsidRPr="00354446" w:rsidRDefault="003236F3" w:rsidP="00761A4D">
      <w:pPr>
        <w:pStyle w:val="Requirements"/>
        <w:ind w:left="288"/>
      </w:pPr>
      <w:bookmarkStart w:id="1120" w:name="_Toc253578596"/>
      <w:r w:rsidRPr="00354446">
        <w:t xml:space="preserve">CHA-3.7.4.90 </w:t>
      </w:r>
      <w:r w:rsidR="00325101" w:rsidRPr="00354446">
        <w:t>Channel/CSR light</w:t>
      </w:r>
      <w:r w:rsidRPr="00354446">
        <w:t xml:space="preserve"> application shall display included and optional </w:t>
      </w:r>
      <w:r w:rsidR="002C56C0">
        <w:t>primary offer</w:t>
      </w:r>
      <w:r w:rsidRPr="00354446">
        <w:t xml:space="preserve">’s </w:t>
      </w:r>
      <w:r w:rsidR="00E95ABF">
        <w:t>supplementary offer</w:t>
      </w:r>
      <w:r w:rsidRPr="00354446">
        <w:t>s</w:t>
      </w:r>
      <w:bookmarkEnd w:id="1120"/>
    </w:p>
    <w:p w:rsidR="003236F3" w:rsidRPr="00354446" w:rsidRDefault="003236F3" w:rsidP="00761A4D">
      <w:pPr>
        <w:pStyle w:val="Requirements"/>
        <w:ind w:left="576"/>
      </w:pPr>
      <w:bookmarkStart w:id="1121" w:name="_Toc253578597"/>
      <w:r w:rsidRPr="00354446">
        <w:t xml:space="preserve">CHA-3.7.4.90.1 </w:t>
      </w:r>
      <w:r w:rsidR="00325101" w:rsidRPr="00354446">
        <w:t>Channel/CSR light</w:t>
      </w:r>
      <w:r w:rsidRPr="00354446">
        <w:t xml:space="preserve"> application shall display name and description of every </w:t>
      </w:r>
      <w:r w:rsidR="00E95ABF">
        <w:t>supplementary offer</w:t>
      </w:r>
      <w:r w:rsidRPr="00354446">
        <w:t>s</w:t>
      </w:r>
      <w:bookmarkEnd w:id="1121"/>
    </w:p>
    <w:p w:rsidR="003236F3" w:rsidRPr="00354446" w:rsidRDefault="003236F3" w:rsidP="00761A4D">
      <w:pPr>
        <w:pStyle w:val="Requirements"/>
        <w:ind w:left="576"/>
      </w:pPr>
      <w:bookmarkStart w:id="1122" w:name="_Toc253578598"/>
      <w:r w:rsidRPr="00354446">
        <w:t xml:space="preserve">CHA-3.7.4.90.2 </w:t>
      </w:r>
      <w:r w:rsidR="00325101" w:rsidRPr="00354446">
        <w:t>Channel/CSR light</w:t>
      </w:r>
      <w:r w:rsidRPr="00354446">
        <w:t xml:space="preserve"> application shall display which one are subscribed</w:t>
      </w:r>
      <w:bookmarkEnd w:id="1122"/>
    </w:p>
    <w:p w:rsidR="003236F3" w:rsidRPr="00354446" w:rsidRDefault="003236F3" w:rsidP="003236F3">
      <w:pPr>
        <w:pStyle w:val="Requirements"/>
      </w:pPr>
      <w:bookmarkStart w:id="1123" w:name="_Toc253578599"/>
      <w:r w:rsidRPr="00761A4D">
        <w:lastRenderedPageBreak/>
        <w:t xml:space="preserve">CHA-3.7.4.100 </w:t>
      </w:r>
      <w:r w:rsidR="00325101" w:rsidRPr="00354446">
        <w:t>Channel/CSR light</w:t>
      </w:r>
      <w:r w:rsidRPr="00354446">
        <w:t xml:space="preserve"> application shall allow </w:t>
      </w:r>
      <w:r w:rsidR="0002100D" w:rsidRPr="00354446">
        <w:t>user</w:t>
      </w:r>
      <w:r w:rsidRPr="00354446">
        <w:t xml:space="preserve"> viewing subscribed </w:t>
      </w:r>
      <w:r w:rsidR="002C56C0">
        <w:t>primary offer</w:t>
      </w:r>
      <w:r w:rsidRPr="00354446">
        <w:t xml:space="preserve"> and </w:t>
      </w:r>
      <w:r w:rsidR="002C56C0">
        <w:t>subscriber bundle</w:t>
      </w:r>
      <w:r w:rsidRPr="00354446">
        <w:t xml:space="preserve"> details with respect of use case </w:t>
      </w:r>
      <w:r w:rsidR="00192A7A" w:rsidRPr="00354446">
        <w:t>‘</w:t>
      </w:r>
      <w:r w:rsidRPr="00354446">
        <w:t xml:space="preserve">View subscribed </w:t>
      </w:r>
      <w:r w:rsidR="002C56C0">
        <w:t>subscriber bundle</w:t>
      </w:r>
      <w:r w:rsidRPr="00354446">
        <w:t xml:space="preserve"> details</w:t>
      </w:r>
      <w:r w:rsidR="00192A7A" w:rsidRPr="00354446">
        <w:t>’.</w:t>
      </w:r>
      <w:bookmarkEnd w:id="1123"/>
    </w:p>
    <w:p w:rsidR="003236F3" w:rsidRPr="00354446" w:rsidRDefault="003236F3" w:rsidP="00761A4D">
      <w:pPr>
        <w:pStyle w:val="Requirements"/>
        <w:ind w:firstLine="288"/>
      </w:pPr>
      <w:bookmarkStart w:id="1124" w:name="_Toc253578600"/>
      <w:r w:rsidRPr="00354446">
        <w:t xml:space="preserve">CHA-3.7.4.110 </w:t>
      </w:r>
      <w:r w:rsidR="00325101" w:rsidRPr="00354446">
        <w:t>Channel/CSR light</w:t>
      </w:r>
      <w:r w:rsidRPr="00354446">
        <w:t xml:space="preserve"> application shall display main </w:t>
      </w:r>
      <w:r w:rsidR="002C56C0">
        <w:t>subscriber bundle</w:t>
      </w:r>
      <w:r w:rsidRPr="00354446">
        <w:t>’s characteristics</w:t>
      </w:r>
      <w:bookmarkEnd w:id="1124"/>
    </w:p>
    <w:p w:rsidR="003236F3" w:rsidRPr="00354446" w:rsidRDefault="003236F3" w:rsidP="00761A4D">
      <w:pPr>
        <w:pStyle w:val="Requirements"/>
        <w:ind w:left="576"/>
      </w:pPr>
      <w:bookmarkStart w:id="1125" w:name="_Toc253578601"/>
      <w:r w:rsidRPr="00354446">
        <w:t xml:space="preserve">CHA-3.7.4.110.1 </w:t>
      </w:r>
      <w:r w:rsidR="00325101" w:rsidRPr="00354446">
        <w:t>Channel/CSR light</w:t>
      </w:r>
      <w:r w:rsidRPr="00354446">
        <w:t xml:space="preserve"> application shall display </w:t>
      </w:r>
      <w:r w:rsidR="002C56C0">
        <w:t>subscriber bundle</w:t>
      </w:r>
      <w:r w:rsidRPr="00354446">
        <w:t xml:space="preserve"> name and description</w:t>
      </w:r>
      <w:bookmarkEnd w:id="1125"/>
    </w:p>
    <w:p w:rsidR="003236F3" w:rsidRPr="00354446" w:rsidRDefault="003236F3" w:rsidP="00761A4D">
      <w:pPr>
        <w:pStyle w:val="Requirements"/>
        <w:ind w:left="576"/>
      </w:pPr>
      <w:bookmarkStart w:id="1126" w:name="_Toc253578602"/>
      <w:r w:rsidRPr="00354446">
        <w:t xml:space="preserve">CHA-3.7.4.110.2 </w:t>
      </w:r>
      <w:r w:rsidR="00325101" w:rsidRPr="00354446">
        <w:t>Channel/CSR light</w:t>
      </w:r>
      <w:r w:rsidRPr="00354446">
        <w:t xml:space="preserve"> application shall display </w:t>
      </w:r>
      <w:r w:rsidR="002C56C0">
        <w:t>primary offer</w:t>
      </w:r>
      <w:r w:rsidRPr="00354446">
        <w:t xml:space="preserve"> main characteristics similarly as in view </w:t>
      </w:r>
      <w:r w:rsidR="002C56C0">
        <w:t>primary offer</w:t>
      </w:r>
      <w:r w:rsidRPr="00354446">
        <w:t xml:space="preserve"> details</w:t>
      </w:r>
      <w:bookmarkEnd w:id="1126"/>
    </w:p>
    <w:p w:rsidR="003236F3" w:rsidRPr="00354446" w:rsidRDefault="003236F3" w:rsidP="00761A4D">
      <w:pPr>
        <w:pStyle w:val="Requirements"/>
        <w:ind w:left="576"/>
      </w:pPr>
      <w:bookmarkStart w:id="1127" w:name="_Toc253578603"/>
      <w:r w:rsidRPr="00354446">
        <w:t xml:space="preserve">CHA-3.7.4.110.3 </w:t>
      </w:r>
      <w:r w:rsidR="00325101" w:rsidRPr="00354446">
        <w:t>Channel/CSR light</w:t>
      </w:r>
      <w:r w:rsidRPr="00354446">
        <w:t xml:space="preserve"> application shall display </w:t>
      </w:r>
      <w:r w:rsidR="002C56C0">
        <w:t>subscriber bundle</w:t>
      </w:r>
      <w:r w:rsidRPr="00354446">
        <w:t xml:space="preserve"> engagement duration instead of </w:t>
      </w:r>
      <w:r w:rsidR="002C56C0">
        <w:t>primary offer</w:t>
      </w:r>
      <w:r w:rsidRPr="00354446">
        <w:t xml:space="preserve"> engagement duration if one overrides the </w:t>
      </w:r>
      <w:r w:rsidR="002C56C0">
        <w:t>primary offer</w:t>
      </w:r>
      <w:r w:rsidRPr="00354446">
        <w:t xml:space="preserve"> one at the bundle level</w:t>
      </w:r>
      <w:bookmarkEnd w:id="1127"/>
    </w:p>
    <w:p w:rsidR="003236F3" w:rsidRPr="00354446" w:rsidRDefault="003236F3" w:rsidP="00761A4D">
      <w:pPr>
        <w:pStyle w:val="Requirements"/>
        <w:ind w:left="288"/>
      </w:pPr>
      <w:bookmarkStart w:id="1128" w:name="_Toc253578604"/>
      <w:r w:rsidRPr="00354446">
        <w:t xml:space="preserve">CHA-3.7.4.120 </w:t>
      </w:r>
      <w:r w:rsidR="00325101" w:rsidRPr="00354446">
        <w:t>Channel/CSR light</w:t>
      </w:r>
      <w:r w:rsidRPr="00354446">
        <w:t xml:space="preserve"> application shall display included, selective and optional </w:t>
      </w:r>
      <w:r w:rsidR="002C56C0">
        <w:t>subscriber bundle</w:t>
      </w:r>
      <w:r w:rsidRPr="00354446">
        <w:t xml:space="preserve">’s </w:t>
      </w:r>
      <w:r w:rsidR="00E95ABF">
        <w:t>offer</w:t>
      </w:r>
      <w:r w:rsidRPr="00354446">
        <w:t>s</w:t>
      </w:r>
      <w:bookmarkEnd w:id="1128"/>
    </w:p>
    <w:p w:rsidR="003236F3" w:rsidRPr="00354446" w:rsidRDefault="003236F3" w:rsidP="00761A4D">
      <w:pPr>
        <w:pStyle w:val="Requirements"/>
        <w:ind w:left="576"/>
      </w:pPr>
      <w:bookmarkStart w:id="1129" w:name="_Toc253578605"/>
      <w:r w:rsidRPr="00354446">
        <w:t xml:space="preserve">CHA-3.7.4.120.1 </w:t>
      </w:r>
      <w:r w:rsidR="00325101" w:rsidRPr="00354446">
        <w:t>Channel/CSR light</w:t>
      </w:r>
      <w:r w:rsidRPr="00354446">
        <w:t xml:space="preserve"> application shall display name and description of every </w:t>
      </w:r>
      <w:r w:rsidR="00E95ABF">
        <w:t>offer</w:t>
      </w:r>
      <w:r w:rsidRPr="00354446">
        <w:t>s</w:t>
      </w:r>
      <w:bookmarkEnd w:id="1129"/>
    </w:p>
    <w:p w:rsidR="003236F3" w:rsidRPr="00354446" w:rsidRDefault="003236F3" w:rsidP="00761A4D">
      <w:pPr>
        <w:pStyle w:val="Requirements"/>
        <w:ind w:left="576"/>
      </w:pPr>
      <w:bookmarkStart w:id="1130" w:name="_Toc253578606"/>
      <w:r w:rsidRPr="00354446">
        <w:t xml:space="preserve">CHA-3.7.4.120.2 </w:t>
      </w:r>
      <w:r w:rsidR="00325101" w:rsidRPr="00354446">
        <w:t>Channel/CSR light</w:t>
      </w:r>
      <w:r w:rsidRPr="00354446">
        <w:t xml:space="preserve"> application shall display which one are subscribed</w:t>
      </w:r>
      <w:bookmarkEnd w:id="1130"/>
    </w:p>
    <w:p w:rsidR="003236F3" w:rsidRPr="00354446" w:rsidRDefault="003236F3" w:rsidP="003236F3">
      <w:pPr>
        <w:pStyle w:val="Requirements"/>
      </w:pPr>
      <w:bookmarkStart w:id="1131" w:name="_Toc253578607"/>
      <w:r w:rsidRPr="0025093F">
        <w:t xml:space="preserve">CHA-3.7.4.130 </w:t>
      </w:r>
      <w:r w:rsidR="00325101" w:rsidRPr="0025093F">
        <w:t>Channel/CSR</w:t>
      </w:r>
      <w:r w:rsidR="00325101" w:rsidRPr="00354446">
        <w:t xml:space="preserve"> </w:t>
      </w:r>
      <w:r w:rsidR="00325101" w:rsidRPr="00354446">
        <w:t>light</w:t>
      </w:r>
      <w:r w:rsidRPr="00354446">
        <w:t xml:space="preserve"> application shall allow </w:t>
      </w:r>
      <w:r w:rsidR="0002100D" w:rsidRPr="00354446">
        <w:t>user</w:t>
      </w:r>
      <w:r w:rsidRPr="00354446">
        <w:t xml:space="preserve"> viewing subscribed </w:t>
      </w:r>
      <w:r w:rsidR="00E95ABF">
        <w:t>supplementary offer</w:t>
      </w:r>
      <w:r w:rsidRPr="00354446">
        <w:t xml:space="preserve"> details with respect of use case </w:t>
      </w:r>
      <w:r w:rsidR="00192A7A" w:rsidRPr="00354446">
        <w:t>‘</w:t>
      </w:r>
      <w:r w:rsidRPr="00354446">
        <w:t xml:space="preserve">View subscribed </w:t>
      </w:r>
      <w:r w:rsidR="00E95ABF">
        <w:t>supplementary offer</w:t>
      </w:r>
      <w:r w:rsidRPr="00354446">
        <w:t xml:space="preserve"> details</w:t>
      </w:r>
      <w:r w:rsidR="00192A7A" w:rsidRPr="00354446">
        <w:t>’.</w:t>
      </w:r>
      <w:bookmarkEnd w:id="1131"/>
    </w:p>
    <w:p w:rsidR="003236F3" w:rsidRPr="00354446" w:rsidRDefault="003236F3" w:rsidP="003236F3">
      <w:pPr>
        <w:pStyle w:val="Requirements"/>
      </w:pPr>
      <w:bookmarkStart w:id="1132" w:name="_Toc253578608"/>
      <w:r w:rsidRPr="00354446">
        <w:t xml:space="preserve">CHA-3.7.4.140 </w:t>
      </w:r>
      <w:r w:rsidR="00325101" w:rsidRPr="00354446">
        <w:t>Channel/CSR light</w:t>
      </w:r>
      <w:r w:rsidRPr="00354446">
        <w:t xml:space="preserve"> application shall display main </w:t>
      </w:r>
      <w:r w:rsidR="00E95ABF">
        <w:t>supplementary offer</w:t>
      </w:r>
      <w:r w:rsidRPr="00354446">
        <w:t xml:space="preserve"> characteristics</w:t>
      </w:r>
      <w:bookmarkEnd w:id="1132"/>
    </w:p>
    <w:p w:rsidR="003236F3" w:rsidRPr="00354446" w:rsidRDefault="003236F3" w:rsidP="003236F3">
      <w:pPr>
        <w:pStyle w:val="Requirements"/>
        <w:ind w:left="288"/>
      </w:pPr>
      <w:bookmarkStart w:id="1133" w:name="_Toc253578609"/>
      <w:r w:rsidRPr="00354446">
        <w:t xml:space="preserve">CHA-3.7.4.140.1 </w:t>
      </w:r>
      <w:r w:rsidR="00325101" w:rsidRPr="00354446">
        <w:t>Channel/CSR light</w:t>
      </w:r>
      <w:r w:rsidRPr="00354446">
        <w:t xml:space="preserve"> application shall display </w:t>
      </w:r>
      <w:r w:rsidR="00E95ABF">
        <w:t>supplementary offer</w:t>
      </w:r>
      <w:r w:rsidRPr="00354446">
        <w:t xml:space="preserve">’s </w:t>
      </w:r>
      <w:r w:rsidR="001529D7">
        <w:t>service category</w:t>
      </w:r>
      <w:bookmarkEnd w:id="1133"/>
    </w:p>
    <w:p w:rsidR="003236F3" w:rsidRPr="00354446" w:rsidRDefault="003236F3" w:rsidP="003236F3">
      <w:pPr>
        <w:pStyle w:val="Requirements"/>
        <w:ind w:left="288"/>
      </w:pPr>
      <w:bookmarkStart w:id="1134" w:name="_Toc253578610"/>
      <w:r w:rsidRPr="00354446">
        <w:t>CHA-3.7.4.140.</w:t>
      </w:r>
      <w:r w:rsidR="004A4D90" w:rsidRPr="00354446">
        <w:t xml:space="preserve">2 </w:t>
      </w:r>
      <w:r w:rsidR="00325101" w:rsidRPr="00354446">
        <w:t>Channel/CSR light</w:t>
      </w:r>
      <w:r w:rsidRPr="00354446">
        <w:t xml:space="preserve"> application shall display </w:t>
      </w:r>
      <w:r w:rsidR="00E95ABF">
        <w:t>supplementary offer</w:t>
      </w:r>
      <w:r w:rsidRPr="00354446">
        <w:t>’s instance payment mode</w:t>
      </w:r>
      <w:bookmarkEnd w:id="1134"/>
    </w:p>
    <w:p w:rsidR="003236F3" w:rsidRPr="00354446" w:rsidRDefault="003236F3" w:rsidP="003236F3">
      <w:pPr>
        <w:pStyle w:val="Requirements"/>
        <w:ind w:left="288"/>
      </w:pPr>
      <w:bookmarkStart w:id="1135" w:name="_Toc253578611"/>
      <w:r w:rsidRPr="00354446">
        <w:t>CHA-3.7.4.140.</w:t>
      </w:r>
      <w:r w:rsidR="004A4D90" w:rsidRPr="00354446">
        <w:t xml:space="preserve">3 </w:t>
      </w:r>
      <w:r w:rsidR="00325101" w:rsidRPr="00354446">
        <w:t>Channel/CSR light</w:t>
      </w:r>
      <w:r w:rsidRPr="00354446">
        <w:t xml:space="preserve"> application shall display </w:t>
      </w:r>
      <w:r w:rsidR="00E95ABF">
        <w:t>supplementary offer</w:t>
      </w:r>
      <w:r w:rsidRPr="00354446">
        <w:t>’s name and description</w:t>
      </w:r>
      <w:bookmarkEnd w:id="1135"/>
    </w:p>
    <w:p w:rsidR="003236F3" w:rsidRPr="00354446" w:rsidRDefault="003236F3" w:rsidP="003236F3">
      <w:pPr>
        <w:pStyle w:val="Requirements"/>
        <w:ind w:left="288"/>
      </w:pPr>
      <w:bookmarkStart w:id="1136" w:name="_Toc253578612"/>
      <w:r w:rsidRPr="00354446">
        <w:t>CHA-3.7.4.140.</w:t>
      </w:r>
      <w:r w:rsidR="004A4D90" w:rsidRPr="00354446">
        <w:t xml:space="preserve">4 </w:t>
      </w:r>
      <w:r w:rsidR="00325101" w:rsidRPr="00354446">
        <w:t>Channel/CSR light</w:t>
      </w:r>
      <w:r w:rsidRPr="00354446">
        <w:t xml:space="preserve"> application shall display visible </w:t>
      </w:r>
      <w:r w:rsidR="00E95ABF">
        <w:t>supplementary offer</w:t>
      </w:r>
      <w:r w:rsidRPr="00354446">
        <w:t>’s attributes</w:t>
      </w:r>
      <w:bookmarkEnd w:id="1136"/>
    </w:p>
    <w:p w:rsidR="003236F3" w:rsidRPr="00354446" w:rsidRDefault="003236F3" w:rsidP="003236F3">
      <w:pPr>
        <w:pStyle w:val="Requirements"/>
        <w:ind w:left="288"/>
      </w:pPr>
      <w:bookmarkStart w:id="1137" w:name="_Toc253578613"/>
      <w:r w:rsidRPr="00354446">
        <w:t>CHA-3.7.4.140.</w:t>
      </w:r>
      <w:r w:rsidR="004A4D90" w:rsidRPr="00354446">
        <w:t>5</w:t>
      </w:r>
      <w:r w:rsidR="004A4D90" w:rsidRPr="00354446">
        <w:t xml:space="preserve"> </w:t>
      </w:r>
      <w:r w:rsidR="00325101" w:rsidRPr="00354446">
        <w:t>Channel/CSR light</w:t>
      </w:r>
      <w:r w:rsidRPr="00354446">
        <w:t xml:space="preserve"> application shall display </w:t>
      </w:r>
      <w:r w:rsidR="00E95ABF">
        <w:t>supplementary offer</w:t>
      </w:r>
      <w:r w:rsidRPr="00354446">
        <w:t xml:space="preserve">’s </w:t>
      </w:r>
      <w:r w:rsidR="001529D7">
        <w:t>plan</w:t>
      </w:r>
      <w:r w:rsidRPr="00354446">
        <w:t>s’ name and description</w:t>
      </w:r>
      <w:bookmarkEnd w:id="1137"/>
    </w:p>
    <w:p w:rsidR="003236F3" w:rsidRPr="00354446" w:rsidRDefault="003236F3" w:rsidP="003236F3">
      <w:pPr>
        <w:pStyle w:val="Requirements"/>
      </w:pPr>
      <w:bookmarkStart w:id="1138" w:name="_Toc253578614"/>
      <w:r w:rsidRPr="0025093F">
        <w:t xml:space="preserve">CHA-3.7.4.150 </w:t>
      </w:r>
      <w:r w:rsidR="00325101" w:rsidRPr="0025093F">
        <w:t>Channel</w:t>
      </w:r>
      <w:r w:rsidR="00325101" w:rsidRPr="00354446">
        <w:t>/CSR light</w:t>
      </w:r>
      <w:r w:rsidRPr="00354446">
        <w:t xml:space="preserve"> application shall allow </w:t>
      </w:r>
      <w:r w:rsidR="0002100D" w:rsidRPr="00354446">
        <w:t>user</w:t>
      </w:r>
      <w:r w:rsidRPr="00354446">
        <w:t xml:space="preserve"> viewing </w:t>
      </w:r>
      <w:r w:rsidR="00A65E57">
        <w:t>subscriber</w:t>
      </w:r>
      <w:r w:rsidRPr="00354446">
        <w:t xml:space="preserve"> status history with respect of use case </w:t>
      </w:r>
      <w:r w:rsidR="00182768" w:rsidRPr="00354446">
        <w:t>‘</w:t>
      </w:r>
      <w:r w:rsidRPr="00354446">
        <w:t xml:space="preserve">View </w:t>
      </w:r>
      <w:r w:rsidR="00A65E57">
        <w:t>subscriber</w:t>
      </w:r>
      <w:r w:rsidRPr="00354446">
        <w:t xml:space="preserve"> status history</w:t>
      </w:r>
      <w:r w:rsidR="00182768" w:rsidRPr="00354446">
        <w:t>’</w:t>
      </w:r>
      <w:r w:rsidRPr="00354446">
        <w:t>.</w:t>
      </w:r>
      <w:bookmarkEnd w:id="1138"/>
    </w:p>
    <w:p w:rsidR="004C26F6" w:rsidRPr="00354446" w:rsidRDefault="004C26F6" w:rsidP="004C26F6">
      <w:pPr>
        <w:pStyle w:val="Requirements"/>
        <w:ind w:left="288"/>
      </w:pPr>
      <w:bookmarkStart w:id="1139" w:name="_Toc253578615"/>
      <w:r w:rsidRPr="00354446">
        <w:t xml:space="preserve">CHA-3.7.4.150.1 </w:t>
      </w:r>
      <w:r w:rsidR="00325101" w:rsidRPr="00354446">
        <w:t>Channel/CSR light</w:t>
      </w:r>
      <w:r w:rsidRPr="00354446">
        <w:t xml:space="preserve"> application shall displ</w:t>
      </w:r>
      <w:r w:rsidRPr="00354446">
        <w:t xml:space="preserve">ay the whole </w:t>
      </w:r>
      <w:r w:rsidR="00A65E57">
        <w:t>subscriber</w:t>
      </w:r>
      <w:r w:rsidRPr="00354446">
        <w:t xml:space="preserve"> status history known and managed by Comverse One billing’.</w:t>
      </w:r>
      <w:bookmarkEnd w:id="1139"/>
    </w:p>
    <w:p w:rsidR="003236F3" w:rsidRPr="00354446" w:rsidRDefault="003236F3" w:rsidP="003236F3">
      <w:pPr>
        <w:pStyle w:val="Requirements"/>
      </w:pPr>
      <w:bookmarkStart w:id="1140" w:name="_Toc253578616"/>
      <w:r w:rsidRPr="00354446">
        <w:t xml:space="preserve">CHA-3.7.4.160 </w:t>
      </w:r>
      <w:r w:rsidR="00325101" w:rsidRPr="00354446">
        <w:t>Channel/CSR light</w:t>
      </w:r>
      <w:r w:rsidRPr="00354446">
        <w:t xml:space="preserve"> application shall allow </w:t>
      </w:r>
      <w:r w:rsidR="0002100D" w:rsidRPr="00354446">
        <w:t>user</w:t>
      </w:r>
      <w:r w:rsidRPr="00354446">
        <w:t xml:space="preserve"> modifying </w:t>
      </w:r>
      <w:r w:rsidR="00A65E57">
        <w:t>subscriber</w:t>
      </w:r>
      <w:r w:rsidRPr="00354446">
        <w:t xml:space="preserve"> identity with respect of use case </w:t>
      </w:r>
      <w:r w:rsidR="00182768" w:rsidRPr="00354446">
        <w:t>‘</w:t>
      </w:r>
      <w:r w:rsidRPr="00354446">
        <w:t xml:space="preserve">Modify </w:t>
      </w:r>
      <w:r w:rsidR="00A65E57">
        <w:t>subscriber</w:t>
      </w:r>
      <w:r w:rsidRPr="00354446">
        <w:t xml:space="preserve"> contact</w:t>
      </w:r>
      <w:r w:rsidR="00182768" w:rsidRPr="00354446">
        <w:t>’</w:t>
      </w:r>
      <w:r w:rsidRPr="00354446">
        <w:t>.</w:t>
      </w:r>
      <w:bookmarkEnd w:id="1140"/>
    </w:p>
    <w:p w:rsidR="00DE4A33" w:rsidRPr="00354446" w:rsidRDefault="00DE4A33" w:rsidP="00DE4A33">
      <w:pPr>
        <w:pStyle w:val="Requirements"/>
        <w:ind w:left="288"/>
      </w:pPr>
      <w:bookmarkStart w:id="1141" w:name="_Toc215890719"/>
      <w:bookmarkStart w:id="1142" w:name="_Toc253578617"/>
      <w:r w:rsidRPr="00354446">
        <w:t>CHA-3.7.4.160.1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41"/>
      <w:bookmarkEnd w:id="1142"/>
    </w:p>
    <w:p w:rsidR="003236F3" w:rsidRPr="00354446" w:rsidRDefault="003236F3" w:rsidP="00182768">
      <w:pPr>
        <w:pStyle w:val="Requirements"/>
        <w:ind w:firstLine="288"/>
      </w:pPr>
      <w:bookmarkStart w:id="1143" w:name="_Toc253578618"/>
      <w:r w:rsidRPr="00354446">
        <w:t xml:space="preserve">CHA-3.7.4.170 </w:t>
      </w:r>
      <w:r w:rsidR="00325101" w:rsidRPr="00354446">
        <w:t>Channel/CSR light</w:t>
      </w:r>
      <w:r w:rsidRPr="00354446">
        <w:t xml:space="preserve"> application shall request user to confirm contact modification</w:t>
      </w:r>
      <w:bookmarkEnd w:id="1143"/>
    </w:p>
    <w:p w:rsidR="003236F3" w:rsidRDefault="003236F3" w:rsidP="003236F3">
      <w:pPr>
        <w:pStyle w:val="Requirements"/>
        <w:ind w:left="288"/>
      </w:pPr>
      <w:bookmarkStart w:id="1144" w:name="_Toc253578619"/>
      <w:r w:rsidRPr="00354446">
        <w:t xml:space="preserve">CHA-3.7.4.170.1 </w:t>
      </w:r>
      <w:r w:rsidR="00325101" w:rsidRPr="00354446">
        <w:t>Channel/CSR light</w:t>
      </w:r>
      <w:r w:rsidRPr="00354446">
        <w:t xml:space="preserve"> application shall display the</w:t>
      </w:r>
      <w:r w:rsidRPr="00354446">
        <w:t xml:space="preserve"> new identity set in read only mode</w:t>
      </w:r>
      <w:bookmarkEnd w:id="1144"/>
    </w:p>
    <w:p w:rsidR="00FD0506" w:rsidRPr="00354446" w:rsidRDefault="00FD0506" w:rsidP="003236F3">
      <w:pPr>
        <w:pStyle w:val="Requirements"/>
        <w:ind w:left="288"/>
      </w:pPr>
      <w:bookmarkStart w:id="1145" w:name="_Toc253578620"/>
      <w:r w:rsidRPr="00354446">
        <w:t>CHA-3.7.4.170.</w:t>
      </w:r>
      <w:r>
        <w:t>2</w:t>
      </w:r>
      <w:r w:rsidRPr="00354446">
        <w:t xml:space="preserve"> </w:t>
      </w:r>
      <w:r>
        <w:t xml:space="preserve">when integrated with Comverse One billing, </w:t>
      </w:r>
      <w:r w:rsidRPr="00354446">
        <w:t>Channel/CSR light application shall</w:t>
      </w:r>
      <w:r>
        <w:t xml:space="preserve"> only expose to modification the following attributes, ‘first</w:t>
      </w:r>
      <w:r>
        <w:t xml:space="preserve"> name’, ‘last name’, ‘day phone’ and ‘evening phone’.</w:t>
      </w:r>
      <w:bookmarkEnd w:id="1145"/>
    </w:p>
    <w:p w:rsidR="003236F3" w:rsidRPr="00354446" w:rsidRDefault="003236F3" w:rsidP="003236F3">
      <w:pPr>
        <w:pStyle w:val="Requirements"/>
      </w:pPr>
      <w:bookmarkStart w:id="1146" w:name="_Toc253578621"/>
      <w:r w:rsidRPr="0058431F">
        <w:t xml:space="preserve">CHA-3.7.4.180 </w:t>
      </w:r>
      <w:r w:rsidR="00325101" w:rsidRPr="0058431F">
        <w:t>Channel</w:t>
      </w:r>
      <w:r w:rsidR="00325101" w:rsidRPr="00354446">
        <w:t>/CSR light</w:t>
      </w:r>
      <w:r w:rsidRPr="00354446">
        <w:t xml:space="preserve"> application shall allow </w:t>
      </w:r>
      <w:r w:rsidR="0002100D" w:rsidRPr="00354446">
        <w:t>user</w:t>
      </w:r>
      <w:r w:rsidRPr="00354446">
        <w:t xml:space="preserve"> modifying </w:t>
      </w:r>
      <w:r w:rsidR="00A65E57">
        <w:t>subscriber</w:t>
      </w:r>
      <w:r w:rsidRPr="00354446">
        <w:t xml:space="preserve"> attributes with respect of use case </w:t>
      </w:r>
      <w:r w:rsidR="00182768" w:rsidRPr="00354446">
        <w:t>‘</w:t>
      </w:r>
      <w:r w:rsidRPr="00354446">
        <w:t xml:space="preserve">Modify </w:t>
      </w:r>
      <w:r w:rsidR="00A65E57">
        <w:t>subscriber</w:t>
      </w:r>
      <w:r w:rsidRPr="00354446">
        <w:t xml:space="preserve"> attributes</w:t>
      </w:r>
      <w:r w:rsidR="00182768" w:rsidRPr="00354446">
        <w:t>’</w:t>
      </w:r>
      <w:r w:rsidRPr="00354446">
        <w:t>.</w:t>
      </w:r>
      <w:bookmarkEnd w:id="1146"/>
    </w:p>
    <w:p w:rsidR="00DE4A33" w:rsidRPr="00354446" w:rsidRDefault="00DE4A33" w:rsidP="00DE4A33">
      <w:pPr>
        <w:pStyle w:val="Requirements"/>
        <w:ind w:left="284"/>
      </w:pPr>
      <w:bookmarkStart w:id="1147" w:name="_Toc253578622"/>
      <w:r w:rsidRPr="00354446">
        <w:t>CHA-3.7.4.180.1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47"/>
    </w:p>
    <w:p w:rsidR="003236F3" w:rsidRDefault="003236F3" w:rsidP="00182768">
      <w:pPr>
        <w:pStyle w:val="Requirements"/>
        <w:ind w:left="288"/>
      </w:pPr>
      <w:bookmarkStart w:id="1148" w:name="_Toc253578623"/>
      <w:r w:rsidRPr="00354446">
        <w:lastRenderedPageBreak/>
        <w:t xml:space="preserve">CHA-3.7.4.185 </w:t>
      </w:r>
      <w:r w:rsidR="00325101" w:rsidRPr="00354446">
        <w:t>Channel/CSR light</w:t>
      </w:r>
      <w:r w:rsidRPr="00354446">
        <w:t xml:space="preserve"> application shall support configuring at design time which attributes are modifiable by the user.</w:t>
      </w:r>
      <w:bookmarkEnd w:id="1148"/>
    </w:p>
    <w:p w:rsidR="00354446" w:rsidRDefault="00354446" w:rsidP="00354446">
      <w:pPr>
        <w:pStyle w:val="Requirements"/>
        <w:ind w:left="576"/>
      </w:pPr>
      <w:bookmarkStart w:id="1149" w:name="_Toc253578624"/>
      <w:r w:rsidRPr="00354446">
        <w:t>CHA-</w:t>
      </w:r>
      <w:r w:rsidR="00761A4D" w:rsidRPr="00354446">
        <w:t>3.7.4.1</w:t>
      </w:r>
      <w:r w:rsidR="00761A4D">
        <w:t>85.1</w:t>
      </w:r>
      <w:r w:rsidR="00761A4D" w:rsidRPr="00354446">
        <w:t xml:space="preserve"> Channel</w:t>
      </w:r>
      <w:r w:rsidRPr="00354446">
        <w:t xml:space="preserve">/CSR light application shall </w:t>
      </w:r>
      <w:r>
        <w:t>support different configuration depending on user role</w:t>
      </w:r>
      <w:bookmarkEnd w:id="1149"/>
    </w:p>
    <w:p w:rsidR="00354446" w:rsidRPr="00354446" w:rsidRDefault="00354446" w:rsidP="00354446">
      <w:pPr>
        <w:pStyle w:val="Requirements"/>
        <w:ind w:left="576"/>
      </w:pPr>
      <w:bookmarkStart w:id="1150" w:name="_Toc253578625"/>
      <w:r w:rsidRPr="00354446">
        <w:t>CHA-</w:t>
      </w:r>
      <w:r w:rsidR="00761A4D" w:rsidRPr="00354446">
        <w:t>3.7.4.1</w:t>
      </w:r>
      <w:r w:rsidR="00761A4D">
        <w:t>85.2</w:t>
      </w:r>
      <w:r w:rsidR="00761A4D" w:rsidRPr="00354446">
        <w:t xml:space="preserve"> Channel</w:t>
      </w:r>
      <w:r w:rsidRPr="00354446">
        <w:t xml:space="preserve">/CSR light application shall </w:t>
      </w:r>
      <w:r>
        <w:t>support a default configuration</w:t>
      </w:r>
      <w:bookmarkEnd w:id="1150"/>
    </w:p>
    <w:p w:rsidR="003236F3" w:rsidRPr="00354446" w:rsidRDefault="003236F3" w:rsidP="00182768">
      <w:pPr>
        <w:pStyle w:val="Requirements"/>
        <w:ind w:firstLine="288"/>
      </w:pPr>
      <w:bookmarkStart w:id="1151" w:name="_Toc253578626"/>
      <w:r w:rsidRPr="00354446">
        <w:t xml:space="preserve">CHA-3.7.4.190 </w:t>
      </w:r>
      <w:r w:rsidR="00325101" w:rsidRPr="00354446">
        <w:t>Channel/CSR light</w:t>
      </w:r>
      <w:r w:rsidRPr="00354446">
        <w:t xml:space="preserve"> application shall request user to confirm attributes modification</w:t>
      </w:r>
      <w:bookmarkEnd w:id="1151"/>
    </w:p>
    <w:p w:rsidR="003236F3" w:rsidRPr="00354446" w:rsidRDefault="003236F3" w:rsidP="003236F3">
      <w:pPr>
        <w:pStyle w:val="Requirements"/>
        <w:ind w:left="288"/>
      </w:pPr>
      <w:bookmarkStart w:id="1152" w:name="_Toc253578627"/>
      <w:r w:rsidRPr="00354446">
        <w:t xml:space="preserve">CHA-3.7.4.190.1 </w:t>
      </w:r>
      <w:r w:rsidR="00325101" w:rsidRPr="00354446">
        <w:t>Channel/CSR light</w:t>
      </w:r>
      <w:r w:rsidRPr="00354446">
        <w:t xml:space="preserve"> application shall display the new attributes values in read only mode</w:t>
      </w:r>
      <w:r w:rsidR="00182768" w:rsidRPr="00354446">
        <w:t xml:space="preserve"> during confirmation.</w:t>
      </w:r>
      <w:bookmarkEnd w:id="1152"/>
    </w:p>
    <w:p w:rsidR="00DA74D5" w:rsidRDefault="00DA74D5" w:rsidP="00174E08">
      <w:pPr>
        <w:pStyle w:val="Requirements"/>
        <w:ind w:left="288"/>
      </w:pPr>
      <w:bookmarkStart w:id="1153" w:name="_Toc253578628"/>
      <w:r w:rsidRPr="00354446">
        <w:t>CHA-</w:t>
      </w:r>
      <w:r w:rsidR="00D03BFF" w:rsidRPr="00354446">
        <w:t>3.7.4.190.2 Channel</w:t>
      </w:r>
      <w:r w:rsidR="00325101" w:rsidRPr="00354446">
        <w:t>/CSR light</w:t>
      </w:r>
      <w:r w:rsidR="00174E08" w:rsidRPr="00354446">
        <w:t xml:space="preserve"> application shall allow the configuration of </w:t>
      </w:r>
      <w:r w:rsidR="00A65E57">
        <w:t>subscriber</w:t>
      </w:r>
      <w:r w:rsidR="00174E08" w:rsidRPr="00354446">
        <w:t xml:space="preserve"> attributes respecting CHA-3.2.4.80.x requirements, applied to </w:t>
      </w:r>
      <w:r w:rsidR="00A65E57">
        <w:t>subscriber</w:t>
      </w:r>
      <w:r w:rsidR="00174E08" w:rsidRPr="00354446">
        <w:t xml:space="preserve"> attributes except CHA-3.2.4.80.3.3, not necessary for a </w:t>
      </w:r>
      <w:r w:rsidR="00A65E57">
        <w:t>subscriber</w:t>
      </w:r>
      <w:r w:rsidRPr="00354446">
        <w:t>.</w:t>
      </w:r>
      <w:bookmarkEnd w:id="1153"/>
    </w:p>
    <w:p w:rsidR="003236F3" w:rsidRPr="00354446" w:rsidRDefault="003236F3" w:rsidP="003236F3">
      <w:pPr>
        <w:pStyle w:val="Requirements"/>
      </w:pPr>
      <w:bookmarkStart w:id="1154" w:name="_Toc253578629"/>
      <w:r w:rsidRPr="0058431F">
        <w:t>CHA-3.7.4.200</w:t>
      </w:r>
      <w:r w:rsidRPr="00395728">
        <w:rPr>
          <w:strike/>
        </w:rPr>
        <w:t xml:space="preserve"> </w:t>
      </w:r>
      <w:r w:rsidR="00325101" w:rsidRPr="00354446">
        <w:t>Channel/CSR light</w:t>
      </w:r>
      <w:r w:rsidRPr="00354446">
        <w:t xml:space="preserve"> application shall allow a </w:t>
      </w:r>
      <w:r w:rsidR="0002100D" w:rsidRPr="00354446">
        <w:t>user</w:t>
      </w:r>
      <w:r w:rsidRPr="00354446">
        <w:t xml:space="preserve"> migrating a prepaid </w:t>
      </w:r>
      <w:r w:rsidR="00A65E57">
        <w:t>subscriber</w:t>
      </w:r>
      <w:r w:rsidRPr="00354446">
        <w:t xml:space="preserve"> to postpaid </w:t>
      </w:r>
      <w:r w:rsidR="00A65E57">
        <w:t>subscriber</w:t>
      </w:r>
      <w:r w:rsidRPr="00354446">
        <w:t xml:space="preserve"> with respect of use case ‘Migrate from prepaid to postpaid’</w:t>
      </w:r>
      <w:r w:rsidR="00DE4A33" w:rsidRPr="00354446">
        <w:t>.</w:t>
      </w:r>
      <w:bookmarkEnd w:id="1154"/>
    </w:p>
    <w:p w:rsidR="00DE4A33" w:rsidRDefault="00DE4A33" w:rsidP="00DE4A33">
      <w:pPr>
        <w:pStyle w:val="Requirements"/>
        <w:ind w:left="284"/>
      </w:pPr>
      <w:bookmarkStart w:id="1155" w:name="_Toc253578630"/>
      <w:r w:rsidRPr="00354446">
        <w:t>CHA-3.7.4.200.1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55"/>
    </w:p>
    <w:p w:rsidR="00D91F89" w:rsidRPr="00354446" w:rsidRDefault="00D91F89" w:rsidP="00BC50E8">
      <w:pPr>
        <w:pStyle w:val="Requirements"/>
        <w:ind w:left="284"/>
      </w:pPr>
      <w:bookmarkStart w:id="1156" w:name="_Toc253578631"/>
      <w:r w:rsidRPr="00354446">
        <w:t>CHA-3.7.4.200.</w:t>
      </w:r>
      <w:r>
        <w:t>2</w:t>
      </w:r>
      <w:r w:rsidRPr="00354446">
        <w:rPr>
          <w:bCs/>
        </w:rPr>
        <w:t xml:space="preserve"> Channel/CSR light application</w:t>
      </w:r>
      <w:r w:rsidRPr="00354446">
        <w:t xml:space="preserve"> shall allow </w:t>
      </w:r>
      <w:r>
        <w:t xml:space="preserve">by page flow </w:t>
      </w:r>
      <w:r w:rsidRPr="00354446">
        <w:t>configur</w:t>
      </w:r>
      <w:r>
        <w:t>ation</w:t>
      </w:r>
      <w:r w:rsidRPr="00354446">
        <w:t xml:space="preserve"> at design-time </w:t>
      </w:r>
      <w:r>
        <w:t>to enable/disable the ‘review existing account’ use case step</w:t>
      </w:r>
      <w:r w:rsidR="00BC50E8">
        <w:t xml:space="preserve"> (enable by default) in the use case ‘Migrate from prepaid to postpaid’</w:t>
      </w:r>
      <w:r w:rsidRPr="00354446">
        <w:t>.</w:t>
      </w:r>
      <w:bookmarkEnd w:id="1156"/>
    </w:p>
    <w:p w:rsidR="003236F3" w:rsidRPr="00354446" w:rsidRDefault="003236F3" w:rsidP="00182768">
      <w:pPr>
        <w:pStyle w:val="Requirements"/>
        <w:ind w:left="288"/>
      </w:pPr>
      <w:bookmarkStart w:id="1157" w:name="_Toc253578632"/>
      <w:r w:rsidRPr="00354446">
        <w:t xml:space="preserve">CHA-3.7.4.210 </w:t>
      </w:r>
      <w:r w:rsidR="00325101" w:rsidRPr="00354446">
        <w:t>Channel/CSR light</w:t>
      </w:r>
      <w:r w:rsidRPr="00354446">
        <w:t xml:space="preserve"> application shall propose migrate option only if the </w:t>
      </w:r>
      <w:r w:rsidR="00A65E57">
        <w:t>subscriber</w:t>
      </w:r>
      <w:r w:rsidRPr="00354446">
        <w:t xml:space="preserve"> has a prepaid </w:t>
      </w:r>
      <w:r w:rsidR="002C56C0">
        <w:t>primary offer</w:t>
      </w:r>
      <w:bookmarkEnd w:id="1157"/>
    </w:p>
    <w:p w:rsidR="003236F3" w:rsidRPr="00354446" w:rsidRDefault="003236F3" w:rsidP="00182768">
      <w:pPr>
        <w:pStyle w:val="Requirements"/>
        <w:ind w:left="288"/>
      </w:pPr>
      <w:bookmarkStart w:id="1158" w:name="_Toc253578633"/>
      <w:r w:rsidRPr="00354446">
        <w:t xml:space="preserve">CHA-3.7.4.220 </w:t>
      </w:r>
      <w:r w:rsidR="00325101" w:rsidRPr="00354446">
        <w:t>Channel/CSR light</w:t>
      </w:r>
      <w:r w:rsidRPr="00354446">
        <w:t xml:space="preserve"> application shall propose migrate option only if the </w:t>
      </w:r>
      <w:r w:rsidR="00A65E57">
        <w:t>subscriber</w:t>
      </w:r>
      <w:r w:rsidRPr="00354446">
        <w:t xml:space="preserve"> </w:t>
      </w:r>
      <w:r w:rsidR="002C56C0">
        <w:t>primary offer</w:t>
      </w:r>
      <w:r w:rsidRPr="00354446">
        <w:t xml:space="preserve"> has not been subscribed in the context of a mandatory or selective </w:t>
      </w:r>
      <w:r w:rsidR="002C56C0">
        <w:t>subscriber bundle</w:t>
      </w:r>
      <w:bookmarkEnd w:id="1158"/>
    </w:p>
    <w:p w:rsidR="003236F3" w:rsidRPr="00354446" w:rsidRDefault="003236F3" w:rsidP="00182768">
      <w:pPr>
        <w:pStyle w:val="Requirements"/>
        <w:ind w:left="288"/>
      </w:pPr>
      <w:bookmarkStart w:id="1159" w:name="_Toc253578634"/>
      <w:r w:rsidRPr="00354446">
        <w:t xml:space="preserve">CHA-3.7.4.230 </w:t>
      </w:r>
      <w:r w:rsidR="00325101" w:rsidRPr="00354446">
        <w:t>Channel/CSR light</w:t>
      </w:r>
      <w:r w:rsidRPr="00354446">
        <w:t xml:space="preserve"> application shall prevent migrating if there is a pending request for the </w:t>
      </w:r>
      <w:r w:rsidR="00A65E57">
        <w:t>subscriber</w:t>
      </w:r>
      <w:r w:rsidRPr="00354446">
        <w:t xml:space="preserve"> implying a reconfiguration of the </w:t>
      </w:r>
      <w:r w:rsidR="00A65E57">
        <w:t>subscriber</w:t>
      </w:r>
      <w:r w:rsidRPr="00354446">
        <w:t xml:space="preserve"> (‘swap’, add, modify, remove </w:t>
      </w:r>
      <w:r w:rsidR="00E95ABF">
        <w:t>supplementary offer</w:t>
      </w:r>
      <w:r w:rsidRPr="00354446">
        <w:t>s)</w:t>
      </w:r>
      <w:bookmarkEnd w:id="1159"/>
    </w:p>
    <w:p w:rsidR="003236F3" w:rsidRPr="00354446" w:rsidRDefault="003236F3" w:rsidP="003236F3">
      <w:pPr>
        <w:pStyle w:val="Requirements"/>
        <w:ind w:left="288"/>
      </w:pPr>
      <w:bookmarkStart w:id="1160" w:name="_Toc253578635"/>
      <w:r w:rsidRPr="00354446">
        <w:t xml:space="preserve">CHA-3.7.4.230.1 </w:t>
      </w:r>
      <w:r w:rsidR="00325101" w:rsidRPr="00354446">
        <w:t>Channel/CSR light</w:t>
      </w:r>
      <w:r w:rsidRPr="00354446">
        <w:t xml:space="preserve"> application shall display an error message to inform user of the reason preventing the migration</w:t>
      </w:r>
      <w:bookmarkEnd w:id="1160"/>
    </w:p>
    <w:p w:rsidR="003236F3" w:rsidRPr="00354446" w:rsidRDefault="003236F3" w:rsidP="00182768">
      <w:pPr>
        <w:pStyle w:val="Requirements"/>
        <w:ind w:left="288"/>
      </w:pPr>
      <w:bookmarkStart w:id="1161" w:name="_Toc253578636"/>
      <w:r w:rsidRPr="00354446">
        <w:t xml:space="preserve">CHA-3.7.4.240 </w:t>
      </w:r>
      <w:r w:rsidR="00325101" w:rsidRPr="00354446">
        <w:t>Channel/CSR light</w:t>
      </w:r>
      <w:r w:rsidRPr="00354446">
        <w:t xml:space="preserve"> application shall limit the list of candidate </w:t>
      </w:r>
      <w:r w:rsidR="002C56C0">
        <w:t>primary offer</w:t>
      </w:r>
      <w:r w:rsidRPr="00354446">
        <w:t xml:space="preserve">s and </w:t>
      </w:r>
      <w:r w:rsidR="002C56C0">
        <w:t>subscriber bundle</w:t>
      </w:r>
      <w:r w:rsidRPr="00354446">
        <w:t>s for the migration.</w:t>
      </w:r>
      <w:bookmarkEnd w:id="1161"/>
    </w:p>
    <w:p w:rsidR="003236F3" w:rsidRPr="00354446" w:rsidRDefault="003236F3" w:rsidP="003236F3">
      <w:pPr>
        <w:pStyle w:val="Requirements"/>
        <w:ind w:left="288"/>
      </w:pPr>
      <w:bookmarkStart w:id="1162" w:name="_Toc253578637"/>
      <w:r w:rsidRPr="00354446">
        <w:t xml:space="preserve">CHA-3.7.4.240.1 </w:t>
      </w:r>
      <w:r w:rsidR="00325101" w:rsidRPr="00354446">
        <w:t>Channel/CSR light</w:t>
      </w:r>
      <w:r w:rsidRPr="00354446">
        <w:t xml:space="preserve"> application shall propose only </w:t>
      </w:r>
      <w:r w:rsidR="002C56C0">
        <w:t>primary offer</w:t>
      </w:r>
      <w:r w:rsidRPr="00354446">
        <w:t xml:space="preserve">s or </w:t>
      </w:r>
      <w:r w:rsidR="002C56C0">
        <w:t>subscriber bundle</w:t>
      </w:r>
      <w:r w:rsidRPr="00354446">
        <w:t>s declared in a transition rule associated to the source primary offer.</w:t>
      </w:r>
      <w:bookmarkEnd w:id="1162"/>
    </w:p>
    <w:p w:rsidR="003236F3" w:rsidRPr="00354446" w:rsidRDefault="003236F3" w:rsidP="003236F3">
      <w:pPr>
        <w:pStyle w:val="Requirements"/>
        <w:ind w:left="288"/>
      </w:pPr>
      <w:bookmarkStart w:id="1163" w:name="_Toc253578638"/>
      <w:r w:rsidRPr="00354446">
        <w:t xml:space="preserve">CHA-3.7.4.240.2 </w:t>
      </w:r>
      <w:r w:rsidR="00325101" w:rsidRPr="00354446">
        <w:t>Channel/CSR light</w:t>
      </w:r>
      <w:r w:rsidRPr="00354446">
        <w:t xml:space="preserve"> application shall allow enabling or disabling this rule for the migrate </w:t>
      </w:r>
      <w:r w:rsidR="00A65E57">
        <w:t>subscriber</w:t>
      </w:r>
      <w:r w:rsidRPr="00354446">
        <w:t xml:space="preserve"> use case</w:t>
      </w:r>
      <w:bookmarkEnd w:id="1163"/>
    </w:p>
    <w:p w:rsidR="003236F3" w:rsidRPr="00354446" w:rsidRDefault="003236F3" w:rsidP="003236F3">
      <w:pPr>
        <w:pStyle w:val="Requirements"/>
        <w:ind w:left="288"/>
      </w:pPr>
      <w:bookmarkStart w:id="1164" w:name="_Toc253578639"/>
      <w:r w:rsidRPr="00354446">
        <w:t xml:space="preserve">CHA-3.7.4.240.3 </w:t>
      </w:r>
      <w:r w:rsidR="00325101" w:rsidRPr="00354446">
        <w:t>Channel/CSR light</w:t>
      </w:r>
      <w:r w:rsidRPr="00354446">
        <w:t xml:space="preserve"> application shall propose only postpaid </w:t>
      </w:r>
      <w:r w:rsidR="002C56C0">
        <w:t>primary offer</w:t>
      </w:r>
      <w:r w:rsidRPr="00354446">
        <w:t xml:space="preserve">s and </w:t>
      </w:r>
      <w:r w:rsidR="002C56C0">
        <w:t>subscriber bundle</w:t>
      </w:r>
      <w:r w:rsidRPr="00354446">
        <w:t xml:space="preserve">s </w:t>
      </w:r>
      <w:r w:rsidR="00D03BFF" w:rsidRPr="00354446">
        <w:t xml:space="preserve">with a postpaid </w:t>
      </w:r>
      <w:r w:rsidR="002C56C0">
        <w:t>primary offer</w:t>
      </w:r>
      <w:bookmarkEnd w:id="1164"/>
    </w:p>
    <w:p w:rsidR="003236F3" w:rsidRPr="00354446" w:rsidRDefault="003236F3" w:rsidP="003236F3">
      <w:pPr>
        <w:pStyle w:val="Requirements"/>
        <w:ind w:left="288"/>
      </w:pPr>
      <w:bookmarkStart w:id="1165" w:name="_Toc253578640"/>
      <w:r w:rsidRPr="00354446">
        <w:t xml:space="preserve">CHA-3.7.4.240.4 </w:t>
      </w:r>
      <w:r w:rsidR="00325101" w:rsidRPr="00354446">
        <w:t>Channel/CSR light</w:t>
      </w:r>
      <w:r w:rsidRPr="00354446">
        <w:t xml:space="preserve"> application shall propose only </w:t>
      </w:r>
      <w:r w:rsidR="002C56C0">
        <w:t>primary offer</w:t>
      </w:r>
      <w:r w:rsidRPr="00354446">
        <w:t xml:space="preserve">s and </w:t>
      </w:r>
      <w:r w:rsidR="002C56C0">
        <w:t>subscriber bundle</w:t>
      </w:r>
      <w:r w:rsidRPr="00354446">
        <w:t xml:space="preserve">s with the same </w:t>
      </w:r>
      <w:r w:rsidR="001529D7">
        <w:t>service category</w:t>
      </w:r>
      <w:r w:rsidRPr="00354446">
        <w:t xml:space="preserve"> as the source </w:t>
      </w:r>
      <w:r w:rsidR="002C56C0">
        <w:t>primary offer</w:t>
      </w:r>
      <w:bookmarkEnd w:id="1165"/>
    </w:p>
    <w:p w:rsidR="003236F3" w:rsidRPr="00354446" w:rsidRDefault="003236F3" w:rsidP="003236F3">
      <w:pPr>
        <w:pStyle w:val="Requirements"/>
        <w:ind w:left="288"/>
      </w:pPr>
      <w:bookmarkStart w:id="1166" w:name="_Toc253578641"/>
      <w:r w:rsidRPr="00354446">
        <w:t xml:space="preserve">CHA-3.7.4.240.5 </w:t>
      </w:r>
      <w:r w:rsidR="00325101" w:rsidRPr="00354446">
        <w:t>Channel/CSR light</w:t>
      </w:r>
      <w:r w:rsidRPr="00354446">
        <w:t xml:space="preserve"> application shall apply general logic already specified in product selection use case in addition of rules above.</w:t>
      </w:r>
      <w:bookmarkEnd w:id="1166"/>
    </w:p>
    <w:p w:rsidR="003236F3" w:rsidRPr="00354446" w:rsidRDefault="003236F3" w:rsidP="003236F3">
      <w:pPr>
        <w:pStyle w:val="Requirements"/>
      </w:pPr>
      <w:bookmarkStart w:id="1167" w:name="_Toc253578642"/>
      <w:r w:rsidRPr="00354446">
        <w:t xml:space="preserve">CHA-3.7.4.250 </w:t>
      </w:r>
      <w:r w:rsidR="00325101" w:rsidRPr="00354446">
        <w:t>Channel/CSR light</w:t>
      </w:r>
      <w:r w:rsidRPr="00354446">
        <w:t xml:space="preserve"> application shall allow a user changing his </w:t>
      </w:r>
      <w:r w:rsidR="002C56C0">
        <w:t>primary offer</w:t>
      </w:r>
      <w:r w:rsidRPr="00354446">
        <w:t xml:space="preserve"> and </w:t>
      </w:r>
      <w:r w:rsidR="00E95ABF">
        <w:t>supplementary offer</w:t>
      </w:r>
      <w:r w:rsidRPr="00354446">
        <w:t xml:space="preserve">s with respect of use case </w:t>
      </w:r>
      <w:r w:rsidR="00182768" w:rsidRPr="00354446">
        <w:t>‘</w:t>
      </w:r>
      <w:r w:rsidRPr="00354446">
        <w:t xml:space="preserve">change </w:t>
      </w:r>
      <w:r w:rsidR="002C56C0">
        <w:t>primary offer</w:t>
      </w:r>
      <w:r w:rsidRPr="00354446">
        <w:t xml:space="preserve"> and </w:t>
      </w:r>
      <w:r w:rsidR="00E95ABF">
        <w:t>supplementary offer</w:t>
      </w:r>
      <w:r w:rsidRPr="00354446">
        <w:t>s</w:t>
      </w:r>
      <w:r w:rsidR="00182768" w:rsidRPr="00354446">
        <w:t>’.</w:t>
      </w:r>
      <w:bookmarkEnd w:id="1167"/>
    </w:p>
    <w:p w:rsidR="00DE4A33" w:rsidRDefault="00DE4A33" w:rsidP="00DE4A33">
      <w:pPr>
        <w:pStyle w:val="Requirements"/>
        <w:ind w:left="284"/>
      </w:pPr>
      <w:bookmarkStart w:id="1168" w:name="_Toc253578643"/>
      <w:r w:rsidRPr="00354446">
        <w:t>CHA-3.7.4.250.1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68"/>
    </w:p>
    <w:p w:rsidR="00BC50E8" w:rsidRPr="00354446" w:rsidRDefault="00BC50E8" w:rsidP="00BC50E8">
      <w:pPr>
        <w:pStyle w:val="Requirements"/>
        <w:ind w:left="284"/>
      </w:pPr>
      <w:bookmarkStart w:id="1169" w:name="_Toc253578644"/>
      <w:r w:rsidRPr="00354446">
        <w:lastRenderedPageBreak/>
        <w:t>CHA-3.7.4.2</w:t>
      </w:r>
      <w:r>
        <w:t>5</w:t>
      </w:r>
      <w:r w:rsidRPr="00354446">
        <w:t>0.</w:t>
      </w:r>
      <w:r>
        <w:t>2</w:t>
      </w:r>
      <w:r w:rsidRPr="00354446">
        <w:rPr>
          <w:bCs/>
        </w:rPr>
        <w:t xml:space="preserve"> Channel/CSR light application</w:t>
      </w:r>
      <w:r w:rsidRPr="00354446">
        <w:t xml:space="preserve"> shall allow </w:t>
      </w:r>
      <w:r>
        <w:t xml:space="preserve">by page flow </w:t>
      </w:r>
      <w:r w:rsidRPr="00354446">
        <w:t>configur</w:t>
      </w:r>
      <w:r>
        <w:t>ation</w:t>
      </w:r>
      <w:r w:rsidRPr="00354446">
        <w:t xml:space="preserve"> at design-time </w:t>
      </w:r>
      <w:r>
        <w:t xml:space="preserve">to enable/disable the ‘review existing account’ use case step (disable by default) in the use case ‘Change </w:t>
      </w:r>
      <w:r w:rsidR="002C56C0">
        <w:t>primary offer</w:t>
      </w:r>
      <w:r>
        <w:t xml:space="preserve"> and </w:t>
      </w:r>
      <w:r w:rsidR="00E95ABF">
        <w:t>supplementary offer</w:t>
      </w:r>
      <w:r>
        <w:t>s’</w:t>
      </w:r>
      <w:r w:rsidRPr="00354446">
        <w:t>.</w:t>
      </w:r>
      <w:bookmarkEnd w:id="1169"/>
    </w:p>
    <w:p w:rsidR="003236F3" w:rsidRPr="00881B80" w:rsidRDefault="003236F3" w:rsidP="00182768">
      <w:pPr>
        <w:pStyle w:val="Requirements"/>
        <w:ind w:left="288"/>
        <w:rPr>
          <w:strike/>
        </w:rPr>
      </w:pPr>
      <w:bookmarkStart w:id="1170" w:name="_Toc253578645"/>
      <w:r w:rsidRPr="00881B80">
        <w:rPr>
          <w:strike/>
        </w:rPr>
        <w:t xml:space="preserve">CHA-3.7.4.260 </w:t>
      </w:r>
      <w:r w:rsidR="00325101" w:rsidRPr="00881B80">
        <w:rPr>
          <w:strike/>
        </w:rPr>
        <w:t>Channel/CSR light</w:t>
      </w:r>
      <w:r w:rsidRPr="00881B80">
        <w:rPr>
          <w:strike/>
        </w:rPr>
        <w:t xml:space="preserve"> application shall allow user keeping the same </w:t>
      </w:r>
      <w:r w:rsidR="002C56C0" w:rsidRPr="00881B80">
        <w:rPr>
          <w:strike/>
        </w:rPr>
        <w:t>primary offer</w:t>
      </w:r>
      <w:r w:rsidRPr="00881B80">
        <w:rPr>
          <w:strike/>
        </w:rPr>
        <w:t xml:space="preserve"> and just changing his </w:t>
      </w:r>
      <w:r w:rsidR="00E95ABF" w:rsidRPr="00881B80">
        <w:rPr>
          <w:strike/>
        </w:rPr>
        <w:t>supplementary offer</w:t>
      </w:r>
      <w:r w:rsidRPr="00881B80">
        <w:rPr>
          <w:strike/>
        </w:rPr>
        <w:t>s</w:t>
      </w:r>
      <w:bookmarkEnd w:id="1170"/>
    </w:p>
    <w:p w:rsidR="003236F3" w:rsidRPr="00354446" w:rsidRDefault="003236F3" w:rsidP="00182768">
      <w:pPr>
        <w:pStyle w:val="Requirements"/>
        <w:ind w:left="288"/>
      </w:pPr>
      <w:bookmarkStart w:id="1171" w:name="_Toc253578646"/>
      <w:r w:rsidRPr="00354446">
        <w:t xml:space="preserve">CHA-3.7.4.270 </w:t>
      </w:r>
      <w:r w:rsidR="00325101" w:rsidRPr="00354446">
        <w:t>Channel/CSR light</w:t>
      </w:r>
      <w:r w:rsidRPr="00354446">
        <w:t xml:space="preserve"> application shall prevent changing </w:t>
      </w:r>
      <w:r w:rsidR="002C56C0">
        <w:t>primary offer</w:t>
      </w:r>
      <w:r w:rsidRPr="00354446">
        <w:t xml:space="preserve"> and </w:t>
      </w:r>
      <w:r w:rsidR="00E95ABF">
        <w:t>supplementary offer</w:t>
      </w:r>
      <w:r w:rsidRPr="00354446">
        <w:t xml:space="preserve">s if there is a pending request for the </w:t>
      </w:r>
      <w:r w:rsidR="00A65E57">
        <w:t>subscriber</w:t>
      </w:r>
      <w:r w:rsidRPr="00354446">
        <w:t xml:space="preserve"> implying a reconfiguration of the </w:t>
      </w:r>
      <w:r w:rsidR="00A65E57">
        <w:t>subscriber</w:t>
      </w:r>
      <w:r w:rsidRPr="00354446">
        <w:t xml:space="preserve"> (‘swap’, add, modify, remove </w:t>
      </w:r>
      <w:r w:rsidR="00E95ABF">
        <w:t>supplementary offer</w:t>
      </w:r>
      <w:r w:rsidRPr="00354446">
        <w:t>s)</w:t>
      </w:r>
      <w:bookmarkEnd w:id="1171"/>
    </w:p>
    <w:p w:rsidR="003236F3" w:rsidRPr="00354446" w:rsidRDefault="003236F3" w:rsidP="003236F3">
      <w:pPr>
        <w:pStyle w:val="Requirements"/>
        <w:ind w:left="288"/>
      </w:pPr>
      <w:bookmarkStart w:id="1172" w:name="_Toc253578647"/>
      <w:r w:rsidRPr="00354446">
        <w:t xml:space="preserve">CHA-3.7.4.270.1 </w:t>
      </w:r>
      <w:r w:rsidR="00325101" w:rsidRPr="00354446">
        <w:t>Channel/CSR light</w:t>
      </w:r>
      <w:r w:rsidRPr="00354446">
        <w:t xml:space="preserve"> application shall display an error message to inform user of the reason preventing the change</w:t>
      </w:r>
      <w:bookmarkEnd w:id="1172"/>
    </w:p>
    <w:p w:rsidR="003236F3" w:rsidRPr="00354446" w:rsidRDefault="003236F3" w:rsidP="00182768">
      <w:pPr>
        <w:pStyle w:val="Requirements"/>
        <w:ind w:left="288"/>
      </w:pPr>
      <w:bookmarkStart w:id="1173" w:name="_Toc253578648"/>
      <w:r w:rsidRPr="00354446">
        <w:t xml:space="preserve">CHA-3.7.4.280 </w:t>
      </w:r>
      <w:r w:rsidR="00325101" w:rsidRPr="00354446">
        <w:t>Channel/CSR light</w:t>
      </w:r>
      <w:r w:rsidRPr="00354446">
        <w:t xml:space="preserve"> application shall limit the list of candidate </w:t>
      </w:r>
      <w:r w:rsidR="002C56C0">
        <w:t>primary offer</w:t>
      </w:r>
      <w:r w:rsidRPr="00354446">
        <w:t xml:space="preserve">s and </w:t>
      </w:r>
      <w:r w:rsidR="002C56C0">
        <w:t>subscriber bundle</w:t>
      </w:r>
      <w:r w:rsidRPr="00354446">
        <w:t>s for the change.</w:t>
      </w:r>
      <w:bookmarkEnd w:id="1173"/>
    </w:p>
    <w:p w:rsidR="003236F3" w:rsidRPr="00354446" w:rsidRDefault="003236F3" w:rsidP="003236F3">
      <w:pPr>
        <w:pStyle w:val="Requirements"/>
        <w:ind w:left="288"/>
      </w:pPr>
      <w:bookmarkStart w:id="1174" w:name="_Toc253578649"/>
      <w:r w:rsidRPr="00354446">
        <w:t xml:space="preserve">CHA-3.7.4.280.1 </w:t>
      </w:r>
      <w:r w:rsidR="00325101" w:rsidRPr="00354446">
        <w:t>Channel/CSR light</w:t>
      </w:r>
      <w:r w:rsidRPr="00354446">
        <w:t xml:space="preserve"> application shall propose only </w:t>
      </w:r>
      <w:r w:rsidR="002C56C0">
        <w:t>primary offer</w:t>
      </w:r>
      <w:r w:rsidRPr="00354446">
        <w:t xml:space="preserve">s or </w:t>
      </w:r>
      <w:r w:rsidR="002C56C0">
        <w:t>subscriber bundle</w:t>
      </w:r>
      <w:r w:rsidRPr="00354446">
        <w:t>s declared in a transition rule associated to the source primary offer.</w:t>
      </w:r>
      <w:bookmarkEnd w:id="1174"/>
    </w:p>
    <w:p w:rsidR="003236F3" w:rsidRPr="00354446" w:rsidRDefault="003236F3" w:rsidP="003236F3">
      <w:pPr>
        <w:pStyle w:val="Requirements"/>
        <w:ind w:left="288"/>
      </w:pPr>
      <w:bookmarkStart w:id="1175" w:name="_Toc253578650"/>
      <w:r w:rsidRPr="00354446">
        <w:t xml:space="preserve">CHA-3.7.4.280.2 </w:t>
      </w:r>
      <w:r w:rsidR="00325101" w:rsidRPr="00354446">
        <w:t>Channel/CSR light</w:t>
      </w:r>
      <w:r w:rsidRPr="00354446">
        <w:t xml:space="preserve"> application shall allow enabling or disabling this rule for the migrate </w:t>
      </w:r>
      <w:r w:rsidR="00A65E57">
        <w:t>subscriber</w:t>
      </w:r>
      <w:r w:rsidRPr="00354446">
        <w:t xml:space="preserve"> use case</w:t>
      </w:r>
      <w:bookmarkEnd w:id="1175"/>
    </w:p>
    <w:p w:rsidR="003236F3" w:rsidRPr="00354446" w:rsidRDefault="003236F3" w:rsidP="003236F3">
      <w:pPr>
        <w:pStyle w:val="Requirements"/>
        <w:ind w:left="288"/>
      </w:pPr>
      <w:bookmarkStart w:id="1176" w:name="_Toc253578651"/>
      <w:r w:rsidRPr="00354446">
        <w:t xml:space="preserve">CHA-3.7.4. 280.3 </w:t>
      </w:r>
      <w:r w:rsidR="00325101" w:rsidRPr="00354446">
        <w:t>Channel/CSR light</w:t>
      </w:r>
      <w:r w:rsidRPr="00354446">
        <w:t xml:space="preserve"> application shall propose only </w:t>
      </w:r>
      <w:r w:rsidR="002C56C0">
        <w:t>primary offer</w:t>
      </w:r>
      <w:r w:rsidR="0049692C" w:rsidRPr="00354446">
        <w:t xml:space="preserve">s and </w:t>
      </w:r>
      <w:r w:rsidR="002C56C0">
        <w:t>subscriber bundle</w:t>
      </w:r>
      <w:r w:rsidR="0049692C" w:rsidRPr="00354446">
        <w:t xml:space="preserve">s with a </w:t>
      </w:r>
      <w:r w:rsidR="002C56C0">
        <w:t>primary offer</w:t>
      </w:r>
      <w:r w:rsidRPr="00354446">
        <w:t xml:space="preserve"> of the same payment domain as the source </w:t>
      </w:r>
      <w:r w:rsidR="002C56C0">
        <w:t>primary offer</w:t>
      </w:r>
      <w:r w:rsidRPr="00354446">
        <w:t xml:space="preserve"> (prepaid to prepaid and postpaid to postpaid)</w:t>
      </w:r>
      <w:bookmarkEnd w:id="1176"/>
    </w:p>
    <w:p w:rsidR="003236F3" w:rsidRPr="00354446" w:rsidRDefault="003236F3" w:rsidP="003236F3">
      <w:pPr>
        <w:pStyle w:val="Requirements"/>
        <w:ind w:left="288"/>
      </w:pPr>
      <w:bookmarkStart w:id="1177" w:name="_Toc253578652"/>
      <w:r w:rsidRPr="00354446">
        <w:t xml:space="preserve">CHA-3.7.4. 280.4 </w:t>
      </w:r>
      <w:r w:rsidR="00325101" w:rsidRPr="00354446">
        <w:t>Channel/CSR light</w:t>
      </w:r>
      <w:r w:rsidRPr="00354446">
        <w:t xml:space="preserve"> application shall propose only </w:t>
      </w:r>
      <w:r w:rsidR="002C56C0">
        <w:t>primary offer</w:t>
      </w:r>
      <w:r w:rsidRPr="00354446">
        <w:t xml:space="preserve">s and </w:t>
      </w:r>
      <w:r w:rsidR="002C56C0">
        <w:t>subscriber bundle</w:t>
      </w:r>
      <w:r w:rsidRPr="00354446">
        <w:t xml:space="preserve">s with the same </w:t>
      </w:r>
      <w:r w:rsidR="001529D7">
        <w:t>service category</w:t>
      </w:r>
      <w:r w:rsidRPr="00354446">
        <w:t xml:space="preserve"> as the source </w:t>
      </w:r>
      <w:r w:rsidR="002C56C0">
        <w:t>primary offer</w:t>
      </w:r>
      <w:bookmarkEnd w:id="1177"/>
    </w:p>
    <w:p w:rsidR="003236F3" w:rsidRPr="00354446" w:rsidRDefault="003236F3" w:rsidP="003236F3">
      <w:pPr>
        <w:pStyle w:val="Requirements"/>
        <w:ind w:left="288"/>
      </w:pPr>
      <w:bookmarkStart w:id="1178" w:name="_Toc253578653"/>
      <w:r w:rsidRPr="00354446">
        <w:t xml:space="preserve">CHA-3.7.4. 280.5 </w:t>
      </w:r>
      <w:r w:rsidR="00325101" w:rsidRPr="00354446">
        <w:t>Channel/CSR light</w:t>
      </w:r>
      <w:r w:rsidRPr="00354446">
        <w:t xml:space="preserve"> application shall apply general logic already specified in product selection use case in addition of rules above.</w:t>
      </w:r>
      <w:bookmarkEnd w:id="1178"/>
    </w:p>
    <w:p w:rsidR="003236F3" w:rsidRPr="00354446" w:rsidRDefault="003236F3" w:rsidP="003236F3">
      <w:pPr>
        <w:pStyle w:val="Requirements"/>
      </w:pPr>
      <w:bookmarkStart w:id="1179" w:name="_Toc253578654"/>
      <w:r w:rsidRPr="00354446">
        <w:t xml:space="preserve">CHA-3.7.4.290 </w:t>
      </w:r>
      <w:r w:rsidR="00325101" w:rsidRPr="00354446">
        <w:t>Channel/CSR light</w:t>
      </w:r>
      <w:r w:rsidRPr="00354446">
        <w:t xml:space="preserve"> application shall allow user swapping his </w:t>
      </w:r>
      <w:r w:rsidR="002C56C0">
        <w:t>primary offer</w:t>
      </w:r>
      <w:r w:rsidRPr="00354446">
        <w:t xml:space="preserve"> and </w:t>
      </w:r>
      <w:r w:rsidR="002C56C0">
        <w:t>subscriber bundle</w:t>
      </w:r>
      <w:r w:rsidRPr="00354446">
        <w:t xml:space="preserve"> to migrate or change his </w:t>
      </w:r>
      <w:r w:rsidR="002C56C0">
        <w:t>primary offer</w:t>
      </w:r>
      <w:r w:rsidRPr="00354446">
        <w:t xml:space="preserve"> and </w:t>
      </w:r>
      <w:r w:rsidR="00E95ABF">
        <w:t>supplementary offer</w:t>
      </w:r>
      <w:r w:rsidRPr="00354446">
        <w:t xml:space="preserve">s with respect of use case </w:t>
      </w:r>
      <w:r w:rsidR="00182768" w:rsidRPr="00354446">
        <w:t>‘</w:t>
      </w:r>
      <w:r w:rsidRPr="00354446">
        <w:t xml:space="preserve">swap </w:t>
      </w:r>
      <w:r w:rsidR="002C56C0">
        <w:t>primary offer</w:t>
      </w:r>
      <w:r w:rsidRPr="00354446">
        <w:t>/</w:t>
      </w:r>
      <w:r w:rsidR="002C56C0">
        <w:t>subscriber bundle</w:t>
      </w:r>
      <w:r w:rsidR="00182768" w:rsidRPr="00354446">
        <w:t>’.</w:t>
      </w:r>
      <w:bookmarkEnd w:id="1179"/>
    </w:p>
    <w:p w:rsidR="00916E3A" w:rsidRPr="00354446" w:rsidRDefault="003236F3" w:rsidP="0058431F">
      <w:pPr>
        <w:pStyle w:val="Requirements"/>
      </w:pPr>
      <w:bookmarkStart w:id="1180" w:name="_Toc253578655"/>
      <w:r w:rsidRPr="00354446">
        <w:t xml:space="preserve">CHA-3.7.4.300 </w:t>
      </w:r>
      <w:r w:rsidR="00325101" w:rsidRPr="00354446">
        <w:t>Channel/CSR light</w:t>
      </w:r>
      <w:r w:rsidRPr="00354446">
        <w:t xml:space="preserve"> application shall allow user reconfiguring line roles with respect of use case </w:t>
      </w:r>
      <w:r w:rsidR="00182768" w:rsidRPr="00354446">
        <w:t>‘</w:t>
      </w:r>
      <w:r w:rsidRPr="00354446">
        <w:t xml:space="preserve">Update </w:t>
      </w:r>
      <w:r w:rsidR="00A65E57">
        <w:t>subscriber</w:t>
      </w:r>
      <w:r w:rsidR="0058431F">
        <w:t xml:space="preserve"> external id</w:t>
      </w:r>
      <w:r w:rsidR="00182768" w:rsidRPr="00354446">
        <w:t>’.</w:t>
      </w:r>
      <w:bookmarkEnd w:id="1180"/>
    </w:p>
    <w:p w:rsidR="0049692C" w:rsidRPr="00354446" w:rsidRDefault="0049692C" w:rsidP="0049692C">
      <w:pPr>
        <w:pStyle w:val="Requirements"/>
        <w:ind w:left="288"/>
      </w:pPr>
      <w:bookmarkStart w:id="1181" w:name="_Toc253578656"/>
      <w:r w:rsidRPr="00354446">
        <w:t>CHA-3.7.4.300</w:t>
      </w:r>
      <w:r w:rsidR="00BA2FF6" w:rsidRPr="00354446">
        <w:t>.1</w:t>
      </w:r>
      <w:r w:rsidRPr="00354446">
        <w:t xml:space="preserve"> </w:t>
      </w:r>
      <w:r w:rsidR="00325101" w:rsidRPr="00354446">
        <w:t>Channel/CSR light</w:t>
      </w:r>
      <w:r w:rsidRPr="00354446">
        <w:t xml:space="preserve"> application shall display previous values configured when us</w:t>
      </w:r>
      <w:r w:rsidR="00BA2FF6" w:rsidRPr="00354446">
        <w:t>er is redirected from a basket option to reconfigure the associated selection.</w:t>
      </w:r>
      <w:bookmarkEnd w:id="1181"/>
    </w:p>
    <w:p w:rsidR="00182768" w:rsidRDefault="00182768" w:rsidP="0049692C">
      <w:pPr>
        <w:pStyle w:val="Requirements"/>
        <w:ind w:left="288"/>
      </w:pPr>
      <w:bookmarkStart w:id="1182" w:name="_Toc253578657"/>
      <w:r w:rsidRPr="00354446">
        <w:t>CHA-3.7.4.300.2</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82"/>
    </w:p>
    <w:p w:rsidR="0058431F" w:rsidRPr="00354446" w:rsidRDefault="0058431F" w:rsidP="0058431F">
      <w:pPr>
        <w:pStyle w:val="Requirements"/>
        <w:ind w:left="288"/>
      </w:pPr>
      <w:bookmarkStart w:id="1183" w:name="_Toc253578658"/>
      <w:r>
        <w:t>CHA-3.7.4.300.3</w:t>
      </w:r>
      <w:r w:rsidRPr="00354446">
        <w:rPr>
          <w:bCs/>
        </w:rPr>
        <w:t xml:space="preserve"> Channel/CSR light application</w:t>
      </w:r>
      <w:r w:rsidRPr="00354446">
        <w:t xml:space="preserve"> shall </w:t>
      </w:r>
      <w:r>
        <w:t xml:space="preserve">propose same facilities to configure the new external id as in use case Configure </w:t>
      </w:r>
      <w:r w:rsidR="00A65E57">
        <w:t>subscriber</w:t>
      </w:r>
      <w:r>
        <w:t xml:space="preserve"> external id</w:t>
      </w:r>
      <w:r w:rsidRPr="00354446">
        <w:t>.</w:t>
      </w:r>
      <w:bookmarkEnd w:id="1183"/>
    </w:p>
    <w:p w:rsidR="00A83107" w:rsidRPr="00354446" w:rsidRDefault="00A922AF" w:rsidP="00354446">
      <w:pPr>
        <w:pStyle w:val="Requirements"/>
      </w:pPr>
      <w:bookmarkStart w:id="1184" w:name="_Toc213594028"/>
      <w:bookmarkStart w:id="1185" w:name="_Toc214111281"/>
      <w:bookmarkStart w:id="1186" w:name="_Toc253578659"/>
      <w:r w:rsidRPr="00354446">
        <w:t>CHA-3.7.4</w:t>
      </w:r>
      <w:r w:rsidR="00A83107" w:rsidRPr="00354446">
        <w:t>.</w:t>
      </w:r>
      <w:r w:rsidR="00A83107" w:rsidRPr="00354446">
        <w:rPr>
          <w:rFonts w:cs="Arial"/>
        </w:rPr>
        <w:t xml:space="preserve">310 </w:t>
      </w:r>
      <w:r w:rsidR="00325101" w:rsidRPr="00354446">
        <w:t>Channel/CSR light</w:t>
      </w:r>
      <w:r w:rsidR="00A83107" w:rsidRPr="00354446">
        <w:t xml:space="preserve"> application shall displays F&amp;F already configured with respect of use case </w:t>
      </w:r>
      <w:r w:rsidR="00182768" w:rsidRPr="00354446">
        <w:t>‘</w:t>
      </w:r>
      <w:r w:rsidR="00A83107" w:rsidRPr="00354446">
        <w:t>View and manage F&amp;F</w:t>
      </w:r>
      <w:bookmarkEnd w:id="1184"/>
      <w:r w:rsidR="00BC50E8">
        <w:t xml:space="preserve"> list</w:t>
      </w:r>
      <w:r w:rsidR="00182768" w:rsidRPr="00354446">
        <w:t>’</w:t>
      </w:r>
      <w:r w:rsidR="00A83107" w:rsidRPr="00354446">
        <w:t xml:space="preserve"> and thus similarly as described in FRS F&amp;F</w:t>
      </w:r>
      <w:bookmarkEnd w:id="1185"/>
      <w:r w:rsidR="00BA22E7">
        <w:t xml:space="preserve"> for consumer 3.1</w:t>
      </w:r>
      <w:r w:rsidR="00182768" w:rsidRPr="00354446">
        <w:t>.</w:t>
      </w:r>
      <w:bookmarkEnd w:id="1186"/>
    </w:p>
    <w:p w:rsidR="00A83107" w:rsidRPr="00354446" w:rsidRDefault="00A922AF" w:rsidP="00BA22E7">
      <w:pPr>
        <w:pStyle w:val="Requirements"/>
      </w:pPr>
      <w:bookmarkStart w:id="1187" w:name="_Toc213594032"/>
      <w:bookmarkStart w:id="1188" w:name="_Toc214111282"/>
      <w:bookmarkStart w:id="1189" w:name="_Toc253578660"/>
      <w:r w:rsidRPr="00354446">
        <w:t>CHA-3.7.4</w:t>
      </w:r>
      <w:r w:rsidR="00A83107" w:rsidRPr="00354446">
        <w:t>.</w:t>
      </w:r>
      <w:r w:rsidR="00A83107" w:rsidRPr="00354446">
        <w:rPr>
          <w:rFonts w:cs="Arial"/>
        </w:rPr>
        <w:t xml:space="preserve">320 </w:t>
      </w:r>
      <w:r w:rsidR="00325101" w:rsidRPr="00354446">
        <w:t>Channel/CSR light</w:t>
      </w:r>
      <w:r w:rsidR="00A83107" w:rsidRPr="00354446">
        <w:t xml:space="preserve"> application shall allow user reconfiguring F&amp;F</w:t>
      </w:r>
      <w:r w:rsidR="00BA22E7">
        <w:t xml:space="preserve"> numbers</w:t>
      </w:r>
      <w:r w:rsidR="00A83107" w:rsidRPr="00354446">
        <w:t xml:space="preserve"> for a </w:t>
      </w:r>
      <w:r w:rsidR="00A65E57">
        <w:t>subscriber</w:t>
      </w:r>
      <w:r w:rsidR="00A83107" w:rsidRPr="00354446">
        <w:t xml:space="preserve"> with respect of use case </w:t>
      </w:r>
      <w:r w:rsidR="00182768" w:rsidRPr="00354446">
        <w:t>‘</w:t>
      </w:r>
      <w:r w:rsidR="00A83107" w:rsidRPr="00354446">
        <w:rPr>
          <w:rFonts w:cs="Arial"/>
        </w:rPr>
        <w:t>Reconfigure F&amp;F</w:t>
      </w:r>
      <w:bookmarkEnd w:id="1187"/>
      <w:r w:rsidR="00BC50E8">
        <w:rPr>
          <w:rFonts w:cs="Arial"/>
        </w:rPr>
        <w:t xml:space="preserve"> list</w:t>
      </w:r>
      <w:r w:rsidR="00182768" w:rsidRPr="00354446">
        <w:rPr>
          <w:rFonts w:cs="Arial"/>
        </w:rPr>
        <w:t>’</w:t>
      </w:r>
      <w:r w:rsidR="00A83107" w:rsidRPr="00354446">
        <w:rPr>
          <w:rFonts w:cs="Arial"/>
        </w:rPr>
        <w:t xml:space="preserve"> </w:t>
      </w:r>
      <w:r w:rsidR="00A83107" w:rsidRPr="00354446">
        <w:t>and thus similarly as described in FRS F&amp;F</w:t>
      </w:r>
      <w:bookmarkStart w:id="1190" w:name="_Toc213594034"/>
      <w:bookmarkEnd w:id="1188"/>
      <w:r w:rsidR="00BA22E7">
        <w:t xml:space="preserve"> for consumer 3.1</w:t>
      </w:r>
      <w:r w:rsidR="00182768" w:rsidRPr="00354446">
        <w:t>.</w:t>
      </w:r>
      <w:r w:rsidR="00354446">
        <w:t>(V2)</w:t>
      </w:r>
      <w:bookmarkEnd w:id="1189"/>
    </w:p>
    <w:p w:rsidR="00182768" w:rsidRPr="00354446" w:rsidRDefault="00182768" w:rsidP="00182768">
      <w:pPr>
        <w:pStyle w:val="Requirements"/>
        <w:ind w:left="288"/>
      </w:pPr>
      <w:bookmarkStart w:id="1191" w:name="_Toc253578661"/>
      <w:r w:rsidRPr="00354446">
        <w:t>CHA-3.7.4.320.1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91"/>
    </w:p>
    <w:p w:rsidR="00A83107" w:rsidRPr="001D64F2" w:rsidRDefault="00A922AF" w:rsidP="00A83107">
      <w:pPr>
        <w:pStyle w:val="Requirements"/>
        <w:rPr>
          <w:strike/>
        </w:rPr>
      </w:pPr>
      <w:bookmarkStart w:id="1192" w:name="_Toc214111283"/>
      <w:bookmarkStart w:id="1193" w:name="_Toc253578662"/>
      <w:r w:rsidRPr="001D64F2">
        <w:rPr>
          <w:strike/>
        </w:rPr>
        <w:t>CHA-3.7.4</w:t>
      </w:r>
      <w:r w:rsidR="00A83107" w:rsidRPr="001D64F2">
        <w:rPr>
          <w:strike/>
        </w:rPr>
        <w:t>.</w:t>
      </w:r>
      <w:r w:rsidR="00A83107" w:rsidRPr="001D64F2">
        <w:rPr>
          <w:rFonts w:cs="Arial"/>
          <w:strike/>
        </w:rPr>
        <w:t xml:space="preserve">330 </w:t>
      </w:r>
      <w:r w:rsidR="00325101">
        <w:rPr>
          <w:strike/>
        </w:rPr>
        <w:t>Channel/CSR light</w:t>
      </w:r>
      <w:r w:rsidR="00A83107" w:rsidRPr="001D64F2">
        <w:rPr>
          <w:strike/>
        </w:rPr>
        <w:t xml:space="preserve"> application shall allow user viewing records history of an instantiated list with respect of use case </w:t>
      </w:r>
      <w:r w:rsidR="00182768" w:rsidRPr="001D64F2">
        <w:rPr>
          <w:strike/>
        </w:rPr>
        <w:t>‘</w:t>
      </w:r>
      <w:r w:rsidR="00A83107" w:rsidRPr="001D64F2">
        <w:rPr>
          <w:strike/>
        </w:rPr>
        <w:t>View F&amp;F, FOA or FDA records history</w:t>
      </w:r>
      <w:bookmarkEnd w:id="1190"/>
      <w:r w:rsidR="00182768" w:rsidRPr="001D64F2">
        <w:rPr>
          <w:strike/>
        </w:rPr>
        <w:t>’</w:t>
      </w:r>
      <w:r w:rsidR="00A83107" w:rsidRPr="001D64F2">
        <w:rPr>
          <w:strike/>
        </w:rPr>
        <w:t xml:space="preserve"> and thus similarly as described in FRS F&amp;F</w:t>
      </w:r>
      <w:bookmarkEnd w:id="1192"/>
      <w:r w:rsidR="00182768" w:rsidRPr="001D64F2">
        <w:rPr>
          <w:strike/>
        </w:rPr>
        <w:t>.</w:t>
      </w:r>
      <w:bookmarkEnd w:id="1193"/>
    </w:p>
    <w:p w:rsidR="00182768" w:rsidRPr="00354446" w:rsidRDefault="00182768" w:rsidP="00182768">
      <w:pPr>
        <w:pStyle w:val="Requirements"/>
      </w:pPr>
      <w:bookmarkStart w:id="1194" w:name="_Toc253578663"/>
      <w:r w:rsidRPr="00354446">
        <w:t xml:space="preserve">CHA-3.7.4.350 </w:t>
      </w:r>
      <w:r w:rsidR="00325101" w:rsidRPr="00354446">
        <w:t>Channel/CSR light</w:t>
      </w:r>
      <w:r w:rsidRPr="00354446">
        <w:t xml:space="preserve"> application </w:t>
      </w:r>
      <w:bookmarkStart w:id="1195" w:name="_Toc215890761"/>
      <w:r w:rsidRPr="00354446">
        <w:t xml:space="preserve">shall allow a user adding </w:t>
      </w:r>
      <w:r w:rsidR="00D22280">
        <w:t>subscriber supplementary offer</w:t>
      </w:r>
      <w:r w:rsidRPr="00354446">
        <w:t xml:space="preserve">s with respect of use case ‘Add </w:t>
      </w:r>
      <w:r w:rsidR="00D22280">
        <w:t>subscriber supplementary offer</w:t>
      </w:r>
      <w:r w:rsidRPr="00354446">
        <w:t>s’.</w:t>
      </w:r>
      <w:bookmarkEnd w:id="1194"/>
      <w:bookmarkEnd w:id="1195"/>
    </w:p>
    <w:p w:rsidR="00182768" w:rsidRDefault="00182768" w:rsidP="00182768">
      <w:pPr>
        <w:pStyle w:val="Requirements"/>
        <w:ind w:left="288"/>
        <w:rPr>
          <w:ins w:id="1196" w:author="Raphaël Guého" w:date="2010-02-05T12:36:00Z"/>
        </w:rPr>
      </w:pPr>
      <w:bookmarkStart w:id="1197" w:name="_Toc253578664"/>
      <w:r w:rsidRPr="00354446">
        <w:lastRenderedPageBreak/>
        <w:t>CHA-3.7.4.350.1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197"/>
    </w:p>
    <w:p w:rsidR="00B92D93" w:rsidRPr="00354446" w:rsidRDefault="00B92D93" w:rsidP="00B92D93">
      <w:pPr>
        <w:pStyle w:val="Requirements"/>
        <w:rPr>
          <w:ins w:id="1198" w:author="Raphaël Guého" w:date="2010-02-05T12:36:00Z"/>
        </w:rPr>
      </w:pPr>
      <w:bookmarkStart w:id="1199" w:name="_Toc253578665"/>
      <w:ins w:id="1200" w:author="Raphaël Guého" w:date="2010-02-05T12:36:00Z">
        <w:r w:rsidRPr="0058431F">
          <w:t>CHA-3.7.4.</w:t>
        </w:r>
        <w:r>
          <w:t>355</w:t>
        </w:r>
        <w:r w:rsidRPr="0058431F">
          <w:t xml:space="preserve"> Channel</w:t>
        </w:r>
        <w:r w:rsidRPr="00354446">
          <w:t xml:space="preserve">/CSR light application shall allow user modifying </w:t>
        </w:r>
        <w:r>
          <w:t>offer parameters</w:t>
        </w:r>
        <w:r w:rsidRPr="00354446">
          <w:t xml:space="preserve"> with respect of use case ‘Modify </w:t>
        </w:r>
        <w:r>
          <w:t>subscriber</w:t>
        </w:r>
        <w:r w:rsidRPr="00354446">
          <w:t xml:space="preserve"> </w:t>
        </w:r>
        <w:r>
          <w:t>offer</w:t>
        </w:r>
        <w:r w:rsidRPr="00354446">
          <w:t>’.</w:t>
        </w:r>
        <w:bookmarkEnd w:id="1199"/>
      </w:ins>
    </w:p>
    <w:p w:rsidR="00B92D93" w:rsidRPr="00354446" w:rsidRDefault="00B92D93" w:rsidP="00B92D93">
      <w:pPr>
        <w:pStyle w:val="Requirements"/>
        <w:ind w:left="284"/>
        <w:rPr>
          <w:ins w:id="1201" w:author="Raphaël Guého" w:date="2010-02-05T12:36:00Z"/>
        </w:rPr>
      </w:pPr>
      <w:bookmarkStart w:id="1202" w:name="_Toc253578666"/>
      <w:ins w:id="1203" w:author="Raphaël Guého" w:date="2010-02-05T12:36:00Z">
        <w:r w:rsidRPr="00354446">
          <w:t>CHA-3.7.4.</w:t>
        </w:r>
        <w:r>
          <w:t>355</w:t>
        </w:r>
        <w:r w:rsidRPr="00354446">
          <w:t>.1</w:t>
        </w:r>
        <w:r w:rsidRPr="00354446">
          <w:rPr>
            <w:bCs/>
          </w:rPr>
          <w:t xml:space="preserve"> Channel/CSR light application</w:t>
        </w:r>
        <w:r w:rsidRPr="00354446">
          <w:t xml:space="preserve"> shall allow configuring at design-time the availability of this use case depending on the contextual </w:t>
        </w:r>
        <w:r>
          <w:t>subscriber</w:t>
        </w:r>
        <w:r w:rsidRPr="00354446">
          <w:t xml:space="preserve"> current status.</w:t>
        </w:r>
        <w:bookmarkEnd w:id="1202"/>
      </w:ins>
    </w:p>
    <w:p w:rsidR="00B92D93" w:rsidRPr="00354446" w:rsidDel="00B92D93" w:rsidRDefault="00B92D93" w:rsidP="00B92D93">
      <w:pPr>
        <w:pStyle w:val="Requirements"/>
        <w:rPr>
          <w:del w:id="1204" w:author="Raphaël Guého" w:date="2010-02-05T12:38:00Z"/>
        </w:rPr>
      </w:pPr>
    </w:p>
    <w:p w:rsidR="00DE4A33" w:rsidRPr="00354446" w:rsidRDefault="00DE4A33" w:rsidP="00DE4A33">
      <w:pPr>
        <w:pStyle w:val="Requirements"/>
      </w:pPr>
      <w:bookmarkStart w:id="1205" w:name="_Toc253578667"/>
      <w:r w:rsidRPr="00354446">
        <w:t xml:space="preserve">CHA-3.7.4.360 </w:t>
      </w:r>
      <w:r w:rsidR="00325101" w:rsidRPr="00354446">
        <w:t>Channel/CSR light</w:t>
      </w:r>
      <w:r w:rsidRPr="00354446">
        <w:t xml:space="preserve"> application shall allow a user removing a </w:t>
      </w:r>
      <w:r w:rsidR="00D22280">
        <w:t>subscriber supplementary offer</w:t>
      </w:r>
      <w:r w:rsidRPr="00354446">
        <w:t xml:space="preserve"> with respect of use case ‘Remove </w:t>
      </w:r>
      <w:r w:rsidR="00D22280">
        <w:t>subscriber supplementary offer</w:t>
      </w:r>
      <w:r w:rsidRPr="00354446">
        <w:t>’.</w:t>
      </w:r>
      <w:bookmarkEnd w:id="1205"/>
    </w:p>
    <w:p w:rsidR="00DE4A33" w:rsidRPr="00354446" w:rsidRDefault="00DE4A33" w:rsidP="00DE4A33">
      <w:pPr>
        <w:pStyle w:val="Requirements"/>
        <w:ind w:left="288"/>
      </w:pPr>
      <w:bookmarkStart w:id="1206" w:name="_Toc253578668"/>
      <w:r w:rsidRPr="00354446">
        <w:t>CHA-3.7.4.360.1</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206"/>
    </w:p>
    <w:p w:rsidR="00DE4A33" w:rsidRPr="00354446" w:rsidRDefault="00DE4A33" w:rsidP="00085C81">
      <w:pPr>
        <w:pStyle w:val="Requirements"/>
      </w:pPr>
      <w:bookmarkStart w:id="1207" w:name="_Toc215890802"/>
      <w:bookmarkStart w:id="1208" w:name="_Toc253578669"/>
      <w:r w:rsidRPr="00354446">
        <w:t>CHA-3.7.4</w:t>
      </w:r>
      <w:r w:rsidRPr="00354446">
        <w:t xml:space="preserve">.370 </w:t>
      </w:r>
      <w:r w:rsidR="00325101" w:rsidRPr="00354446">
        <w:rPr>
          <w:bCs/>
        </w:rPr>
        <w:t>Channel/CSR light</w:t>
      </w:r>
      <w:r w:rsidRPr="00354446">
        <w:rPr>
          <w:bCs/>
        </w:rPr>
        <w:t xml:space="preserve"> application</w:t>
      </w:r>
      <w:r w:rsidRPr="00354446">
        <w:t xml:space="preserve"> shall allow a user reconfiguring list of </w:t>
      </w:r>
      <w:r w:rsidR="00D22280">
        <w:t>subscriber supplementary offer</w:t>
      </w:r>
      <w:r w:rsidRPr="00354446">
        <w:t xml:space="preserve">s with respect of use case ‘Reconfigure </w:t>
      </w:r>
      <w:r w:rsidR="00D22280">
        <w:t>subscriber supplementary offer</w:t>
      </w:r>
      <w:r w:rsidRPr="00354446">
        <w:t>s’.</w:t>
      </w:r>
      <w:bookmarkEnd w:id="1207"/>
      <w:bookmarkEnd w:id="1208"/>
    </w:p>
    <w:p w:rsidR="00DE4A33" w:rsidRPr="00085C81" w:rsidRDefault="00DE4A33" w:rsidP="00DE4A33">
      <w:pPr>
        <w:pStyle w:val="Requirements"/>
        <w:ind w:left="288"/>
        <w:rPr>
          <w:strike/>
        </w:rPr>
      </w:pPr>
      <w:bookmarkStart w:id="1209" w:name="_Toc215890803"/>
      <w:bookmarkStart w:id="1210" w:name="_Toc253578670"/>
      <w:r w:rsidRPr="00085C81">
        <w:rPr>
          <w:strike/>
        </w:rPr>
        <w:t xml:space="preserve">CHA-3.7.4.370.1 </w:t>
      </w:r>
      <w:r w:rsidR="00325101" w:rsidRPr="00085C81">
        <w:rPr>
          <w:bCs/>
          <w:strike/>
        </w:rPr>
        <w:t>Channel/CSR light</w:t>
      </w:r>
      <w:r w:rsidRPr="00085C81">
        <w:rPr>
          <w:bCs/>
          <w:strike/>
        </w:rPr>
        <w:t xml:space="preserve"> application</w:t>
      </w:r>
      <w:r w:rsidRPr="00085C81">
        <w:rPr>
          <w:strike/>
        </w:rPr>
        <w:t xml:space="preserve"> shall proposes the option only if there is a </w:t>
      </w:r>
      <w:r w:rsidR="002C56C0" w:rsidRPr="00085C81">
        <w:rPr>
          <w:strike/>
        </w:rPr>
        <w:t>subscriber bundle</w:t>
      </w:r>
      <w:r w:rsidRPr="00085C81">
        <w:rPr>
          <w:strike/>
        </w:rPr>
        <w:t xml:space="preserve"> subscribed on the </w:t>
      </w:r>
      <w:r w:rsidR="00A65E57" w:rsidRPr="00085C81">
        <w:rPr>
          <w:strike/>
        </w:rPr>
        <w:t>subscriber</w:t>
      </w:r>
      <w:r w:rsidRPr="00085C81">
        <w:rPr>
          <w:strike/>
        </w:rPr>
        <w:t xml:space="preserve"> and selective </w:t>
      </w:r>
      <w:r w:rsidR="00E95ABF" w:rsidRPr="00085C81">
        <w:rPr>
          <w:strike/>
        </w:rPr>
        <w:t>offer</w:t>
      </w:r>
      <w:r w:rsidRPr="00085C81">
        <w:rPr>
          <w:strike/>
        </w:rPr>
        <w:t xml:space="preserve">s in the </w:t>
      </w:r>
      <w:r w:rsidR="002C56C0" w:rsidRPr="00085C81">
        <w:rPr>
          <w:strike/>
        </w:rPr>
        <w:t>subscriber bundle</w:t>
      </w:r>
      <w:r w:rsidRPr="00085C81">
        <w:rPr>
          <w:strike/>
        </w:rPr>
        <w:t xml:space="preserve"> definition</w:t>
      </w:r>
      <w:bookmarkEnd w:id="1209"/>
      <w:r w:rsidRPr="00085C81">
        <w:rPr>
          <w:strike/>
        </w:rPr>
        <w:t>.</w:t>
      </w:r>
      <w:bookmarkEnd w:id="1210"/>
    </w:p>
    <w:p w:rsidR="00DE4A33" w:rsidRPr="00354446" w:rsidRDefault="00DE4A33" w:rsidP="00DE4A33">
      <w:pPr>
        <w:pStyle w:val="Requirements"/>
        <w:ind w:left="288"/>
      </w:pPr>
      <w:bookmarkStart w:id="1211" w:name="_Toc215890804"/>
      <w:bookmarkStart w:id="1212" w:name="_Toc253578671"/>
      <w:r w:rsidRPr="00354446">
        <w:t xml:space="preserve">CHA-3.7.4.370.2 </w:t>
      </w:r>
      <w:r w:rsidR="00325101" w:rsidRPr="00354446">
        <w:rPr>
          <w:bCs/>
        </w:rPr>
        <w:t>Channel/CSR light</w:t>
      </w:r>
      <w:r w:rsidRPr="00354446">
        <w:rPr>
          <w:bCs/>
        </w:rPr>
        <w:t xml:space="preserve"> application</w:t>
      </w:r>
      <w:r w:rsidRPr="00354446">
        <w:t xml:space="preserve"> shall allow user to keep a selective </w:t>
      </w:r>
      <w:r w:rsidR="00E95ABF">
        <w:t>offer</w:t>
      </w:r>
      <w:r w:rsidRPr="00354446">
        <w:t xml:space="preserve"> but as optional only if the </w:t>
      </w:r>
      <w:r w:rsidR="00E95ABF">
        <w:t>offer</w:t>
      </w:r>
      <w:r w:rsidRPr="00354446">
        <w:t xml:space="preserve"> is hybrid and if the </w:t>
      </w:r>
      <w:r w:rsidR="00E95ABF">
        <w:t>offer</w:t>
      </w:r>
      <w:r w:rsidRPr="00354446">
        <w:t xml:space="preserve"> is still available.</w:t>
      </w:r>
      <w:bookmarkEnd w:id="1211"/>
      <w:bookmarkEnd w:id="1212"/>
    </w:p>
    <w:p w:rsidR="00DE4A33" w:rsidRPr="00354446" w:rsidRDefault="00DE4A33" w:rsidP="00085C81">
      <w:pPr>
        <w:pStyle w:val="Requirements"/>
        <w:ind w:left="288"/>
      </w:pPr>
      <w:bookmarkStart w:id="1213" w:name="_Toc215890805"/>
      <w:bookmarkStart w:id="1214" w:name="_Toc253578672"/>
      <w:r w:rsidRPr="00354446">
        <w:t xml:space="preserve">CHA-3.7.4.370.3 </w:t>
      </w:r>
      <w:r w:rsidR="00325101" w:rsidRPr="00354446">
        <w:rPr>
          <w:bCs/>
        </w:rPr>
        <w:t>Channel/CSR light</w:t>
      </w:r>
      <w:r w:rsidRPr="00354446">
        <w:rPr>
          <w:bCs/>
        </w:rPr>
        <w:t xml:space="preserve"> application</w:t>
      </w:r>
      <w:r w:rsidRPr="00354446">
        <w:t xml:space="preserve"> shall propose as candidate </w:t>
      </w:r>
      <w:r w:rsidR="00E95ABF">
        <w:t>offer</w:t>
      </w:r>
      <w:r w:rsidRPr="00354446">
        <w:t xml:space="preserve">s only </w:t>
      </w:r>
      <w:r w:rsidR="00E95ABF">
        <w:t>offer</w:t>
      </w:r>
      <w:r w:rsidRPr="00354446">
        <w:t xml:space="preserve">s valid (refer to select </w:t>
      </w:r>
      <w:r w:rsidR="00D22280">
        <w:t>subscriber supplementary offer</w:t>
      </w:r>
      <w:r w:rsidRPr="00354446">
        <w:t>s for ‘valid’ requirements)</w:t>
      </w:r>
      <w:bookmarkEnd w:id="1213"/>
      <w:r w:rsidRPr="00354446">
        <w:t>.</w:t>
      </w:r>
      <w:bookmarkEnd w:id="1214"/>
    </w:p>
    <w:p w:rsidR="00DE4A33" w:rsidRPr="00354446" w:rsidRDefault="00DE4A33" w:rsidP="00DE4A33">
      <w:pPr>
        <w:pStyle w:val="Requirements"/>
        <w:ind w:left="288"/>
      </w:pPr>
      <w:bookmarkStart w:id="1215" w:name="_Toc215890806"/>
      <w:bookmarkStart w:id="1216" w:name="_Toc253578673"/>
      <w:r w:rsidRPr="00354446">
        <w:t xml:space="preserve">CHA-3.7.4.370.4 </w:t>
      </w:r>
      <w:r w:rsidR="00325101" w:rsidRPr="00354446">
        <w:rPr>
          <w:bCs/>
        </w:rPr>
        <w:t>Channel/CSR light</w:t>
      </w:r>
      <w:r w:rsidRPr="00354446">
        <w:rPr>
          <w:bCs/>
        </w:rPr>
        <w:t xml:space="preserve"> application</w:t>
      </w:r>
      <w:r w:rsidRPr="00354446">
        <w:t xml:space="preserve"> shall display and control </w:t>
      </w:r>
      <w:r w:rsidR="00E95ABF">
        <w:t>offer</w:t>
      </w:r>
      <w:r w:rsidRPr="00354446">
        <w:t xml:space="preserve">s rules similarly as in select </w:t>
      </w:r>
      <w:r w:rsidR="00D22280">
        <w:t>subscriber supplementary offer</w:t>
      </w:r>
      <w:r w:rsidRPr="00354446">
        <w:t>s</w:t>
      </w:r>
      <w:bookmarkEnd w:id="1215"/>
      <w:r w:rsidRPr="00354446">
        <w:t>.</w:t>
      </w:r>
      <w:bookmarkEnd w:id="1216"/>
    </w:p>
    <w:p w:rsidR="00DE4A33" w:rsidRDefault="00DE4A33" w:rsidP="00DE4A33">
      <w:pPr>
        <w:pStyle w:val="Requirements"/>
        <w:ind w:left="288"/>
      </w:pPr>
      <w:bookmarkStart w:id="1217" w:name="_Toc253578674"/>
      <w:r w:rsidRPr="00354446">
        <w:t>CHA-3.7.4.370.5</w:t>
      </w:r>
      <w:r w:rsidRPr="00354446">
        <w:rPr>
          <w:bCs/>
        </w:rPr>
        <w:t xml:space="preserve"> </w:t>
      </w:r>
      <w:r w:rsidR="00325101" w:rsidRPr="00354446">
        <w:rPr>
          <w:bCs/>
        </w:rPr>
        <w:t>Channel/CSR light</w:t>
      </w:r>
      <w:r w:rsidRPr="00354446">
        <w:rPr>
          <w:bCs/>
        </w:rPr>
        <w:t xml:space="preserve"> application</w:t>
      </w:r>
      <w:r w:rsidRPr="00354446">
        <w:t xml:space="preserve"> shall allow configuring at design-time the availability of this use case depending on the contextual </w:t>
      </w:r>
      <w:r w:rsidR="00A65E57">
        <w:t>subscriber</w:t>
      </w:r>
      <w:r w:rsidRPr="00354446">
        <w:t xml:space="preserve"> current status.</w:t>
      </w:r>
      <w:bookmarkEnd w:id="1217"/>
    </w:p>
    <w:p w:rsidR="003E43BC" w:rsidRPr="00354446" w:rsidRDefault="003E43BC" w:rsidP="003E43BC">
      <w:pPr>
        <w:pStyle w:val="Requirements"/>
      </w:pPr>
      <w:bookmarkStart w:id="1218" w:name="_Toc253578675"/>
      <w:r w:rsidRPr="00354446">
        <w:t>CHA-3.7.4.</w:t>
      </w:r>
      <w:r>
        <w:t>400</w:t>
      </w:r>
      <w:r w:rsidRPr="00354446">
        <w:t xml:space="preserve"> </w:t>
      </w:r>
      <w:r w:rsidRPr="00354446">
        <w:rPr>
          <w:bCs/>
        </w:rPr>
        <w:t>Channel/CSR light application</w:t>
      </w:r>
      <w:r w:rsidRPr="00354446">
        <w:t xml:space="preserve"> shall allow a user </w:t>
      </w:r>
      <w:r>
        <w:t xml:space="preserve">swapping an external id for another one </w:t>
      </w:r>
      <w:r w:rsidRPr="00354446">
        <w:t>with respect of use case ‘</w:t>
      </w:r>
      <w:r>
        <w:t>Swap an external id</w:t>
      </w:r>
      <w:r w:rsidRPr="00354446">
        <w:t>’</w:t>
      </w:r>
      <w:bookmarkEnd w:id="1218"/>
    </w:p>
    <w:p w:rsidR="00E16112" w:rsidRDefault="003E43BC" w:rsidP="00E16112">
      <w:pPr>
        <w:pStyle w:val="BodyText"/>
        <w:ind w:left="288"/>
      </w:pPr>
      <w:r w:rsidRPr="00354446">
        <w:t>CHA-3.7.4.</w:t>
      </w:r>
      <w:r>
        <w:t xml:space="preserve">400.10 Channel/CSR light application shall </w:t>
      </w:r>
      <w:r w:rsidR="00E16112">
        <w:t>respect the same requirements as defined in CHA-3.3.4.140.x</w:t>
      </w:r>
    </w:p>
    <w:p w:rsidR="00182768" w:rsidRDefault="00182768" w:rsidP="00A83107">
      <w:pPr>
        <w:pStyle w:val="Requirements"/>
      </w:pPr>
    </w:p>
    <w:p w:rsidR="00CA2A06" w:rsidRDefault="00CA2A06" w:rsidP="00A2394F">
      <w:pPr>
        <w:pStyle w:val="Capability"/>
      </w:pPr>
      <w:bookmarkStart w:id="1219" w:name="_Toc253578068"/>
      <w:bookmarkStart w:id="1220" w:name="_Toc253578676"/>
      <w:r>
        <w:t xml:space="preserve">Capability </w:t>
      </w:r>
      <w:r w:rsidR="00A2394F">
        <w:fldChar w:fldCharType="begin"/>
      </w:r>
      <w:r w:rsidR="00A2394F">
        <w:instrText xml:space="preserve"> LISTNUM  "business req" </w:instrText>
      </w:r>
      <w:r w:rsidR="00A2394F">
        <w:fldChar w:fldCharType="end">
          <w:numberingChange w:id="1221" w:author="Raphaël Guého" w:date="2010-01-04T14:43:00Z" w:original="7."/>
        </w:fldChar>
      </w:r>
      <w:r>
        <w:t xml:space="preserve"> Product Selection </w:t>
      </w:r>
      <w:r w:rsidR="00AA7DEF">
        <w:t>- PRS</w:t>
      </w:r>
      <w:bookmarkEnd w:id="1219"/>
      <w:bookmarkEnd w:id="1220"/>
    </w:p>
    <w:p w:rsidR="00CA2A06" w:rsidRDefault="00CA2A06" w:rsidP="00CA2A06">
      <w:pPr>
        <w:pStyle w:val="Heading3"/>
      </w:pPr>
      <w:bookmarkStart w:id="1222" w:name="_Toc253578069"/>
      <w:r>
        <w:t>Capability Description</w:t>
      </w:r>
      <w:bookmarkEnd w:id="1222"/>
    </w:p>
    <w:p w:rsidR="00CA2A06" w:rsidRPr="0001019F" w:rsidRDefault="006D362C" w:rsidP="00CA2A06">
      <w:pPr>
        <w:pStyle w:val="BodyText"/>
        <w:rPr>
          <w:strike/>
        </w:rPr>
      </w:pPr>
      <w:r>
        <w:t>This capability is devoted to the browsing and selec</w:t>
      </w:r>
      <w:r>
        <w:t>tion of products the customer wants to subscribe</w:t>
      </w:r>
    </w:p>
    <w:p w:rsidR="00CA2A06" w:rsidRDefault="00CA2A06" w:rsidP="00CA2A06">
      <w:pPr>
        <w:pStyle w:val="Heading3"/>
      </w:pPr>
      <w:bookmarkStart w:id="1223" w:name="_Toc253578070"/>
      <w:r>
        <w:t>Capability Assumptions/Dependencies</w:t>
      </w:r>
      <w:bookmarkEnd w:id="1223"/>
    </w:p>
    <w:p w:rsidR="00CA2A06" w:rsidRDefault="00F51E18" w:rsidP="00CA2A06">
      <w:pPr>
        <w:pStyle w:val="BodyText"/>
      </w:pPr>
      <w:r>
        <w:t xml:space="preserve">This capability is dependent on the creation of a new </w:t>
      </w:r>
      <w:r w:rsidR="00A65E57">
        <w:t>subscriber</w:t>
      </w:r>
      <w:r>
        <w:t xml:space="preserve">. A new </w:t>
      </w:r>
      <w:r w:rsidR="00A65E57">
        <w:t>subscriber</w:t>
      </w:r>
      <w:r>
        <w:t xml:space="preserve"> can be achieved by creating a customer or creating an additional </w:t>
      </w:r>
      <w:r w:rsidR="00A65E57">
        <w:t>subscriber</w:t>
      </w:r>
      <w:r>
        <w:t xml:space="preserve"> for a customer in creation (still in the basket) or creating an additional </w:t>
      </w:r>
      <w:r w:rsidR="00A65E57">
        <w:t>subscriber</w:t>
      </w:r>
      <w:r>
        <w:t xml:space="preserve"> for an existing customer.</w:t>
      </w:r>
    </w:p>
    <w:p w:rsidR="00CA2A06" w:rsidRDefault="00CA2A06" w:rsidP="00CA2A06">
      <w:pPr>
        <w:pStyle w:val="Heading3"/>
      </w:pPr>
      <w:bookmarkStart w:id="1224" w:name="_Toc253578071"/>
      <w:r>
        <w:lastRenderedPageBreak/>
        <w:t>Capability Use Cases</w:t>
      </w:r>
      <w:bookmarkEnd w:id="1224"/>
    </w:p>
    <w:p w:rsidR="004F4D7D" w:rsidRPr="00012323" w:rsidRDefault="00290D54" w:rsidP="004752DD">
      <w:pPr>
        <w:pStyle w:val="Heading4"/>
      </w:pPr>
      <w:bookmarkStart w:id="1225" w:name="_Toc253578072"/>
      <w:r w:rsidRPr="00012323">
        <w:t>Use C</w:t>
      </w:r>
      <w:r w:rsidR="004F4D7D" w:rsidRPr="00012323">
        <w:t xml:space="preserve">ase: </w:t>
      </w:r>
      <w:r w:rsidR="00626203">
        <w:t xml:space="preserve"> </w:t>
      </w:r>
      <w:r w:rsidR="004F4D7D" w:rsidRPr="00012323">
        <w:t>Browse Catalog to inform</w:t>
      </w:r>
      <w:r w:rsidR="00012323">
        <w:t xml:space="preserve"> (V2)</w:t>
      </w:r>
      <w:bookmarkEnd w:id="122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4F4D7D" w:rsidRPr="00012323" w:rsidTr="00F35DDB">
        <w:trPr>
          <w:gridAfter w:val="1"/>
          <w:wAfter w:w="18" w:type="dxa"/>
          <w:trHeight w:val="360"/>
        </w:trPr>
        <w:tc>
          <w:tcPr>
            <w:tcW w:w="5580" w:type="dxa"/>
            <w:gridSpan w:val="2"/>
            <w:shd w:val="clear" w:color="auto" w:fill="E6E6E6"/>
          </w:tcPr>
          <w:p w:rsidR="004F4D7D" w:rsidRPr="00012323" w:rsidRDefault="00145F2A" w:rsidP="00122B88">
            <w:pPr>
              <w:pStyle w:val="TableHeading"/>
            </w:pPr>
            <w:r w:rsidRPr="00012323">
              <w:t>B</w:t>
            </w:r>
            <w:r w:rsidR="004F4D7D" w:rsidRPr="00012323">
              <w:t>rowse catalog to inform</w:t>
            </w:r>
          </w:p>
        </w:tc>
        <w:tc>
          <w:tcPr>
            <w:tcW w:w="2610" w:type="dxa"/>
            <w:shd w:val="clear" w:color="auto" w:fill="E6E6E6"/>
          </w:tcPr>
          <w:p w:rsidR="004F4D7D" w:rsidRPr="00012323" w:rsidRDefault="00795AF3" w:rsidP="00122B88">
            <w:pPr>
              <w:pStyle w:val="TableHeading"/>
            </w:pPr>
            <w:r w:rsidRPr="00012323">
              <w:t>PRS0010</w:t>
            </w:r>
            <w:r w:rsidR="004F4D7D" w:rsidRPr="00012323">
              <w:t xml:space="preserve"> </w:t>
            </w:r>
          </w:p>
        </w:tc>
      </w:tr>
      <w:tr w:rsidR="004F4D7D" w:rsidRPr="00012323" w:rsidTr="00F35DDB">
        <w:tc>
          <w:tcPr>
            <w:tcW w:w="2268" w:type="dxa"/>
          </w:tcPr>
          <w:p w:rsidR="004F4D7D" w:rsidRPr="00012323" w:rsidRDefault="004F4D7D" w:rsidP="00F35DDB">
            <w:r w:rsidRPr="00012323">
              <w:t>Primary actors</w:t>
            </w:r>
          </w:p>
        </w:tc>
        <w:tc>
          <w:tcPr>
            <w:tcW w:w="5940" w:type="dxa"/>
            <w:gridSpan w:val="3"/>
          </w:tcPr>
          <w:p w:rsidR="004F4D7D" w:rsidRDefault="004F4D7D" w:rsidP="00F35DDB">
            <w:pPr>
              <w:pStyle w:val="BodyText"/>
            </w:pPr>
            <w:r w:rsidRPr="00012323">
              <w:t>Dealer User</w:t>
            </w:r>
          </w:p>
          <w:p w:rsidR="00012323" w:rsidRPr="00012323" w:rsidRDefault="00012323" w:rsidP="00F35DDB">
            <w:pPr>
              <w:pStyle w:val="BodyText"/>
            </w:pPr>
            <w:r>
              <w:t>CSR</w:t>
            </w:r>
            <w:r w:rsidR="00A348A0">
              <w:t xml:space="preserve"> user</w:t>
            </w:r>
          </w:p>
        </w:tc>
      </w:tr>
      <w:tr w:rsidR="004F4D7D" w:rsidRPr="00012323" w:rsidTr="00F35DDB">
        <w:tc>
          <w:tcPr>
            <w:tcW w:w="2268" w:type="dxa"/>
          </w:tcPr>
          <w:p w:rsidR="004F4D7D" w:rsidRPr="00012323" w:rsidRDefault="004F4D7D" w:rsidP="00F35DDB">
            <w:r w:rsidRPr="00012323">
              <w:t>Summary Goal</w:t>
            </w:r>
          </w:p>
        </w:tc>
        <w:tc>
          <w:tcPr>
            <w:tcW w:w="5940" w:type="dxa"/>
            <w:gridSpan w:val="3"/>
          </w:tcPr>
          <w:p w:rsidR="004F4D7D" w:rsidRPr="00012323" w:rsidRDefault="004F4D7D" w:rsidP="00F35DDB">
            <w:pPr>
              <w:pStyle w:val="BodyText"/>
            </w:pPr>
            <w:r w:rsidRPr="00012323">
              <w:t xml:space="preserve">This use case allows </w:t>
            </w:r>
            <w:r w:rsidR="0002100D" w:rsidRPr="00012323">
              <w:t>user</w:t>
            </w:r>
            <w:r w:rsidRPr="00012323">
              <w:t xml:space="preserve"> browsing the catalog just to  give information </w:t>
            </w:r>
            <w:r w:rsidR="00160F7A" w:rsidRPr="00012323">
              <w:t>about pro</w:t>
            </w:r>
            <w:r w:rsidR="00160F7A" w:rsidRPr="00012323">
              <w:t xml:space="preserve">duct and services </w:t>
            </w:r>
            <w:r w:rsidRPr="00012323">
              <w:t>to a customer/prospect</w:t>
            </w:r>
          </w:p>
        </w:tc>
      </w:tr>
      <w:tr w:rsidR="004F4D7D" w:rsidRPr="00012323" w:rsidTr="00F35DDB">
        <w:trPr>
          <w:trHeight w:val="176"/>
        </w:trPr>
        <w:tc>
          <w:tcPr>
            <w:tcW w:w="2268" w:type="dxa"/>
          </w:tcPr>
          <w:p w:rsidR="004F4D7D" w:rsidRPr="00012323" w:rsidRDefault="004F4D7D" w:rsidP="00F35DDB">
            <w:r w:rsidRPr="00012323">
              <w:t>Pre-conditions</w:t>
            </w:r>
          </w:p>
        </w:tc>
        <w:tc>
          <w:tcPr>
            <w:tcW w:w="5940" w:type="dxa"/>
            <w:gridSpan w:val="3"/>
          </w:tcPr>
          <w:p w:rsidR="004F4D7D" w:rsidRPr="00012323" w:rsidRDefault="00553E11" w:rsidP="004F4D7D">
            <w:pPr>
              <w:pStyle w:val="BodyText"/>
            </w:pPr>
            <w:r w:rsidRPr="00012323">
              <w:t>User</w:t>
            </w:r>
            <w:r w:rsidR="004F4D7D" w:rsidRPr="00012323">
              <w:t xml:space="preserve"> isn’t in an acquisition o</w:t>
            </w:r>
            <w:r w:rsidR="00133813" w:rsidRPr="00012323">
              <w:t>r</w:t>
            </w:r>
            <w:r w:rsidR="004F4D7D" w:rsidRPr="00012323">
              <w:t xml:space="preserve"> swap process</w:t>
            </w:r>
          </w:p>
        </w:tc>
      </w:tr>
      <w:tr w:rsidR="004F4D7D" w:rsidRPr="00012323" w:rsidTr="00F35DDB">
        <w:trPr>
          <w:trHeight w:val="176"/>
        </w:trPr>
        <w:tc>
          <w:tcPr>
            <w:tcW w:w="2268" w:type="dxa"/>
          </w:tcPr>
          <w:p w:rsidR="004F4D7D" w:rsidRPr="00012323" w:rsidRDefault="004F4D7D" w:rsidP="00F35DDB">
            <w:r w:rsidRPr="00012323">
              <w:t>Trigger</w:t>
            </w:r>
          </w:p>
        </w:tc>
        <w:tc>
          <w:tcPr>
            <w:tcW w:w="5940" w:type="dxa"/>
            <w:gridSpan w:val="3"/>
          </w:tcPr>
          <w:p w:rsidR="004F4D7D" w:rsidRPr="00012323" w:rsidRDefault="004F4D7D" w:rsidP="00F35DDB">
            <w:pPr>
              <w:pStyle w:val="BodyText"/>
            </w:pPr>
            <w:r w:rsidRPr="00012323">
              <w:t>Either:</w:t>
            </w:r>
          </w:p>
          <w:p w:rsidR="004F4D7D" w:rsidRPr="00012323" w:rsidRDefault="00553E11" w:rsidP="000F7361">
            <w:pPr>
              <w:pStyle w:val="BodyText"/>
              <w:numPr>
                <w:ilvl w:val="0"/>
                <w:numId w:val="99"/>
              </w:numPr>
            </w:pPr>
            <w:r w:rsidRPr="00012323">
              <w:t>User</w:t>
            </w:r>
            <w:r w:rsidR="004F4D7D" w:rsidRPr="00012323">
              <w:t xml:space="preserve"> has selected the browse catalog option from his home page</w:t>
            </w:r>
          </w:p>
          <w:p w:rsidR="004F4D7D" w:rsidRPr="00012323" w:rsidRDefault="00553E11" w:rsidP="000F7361">
            <w:pPr>
              <w:pStyle w:val="BodyText"/>
              <w:numPr>
                <w:ilvl w:val="0"/>
                <w:numId w:val="99"/>
              </w:numPr>
            </w:pPr>
            <w:r w:rsidRPr="00012323">
              <w:t>User</w:t>
            </w:r>
            <w:r w:rsidR="004F4D7D" w:rsidRPr="00012323">
              <w:t xml:space="preserve"> has selected the browse catalog option in the context of an existing customer</w:t>
            </w:r>
          </w:p>
        </w:tc>
      </w:tr>
      <w:tr w:rsidR="004F4D7D" w:rsidRPr="00012323" w:rsidTr="00F35DDB">
        <w:trPr>
          <w:trHeight w:val="176"/>
        </w:trPr>
        <w:tc>
          <w:tcPr>
            <w:tcW w:w="2268" w:type="dxa"/>
          </w:tcPr>
          <w:p w:rsidR="004F4D7D" w:rsidRPr="00012323" w:rsidRDefault="004F4D7D" w:rsidP="00F35DDB">
            <w:r w:rsidRPr="00012323">
              <w:t>Minimum guarantees</w:t>
            </w:r>
          </w:p>
        </w:tc>
        <w:tc>
          <w:tcPr>
            <w:tcW w:w="5940" w:type="dxa"/>
            <w:gridSpan w:val="3"/>
          </w:tcPr>
          <w:p w:rsidR="004F4D7D" w:rsidRPr="00012323" w:rsidRDefault="004F4D7D" w:rsidP="00F35DDB">
            <w:pPr>
              <w:pStyle w:val="BodyText"/>
            </w:pPr>
            <w:r w:rsidRPr="00012323">
              <w:t xml:space="preserve">Only </w:t>
            </w:r>
            <w:r w:rsidR="002C56C0">
              <w:t>primary offer</w:t>
            </w:r>
            <w:r w:rsidRPr="00012323">
              <w:t xml:space="preserve">s, </w:t>
            </w:r>
            <w:r w:rsidR="002C56C0">
              <w:t>subscriber bundle</w:t>
            </w:r>
            <w:r w:rsidRPr="00012323">
              <w:t>s sellable by the dealer are displayed</w:t>
            </w:r>
          </w:p>
        </w:tc>
      </w:tr>
      <w:tr w:rsidR="004F4D7D" w:rsidRPr="00012323" w:rsidTr="00F35DDB">
        <w:trPr>
          <w:trHeight w:val="176"/>
        </w:trPr>
        <w:tc>
          <w:tcPr>
            <w:tcW w:w="2268" w:type="dxa"/>
          </w:tcPr>
          <w:p w:rsidR="004F4D7D" w:rsidRPr="00012323" w:rsidRDefault="004F4D7D" w:rsidP="00F35DDB">
            <w:r w:rsidRPr="00012323">
              <w:t>Success guarantees:</w:t>
            </w:r>
          </w:p>
        </w:tc>
        <w:tc>
          <w:tcPr>
            <w:tcW w:w="5940" w:type="dxa"/>
            <w:gridSpan w:val="3"/>
          </w:tcPr>
          <w:p w:rsidR="004F4D7D" w:rsidRPr="00012323" w:rsidRDefault="00325101" w:rsidP="00F35DDB">
            <w:pPr>
              <w:pStyle w:val="BodyText"/>
            </w:pPr>
            <w:r w:rsidRPr="00012323">
              <w:t>Channel/CSR light</w:t>
            </w:r>
            <w:r w:rsidR="004F4D7D" w:rsidRPr="00012323">
              <w:t xml:space="preserve"> application displays available </w:t>
            </w:r>
            <w:r w:rsidR="002C56C0">
              <w:t>primary offer</w:t>
            </w:r>
            <w:r w:rsidR="004F4D7D" w:rsidRPr="00012323">
              <w:t xml:space="preserve">s and </w:t>
            </w:r>
            <w:r w:rsidR="002C56C0">
              <w:t>primary offer</w:t>
            </w:r>
            <w:r w:rsidR="004F4D7D" w:rsidRPr="00012323">
              <w:t>s bundles</w:t>
            </w:r>
          </w:p>
        </w:tc>
      </w:tr>
      <w:tr w:rsidR="004F4D7D" w:rsidRPr="00012323" w:rsidTr="00F35DDB">
        <w:trPr>
          <w:trHeight w:val="176"/>
        </w:trPr>
        <w:tc>
          <w:tcPr>
            <w:tcW w:w="2268" w:type="dxa"/>
          </w:tcPr>
          <w:p w:rsidR="004F4D7D" w:rsidRPr="00012323" w:rsidRDefault="004F4D7D" w:rsidP="00F35DDB">
            <w:r w:rsidRPr="00012323">
              <w:t>Normal Flow:</w:t>
            </w:r>
          </w:p>
        </w:tc>
        <w:tc>
          <w:tcPr>
            <w:tcW w:w="5940" w:type="dxa"/>
            <w:gridSpan w:val="3"/>
          </w:tcPr>
          <w:p w:rsidR="008E1CD5" w:rsidRPr="00012323" w:rsidRDefault="00325101" w:rsidP="000F7361">
            <w:pPr>
              <w:pStyle w:val="ListNumberUC"/>
              <w:numPr>
                <w:ilvl w:val="0"/>
                <w:numId w:val="207"/>
              </w:numPr>
            </w:pPr>
            <w:r w:rsidRPr="00012323">
              <w:t>Channel/CSR light</w:t>
            </w:r>
            <w:r w:rsidR="009779B7" w:rsidRPr="00012323">
              <w:t xml:space="preserve"> application displays all the available currencies as selectable</w:t>
            </w:r>
            <w:r w:rsidR="008E1CD5" w:rsidRPr="00012323">
              <w:t xml:space="preserve"> (A1)</w:t>
            </w:r>
            <w:r w:rsidR="00924FEB" w:rsidRPr="00012323">
              <w:t xml:space="preserve"> (A2)</w:t>
            </w:r>
            <w:r w:rsidR="009A03EA">
              <w:t xml:space="preserve"> (A2.1)</w:t>
            </w:r>
          </w:p>
          <w:p w:rsidR="00917EA9" w:rsidRPr="00012323" w:rsidRDefault="00553E11" w:rsidP="000F7361">
            <w:pPr>
              <w:pStyle w:val="ListNumberUC"/>
              <w:numPr>
                <w:ilvl w:val="0"/>
                <w:numId w:val="207"/>
              </w:numPr>
            </w:pPr>
            <w:r w:rsidRPr="00012323">
              <w:t>User</w:t>
            </w:r>
            <w:r w:rsidR="00917EA9" w:rsidRPr="00012323">
              <w:t xml:space="preserve"> selects a currency</w:t>
            </w:r>
          </w:p>
          <w:p w:rsidR="004F4D7D" w:rsidRPr="00012323" w:rsidRDefault="00325101" w:rsidP="000F7361">
            <w:pPr>
              <w:pStyle w:val="ListNumberUC"/>
              <w:numPr>
                <w:ilvl w:val="0"/>
                <w:numId w:val="207"/>
              </w:numPr>
            </w:pPr>
            <w:r w:rsidRPr="00012323">
              <w:t>Channel/CSR light</w:t>
            </w:r>
            <w:r w:rsidR="004F4D7D" w:rsidRPr="00012323">
              <w:t xml:space="preserve"> application redirect</w:t>
            </w:r>
            <w:r w:rsidR="00917EA9" w:rsidRPr="00012323">
              <w:t>s</w:t>
            </w:r>
            <w:r w:rsidR="004F4D7D" w:rsidRPr="00012323">
              <w:t xml:space="preserve"> the user to the browse </w:t>
            </w:r>
            <w:r w:rsidR="002C56C0">
              <w:t>primary offer</w:t>
            </w:r>
            <w:r w:rsidR="004F4D7D" w:rsidRPr="00012323">
              <w:t xml:space="preserve">s/ </w:t>
            </w:r>
            <w:r w:rsidR="002C56C0">
              <w:t>subscriber bundle</w:t>
            </w:r>
            <w:r w:rsidR="004F4D7D" w:rsidRPr="00012323">
              <w:t xml:space="preserve"> use case (A</w:t>
            </w:r>
            <w:r w:rsidR="00924FEB" w:rsidRPr="00012323">
              <w:t>3</w:t>
            </w:r>
            <w:r w:rsidR="004F4D7D" w:rsidRPr="00012323">
              <w:t>)</w:t>
            </w:r>
          </w:p>
        </w:tc>
      </w:tr>
      <w:tr w:rsidR="004F4D7D" w:rsidRPr="00012323" w:rsidTr="00F35DDB">
        <w:trPr>
          <w:trHeight w:val="176"/>
        </w:trPr>
        <w:tc>
          <w:tcPr>
            <w:tcW w:w="2268" w:type="dxa"/>
          </w:tcPr>
          <w:p w:rsidR="004F4D7D" w:rsidRPr="00012323" w:rsidRDefault="004F4D7D" w:rsidP="00F35DDB">
            <w:r w:rsidRPr="00012323">
              <w:t>Alternative Flows:</w:t>
            </w:r>
          </w:p>
        </w:tc>
        <w:tc>
          <w:tcPr>
            <w:tcW w:w="5940" w:type="dxa"/>
            <w:gridSpan w:val="3"/>
          </w:tcPr>
          <w:p w:rsidR="00332076" w:rsidRPr="00012323" w:rsidRDefault="00332076" w:rsidP="00332076">
            <w:pPr>
              <w:pStyle w:val="BodyText"/>
            </w:pPr>
            <w:r w:rsidRPr="00012323">
              <w:t xml:space="preserve">A1: when </w:t>
            </w:r>
            <w:r w:rsidR="00917EA9" w:rsidRPr="00012323">
              <w:t>a root account is contextual</w:t>
            </w:r>
            <w:r w:rsidRPr="00012323">
              <w:t xml:space="preserve"> </w:t>
            </w:r>
          </w:p>
          <w:p w:rsidR="00332076" w:rsidRPr="00012323" w:rsidRDefault="00325101" w:rsidP="000F7361">
            <w:pPr>
              <w:pStyle w:val="ListNumberUC"/>
              <w:numPr>
                <w:ilvl w:val="0"/>
                <w:numId w:val="387"/>
              </w:numPr>
            </w:pPr>
            <w:r w:rsidRPr="00012323">
              <w:t>Channel/CSR light</w:t>
            </w:r>
            <w:r w:rsidR="00332076" w:rsidRPr="00012323">
              <w:t xml:space="preserve"> application set the currency </w:t>
            </w:r>
            <w:r w:rsidR="00917EA9" w:rsidRPr="00012323">
              <w:t>of</w:t>
            </w:r>
            <w:r w:rsidR="00332076" w:rsidRPr="00012323">
              <w:t xml:space="preserve"> the root account </w:t>
            </w:r>
            <w:r w:rsidR="00917EA9" w:rsidRPr="00012323">
              <w:t>as the pre-selected currency</w:t>
            </w:r>
          </w:p>
          <w:p w:rsidR="00332076" w:rsidRPr="00012323" w:rsidRDefault="00332076" w:rsidP="000F7361">
            <w:pPr>
              <w:pStyle w:val="ListNumberUC"/>
              <w:numPr>
                <w:ilvl w:val="0"/>
                <w:numId w:val="387"/>
              </w:numPr>
            </w:pPr>
            <w:r w:rsidRPr="00012323">
              <w:t>Next steps are similar to the</w:t>
            </w:r>
            <w:r w:rsidRPr="00012323">
              <w:t xml:space="preserve"> nominal case (NF2)</w:t>
            </w:r>
          </w:p>
          <w:p w:rsidR="00924FEB" w:rsidRPr="00012323" w:rsidRDefault="00924FEB" w:rsidP="00924FEB">
            <w:pPr>
              <w:pStyle w:val="BodyText"/>
            </w:pPr>
            <w:r w:rsidRPr="00012323">
              <w:t>A</w:t>
            </w:r>
            <w:r w:rsidR="00332076" w:rsidRPr="00012323">
              <w:t>2</w:t>
            </w:r>
            <w:r w:rsidRPr="00012323">
              <w:t xml:space="preserve">: </w:t>
            </w:r>
            <w:r w:rsidR="00917EA9" w:rsidRPr="00012323">
              <w:t>A</w:t>
            </w:r>
            <w:r w:rsidRPr="00012323">
              <w:t xml:space="preserve"> </w:t>
            </w:r>
            <w:r w:rsidR="00917EA9" w:rsidRPr="00012323">
              <w:t xml:space="preserve">design-time </w:t>
            </w:r>
            <w:r w:rsidRPr="00012323">
              <w:t xml:space="preserve">default currency exists or </w:t>
            </w:r>
            <w:r w:rsidR="00917EA9" w:rsidRPr="00012323">
              <w:t xml:space="preserve">design-time </w:t>
            </w:r>
            <w:r w:rsidRPr="00012323">
              <w:t xml:space="preserve"> </w:t>
            </w:r>
            <w:r w:rsidR="00917EA9" w:rsidRPr="00012323">
              <w:t>configuration is mono-currency</w:t>
            </w:r>
          </w:p>
          <w:p w:rsidR="00924FEB" w:rsidRPr="00012323" w:rsidRDefault="00325101" w:rsidP="000F7361">
            <w:pPr>
              <w:pStyle w:val="ListNumberUC"/>
              <w:numPr>
                <w:ilvl w:val="0"/>
                <w:numId w:val="388"/>
              </w:numPr>
            </w:pPr>
            <w:r w:rsidRPr="00012323">
              <w:t>Channel/CSR light</w:t>
            </w:r>
            <w:r w:rsidR="00917EA9" w:rsidRPr="00012323">
              <w:t xml:space="preserve"> application set the mono currency or design-time default currency as the pre-selected currency</w:t>
            </w:r>
          </w:p>
          <w:p w:rsidR="00924FEB" w:rsidRPr="00012323" w:rsidRDefault="00924FEB" w:rsidP="000F7361">
            <w:pPr>
              <w:pStyle w:val="ListNumberUC"/>
              <w:numPr>
                <w:ilvl w:val="0"/>
                <w:numId w:val="388"/>
              </w:numPr>
            </w:pPr>
            <w:r w:rsidRPr="00012323">
              <w:t>Next steps are similar to the nominal case (NF2)</w:t>
            </w:r>
          </w:p>
          <w:p w:rsidR="008E1CD5" w:rsidRPr="00012323" w:rsidRDefault="00924FEB" w:rsidP="008E1CD5">
            <w:pPr>
              <w:pStyle w:val="BodyText"/>
            </w:pPr>
            <w:r w:rsidRPr="00012323">
              <w:t>A2</w:t>
            </w:r>
            <w:r w:rsidR="009A03EA">
              <w:t>.1</w:t>
            </w:r>
            <w:r w:rsidR="008E1CD5" w:rsidRPr="00012323">
              <w:t>: Multiple currencies exist</w:t>
            </w:r>
            <w:r w:rsidRPr="00012323">
              <w:t xml:space="preserve"> and no default has been defined.</w:t>
            </w:r>
          </w:p>
          <w:p w:rsidR="008E1CD5" w:rsidRPr="00012323" w:rsidRDefault="00325101" w:rsidP="000F7361">
            <w:pPr>
              <w:pStyle w:val="ListNumberUC"/>
              <w:numPr>
                <w:ilvl w:val="0"/>
                <w:numId w:val="386"/>
              </w:numPr>
            </w:pPr>
            <w:r w:rsidRPr="00012323">
              <w:t>Channel/CSR light</w:t>
            </w:r>
            <w:r w:rsidR="008E1CD5" w:rsidRPr="00012323">
              <w:t xml:space="preserve"> application displays all the available currencies as selectable</w:t>
            </w:r>
            <w:r w:rsidR="00917EA9" w:rsidRPr="00012323">
              <w:t xml:space="preserve"> and the first one is pre-selected</w:t>
            </w:r>
          </w:p>
          <w:p w:rsidR="00917EA9" w:rsidRPr="00012323" w:rsidRDefault="00917EA9" w:rsidP="000F7361">
            <w:pPr>
              <w:pStyle w:val="ListNumberUC"/>
              <w:numPr>
                <w:ilvl w:val="0"/>
                <w:numId w:val="386"/>
              </w:numPr>
            </w:pPr>
            <w:r w:rsidRPr="00012323">
              <w:t>Next steps are similar to the nominal case (NF2)</w:t>
            </w:r>
          </w:p>
          <w:p w:rsidR="004F4D7D" w:rsidRPr="00012323" w:rsidRDefault="00924FEB" w:rsidP="008E1CD5">
            <w:pPr>
              <w:pStyle w:val="BodyText"/>
            </w:pPr>
            <w:r w:rsidRPr="00012323">
              <w:t>A3</w:t>
            </w:r>
            <w:r w:rsidR="004F4D7D" w:rsidRPr="00012323">
              <w:t xml:space="preserve">: </w:t>
            </w:r>
            <w:r w:rsidR="004F4D7D" w:rsidRPr="00012323">
              <w:t>Account pre-requisite rule are active</w:t>
            </w:r>
          </w:p>
          <w:p w:rsidR="004F4D7D" w:rsidRPr="00012323" w:rsidRDefault="00325101" w:rsidP="000F7361">
            <w:pPr>
              <w:pStyle w:val="ListNumberUC"/>
              <w:numPr>
                <w:ilvl w:val="0"/>
                <w:numId w:val="206"/>
              </w:numPr>
            </w:pPr>
            <w:r w:rsidRPr="00012323">
              <w:t>Channel/CSR light</w:t>
            </w:r>
            <w:r w:rsidR="004F4D7D" w:rsidRPr="00012323">
              <w:t xml:space="preserve"> application redirects the user to the get account pre requisite criteria use case</w:t>
            </w:r>
          </w:p>
          <w:p w:rsidR="004F4D7D" w:rsidRPr="00012323" w:rsidRDefault="004F4D7D" w:rsidP="000F7361">
            <w:pPr>
              <w:pStyle w:val="ListNumberUC"/>
              <w:numPr>
                <w:ilvl w:val="0"/>
                <w:numId w:val="206"/>
              </w:numPr>
            </w:pPr>
            <w:r w:rsidRPr="00012323">
              <w:t>Next steps are similar to the nominal case</w:t>
            </w:r>
          </w:p>
          <w:p w:rsidR="008E1CD5" w:rsidRPr="00012323" w:rsidRDefault="008E1CD5" w:rsidP="008E1CD5">
            <w:pPr>
              <w:pStyle w:val="ListNumberUC"/>
              <w:numPr>
                <w:ilvl w:val="0"/>
                <w:numId w:val="0"/>
              </w:numPr>
            </w:pPr>
          </w:p>
        </w:tc>
      </w:tr>
    </w:tbl>
    <w:p w:rsidR="004F4D7D" w:rsidRDefault="004F4D7D" w:rsidP="004F4D7D">
      <w:pPr>
        <w:pStyle w:val="Body"/>
        <w:ind w:left="0"/>
      </w:pPr>
    </w:p>
    <w:p w:rsidR="004F4D7D" w:rsidRDefault="00290D54" w:rsidP="004752DD">
      <w:pPr>
        <w:pStyle w:val="Heading4"/>
      </w:pPr>
      <w:bookmarkStart w:id="1226" w:name="_Toc253578073"/>
      <w:r>
        <w:t>Use C</w:t>
      </w:r>
      <w:r w:rsidR="004F4D7D">
        <w:t>ase:</w:t>
      </w:r>
      <w:r w:rsidR="00033AFE">
        <w:t xml:space="preserve"> </w:t>
      </w:r>
      <w:r w:rsidR="00626203">
        <w:t xml:space="preserve"> </w:t>
      </w:r>
      <w:r w:rsidR="004F4D7D">
        <w:t>Get account pre</w:t>
      </w:r>
      <w:r w:rsidR="00145F2A">
        <w:t>-</w:t>
      </w:r>
      <w:r w:rsidR="004F4D7D">
        <w:t>requisite criteria</w:t>
      </w:r>
      <w:r w:rsidR="00012323">
        <w:t xml:space="preserve"> (V2)</w:t>
      </w:r>
      <w:bookmarkEnd w:id="122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4F4D7D" w:rsidRPr="00E442E7" w:rsidTr="00F35DDB">
        <w:trPr>
          <w:gridAfter w:val="1"/>
          <w:wAfter w:w="18" w:type="dxa"/>
          <w:trHeight w:val="360"/>
        </w:trPr>
        <w:tc>
          <w:tcPr>
            <w:tcW w:w="5580" w:type="dxa"/>
            <w:gridSpan w:val="2"/>
            <w:shd w:val="clear" w:color="auto" w:fill="E6E6E6"/>
          </w:tcPr>
          <w:p w:rsidR="004F4D7D" w:rsidRPr="00E442E7" w:rsidRDefault="00145F2A" w:rsidP="00122B88">
            <w:pPr>
              <w:pStyle w:val="TableHeading"/>
            </w:pPr>
            <w:r>
              <w:t>Get account pre-requisite criteria</w:t>
            </w:r>
          </w:p>
        </w:tc>
        <w:tc>
          <w:tcPr>
            <w:tcW w:w="2610" w:type="dxa"/>
            <w:shd w:val="clear" w:color="auto" w:fill="E6E6E6"/>
          </w:tcPr>
          <w:p w:rsidR="004F4D7D" w:rsidRPr="00E442E7" w:rsidRDefault="00795AF3" w:rsidP="00122B88">
            <w:pPr>
              <w:pStyle w:val="TableHeading"/>
            </w:pPr>
            <w:r>
              <w:t>PRS0020</w:t>
            </w:r>
            <w:r w:rsidR="004F4D7D" w:rsidRPr="00E442E7">
              <w:t xml:space="preserve"> </w:t>
            </w:r>
          </w:p>
        </w:tc>
      </w:tr>
      <w:tr w:rsidR="004F4D7D" w:rsidRPr="00E442E7" w:rsidTr="00F35DDB">
        <w:tc>
          <w:tcPr>
            <w:tcW w:w="2268" w:type="dxa"/>
          </w:tcPr>
          <w:p w:rsidR="004F4D7D" w:rsidRPr="00E442E7" w:rsidRDefault="004F4D7D" w:rsidP="00F35DDB">
            <w:r w:rsidRPr="00E442E7">
              <w:t>Primary actors</w:t>
            </w:r>
          </w:p>
        </w:tc>
        <w:tc>
          <w:tcPr>
            <w:tcW w:w="5940" w:type="dxa"/>
            <w:gridSpan w:val="3"/>
          </w:tcPr>
          <w:p w:rsidR="004F4D7D" w:rsidRDefault="004F4D7D" w:rsidP="00F35DDB">
            <w:pPr>
              <w:pStyle w:val="BodyText"/>
            </w:pPr>
            <w:r w:rsidRPr="00E442E7">
              <w:t xml:space="preserve">Dealer </w:t>
            </w:r>
            <w:r>
              <w:t>User</w:t>
            </w:r>
          </w:p>
          <w:p w:rsidR="00012323" w:rsidRPr="00E442E7" w:rsidRDefault="00A348A0" w:rsidP="00F35DDB">
            <w:pPr>
              <w:pStyle w:val="BodyText"/>
            </w:pPr>
            <w:r>
              <w:t>CSR user</w:t>
            </w:r>
          </w:p>
        </w:tc>
      </w:tr>
      <w:tr w:rsidR="004F4D7D" w:rsidRPr="00E442E7" w:rsidTr="00F35DDB">
        <w:tc>
          <w:tcPr>
            <w:tcW w:w="2268" w:type="dxa"/>
          </w:tcPr>
          <w:p w:rsidR="004F4D7D" w:rsidRPr="00E442E7" w:rsidRDefault="004F4D7D" w:rsidP="00F35DDB">
            <w:r w:rsidRPr="00E442E7">
              <w:t>Summary Goal</w:t>
            </w:r>
          </w:p>
        </w:tc>
        <w:tc>
          <w:tcPr>
            <w:tcW w:w="5940" w:type="dxa"/>
            <w:gridSpan w:val="3"/>
          </w:tcPr>
          <w:p w:rsidR="004F4D7D" w:rsidRPr="00E442E7" w:rsidRDefault="004F4D7D" w:rsidP="00F35DDB">
            <w:pPr>
              <w:pStyle w:val="BodyText"/>
            </w:pPr>
            <w:r>
              <w:t xml:space="preserve">This use case allows </w:t>
            </w:r>
            <w:r w:rsidR="0002100D">
              <w:t>user</w:t>
            </w:r>
            <w:r>
              <w:t xml:space="preserve"> setting account pre requisite criteria value</w:t>
            </w:r>
          </w:p>
        </w:tc>
      </w:tr>
      <w:tr w:rsidR="004F4D7D" w:rsidRPr="00E442E7" w:rsidTr="00F35DDB">
        <w:trPr>
          <w:trHeight w:val="176"/>
        </w:trPr>
        <w:tc>
          <w:tcPr>
            <w:tcW w:w="2268" w:type="dxa"/>
          </w:tcPr>
          <w:p w:rsidR="004F4D7D" w:rsidRPr="00E442E7" w:rsidRDefault="004F4D7D" w:rsidP="00F35DDB">
            <w:r w:rsidRPr="00E442E7">
              <w:t>Pre-conditions</w:t>
            </w:r>
          </w:p>
        </w:tc>
        <w:tc>
          <w:tcPr>
            <w:tcW w:w="5940" w:type="dxa"/>
            <w:gridSpan w:val="3"/>
          </w:tcPr>
          <w:p w:rsidR="004F4D7D" w:rsidRPr="00E442E7" w:rsidRDefault="00553E11" w:rsidP="00F35DDB">
            <w:pPr>
              <w:pStyle w:val="BodyText"/>
            </w:pPr>
            <w:r>
              <w:t>User</w:t>
            </w:r>
            <w:r w:rsidR="000D7F99">
              <w:t xml:space="preserve"> is browsing the catalog to inform customer/prospect</w:t>
            </w:r>
          </w:p>
        </w:tc>
      </w:tr>
      <w:tr w:rsidR="004F4D7D" w:rsidRPr="00E442E7" w:rsidTr="00F35DDB">
        <w:trPr>
          <w:trHeight w:val="176"/>
        </w:trPr>
        <w:tc>
          <w:tcPr>
            <w:tcW w:w="2268" w:type="dxa"/>
          </w:tcPr>
          <w:p w:rsidR="004F4D7D" w:rsidRPr="00E442E7" w:rsidRDefault="004F4D7D" w:rsidP="00F35DDB">
            <w:r w:rsidRPr="00E442E7">
              <w:t>Trigger</w:t>
            </w:r>
          </w:p>
        </w:tc>
        <w:tc>
          <w:tcPr>
            <w:tcW w:w="5940" w:type="dxa"/>
            <w:gridSpan w:val="3"/>
          </w:tcPr>
          <w:p w:rsidR="004F4D7D" w:rsidRPr="00E442E7" w:rsidRDefault="000D7F99" w:rsidP="000D7F99">
            <w:pPr>
              <w:pStyle w:val="BodyText"/>
            </w:pPr>
            <w:r>
              <w:t>Account prerequisite rule are active</w:t>
            </w:r>
          </w:p>
        </w:tc>
      </w:tr>
      <w:tr w:rsidR="004F4D7D" w:rsidRPr="00E442E7" w:rsidTr="00F35DDB">
        <w:trPr>
          <w:trHeight w:val="176"/>
        </w:trPr>
        <w:tc>
          <w:tcPr>
            <w:tcW w:w="2268" w:type="dxa"/>
          </w:tcPr>
          <w:p w:rsidR="004F4D7D" w:rsidRPr="00E442E7" w:rsidRDefault="004F4D7D" w:rsidP="00F35DDB">
            <w:r w:rsidRPr="00E442E7">
              <w:t>Minimum guarantees</w:t>
            </w:r>
          </w:p>
        </w:tc>
        <w:tc>
          <w:tcPr>
            <w:tcW w:w="5940" w:type="dxa"/>
            <w:gridSpan w:val="3"/>
          </w:tcPr>
          <w:p w:rsidR="004F4D7D" w:rsidRPr="00E442E7" w:rsidRDefault="004F4D7D" w:rsidP="00F35DDB">
            <w:pPr>
              <w:pStyle w:val="BodyText"/>
            </w:pPr>
          </w:p>
        </w:tc>
      </w:tr>
      <w:tr w:rsidR="004F4D7D" w:rsidRPr="00E442E7" w:rsidTr="00F35DDB">
        <w:trPr>
          <w:trHeight w:val="176"/>
        </w:trPr>
        <w:tc>
          <w:tcPr>
            <w:tcW w:w="2268" w:type="dxa"/>
          </w:tcPr>
          <w:p w:rsidR="004F4D7D" w:rsidRPr="00E442E7" w:rsidRDefault="004F4D7D" w:rsidP="00F35DDB">
            <w:r w:rsidRPr="00E442E7">
              <w:t>Success guarantees:</w:t>
            </w:r>
          </w:p>
        </w:tc>
        <w:tc>
          <w:tcPr>
            <w:tcW w:w="5940" w:type="dxa"/>
            <w:gridSpan w:val="3"/>
          </w:tcPr>
          <w:p w:rsidR="004F4D7D" w:rsidRPr="00E442E7" w:rsidRDefault="000D7F99" w:rsidP="00F35DDB">
            <w:pPr>
              <w:pStyle w:val="BodyText"/>
            </w:pPr>
            <w:r>
              <w:t>Account pre requisite criteria have been set</w:t>
            </w:r>
          </w:p>
        </w:tc>
      </w:tr>
      <w:tr w:rsidR="004F4D7D" w:rsidRPr="00E442E7" w:rsidTr="00F35DDB">
        <w:trPr>
          <w:trHeight w:val="176"/>
        </w:trPr>
        <w:tc>
          <w:tcPr>
            <w:tcW w:w="2268" w:type="dxa"/>
          </w:tcPr>
          <w:p w:rsidR="004F4D7D" w:rsidRPr="00E442E7" w:rsidRDefault="004F4D7D" w:rsidP="00F35DDB">
            <w:r w:rsidRPr="00E442E7">
              <w:t>Normal Flow:</w:t>
            </w:r>
          </w:p>
        </w:tc>
        <w:tc>
          <w:tcPr>
            <w:tcW w:w="5940" w:type="dxa"/>
            <w:gridSpan w:val="3"/>
          </w:tcPr>
          <w:p w:rsidR="004F4D7D" w:rsidRDefault="00325101" w:rsidP="000F7361">
            <w:pPr>
              <w:pStyle w:val="ListNumberUC"/>
              <w:numPr>
                <w:ilvl w:val="0"/>
                <w:numId w:val="208"/>
              </w:numPr>
            </w:pPr>
            <w:r>
              <w:t>Channel/CSR light</w:t>
            </w:r>
            <w:r w:rsidR="004F4D7D">
              <w:t xml:space="preserve"> application </w:t>
            </w:r>
            <w:r w:rsidR="000D7F99">
              <w:t>get account pre requisite criteria</w:t>
            </w:r>
          </w:p>
          <w:p w:rsidR="000D7F99" w:rsidRDefault="00553E11" w:rsidP="000F7361">
            <w:pPr>
              <w:pStyle w:val="ListNumberUC"/>
              <w:numPr>
                <w:ilvl w:val="0"/>
                <w:numId w:val="208"/>
              </w:numPr>
            </w:pPr>
            <w:r>
              <w:t>User</w:t>
            </w:r>
            <w:r w:rsidR="000D7F99">
              <w:t xml:space="preserve"> set visible criteria value</w:t>
            </w:r>
          </w:p>
          <w:p w:rsidR="000D7F99" w:rsidRDefault="00325101" w:rsidP="000F7361">
            <w:pPr>
              <w:pStyle w:val="ListNumberUC"/>
              <w:numPr>
                <w:ilvl w:val="0"/>
                <w:numId w:val="208"/>
              </w:numPr>
            </w:pPr>
            <w:r>
              <w:t>Channel/CSR light</w:t>
            </w:r>
            <w:r w:rsidR="000D7F99">
              <w:t xml:space="preserve"> application completes with hidden account attributes default value</w:t>
            </w:r>
          </w:p>
          <w:p w:rsidR="000D7F99" w:rsidRPr="00E442E7" w:rsidRDefault="00325101" w:rsidP="000F7361">
            <w:pPr>
              <w:pStyle w:val="ListNumberUC"/>
              <w:numPr>
                <w:ilvl w:val="0"/>
                <w:numId w:val="208"/>
              </w:numPr>
            </w:pPr>
            <w:r>
              <w:t>Channel/CSR light</w:t>
            </w:r>
            <w:r w:rsidR="000D7F99">
              <w:t xml:space="preserve"> application redirects the user to the next step</w:t>
            </w:r>
          </w:p>
        </w:tc>
      </w:tr>
      <w:tr w:rsidR="004F4D7D" w:rsidRPr="00E442E7" w:rsidTr="00F35DDB">
        <w:trPr>
          <w:trHeight w:val="176"/>
        </w:trPr>
        <w:tc>
          <w:tcPr>
            <w:tcW w:w="2268" w:type="dxa"/>
          </w:tcPr>
          <w:p w:rsidR="004F4D7D" w:rsidRPr="00E442E7" w:rsidRDefault="004F4D7D" w:rsidP="00F35DDB">
            <w:r w:rsidRPr="00E442E7">
              <w:t>Alternative Flows:</w:t>
            </w:r>
          </w:p>
        </w:tc>
        <w:tc>
          <w:tcPr>
            <w:tcW w:w="5940" w:type="dxa"/>
            <w:gridSpan w:val="3"/>
          </w:tcPr>
          <w:p w:rsidR="004F4D7D" w:rsidRDefault="004F4D7D" w:rsidP="00332076">
            <w:pPr>
              <w:pStyle w:val="BodyText"/>
            </w:pPr>
            <w:r>
              <w:t xml:space="preserve">A1: </w:t>
            </w:r>
            <w:r w:rsidR="00553E11">
              <w:t>User</w:t>
            </w:r>
            <w:r w:rsidR="000D7F99">
              <w:t xml:space="preserve"> is in the context of an existing customer</w:t>
            </w:r>
          </w:p>
          <w:p w:rsidR="004F4D7D" w:rsidRDefault="00325101" w:rsidP="000F7361">
            <w:pPr>
              <w:pStyle w:val="ListNumberUC"/>
              <w:numPr>
                <w:ilvl w:val="0"/>
                <w:numId w:val="209"/>
              </w:numPr>
            </w:pPr>
            <w:r>
              <w:t>Channel/CSR light</w:t>
            </w:r>
            <w:r w:rsidR="004F4D7D">
              <w:t xml:space="preserve"> application </w:t>
            </w:r>
            <w:r w:rsidR="000D7F99">
              <w:t>set account pre requisite criteria with account attributes</w:t>
            </w:r>
          </w:p>
          <w:p w:rsidR="004F4D7D" w:rsidRPr="00E442E7" w:rsidRDefault="00325101" w:rsidP="000F7361">
            <w:pPr>
              <w:pStyle w:val="ListNumberUC"/>
              <w:numPr>
                <w:ilvl w:val="0"/>
                <w:numId w:val="209"/>
              </w:numPr>
            </w:pPr>
            <w:r>
              <w:t>Channel/CSR light</w:t>
            </w:r>
            <w:r w:rsidR="000D7F99">
              <w:t xml:space="preserve"> application redirects the user to the next step</w:t>
            </w:r>
          </w:p>
        </w:tc>
      </w:tr>
    </w:tbl>
    <w:p w:rsidR="008E4898" w:rsidRDefault="00290D54" w:rsidP="004752DD">
      <w:pPr>
        <w:pStyle w:val="Heading4"/>
      </w:pPr>
      <w:bookmarkStart w:id="1227" w:name="_Toc253578074"/>
      <w:r>
        <w:t>Use C</w:t>
      </w:r>
      <w:r w:rsidR="00F619E3">
        <w:t>ase</w:t>
      </w:r>
      <w:r w:rsidR="004B1522">
        <w:t>:</w:t>
      </w:r>
      <w:r w:rsidR="00F619E3">
        <w:t xml:space="preserve"> </w:t>
      </w:r>
      <w:r w:rsidR="00626203">
        <w:t xml:space="preserve"> </w:t>
      </w:r>
      <w:r w:rsidR="004E2456">
        <w:t xml:space="preserve">Browse </w:t>
      </w:r>
      <w:r w:rsidR="008F1CDC">
        <w:t xml:space="preserve">and select </w:t>
      </w:r>
      <w:r w:rsidR="002C56C0">
        <w:t>primary offer</w:t>
      </w:r>
      <w:r w:rsidR="00BC4F02">
        <w:t>s/</w:t>
      </w:r>
      <w:r w:rsidR="002C56C0">
        <w:t>subscriber bundle</w:t>
      </w:r>
      <w:r w:rsidR="00BC4F02">
        <w:t>s</w:t>
      </w:r>
      <w:bookmarkEnd w:id="122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8E4898" w:rsidRPr="00E442E7" w:rsidTr="00375664">
        <w:trPr>
          <w:gridAfter w:val="1"/>
          <w:wAfter w:w="18" w:type="dxa"/>
          <w:trHeight w:val="360"/>
        </w:trPr>
        <w:tc>
          <w:tcPr>
            <w:tcW w:w="5580" w:type="dxa"/>
            <w:gridSpan w:val="2"/>
            <w:shd w:val="clear" w:color="auto" w:fill="E6E6E6"/>
          </w:tcPr>
          <w:p w:rsidR="008E4898" w:rsidRPr="00E442E7" w:rsidRDefault="008E4898" w:rsidP="00122B88">
            <w:pPr>
              <w:pStyle w:val="TableHeading"/>
            </w:pPr>
            <w:r>
              <w:t xml:space="preserve">Browse </w:t>
            </w:r>
            <w:r w:rsidR="008F1CDC">
              <w:t xml:space="preserve">and select </w:t>
            </w:r>
            <w:r w:rsidR="002C56C0">
              <w:t>primary offer</w:t>
            </w:r>
            <w:r>
              <w:t>s/</w:t>
            </w:r>
            <w:r w:rsidR="002C56C0">
              <w:t>subscriber bundle</w:t>
            </w:r>
            <w:r>
              <w:t>s</w:t>
            </w:r>
          </w:p>
        </w:tc>
        <w:tc>
          <w:tcPr>
            <w:tcW w:w="2610" w:type="dxa"/>
            <w:shd w:val="clear" w:color="auto" w:fill="E6E6E6"/>
          </w:tcPr>
          <w:p w:rsidR="008E4898" w:rsidRPr="00E442E7" w:rsidRDefault="00795AF3" w:rsidP="00122B88">
            <w:pPr>
              <w:pStyle w:val="TableHeading"/>
            </w:pPr>
            <w:r>
              <w:t>PRS0030</w:t>
            </w:r>
          </w:p>
        </w:tc>
      </w:tr>
      <w:tr w:rsidR="008E4898" w:rsidRPr="00E442E7" w:rsidTr="00375664">
        <w:tc>
          <w:tcPr>
            <w:tcW w:w="2268" w:type="dxa"/>
          </w:tcPr>
          <w:p w:rsidR="008E4898" w:rsidRPr="00E442E7" w:rsidRDefault="008E4898" w:rsidP="00375664">
            <w:r w:rsidRPr="00E442E7">
              <w:t>Primary actors</w:t>
            </w:r>
          </w:p>
        </w:tc>
        <w:tc>
          <w:tcPr>
            <w:tcW w:w="5940" w:type="dxa"/>
            <w:gridSpan w:val="3"/>
          </w:tcPr>
          <w:p w:rsidR="008E4898" w:rsidRDefault="008E4898" w:rsidP="00375664">
            <w:pPr>
              <w:pStyle w:val="BodyText"/>
            </w:pPr>
            <w:r w:rsidRPr="00E442E7">
              <w:t xml:space="preserve">Dealer </w:t>
            </w:r>
            <w:r>
              <w:t>User</w:t>
            </w:r>
          </w:p>
          <w:p w:rsidR="00012323" w:rsidRPr="00E442E7" w:rsidRDefault="00012323" w:rsidP="00375664">
            <w:pPr>
              <w:pStyle w:val="BodyText"/>
            </w:pPr>
            <w:r>
              <w:t>CSR</w:t>
            </w:r>
          </w:p>
        </w:tc>
      </w:tr>
      <w:tr w:rsidR="008E4898" w:rsidRPr="00E442E7" w:rsidTr="00375664">
        <w:tc>
          <w:tcPr>
            <w:tcW w:w="2268" w:type="dxa"/>
          </w:tcPr>
          <w:p w:rsidR="008E4898" w:rsidRPr="00E442E7" w:rsidRDefault="008E4898" w:rsidP="00375664">
            <w:r w:rsidRPr="00E442E7">
              <w:t>Summary Goal</w:t>
            </w:r>
          </w:p>
        </w:tc>
        <w:tc>
          <w:tcPr>
            <w:tcW w:w="5940" w:type="dxa"/>
            <w:gridSpan w:val="3"/>
          </w:tcPr>
          <w:p w:rsidR="008E4898" w:rsidRPr="00E442E7" w:rsidRDefault="008E4898" w:rsidP="00375664">
            <w:pPr>
              <w:pStyle w:val="BodyText"/>
            </w:pPr>
            <w:r>
              <w:t>This use case allow</w:t>
            </w:r>
            <w:r w:rsidR="00BC4F02">
              <w:t xml:space="preserve">s dealer actors to browse </w:t>
            </w:r>
            <w:r w:rsidR="002C56C0">
              <w:t>primary offer</w:t>
            </w:r>
            <w:r w:rsidR="00BC4F02">
              <w:t>s and</w:t>
            </w:r>
            <w:r>
              <w:t xml:space="preserve"> </w:t>
            </w:r>
            <w:r w:rsidR="002C56C0">
              <w:t>subscriber bundle</w:t>
            </w:r>
            <w:r>
              <w:t>s</w:t>
            </w:r>
          </w:p>
        </w:tc>
      </w:tr>
      <w:tr w:rsidR="008E4898" w:rsidRPr="00E442E7" w:rsidTr="00375664">
        <w:trPr>
          <w:trHeight w:val="176"/>
        </w:trPr>
        <w:tc>
          <w:tcPr>
            <w:tcW w:w="2268" w:type="dxa"/>
          </w:tcPr>
          <w:p w:rsidR="008E4898" w:rsidRPr="00E442E7" w:rsidRDefault="008E4898" w:rsidP="00375664">
            <w:r w:rsidRPr="00E442E7">
              <w:t>Pre-conditions</w:t>
            </w:r>
          </w:p>
        </w:tc>
        <w:tc>
          <w:tcPr>
            <w:tcW w:w="5940" w:type="dxa"/>
            <w:gridSpan w:val="3"/>
          </w:tcPr>
          <w:p w:rsidR="008E4898" w:rsidRDefault="00565346" w:rsidP="00375664">
            <w:pPr>
              <w:pStyle w:val="BodyText"/>
            </w:pPr>
            <w:r>
              <w:t>Either:</w:t>
            </w:r>
          </w:p>
          <w:p w:rsidR="00565346" w:rsidRDefault="00553E11" w:rsidP="000F7361">
            <w:pPr>
              <w:pStyle w:val="BodyText"/>
              <w:numPr>
                <w:ilvl w:val="0"/>
                <w:numId w:val="98"/>
              </w:numPr>
            </w:pPr>
            <w:r>
              <w:t>User</w:t>
            </w:r>
            <w:r w:rsidR="00565346">
              <w:t xml:space="preserve"> is acquiring a new customer</w:t>
            </w:r>
          </w:p>
          <w:p w:rsidR="00565346" w:rsidRDefault="00553E11" w:rsidP="000F7361">
            <w:pPr>
              <w:pStyle w:val="BodyText"/>
              <w:numPr>
                <w:ilvl w:val="0"/>
                <w:numId w:val="98"/>
              </w:numPr>
            </w:pPr>
            <w:r>
              <w:t>User</w:t>
            </w:r>
            <w:r w:rsidR="00565346">
              <w:t xml:space="preserve"> is acquiring new </w:t>
            </w:r>
            <w:r w:rsidR="00A65E57">
              <w:t>subscriber</w:t>
            </w:r>
            <w:r w:rsidR="00565346">
              <w:t>s for an existing customer</w:t>
            </w:r>
          </w:p>
          <w:p w:rsidR="00565346" w:rsidRDefault="00553E11" w:rsidP="000F7361">
            <w:pPr>
              <w:pStyle w:val="BodyText"/>
              <w:numPr>
                <w:ilvl w:val="0"/>
                <w:numId w:val="98"/>
              </w:numPr>
            </w:pPr>
            <w:r>
              <w:t>User</w:t>
            </w:r>
            <w:r w:rsidR="00565346">
              <w:t xml:space="preserve"> is ‘swapping’ the </w:t>
            </w:r>
            <w:r w:rsidR="002C56C0">
              <w:t>primary offer</w:t>
            </w:r>
            <w:r w:rsidR="00565346">
              <w:t xml:space="preserve"> or </w:t>
            </w:r>
            <w:r w:rsidR="002C56C0">
              <w:t>subscriber bundle</w:t>
            </w:r>
            <w:r w:rsidR="00565346">
              <w:t xml:space="preserve"> of a specific </w:t>
            </w:r>
            <w:r w:rsidR="00A65E57">
              <w:t>subscriber</w:t>
            </w:r>
          </w:p>
          <w:p w:rsidR="00B12000" w:rsidRPr="00E442E7" w:rsidRDefault="00553E11" w:rsidP="000F7361">
            <w:pPr>
              <w:pStyle w:val="BodyText"/>
              <w:numPr>
                <w:ilvl w:val="0"/>
                <w:numId w:val="98"/>
              </w:numPr>
            </w:pPr>
            <w:r>
              <w:t>User</w:t>
            </w:r>
            <w:r w:rsidR="00B12000">
              <w:t xml:space="preserve"> wants to browse the catalog just to inform </w:t>
            </w:r>
            <w:r w:rsidR="00B12000">
              <w:lastRenderedPageBreak/>
              <w:t>customer/prospect</w:t>
            </w:r>
          </w:p>
        </w:tc>
      </w:tr>
      <w:tr w:rsidR="008E4898" w:rsidRPr="00E442E7" w:rsidTr="00375664">
        <w:trPr>
          <w:trHeight w:val="176"/>
        </w:trPr>
        <w:tc>
          <w:tcPr>
            <w:tcW w:w="2268" w:type="dxa"/>
          </w:tcPr>
          <w:p w:rsidR="008E4898" w:rsidRPr="00E442E7" w:rsidRDefault="008E4898" w:rsidP="00375664">
            <w:r w:rsidRPr="00E442E7">
              <w:lastRenderedPageBreak/>
              <w:t>Trigger</w:t>
            </w:r>
          </w:p>
        </w:tc>
        <w:tc>
          <w:tcPr>
            <w:tcW w:w="5940" w:type="dxa"/>
            <w:gridSpan w:val="3"/>
          </w:tcPr>
          <w:p w:rsidR="008E4898" w:rsidRDefault="00565346" w:rsidP="00565346">
            <w:pPr>
              <w:pStyle w:val="BodyText"/>
            </w:pPr>
            <w:r>
              <w:t>Either:</w:t>
            </w:r>
          </w:p>
          <w:p w:rsidR="00565346" w:rsidRDefault="00553E11" w:rsidP="000F7361">
            <w:pPr>
              <w:pStyle w:val="BodyText"/>
              <w:numPr>
                <w:ilvl w:val="0"/>
                <w:numId w:val="99"/>
              </w:numPr>
            </w:pPr>
            <w:r>
              <w:t>User</w:t>
            </w:r>
            <w:r w:rsidR="00565346">
              <w:t xml:space="preserve"> has been redirected to this use case after capturing or reviewing </w:t>
            </w:r>
            <w:r w:rsidR="00A63391">
              <w:t xml:space="preserve">administrative </w:t>
            </w:r>
            <w:r w:rsidR="00565346">
              <w:t>data</w:t>
            </w:r>
          </w:p>
          <w:p w:rsidR="00565346" w:rsidRDefault="00553E11" w:rsidP="000F7361">
            <w:pPr>
              <w:pStyle w:val="BodyText"/>
              <w:numPr>
                <w:ilvl w:val="0"/>
                <w:numId w:val="99"/>
              </w:numPr>
            </w:pPr>
            <w:r>
              <w:t>User</w:t>
            </w:r>
            <w:r w:rsidR="00565346">
              <w:t xml:space="preserve"> has selected an option when viewing basket that requires browsing again the catalog</w:t>
            </w:r>
          </w:p>
          <w:p w:rsidR="00565346" w:rsidRDefault="00553E11" w:rsidP="000F7361">
            <w:pPr>
              <w:pStyle w:val="BodyText"/>
              <w:numPr>
                <w:ilvl w:val="0"/>
                <w:numId w:val="99"/>
              </w:numPr>
            </w:pPr>
            <w:r>
              <w:t>User</w:t>
            </w:r>
            <w:r w:rsidR="00565346">
              <w:t xml:space="preserve"> has selected an option to ‘swap’ a </w:t>
            </w:r>
            <w:r w:rsidR="00A65E57">
              <w:t>subscriber</w:t>
            </w:r>
            <w:r w:rsidR="00565346">
              <w:t xml:space="preserve"> </w:t>
            </w:r>
            <w:r w:rsidR="002C56C0">
              <w:t>primary offer</w:t>
            </w:r>
            <w:r w:rsidR="00565346">
              <w:t xml:space="preserve"> or </w:t>
            </w:r>
            <w:r w:rsidR="002C56C0">
              <w:t>subscriber bundle</w:t>
            </w:r>
          </w:p>
          <w:p w:rsidR="00B12000" w:rsidRPr="00E442E7" w:rsidRDefault="00553E11" w:rsidP="000F7361">
            <w:pPr>
              <w:pStyle w:val="BodyText"/>
              <w:numPr>
                <w:ilvl w:val="0"/>
                <w:numId w:val="99"/>
              </w:numPr>
            </w:pPr>
            <w:r>
              <w:t>User</w:t>
            </w:r>
            <w:r w:rsidR="00B12000">
              <w:t xml:space="preserve"> has selected the option to browse the catalog to inform the customer/prospect</w:t>
            </w:r>
          </w:p>
        </w:tc>
      </w:tr>
      <w:tr w:rsidR="008E4898" w:rsidRPr="00E442E7" w:rsidTr="00375664">
        <w:trPr>
          <w:trHeight w:val="176"/>
        </w:trPr>
        <w:tc>
          <w:tcPr>
            <w:tcW w:w="2268" w:type="dxa"/>
          </w:tcPr>
          <w:p w:rsidR="008E4898" w:rsidRPr="00E442E7" w:rsidRDefault="008E4898" w:rsidP="00375664">
            <w:r w:rsidRPr="00E442E7">
              <w:t>Minimum guarantees</w:t>
            </w:r>
          </w:p>
        </w:tc>
        <w:tc>
          <w:tcPr>
            <w:tcW w:w="5940" w:type="dxa"/>
            <w:gridSpan w:val="3"/>
          </w:tcPr>
          <w:p w:rsidR="008E4898" w:rsidRPr="00E442E7" w:rsidRDefault="008E4898" w:rsidP="00375664">
            <w:pPr>
              <w:pStyle w:val="BodyText"/>
            </w:pPr>
            <w:r>
              <w:t xml:space="preserve">Only </w:t>
            </w:r>
            <w:r w:rsidR="002C56C0">
              <w:t>primary offer</w:t>
            </w:r>
            <w:r>
              <w:t xml:space="preserve">s, </w:t>
            </w:r>
            <w:r w:rsidR="002C56C0">
              <w:t>subscriber bundle</w:t>
            </w:r>
            <w:r>
              <w:t>s sellable by the dealer are displayed</w:t>
            </w:r>
          </w:p>
        </w:tc>
      </w:tr>
      <w:tr w:rsidR="008E4898" w:rsidRPr="00E442E7" w:rsidTr="00375664">
        <w:trPr>
          <w:trHeight w:val="176"/>
        </w:trPr>
        <w:tc>
          <w:tcPr>
            <w:tcW w:w="2268" w:type="dxa"/>
          </w:tcPr>
          <w:p w:rsidR="008E4898" w:rsidRPr="00E442E7" w:rsidRDefault="008E4898" w:rsidP="00375664">
            <w:r w:rsidRPr="00E442E7">
              <w:t>Success guarantees:</w:t>
            </w:r>
          </w:p>
        </w:tc>
        <w:tc>
          <w:tcPr>
            <w:tcW w:w="5940" w:type="dxa"/>
            <w:gridSpan w:val="3"/>
          </w:tcPr>
          <w:p w:rsidR="008E4898" w:rsidRPr="00E442E7" w:rsidRDefault="00325101" w:rsidP="00375664">
            <w:pPr>
              <w:pStyle w:val="BodyText"/>
            </w:pPr>
            <w:r>
              <w:t>Channel/CSR light</w:t>
            </w:r>
            <w:r w:rsidR="00565346">
              <w:t xml:space="preserve"> application displays available </w:t>
            </w:r>
            <w:r w:rsidR="002C56C0">
              <w:t>primary offer</w:t>
            </w:r>
            <w:r w:rsidR="00565346">
              <w:t xml:space="preserve">s and </w:t>
            </w:r>
            <w:r w:rsidR="002C56C0">
              <w:t>primary offer</w:t>
            </w:r>
            <w:r w:rsidR="00565346">
              <w:t>s bundles</w:t>
            </w:r>
          </w:p>
        </w:tc>
      </w:tr>
      <w:tr w:rsidR="008E4898" w:rsidRPr="00E442E7" w:rsidTr="00375664">
        <w:trPr>
          <w:trHeight w:val="176"/>
        </w:trPr>
        <w:tc>
          <w:tcPr>
            <w:tcW w:w="2268" w:type="dxa"/>
          </w:tcPr>
          <w:p w:rsidR="008E4898" w:rsidRPr="00E442E7" w:rsidRDefault="008E4898" w:rsidP="00375664">
            <w:r w:rsidRPr="00E442E7">
              <w:t>Normal Flow:</w:t>
            </w:r>
          </w:p>
        </w:tc>
        <w:tc>
          <w:tcPr>
            <w:tcW w:w="5940" w:type="dxa"/>
            <w:gridSpan w:val="3"/>
          </w:tcPr>
          <w:p w:rsidR="008E4898" w:rsidRDefault="00325101" w:rsidP="000F7361">
            <w:pPr>
              <w:pStyle w:val="Body"/>
              <w:numPr>
                <w:ilvl w:val="0"/>
                <w:numId w:val="362"/>
              </w:numPr>
            </w:pPr>
            <w:r>
              <w:t>Channel/CSR light</w:t>
            </w:r>
            <w:r w:rsidR="00593D29">
              <w:t xml:space="preserve"> application displays </w:t>
            </w:r>
            <w:r w:rsidR="00F619E3">
              <w:t xml:space="preserve">all </w:t>
            </w:r>
            <w:r w:rsidR="002C56C0">
              <w:t>primary offer</w:t>
            </w:r>
            <w:r w:rsidR="00F619E3">
              <w:t xml:space="preserve">s and </w:t>
            </w:r>
            <w:r w:rsidR="002C56C0">
              <w:t>subscriber bundle</w:t>
            </w:r>
            <w:r w:rsidR="00F619E3">
              <w:t xml:space="preserve">s sellable by </w:t>
            </w:r>
            <w:r w:rsidR="00A9344A">
              <w:t>user</w:t>
            </w:r>
            <w:r w:rsidR="00F619E3">
              <w:t xml:space="preserve"> </w:t>
            </w:r>
            <w:r w:rsidR="00DD31E7">
              <w:t xml:space="preserve">for one specific </w:t>
            </w:r>
            <w:r w:rsidR="00D22280">
              <w:t>offer series</w:t>
            </w:r>
            <w:r w:rsidR="00DD31E7">
              <w:t xml:space="preserve">, </w:t>
            </w:r>
            <w:r w:rsidR="002C56C0">
              <w:t>primary offer</w:t>
            </w:r>
            <w:r w:rsidR="00DD31E7">
              <w:t xml:space="preserve"> browsing category or all</w:t>
            </w:r>
          </w:p>
          <w:p w:rsidR="000859BA" w:rsidRDefault="000859BA" w:rsidP="000F7361">
            <w:pPr>
              <w:pStyle w:val="Body"/>
              <w:numPr>
                <w:ilvl w:val="0"/>
                <w:numId w:val="362"/>
              </w:numPr>
            </w:pPr>
            <w:r>
              <w:t xml:space="preserve">User can filter the list of </w:t>
            </w:r>
            <w:r w:rsidR="002C56C0">
              <w:t>primary offer</w:t>
            </w:r>
            <w:r>
              <w:t xml:space="preserve">s and </w:t>
            </w:r>
            <w:r w:rsidR="002C56C0">
              <w:t>subscriber bundle</w:t>
            </w:r>
            <w:r>
              <w:t>s</w:t>
            </w:r>
          </w:p>
          <w:p w:rsidR="00F619E3" w:rsidRPr="000859BA" w:rsidRDefault="00553E11" w:rsidP="000F7361">
            <w:pPr>
              <w:pStyle w:val="Body"/>
              <w:numPr>
                <w:ilvl w:val="0"/>
                <w:numId w:val="362"/>
              </w:numPr>
            </w:pPr>
            <w:r>
              <w:t>User</w:t>
            </w:r>
            <w:r w:rsidR="00F619E3">
              <w:t xml:space="preserve"> </w:t>
            </w:r>
            <w:r w:rsidR="00D7645F">
              <w:t xml:space="preserve">selects a </w:t>
            </w:r>
            <w:r w:rsidR="002C56C0">
              <w:t>primary offer</w:t>
            </w:r>
            <w:r w:rsidR="00D7645F">
              <w:t xml:space="preserve"> or a </w:t>
            </w:r>
            <w:r w:rsidR="002C56C0">
              <w:t>subscriber bundle</w:t>
            </w:r>
            <w:r w:rsidR="004326BC">
              <w:t xml:space="preserve"> (A1)</w:t>
            </w:r>
            <w:r w:rsidR="00B12000" w:rsidRPr="000859BA">
              <w:t>(A2)(A3)</w:t>
            </w:r>
          </w:p>
          <w:p w:rsidR="00F619E3" w:rsidRPr="00E442E7" w:rsidRDefault="00325101" w:rsidP="000F7361">
            <w:pPr>
              <w:pStyle w:val="Body"/>
              <w:numPr>
                <w:ilvl w:val="0"/>
                <w:numId w:val="362"/>
              </w:numPr>
            </w:pPr>
            <w:r>
              <w:t>Channel/CSR light</w:t>
            </w:r>
            <w:r w:rsidR="00D7645F">
              <w:t xml:space="preserve"> application redirects the user to the next step of the process</w:t>
            </w:r>
            <w:r w:rsidR="00B12000">
              <w:t xml:space="preserve"> </w:t>
            </w:r>
            <w:r w:rsidR="00B12000" w:rsidRPr="000859BA">
              <w:t>(A4)</w:t>
            </w:r>
          </w:p>
        </w:tc>
      </w:tr>
      <w:tr w:rsidR="004B1522" w:rsidRPr="00E442E7" w:rsidTr="002C013B">
        <w:trPr>
          <w:trHeight w:val="176"/>
        </w:trPr>
        <w:tc>
          <w:tcPr>
            <w:tcW w:w="2268" w:type="dxa"/>
          </w:tcPr>
          <w:p w:rsidR="004B1522" w:rsidRPr="00E442E7" w:rsidRDefault="004B1522" w:rsidP="002C013B">
            <w:r w:rsidRPr="00E442E7">
              <w:t>Alternative Flows:</w:t>
            </w:r>
          </w:p>
        </w:tc>
        <w:tc>
          <w:tcPr>
            <w:tcW w:w="5940" w:type="dxa"/>
            <w:gridSpan w:val="3"/>
          </w:tcPr>
          <w:p w:rsidR="004B1522" w:rsidRDefault="004326BC" w:rsidP="00332076">
            <w:pPr>
              <w:pStyle w:val="ListNumberUC"/>
              <w:numPr>
                <w:ilvl w:val="0"/>
                <w:numId w:val="0"/>
              </w:numPr>
            </w:pPr>
            <w:r>
              <w:t xml:space="preserve">A1: User request details on a </w:t>
            </w:r>
            <w:r w:rsidR="002C56C0">
              <w:t>primary offer</w:t>
            </w:r>
            <w:r>
              <w:t xml:space="preserve"> or </w:t>
            </w:r>
            <w:r w:rsidR="002C56C0">
              <w:t>subscriber bundle</w:t>
            </w:r>
          </w:p>
          <w:p w:rsidR="00B12000" w:rsidRDefault="00325101" w:rsidP="000F7361">
            <w:pPr>
              <w:pStyle w:val="Body"/>
              <w:numPr>
                <w:ilvl w:val="0"/>
                <w:numId w:val="361"/>
              </w:numPr>
            </w:pPr>
            <w:r>
              <w:t>Channel/CSR light</w:t>
            </w:r>
            <w:r w:rsidR="004326BC">
              <w:t xml:space="preserve"> application displays </w:t>
            </w:r>
            <w:r w:rsidR="002C56C0">
              <w:t>primary offer</w:t>
            </w:r>
            <w:r w:rsidR="004326BC">
              <w:t xml:space="preserve"> or </w:t>
            </w:r>
            <w:r w:rsidR="002C56C0">
              <w:t>subscriber bundle</w:t>
            </w:r>
            <w:r w:rsidR="004326BC">
              <w:t xml:space="preserve"> detail (refer to use case view </w:t>
            </w:r>
            <w:r w:rsidR="002C56C0">
              <w:t>subscriber bundle</w:t>
            </w:r>
            <w:r w:rsidR="004326BC">
              <w:t xml:space="preserve"> details and view </w:t>
            </w:r>
            <w:r w:rsidR="002C56C0">
              <w:t>primary offer</w:t>
            </w:r>
            <w:r w:rsidR="004326BC">
              <w:t xml:space="preserve"> details</w:t>
            </w:r>
            <w:r w:rsidR="00FA3D11">
              <w:t>)</w:t>
            </w:r>
            <w:r w:rsidR="00B12000">
              <w:t xml:space="preserve"> </w:t>
            </w:r>
          </w:p>
          <w:p w:rsidR="00B12000" w:rsidRPr="00012323" w:rsidRDefault="00B12000" w:rsidP="00332076">
            <w:pPr>
              <w:pStyle w:val="ListNumberUC"/>
              <w:numPr>
                <w:ilvl w:val="0"/>
                <w:numId w:val="0"/>
              </w:numPr>
            </w:pPr>
            <w:r w:rsidRPr="00012323">
              <w:t>A2: User is in acquisition or swap process and has selected the test option</w:t>
            </w:r>
          </w:p>
          <w:p w:rsidR="00B12000" w:rsidRPr="00012323" w:rsidRDefault="00325101" w:rsidP="000F7361">
            <w:pPr>
              <w:pStyle w:val="ListNumberUC"/>
              <w:numPr>
                <w:ilvl w:val="0"/>
                <w:numId w:val="199"/>
              </w:numPr>
            </w:pPr>
            <w:r w:rsidRPr="00012323">
              <w:t>Channel/CSR light</w:t>
            </w:r>
            <w:r w:rsidR="00B12000" w:rsidRPr="00012323">
              <w:t xml:space="preserve"> application redirects the user to the test </w:t>
            </w:r>
            <w:r w:rsidR="002C56C0">
              <w:t>primary offer</w:t>
            </w:r>
            <w:r w:rsidR="00B12000" w:rsidRPr="00012323">
              <w:t>/</w:t>
            </w:r>
            <w:r w:rsidR="002C56C0">
              <w:t>subscriber bundle</w:t>
            </w:r>
            <w:r w:rsidR="00B12000" w:rsidRPr="00012323">
              <w:t xml:space="preserve"> serviceability use case</w:t>
            </w:r>
          </w:p>
          <w:p w:rsidR="004B1522" w:rsidRPr="00012323" w:rsidRDefault="00B12000" w:rsidP="00332076">
            <w:pPr>
              <w:pStyle w:val="ListNumberUC"/>
              <w:numPr>
                <w:ilvl w:val="0"/>
                <w:numId w:val="0"/>
              </w:numPr>
            </w:pPr>
            <w:r w:rsidRPr="00012323">
              <w:t>A3: User is browsing the catalog outside any acquisition context (free browsing)</w:t>
            </w:r>
            <w:r w:rsidR="00061C1F" w:rsidRPr="00012323">
              <w:t xml:space="preserve"> and has selected the test option</w:t>
            </w:r>
          </w:p>
          <w:p w:rsidR="00B12000" w:rsidRPr="00012323" w:rsidRDefault="00325101" w:rsidP="000F7361">
            <w:pPr>
              <w:pStyle w:val="ListNumberUC"/>
              <w:numPr>
                <w:ilvl w:val="0"/>
                <w:numId w:val="200"/>
              </w:numPr>
            </w:pPr>
            <w:r w:rsidRPr="00012323">
              <w:t>Channel/CSR light</w:t>
            </w:r>
            <w:r w:rsidR="00B12000" w:rsidRPr="00012323">
              <w:t xml:space="preserve"> application redirects the user to the test</w:t>
            </w:r>
            <w:r w:rsidR="00061C1F" w:rsidRPr="00012323">
              <w:t xml:space="preserve"> </w:t>
            </w:r>
            <w:r w:rsidR="002C56C0">
              <w:t>primary offer</w:t>
            </w:r>
            <w:r w:rsidR="00061C1F" w:rsidRPr="00012323">
              <w:t>/</w:t>
            </w:r>
            <w:r w:rsidR="00402B49" w:rsidRPr="00012323">
              <w:t xml:space="preserve"> </w:t>
            </w:r>
            <w:r w:rsidR="002C56C0">
              <w:t>subscriber bundle</w:t>
            </w:r>
            <w:r w:rsidR="00B12000" w:rsidRPr="00012323">
              <w:t xml:space="preserve"> </w:t>
            </w:r>
            <w:r w:rsidR="00402B49" w:rsidRPr="00012323">
              <w:t>serviceability</w:t>
            </w:r>
            <w:r w:rsidR="00B12000" w:rsidRPr="00012323">
              <w:t xml:space="preserve"> use case</w:t>
            </w:r>
          </w:p>
          <w:p w:rsidR="00061C1F" w:rsidRPr="00012323" w:rsidRDefault="00061C1F" w:rsidP="00332076">
            <w:pPr>
              <w:pStyle w:val="ListNumberUC"/>
              <w:numPr>
                <w:ilvl w:val="0"/>
                <w:numId w:val="0"/>
              </w:numPr>
            </w:pPr>
            <w:r w:rsidRPr="00012323">
              <w:t xml:space="preserve">A4: Serviceability is required for the selected </w:t>
            </w:r>
            <w:r w:rsidR="002C56C0">
              <w:t>primary offer</w:t>
            </w:r>
            <w:r w:rsidRPr="00012323">
              <w:t xml:space="preserve"> or bundle</w:t>
            </w:r>
          </w:p>
          <w:p w:rsidR="00061C1F" w:rsidRPr="00E442E7" w:rsidRDefault="00325101" w:rsidP="000F7361">
            <w:pPr>
              <w:pStyle w:val="ListNumberUC"/>
              <w:numPr>
                <w:ilvl w:val="0"/>
                <w:numId w:val="201"/>
              </w:numPr>
            </w:pPr>
            <w:r w:rsidRPr="00012323">
              <w:t>Channel/CSR light</w:t>
            </w:r>
            <w:r w:rsidR="00061C1F" w:rsidRPr="00012323">
              <w:t xml:space="preserve"> application redirects the user to the test </w:t>
            </w:r>
            <w:r w:rsidR="002C56C0">
              <w:t>primary offer</w:t>
            </w:r>
            <w:r w:rsidR="00061C1F" w:rsidRPr="00012323">
              <w:t>/</w:t>
            </w:r>
            <w:r w:rsidR="002C56C0">
              <w:t>subscriber bundle</w:t>
            </w:r>
            <w:r w:rsidR="00061C1F" w:rsidRPr="00012323">
              <w:t xml:space="preserve"> serviceability use case</w:t>
            </w:r>
          </w:p>
        </w:tc>
      </w:tr>
    </w:tbl>
    <w:p w:rsidR="00AE30E0" w:rsidRDefault="00AE30E0" w:rsidP="004752DD">
      <w:pPr>
        <w:pStyle w:val="Heading4"/>
      </w:pPr>
      <w:bookmarkStart w:id="1228" w:name="_Toc253578075"/>
      <w:r>
        <w:lastRenderedPageBreak/>
        <w:t xml:space="preserve">Use Case: </w:t>
      </w:r>
      <w:r w:rsidR="00626203">
        <w:t xml:space="preserve"> </w:t>
      </w:r>
      <w:r>
        <w:t xml:space="preserve">Browse </w:t>
      </w:r>
      <w:r w:rsidR="008F1CDC">
        <w:t xml:space="preserve">and select </w:t>
      </w:r>
      <w:r>
        <w:t>account bundle</w:t>
      </w:r>
      <w:r w:rsidR="00886F7F">
        <w:t>s</w:t>
      </w:r>
      <w:bookmarkEnd w:id="122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7645F" w:rsidRPr="00E442E7" w:rsidTr="002C013B">
        <w:trPr>
          <w:gridAfter w:val="1"/>
          <w:wAfter w:w="18" w:type="dxa"/>
          <w:trHeight w:val="360"/>
        </w:trPr>
        <w:tc>
          <w:tcPr>
            <w:tcW w:w="5580" w:type="dxa"/>
            <w:gridSpan w:val="2"/>
            <w:shd w:val="clear" w:color="auto" w:fill="E6E6E6"/>
          </w:tcPr>
          <w:p w:rsidR="00D7645F" w:rsidRPr="00E442E7" w:rsidRDefault="00D7645F" w:rsidP="00122B88">
            <w:pPr>
              <w:pStyle w:val="TableHeading"/>
            </w:pPr>
            <w:r>
              <w:t xml:space="preserve">Browse </w:t>
            </w:r>
            <w:r w:rsidR="008F1CDC">
              <w:t xml:space="preserve">and select </w:t>
            </w:r>
            <w:r w:rsidR="00145F2A">
              <w:t>account bundles</w:t>
            </w:r>
            <w:r w:rsidRPr="00E442E7">
              <w:t xml:space="preserve"> </w:t>
            </w:r>
          </w:p>
        </w:tc>
        <w:tc>
          <w:tcPr>
            <w:tcW w:w="2610" w:type="dxa"/>
            <w:shd w:val="clear" w:color="auto" w:fill="E6E6E6"/>
          </w:tcPr>
          <w:p w:rsidR="00D7645F" w:rsidRPr="00E442E7" w:rsidRDefault="00795AF3" w:rsidP="00122B88">
            <w:pPr>
              <w:pStyle w:val="TableHeading"/>
            </w:pPr>
            <w:r>
              <w:t>PRS0040</w:t>
            </w:r>
          </w:p>
        </w:tc>
      </w:tr>
      <w:tr w:rsidR="00D7645F" w:rsidRPr="00E442E7" w:rsidTr="002C013B">
        <w:tc>
          <w:tcPr>
            <w:tcW w:w="2268" w:type="dxa"/>
          </w:tcPr>
          <w:p w:rsidR="00D7645F" w:rsidRPr="00E442E7" w:rsidRDefault="00D7645F" w:rsidP="002C013B">
            <w:r w:rsidRPr="00E442E7">
              <w:t>Primary actors</w:t>
            </w:r>
          </w:p>
        </w:tc>
        <w:tc>
          <w:tcPr>
            <w:tcW w:w="5940" w:type="dxa"/>
            <w:gridSpan w:val="3"/>
          </w:tcPr>
          <w:p w:rsidR="00D7645F" w:rsidRDefault="00D7645F" w:rsidP="002C013B">
            <w:pPr>
              <w:pStyle w:val="BodyText"/>
            </w:pPr>
            <w:r w:rsidRPr="00E442E7">
              <w:t xml:space="preserve">Dealer </w:t>
            </w:r>
            <w:r>
              <w:t>User</w:t>
            </w:r>
          </w:p>
          <w:p w:rsidR="00A348A0" w:rsidRPr="00E442E7" w:rsidRDefault="00A348A0" w:rsidP="002C013B">
            <w:pPr>
              <w:pStyle w:val="BodyText"/>
            </w:pPr>
            <w:r>
              <w:t>CSR user</w:t>
            </w:r>
          </w:p>
        </w:tc>
      </w:tr>
      <w:tr w:rsidR="00D7645F" w:rsidRPr="00E442E7" w:rsidTr="002C013B">
        <w:tc>
          <w:tcPr>
            <w:tcW w:w="2268" w:type="dxa"/>
          </w:tcPr>
          <w:p w:rsidR="00D7645F" w:rsidRPr="00E442E7" w:rsidRDefault="00D7645F" w:rsidP="002C013B">
            <w:r w:rsidRPr="00E442E7">
              <w:t>Summary Goal</w:t>
            </w:r>
          </w:p>
        </w:tc>
        <w:tc>
          <w:tcPr>
            <w:tcW w:w="5940" w:type="dxa"/>
            <w:gridSpan w:val="3"/>
          </w:tcPr>
          <w:p w:rsidR="00D7645F" w:rsidRPr="00E442E7" w:rsidRDefault="00D7645F" w:rsidP="002C013B">
            <w:pPr>
              <w:pStyle w:val="BodyText"/>
            </w:pPr>
            <w:r>
              <w:t xml:space="preserve">This use case allows dealer actors to browse </w:t>
            </w:r>
            <w:r w:rsidR="00D36D0C">
              <w:t>account bundle</w:t>
            </w:r>
          </w:p>
        </w:tc>
      </w:tr>
      <w:tr w:rsidR="00D7645F" w:rsidRPr="00E442E7" w:rsidTr="002C013B">
        <w:trPr>
          <w:trHeight w:val="176"/>
        </w:trPr>
        <w:tc>
          <w:tcPr>
            <w:tcW w:w="2268" w:type="dxa"/>
          </w:tcPr>
          <w:p w:rsidR="00D7645F" w:rsidRPr="00E442E7" w:rsidRDefault="00D7645F" w:rsidP="002C013B">
            <w:r w:rsidRPr="00E442E7">
              <w:t>Pre-conditions</w:t>
            </w:r>
          </w:p>
        </w:tc>
        <w:tc>
          <w:tcPr>
            <w:tcW w:w="5940" w:type="dxa"/>
            <w:gridSpan w:val="3"/>
          </w:tcPr>
          <w:p w:rsidR="00D7645F" w:rsidRDefault="00D7645F" w:rsidP="002C013B">
            <w:pPr>
              <w:pStyle w:val="BodyText"/>
            </w:pPr>
            <w:r>
              <w:t>Either:</w:t>
            </w:r>
          </w:p>
          <w:p w:rsidR="00D7645F" w:rsidRDefault="00553E11" w:rsidP="000F7361">
            <w:pPr>
              <w:pStyle w:val="BodyText"/>
              <w:numPr>
                <w:ilvl w:val="0"/>
                <w:numId w:val="98"/>
              </w:numPr>
            </w:pPr>
            <w:r>
              <w:t>User</w:t>
            </w:r>
            <w:r w:rsidR="00D7645F">
              <w:t xml:space="preserve"> is acquiring a new customer</w:t>
            </w:r>
          </w:p>
          <w:p w:rsidR="00D7645F" w:rsidRDefault="00553E11" w:rsidP="000F7361">
            <w:pPr>
              <w:pStyle w:val="BodyText"/>
              <w:numPr>
                <w:ilvl w:val="0"/>
                <w:numId w:val="98"/>
              </w:numPr>
            </w:pPr>
            <w:r>
              <w:t>User</w:t>
            </w:r>
            <w:r w:rsidR="00D7645F">
              <w:t xml:space="preserve"> is acquiring new </w:t>
            </w:r>
            <w:r w:rsidR="00A65E57">
              <w:t>subscriber</w:t>
            </w:r>
            <w:r w:rsidR="00D7645F">
              <w:t>s for an existing customer</w:t>
            </w:r>
          </w:p>
          <w:p w:rsidR="00D7645F" w:rsidRPr="00E442E7" w:rsidRDefault="00553E11" w:rsidP="000F7361">
            <w:pPr>
              <w:pStyle w:val="BodyText"/>
              <w:numPr>
                <w:ilvl w:val="0"/>
                <w:numId w:val="98"/>
              </w:numPr>
            </w:pPr>
            <w:r>
              <w:t>User</w:t>
            </w:r>
            <w:r w:rsidR="00D7645F">
              <w:t xml:space="preserve"> is ‘swapping’ the </w:t>
            </w:r>
            <w:r w:rsidR="002C56C0">
              <w:t>primary offer</w:t>
            </w:r>
            <w:r w:rsidR="00D7645F">
              <w:t xml:space="preserve"> or </w:t>
            </w:r>
            <w:r w:rsidR="002C56C0">
              <w:t>subscriber bundle</w:t>
            </w:r>
            <w:r w:rsidR="00D7645F">
              <w:t xml:space="preserve"> of a specific </w:t>
            </w:r>
            <w:r w:rsidR="00A65E57">
              <w:t>subscriber</w:t>
            </w:r>
          </w:p>
        </w:tc>
      </w:tr>
      <w:tr w:rsidR="00D7645F" w:rsidRPr="00E442E7" w:rsidTr="002C013B">
        <w:trPr>
          <w:trHeight w:val="176"/>
        </w:trPr>
        <w:tc>
          <w:tcPr>
            <w:tcW w:w="2268" w:type="dxa"/>
          </w:tcPr>
          <w:p w:rsidR="00D7645F" w:rsidRPr="00E442E7" w:rsidRDefault="00D7645F" w:rsidP="002C013B">
            <w:r w:rsidRPr="00E442E7">
              <w:t>Trigger</w:t>
            </w:r>
          </w:p>
        </w:tc>
        <w:tc>
          <w:tcPr>
            <w:tcW w:w="5940" w:type="dxa"/>
            <w:gridSpan w:val="3"/>
          </w:tcPr>
          <w:p w:rsidR="00D7645F" w:rsidRDefault="00D7645F" w:rsidP="002C013B">
            <w:pPr>
              <w:pStyle w:val="BodyText"/>
            </w:pPr>
            <w:r>
              <w:t>Either:</w:t>
            </w:r>
          </w:p>
          <w:p w:rsidR="00D7645F" w:rsidRDefault="00553E11" w:rsidP="000F7361">
            <w:pPr>
              <w:pStyle w:val="BodyText"/>
              <w:numPr>
                <w:ilvl w:val="0"/>
                <w:numId w:val="99"/>
              </w:numPr>
            </w:pPr>
            <w:r>
              <w:t>User</w:t>
            </w:r>
            <w:r w:rsidR="00D7645F">
              <w:t xml:space="preserve"> has been redirected to this use case after capturing or reviewing </w:t>
            </w:r>
            <w:r w:rsidR="00A63391">
              <w:t xml:space="preserve">administrative </w:t>
            </w:r>
            <w:r w:rsidR="00D7645F">
              <w:t>data</w:t>
            </w:r>
          </w:p>
          <w:p w:rsidR="00D7645F" w:rsidRDefault="00553E11" w:rsidP="000F7361">
            <w:pPr>
              <w:pStyle w:val="BodyText"/>
              <w:numPr>
                <w:ilvl w:val="0"/>
                <w:numId w:val="99"/>
              </w:numPr>
            </w:pPr>
            <w:r>
              <w:t>User</w:t>
            </w:r>
            <w:r w:rsidR="00D7645F">
              <w:t xml:space="preserve"> has selected an option when viewing basket that requires browsing again the catalog</w:t>
            </w:r>
          </w:p>
          <w:p w:rsidR="00D7645F" w:rsidRPr="00E442E7" w:rsidRDefault="00553E11" w:rsidP="000F7361">
            <w:pPr>
              <w:pStyle w:val="BodyText"/>
              <w:numPr>
                <w:ilvl w:val="0"/>
                <w:numId w:val="99"/>
              </w:numPr>
            </w:pPr>
            <w:r>
              <w:t>User</w:t>
            </w:r>
            <w:r w:rsidR="00D7645F">
              <w:t xml:space="preserve"> has selected an option to ‘swap’ a </w:t>
            </w:r>
            <w:r w:rsidR="00A65E57">
              <w:t>subscriber</w:t>
            </w:r>
            <w:r w:rsidR="00D7645F">
              <w:t xml:space="preserve"> </w:t>
            </w:r>
            <w:r w:rsidR="002C56C0">
              <w:t>primary offer</w:t>
            </w:r>
            <w:r w:rsidR="00D7645F">
              <w:t xml:space="preserve"> or </w:t>
            </w:r>
            <w:r w:rsidR="002C56C0">
              <w:t>subscriber bundle</w:t>
            </w:r>
          </w:p>
        </w:tc>
      </w:tr>
      <w:tr w:rsidR="00D7645F" w:rsidRPr="00E442E7" w:rsidTr="002C013B">
        <w:trPr>
          <w:trHeight w:val="176"/>
        </w:trPr>
        <w:tc>
          <w:tcPr>
            <w:tcW w:w="2268" w:type="dxa"/>
          </w:tcPr>
          <w:p w:rsidR="00D7645F" w:rsidRPr="00E442E7" w:rsidRDefault="00D7645F" w:rsidP="002C013B">
            <w:r w:rsidRPr="00E442E7">
              <w:t>Minimum guarantees</w:t>
            </w:r>
          </w:p>
        </w:tc>
        <w:tc>
          <w:tcPr>
            <w:tcW w:w="5940" w:type="dxa"/>
            <w:gridSpan w:val="3"/>
          </w:tcPr>
          <w:p w:rsidR="00D7645F" w:rsidRPr="00E442E7" w:rsidRDefault="00D7645F" w:rsidP="002C013B">
            <w:pPr>
              <w:pStyle w:val="BodyText"/>
            </w:pPr>
            <w:r>
              <w:t xml:space="preserve">Only </w:t>
            </w:r>
            <w:r w:rsidR="00D36D0C">
              <w:t>account bundles</w:t>
            </w:r>
            <w:r>
              <w:t xml:space="preserve"> sellable by the dealer are displayed</w:t>
            </w:r>
          </w:p>
        </w:tc>
      </w:tr>
      <w:tr w:rsidR="00D7645F" w:rsidRPr="00E442E7" w:rsidTr="002C013B">
        <w:trPr>
          <w:trHeight w:val="176"/>
        </w:trPr>
        <w:tc>
          <w:tcPr>
            <w:tcW w:w="2268" w:type="dxa"/>
          </w:tcPr>
          <w:p w:rsidR="00D7645F" w:rsidRPr="00E442E7" w:rsidRDefault="00D7645F" w:rsidP="002C013B">
            <w:r w:rsidRPr="00E442E7">
              <w:t>Success guarantees:</w:t>
            </w:r>
          </w:p>
        </w:tc>
        <w:tc>
          <w:tcPr>
            <w:tcW w:w="5940" w:type="dxa"/>
            <w:gridSpan w:val="3"/>
          </w:tcPr>
          <w:p w:rsidR="00D7645F" w:rsidRPr="00E442E7" w:rsidRDefault="00325101" w:rsidP="002C013B">
            <w:pPr>
              <w:pStyle w:val="BodyText"/>
            </w:pPr>
            <w:r>
              <w:t>Channel/CSR light</w:t>
            </w:r>
            <w:r w:rsidR="00D7645F">
              <w:t xml:space="preserve"> application displays available </w:t>
            </w:r>
            <w:r w:rsidR="00D36D0C">
              <w:t>account bundle</w:t>
            </w:r>
          </w:p>
        </w:tc>
      </w:tr>
      <w:tr w:rsidR="00D7645F" w:rsidRPr="00E442E7" w:rsidTr="002C013B">
        <w:trPr>
          <w:trHeight w:val="176"/>
        </w:trPr>
        <w:tc>
          <w:tcPr>
            <w:tcW w:w="2268" w:type="dxa"/>
          </w:tcPr>
          <w:p w:rsidR="00D7645F" w:rsidRPr="00E442E7" w:rsidRDefault="00D7645F" w:rsidP="002C013B">
            <w:r w:rsidRPr="00E442E7">
              <w:t>Normal Flow:</w:t>
            </w:r>
          </w:p>
        </w:tc>
        <w:tc>
          <w:tcPr>
            <w:tcW w:w="5940" w:type="dxa"/>
            <w:gridSpan w:val="3"/>
          </w:tcPr>
          <w:p w:rsidR="00D7645F" w:rsidRDefault="00325101" w:rsidP="000F7361">
            <w:pPr>
              <w:pStyle w:val="ListNumberUC"/>
              <w:numPr>
                <w:ilvl w:val="0"/>
                <w:numId w:val="210"/>
              </w:numPr>
            </w:pPr>
            <w:r>
              <w:t>Channel/CSR light</w:t>
            </w:r>
            <w:r w:rsidR="00D7645F">
              <w:t xml:space="preserve"> application displays </w:t>
            </w:r>
            <w:r w:rsidR="00D36D0C">
              <w:t>all account bundles</w:t>
            </w:r>
            <w:r w:rsidR="004B1522">
              <w:t xml:space="preserve"> sellable by the dealer (A1)</w:t>
            </w:r>
            <w:r w:rsidR="004326BC">
              <w:t>(A2)</w:t>
            </w:r>
          </w:p>
          <w:p w:rsidR="000859BA" w:rsidRDefault="000859BA" w:rsidP="000F7361">
            <w:pPr>
              <w:pStyle w:val="Body"/>
              <w:numPr>
                <w:ilvl w:val="0"/>
                <w:numId w:val="210"/>
              </w:numPr>
            </w:pPr>
            <w:r>
              <w:t xml:space="preserve">User can filter the list of </w:t>
            </w:r>
            <w:r w:rsidR="002C56C0">
              <w:t>primary offer</w:t>
            </w:r>
            <w:r>
              <w:t xml:space="preserve">s and </w:t>
            </w:r>
            <w:r w:rsidR="002C56C0">
              <w:t>subscriber bundle</w:t>
            </w:r>
            <w:r>
              <w:t>s</w:t>
            </w:r>
          </w:p>
          <w:p w:rsidR="00D7645F" w:rsidRDefault="00553E11" w:rsidP="000F7361">
            <w:pPr>
              <w:pStyle w:val="ListNumberUC"/>
              <w:numPr>
                <w:ilvl w:val="0"/>
                <w:numId w:val="210"/>
              </w:numPr>
            </w:pPr>
            <w:r>
              <w:t>User</w:t>
            </w:r>
            <w:r w:rsidR="00D7645F">
              <w:t xml:space="preserve"> selects </w:t>
            </w:r>
            <w:r w:rsidR="004B1522">
              <w:t>an account bundle</w:t>
            </w:r>
          </w:p>
          <w:p w:rsidR="00D7645F" w:rsidRDefault="00325101" w:rsidP="000F7361">
            <w:pPr>
              <w:pStyle w:val="ListNumberUC"/>
              <w:numPr>
                <w:ilvl w:val="0"/>
                <w:numId w:val="210"/>
              </w:numPr>
            </w:pPr>
            <w:r>
              <w:t>Channel/CSR light</w:t>
            </w:r>
            <w:r w:rsidR="00D7645F">
              <w:t xml:space="preserve"> application </w:t>
            </w:r>
            <w:r w:rsidR="004B1522">
              <w:t xml:space="preserve">displays all </w:t>
            </w:r>
            <w:r w:rsidR="002C56C0">
              <w:t>subscriber bundle</w:t>
            </w:r>
            <w:r w:rsidR="004B1522">
              <w:t xml:space="preserve">s available in the account bundle in the same way as in ‘Browse </w:t>
            </w:r>
            <w:r w:rsidR="002C56C0">
              <w:t>primary offer</w:t>
            </w:r>
            <w:r w:rsidR="004B1522">
              <w:t xml:space="preserve"> / </w:t>
            </w:r>
            <w:r w:rsidR="002C56C0">
              <w:t>subscriber bundle</w:t>
            </w:r>
            <w:r w:rsidR="004B1522">
              <w:t>s’</w:t>
            </w:r>
          </w:p>
          <w:p w:rsidR="004B1522" w:rsidRDefault="00553E11" w:rsidP="000F7361">
            <w:pPr>
              <w:pStyle w:val="ListNumberUC"/>
              <w:numPr>
                <w:ilvl w:val="0"/>
                <w:numId w:val="210"/>
              </w:numPr>
            </w:pPr>
            <w:r>
              <w:t>User</w:t>
            </w:r>
            <w:r w:rsidR="004B1522">
              <w:t xml:space="preserve"> selects a </w:t>
            </w:r>
            <w:r w:rsidR="002C56C0">
              <w:t>subscriber bundle</w:t>
            </w:r>
            <w:r w:rsidR="00CC0062">
              <w:t xml:space="preserve"> (A3)</w:t>
            </w:r>
            <w:r w:rsidR="00CC0062" w:rsidRPr="0092774E">
              <w:t>(A4)</w:t>
            </w:r>
          </w:p>
          <w:p w:rsidR="004B1522" w:rsidRPr="00E442E7" w:rsidRDefault="00325101" w:rsidP="000F7361">
            <w:pPr>
              <w:pStyle w:val="ListNumberUC"/>
              <w:numPr>
                <w:ilvl w:val="0"/>
                <w:numId w:val="210"/>
              </w:numPr>
            </w:pPr>
            <w:r>
              <w:t>Channel/CSR light</w:t>
            </w:r>
            <w:r w:rsidR="004B1522">
              <w:t xml:space="preserve"> application redirects the user to the add </w:t>
            </w:r>
            <w:r w:rsidR="002C56C0">
              <w:t>subscriber bundle</w:t>
            </w:r>
            <w:r w:rsidR="004B1522">
              <w:t xml:space="preserve"> use case</w:t>
            </w:r>
          </w:p>
        </w:tc>
      </w:tr>
      <w:tr w:rsidR="004B1522" w:rsidRPr="00E442E7" w:rsidTr="002C013B">
        <w:trPr>
          <w:trHeight w:val="176"/>
        </w:trPr>
        <w:tc>
          <w:tcPr>
            <w:tcW w:w="2268" w:type="dxa"/>
          </w:tcPr>
          <w:p w:rsidR="004B1522" w:rsidRPr="00E442E7" w:rsidRDefault="004B1522" w:rsidP="002C013B">
            <w:r w:rsidRPr="00E442E7">
              <w:t>Alternative Flows:</w:t>
            </w:r>
          </w:p>
        </w:tc>
        <w:tc>
          <w:tcPr>
            <w:tcW w:w="5940" w:type="dxa"/>
            <w:gridSpan w:val="3"/>
          </w:tcPr>
          <w:p w:rsidR="004B1522" w:rsidRDefault="004B1522" w:rsidP="00332076">
            <w:pPr>
              <w:pStyle w:val="BodyText"/>
            </w:pPr>
            <w:r>
              <w:t xml:space="preserve">A1: There is already an account bundle subscribed on the current account (either in </w:t>
            </w:r>
            <w:r w:rsidR="003C36C7">
              <w:t xml:space="preserve">the basket for a new account, </w:t>
            </w:r>
            <w:r>
              <w:t>on the existing account</w:t>
            </w:r>
            <w:r w:rsidR="003C36C7">
              <w:t xml:space="preserve"> or in a pending order</w:t>
            </w:r>
            <w:r>
              <w:t>)</w:t>
            </w:r>
          </w:p>
          <w:p w:rsidR="004B1522" w:rsidRDefault="00325101" w:rsidP="000F7361">
            <w:pPr>
              <w:pStyle w:val="Body"/>
              <w:numPr>
                <w:ilvl w:val="0"/>
                <w:numId w:val="360"/>
              </w:numPr>
            </w:pPr>
            <w:r>
              <w:t>Channel/CSR light</w:t>
            </w:r>
            <w:r w:rsidR="004B1522">
              <w:t xml:space="preserve"> application displays all </w:t>
            </w:r>
            <w:r w:rsidR="002C56C0">
              <w:t>subscriber bundle</w:t>
            </w:r>
            <w:r w:rsidR="004B1522">
              <w:t xml:space="preserve">s available in the account bundle in the same way as in ‘Browse </w:t>
            </w:r>
            <w:r w:rsidR="002C56C0">
              <w:t>primary offer</w:t>
            </w:r>
            <w:r w:rsidR="004B1522">
              <w:t xml:space="preserve"> / </w:t>
            </w:r>
            <w:r w:rsidR="002C56C0">
              <w:t>subscriber bundle</w:t>
            </w:r>
            <w:r w:rsidR="004B1522">
              <w:t>s’</w:t>
            </w:r>
          </w:p>
          <w:p w:rsidR="004B1522" w:rsidRDefault="00553E11" w:rsidP="000F7361">
            <w:pPr>
              <w:pStyle w:val="Body"/>
              <w:numPr>
                <w:ilvl w:val="0"/>
                <w:numId w:val="360"/>
              </w:numPr>
            </w:pPr>
            <w:r>
              <w:t>User</w:t>
            </w:r>
            <w:r w:rsidR="004B1522">
              <w:t xml:space="preserve"> selects a </w:t>
            </w:r>
            <w:r w:rsidR="002C56C0">
              <w:t>subscriber bundle</w:t>
            </w:r>
            <w:r w:rsidR="00CC0062">
              <w:t xml:space="preserve"> (A3)(A4)</w:t>
            </w:r>
          </w:p>
          <w:p w:rsidR="004B1522" w:rsidRDefault="00325101" w:rsidP="000F7361">
            <w:pPr>
              <w:pStyle w:val="Body"/>
              <w:numPr>
                <w:ilvl w:val="0"/>
                <w:numId w:val="360"/>
              </w:numPr>
            </w:pPr>
            <w:r>
              <w:t>Channel/CSR light</w:t>
            </w:r>
            <w:r w:rsidR="004B1522">
              <w:t xml:space="preserve"> application redirects the user to the </w:t>
            </w:r>
            <w:r w:rsidR="00A65E57">
              <w:t>subscriber</w:t>
            </w:r>
            <w:r w:rsidR="004B1522">
              <w:t xml:space="preserve"> creation</w:t>
            </w:r>
          </w:p>
          <w:p w:rsidR="004B1522" w:rsidRDefault="004326BC" w:rsidP="00332076">
            <w:pPr>
              <w:pStyle w:val="ListNumberUC"/>
              <w:numPr>
                <w:ilvl w:val="0"/>
                <w:numId w:val="0"/>
              </w:numPr>
            </w:pPr>
            <w:r>
              <w:t>A2: Dealer request details on the account bundle</w:t>
            </w:r>
          </w:p>
          <w:p w:rsidR="004326BC" w:rsidRDefault="00325101" w:rsidP="000F7361">
            <w:pPr>
              <w:pStyle w:val="ListNumberUC"/>
              <w:numPr>
                <w:ilvl w:val="0"/>
                <w:numId w:val="104"/>
              </w:numPr>
            </w:pPr>
            <w:r>
              <w:lastRenderedPageBreak/>
              <w:t>Channel/CSR light</w:t>
            </w:r>
            <w:r w:rsidR="004326BC">
              <w:t xml:space="preserve"> application displays account bundle details</w:t>
            </w:r>
            <w:r w:rsidR="00FA3D11">
              <w:t xml:space="preserve"> (refer to use case view account bundle details)</w:t>
            </w:r>
          </w:p>
          <w:p w:rsidR="00CC0062" w:rsidRDefault="00CC0062" w:rsidP="00332076">
            <w:pPr>
              <w:pStyle w:val="BodyText"/>
            </w:pPr>
            <w:r>
              <w:t xml:space="preserve">A3: Same testing options as for browse </w:t>
            </w:r>
            <w:r w:rsidR="002C56C0">
              <w:t>primary offer</w:t>
            </w:r>
            <w:r>
              <w:t xml:space="preserve">/ </w:t>
            </w:r>
            <w:r w:rsidR="002C56C0">
              <w:t>subscriber bundle</w:t>
            </w:r>
            <w:r>
              <w:t xml:space="preserve"> are available and steps are similar.</w:t>
            </w:r>
          </w:p>
          <w:p w:rsidR="00CC0062" w:rsidRPr="0092774E" w:rsidRDefault="00CC0062" w:rsidP="00332076">
            <w:pPr>
              <w:pStyle w:val="BodyText"/>
            </w:pPr>
            <w:r w:rsidRPr="0092774E">
              <w:t xml:space="preserve">A4: Selected </w:t>
            </w:r>
            <w:r w:rsidR="002C56C0">
              <w:t>primary offer</w:t>
            </w:r>
            <w:r w:rsidRPr="0092774E">
              <w:t>/</w:t>
            </w:r>
            <w:r w:rsidR="002C56C0">
              <w:t>subscriber bundle</w:t>
            </w:r>
            <w:r w:rsidRPr="0092774E">
              <w:t xml:space="preserve"> requires serviceability testing</w:t>
            </w:r>
          </w:p>
          <w:p w:rsidR="00CC0062" w:rsidRPr="00E442E7" w:rsidRDefault="00325101" w:rsidP="000F7361">
            <w:pPr>
              <w:pStyle w:val="ListNumberUC"/>
              <w:numPr>
                <w:ilvl w:val="0"/>
                <w:numId w:val="202"/>
              </w:numPr>
            </w:pPr>
            <w:r w:rsidRPr="0092774E">
              <w:t>Channel/CSR light</w:t>
            </w:r>
            <w:r w:rsidR="00CC0062" w:rsidRPr="0092774E">
              <w:t xml:space="preserve"> application redirects the user to the Test Serviceability use case</w:t>
            </w:r>
            <w:r w:rsidR="00CC0062">
              <w:t xml:space="preserve"> </w:t>
            </w:r>
          </w:p>
        </w:tc>
      </w:tr>
    </w:tbl>
    <w:p w:rsidR="0026515C" w:rsidRDefault="0026515C" w:rsidP="004752DD">
      <w:pPr>
        <w:pStyle w:val="Heading4"/>
      </w:pPr>
      <w:bookmarkStart w:id="1229" w:name="_Toc253578076"/>
      <w:r>
        <w:lastRenderedPageBreak/>
        <w:t xml:space="preserve">Use Case: </w:t>
      </w:r>
      <w:r w:rsidR="00626203">
        <w:t xml:space="preserve"> </w:t>
      </w:r>
      <w:r>
        <w:t>View account bundle details</w:t>
      </w:r>
      <w:bookmarkEnd w:id="122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6515C" w:rsidRPr="00E442E7" w:rsidTr="00265965">
        <w:trPr>
          <w:gridAfter w:val="1"/>
          <w:wAfter w:w="18" w:type="dxa"/>
          <w:trHeight w:val="360"/>
        </w:trPr>
        <w:tc>
          <w:tcPr>
            <w:tcW w:w="5580" w:type="dxa"/>
            <w:gridSpan w:val="2"/>
            <w:shd w:val="clear" w:color="auto" w:fill="E6E6E6"/>
          </w:tcPr>
          <w:p w:rsidR="0026515C" w:rsidRPr="00E442E7" w:rsidRDefault="0026515C" w:rsidP="00122B88">
            <w:pPr>
              <w:pStyle w:val="TableHeading"/>
            </w:pPr>
            <w:r>
              <w:t>View account bundle details</w:t>
            </w:r>
          </w:p>
        </w:tc>
        <w:tc>
          <w:tcPr>
            <w:tcW w:w="2610" w:type="dxa"/>
            <w:shd w:val="clear" w:color="auto" w:fill="E6E6E6"/>
          </w:tcPr>
          <w:p w:rsidR="0026515C" w:rsidRPr="00E442E7" w:rsidRDefault="00795AF3" w:rsidP="00122B88">
            <w:pPr>
              <w:pStyle w:val="TableHeading"/>
            </w:pPr>
            <w:r>
              <w:t>PRS0050</w:t>
            </w:r>
          </w:p>
        </w:tc>
      </w:tr>
      <w:tr w:rsidR="0026515C" w:rsidRPr="00E442E7" w:rsidTr="00265965">
        <w:tc>
          <w:tcPr>
            <w:tcW w:w="2268" w:type="dxa"/>
          </w:tcPr>
          <w:p w:rsidR="0026515C" w:rsidRPr="00E442E7" w:rsidRDefault="0026515C" w:rsidP="00265965">
            <w:r w:rsidRPr="00E442E7">
              <w:t>Primary actors</w:t>
            </w:r>
          </w:p>
        </w:tc>
        <w:tc>
          <w:tcPr>
            <w:tcW w:w="5940" w:type="dxa"/>
            <w:gridSpan w:val="3"/>
          </w:tcPr>
          <w:p w:rsidR="0026515C" w:rsidRDefault="0026515C" w:rsidP="00265965">
            <w:pPr>
              <w:pStyle w:val="BodyText"/>
            </w:pPr>
            <w:r>
              <w:t>Dealer user</w:t>
            </w:r>
          </w:p>
          <w:p w:rsidR="00012323" w:rsidRPr="00E442E7" w:rsidRDefault="00A348A0" w:rsidP="00265965">
            <w:pPr>
              <w:pStyle w:val="BodyText"/>
            </w:pPr>
            <w:r>
              <w:t>CSR user</w:t>
            </w:r>
          </w:p>
        </w:tc>
      </w:tr>
      <w:tr w:rsidR="0026515C" w:rsidRPr="00E442E7" w:rsidTr="00265965">
        <w:tc>
          <w:tcPr>
            <w:tcW w:w="2268" w:type="dxa"/>
          </w:tcPr>
          <w:p w:rsidR="0026515C" w:rsidRPr="00E442E7" w:rsidRDefault="0026515C" w:rsidP="00265965">
            <w:r w:rsidRPr="00E442E7">
              <w:t>Summary Goal</w:t>
            </w:r>
          </w:p>
        </w:tc>
        <w:tc>
          <w:tcPr>
            <w:tcW w:w="5940" w:type="dxa"/>
            <w:gridSpan w:val="3"/>
          </w:tcPr>
          <w:p w:rsidR="0026515C" w:rsidRPr="00E442E7" w:rsidRDefault="0026515C" w:rsidP="00265965">
            <w:pPr>
              <w:pStyle w:val="BodyText"/>
            </w:pPr>
            <w:r>
              <w:t>This Use Case allows the user to view account bundle details.</w:t>
            </w:r>
          </w:p>
        </w:tc>
      </w:tr>
      <w:tr w:rsidR="0026515C" w:rsidRPr="00E442E7" w:rsidTr="00265965">
        <w:trPr>
          <w:trHeight w:val="176"/>
        </w:trPr>
        <w:tc>
          <w:tcPr>
            <w:tcW w:w="2268" w:type="dxa"/>
          </w:tcPr>
          <w:p w:rsidR="0026515C" w:rsidRPr="00E442E7" w:rsidRDefault="0026515C" w:rsidP="00265965">
            <w:r w:rsidRPr="00E442E7">
              <w:t>Pre-conditions</w:t>
            </w:r>
          </w:p>
        </w:tc>
        <w:tc>
          <w:tcPr>
            <w:tcW w:w="5940" w:type="dxa"/>
            <w:gridSpan w:val="3"/>
          </w:tcPr>
          <w:p w:rsidR="0026515C" w:rsidRPr="00E442E7" w:rsidRDefault="0026515C" w:rsidP="00265965">
            <w:pPr>
              <w:pStyle w:val="BodyText"/>
            </w:pPr>
            <w:r>
              <w:t>The user is browsing account bundles.</w:t>
            </w:r>
          </w:p>
        </w:tc>
      </w:tr>
      <w:tr w:rsidR="0026515C" w:rsidRPr="00E442E7" w:rsidTr="00265965">
        <w:trPr>
          <w:trHeight w:val="176"/>
        </w:trPr>
        <w:tc>
          <w:tcPr>
            <w:tcW w:w="2268" w:type="dxa"/>
          </w:tcPr>
          <w:p w:rsidR="0026515C" w:rsidRPr="00E442E7" w:rsidRDefault="0026515C" w:rsidP="00265965">
            <w:r w:rsidRPr="00E442E7">
              <w:t>Trigger</w:t>
            </w:r>
          </w:p>
        </w:tc>
        <w:tc>
          <w:tcPr>
            <w:tcW w:w="5940" w:type="dxa"/>
            <w:gridSpan w:val="3"/>
          </w:tcPr>
          <w:p w:rsidR="0026515C" w:rsidRPr="00E442E7" w:rsidRDefault="00553E11" w:rsidP="00265965">
            <w:pPr>
              <w:pStyle w:val="BodyText"/>
            </w:pPr>
            <w:r>
              <w:t>User</w:t>
            </w:r>
            <w:r w:rsidR="0026515C">
              <w:t xml:space="preserve"> needs more details about a given account bundle.</w:t>
            </w:r>
          </w:p>
        </w:tc>
      </w:tr>
      <w:tr w:rsidR="0026515C" w:rsidRPr="00E442E7" w:rsidTr="00265965">
        <w:trPr>
          <w:trHeight w:val="176"/>
        </w:trPr>
        <w:tc>
          <w:tcPr>
            <w:tcW w:w="2268" w:type="dxa"/>
          </w:tcPr>
          <w:p w:rsidR="0026515C" w:rsidRPr="00E442E7" w:rsidRDefault="0026515C" w:rsidP="00265965">
            <w:r w:rsidRPr="00E442E7">
              <w:t>Minimum guarantees</w:t>
            </w:r>
          </w:p>
        </w:tc>
        <w:tc>
          <w:tcPr>
            <w:tcW w:w="5940" w:type="dxa"/>
            <w:gridSpan w:val="3"/>
          </w:tcPr>
          <w:p w:rsidR="0026515C" w:rsidRPr="00E442E7" w:rsidRDefault="00553E11" w:rsidP="00265965">
            <w:pPr>
              <w:pStyle w:val="BodyText"/>
            </w:pPr>
            <w:r>
              <w:t>User</w:t>
            </w:r>
            <w:r w:rsidR="0026515C">
              <w:t xml:space="preserve"> can go back to the list of account bundles even if he has not found the information he was looking for.</w:t>
            </w:r>
          </w:p>
        </w:tc>
      </w:tr>
      <w:tr w:rsidR="0026515C" w:rsidRPr="00E442E7" w:rsidTr="00265965">
        <w:trPr>
          <w:trHeight w:val="176"/>
        </w:trPr>
        <w:tc>
          <w:tcPr>
            <w:tcW w:w="2268" w:type="dxa"/>
          </w:tcPr>
          <w:p w:rsidR="0026515C" w:rsidRPr="00E442E7" w:rsidRDefault="0026515C" w:rsidP="00265965">
            <w:r w:rsidRPr="00E442E7">
              <w:t>Success guarantees:</w:t>
            </w:r>
          </w:p>
        </w:tc>
        <w:tc>
          <w:tcPr>
            <w:tcW w:w="5940" w:type="dxa"/>
            <w:gridSpan w:val="3"/>
          </w:tcPr>
          <w:p w:rsidR="0026515C" w:rsidRPr="00E442E7" w:rsidRDefault="00A9344A" w:rsidP="00265965">
            <w:pPr>
              <w:pStyle w:val="BodyText"/>
            </w:pPr>
            <w:r>
              <w:t>User</w:t>
            </w:r>
            <w:r w:rsidR="0026515C">
              <w:t xml:space="preserve"> had found the information he was looking for in the detailed content of the account bundle.</w:t>
            </w:r>
          </w:p>
        </w:tc>
      </w:tr>
      <w:tr w:rsidR="0026515C" w:rsidRPr="00E442E7" w:rsidTr="00265965">
        <w:trPr>
          <w:trHeight w:val="176"/>
        </w:trPr>
        <w:tc>
          <w:tcPr>
            <w:tcW w:w="2268" w:type="dxa"/>
          </w:tcPr>
          <w:p w:rsidR="0026515C" w:rsidRPr="00E442E7" w:rsidRDefault="0026515C" w:rsidP="00265965">
            <w:r w:rsidRPr="00E442E7">
              <w:t>Normal Flow:</w:t>
            </w:r>
          </w:p>
        </w:tc>
        <w:tc>
          <w:tcPr>
            <w:tcW w:w="5940" w:type="dxa"/>
            <w:gridSpan w:val="3"/>
          </w:tcPr>
          <w:p w:rsidR="00FA3D11" w:rsidRDefault="00325101" w:rsidP="000F7361">
            <w:pPr>
              <w:pStyle w:val="ListNumberUC"/>
              <w:numPr>
                <w:ilvl w:val="0"/>
                <w:numId w:val="106"/>
              </w:numPr>
            </w:pPr>
            <w:r>
              <w:t>Channel/CSR light</w:t>
            </w:r>
            <w:r w:rsidR="0026515C">
              <w:t xml:space="preserve"> application </w:t>
            </w:r>
            <w:r w:rsidR="0026515C">
              <w:t>displays</w:t>
            </w:r>
            <w:r w:rsidR="00FA3D11">
              <w:t>:</w:t>
            </w:r>
          </w:p>
          <w:p w:rsidR="0026515C" w:rsidRDefault="00FA3D11" w:rsidP="000F7361">
            <w:pPr>
              <w:pStyle w:val="ListNumberUC"/>
              <w:numPr>
                <w:ilvl w:val="0"/>
                <w:numId w:val="105"/>
              </w:numPr>
            </w:pPr>
            <w:r>
              <w:t>N</w:t>
            </w:r>
            <w:r w:rsidR="0026515C">
              <w:t>ame and description of the account bundle</w:t>
            </w:r>
          </w:p>
          <w:p w:rsidR="00FA3D11" w:rsidRDefault="00475829" w:rsidP="000F7361">
            <w:pPr>
              <w:pStyle w:val="ListNumberUC"/>
              <w:numPr>
                <w:ilvl w:val="0"/>
                <w:numId w:val="105"/>
              </w:numPr>
            </w:pPr>
            <w:r>
              <w:t xml:space="preserve">Recurring cost and </w:t>
            </w:r>
            <w:r w:rsidR="0092774E">
              <w:t>non recurring</w:t>
            </w:r>
            <w:r>
              <w:t xml:space="preserve"> cost</w:t>
            </w:r>
          </w:p>
          <w:p w:rsidR="00475829" w:rsidRDefault="00475829" w:rsidP="000F7361">
            <w:pPr>
              <w:pStyle w:val="ListNumberUC"/>
              <w:numPr>
                <w:ilvl w:val="0"/>
                <w:numId w:val="105"/>
              </w:numPr>
            </w:pPr>
            <w:r>
              <w:t>Account bundle attributes</w:t>
            </w:r>
          </w:p>
          <w:p w:rsidR="00475829" w:rsidRDefault="00475829" w:rsidP="000F7361">
            <w:pPr>
              <w:pStyle w:val="ListNumberUC"/>
              <w:numPr>
                <w:ilvl w:val="0"/>
                <w:numId w:val="105"/>
              </w:numPr>
            </w:pPr>
            <w:r>
              <w:t xml:space="preserve">List of included account bundle </w:t>
            </w:r>
            <w:r w:rsidR="00E95ABF">
              <w:t>offer</w:t>
            </w:r>
            <w:r>
              <w:t>s</w:t>
            </w:r>
          </w:p>
          <w:p w:rsidR="00475829" w:rsidRDefault="00475829" w:rsidP="000F7361">
            <w:pPr>
              <w:pStyle w:val="ListNumberUC"/>
              <w:numPr>
                <w:ilvl w:val="0"/>
                <w:numId w:val="105"/>
              </w:numPr>
            </w:pPr>
            <w:r>
              <w:t xml:space="preserve">List of selective </w:t>
            </w:r>
            <w:r w:rsidR="00E95ABF">
              <w:t>offers</w:t>
            </w:r>
            <w:r>
              <w:t xml:space="preserve"> (with min and max)</w:t>
            </w:r>
          </w:p>
          <w:p w:rsidR="0026515C" w:rsidRDefault="00475829" w:rsidP="000F7361">
            <w:pPr>
              <w:pStyle w:val="ListNumberUC"/>
              <w:numPr>
                <w:ilvl w:val="0"/>
                <w:numId w:val="105"/>
              </w:numPr>
            </w:pPr>
            <w:r>
              <w:t xml:space="preserve">List of optional </w:t>
            </w:r>
            <w:r w:rsidR="00E95ABF">
              <w:t>offer</w:t>
            </w:r>
            <w:r>
              <w:t>s</w:t>
            </w:r>
          </w:p>
          <w:p w:rsidR="004E1539" w:rsidRPr="00E442E7" w:rsidRDefault="00553E11" w:rsidP="000F7361">
            <w:pPr>
              <w:pStyle w:val="ListNumberUC"/>
              <w:numPr>
                <w:ilvl w:val="0"/>
                <w:numId w:val="106"/>
              </w:numPr>
            </w:pPr>
            <w:r>
              <w:t>User</w:t>
            </w:r>
            <w:r w:rsidR="004E1539">
              <w:t xml:space="preserve"> goes back to the browse account bundle use case</w:t>
            </w:r>
          </w:p>
        </w:tc>
      </w:tr>
      <w:tr w:rsidR="0026515C" w:rsidRPr="00E442E7" w:rsidTr="00265965">
        <w:trPr>
          <w:trHeight w:val="176"/>
        </w:trPr>
        <w:tc>
          <w:tcPr>
            <w:tcW w:w="2268" w:type="dxa"/>
          </w:tcPr>
          <w:p w:rsidR="0026515C" w:rsidRPr="00E442E7" w:rsidRDefault="0026515C" w:rsidP="00265965">
            <w:r w:rsidRPr="00E442E7">
              <w:t>Alternative Flows:</w:t>
            </w:r>
          </w:p>
        </w:tc>
        <w:tc>
          <w:tcPr>
            <w:tcW w:w="5940" w:type="dxa"/>
            <w:gridSpan w:val="3"/>
          </w:tcPr>
          <w:p w:rsidR="0026515C" w:rsidRPr="00E442E7" w:rsidRDefault="00475829" w:rsidP="00332076">
            <w:pPr>
              <w:pStyle w:val="BodyText"/>
            </w:pPr>
            <w:r>
              <w:t>None</w:t>
            </w:r>
          </w:p>
        </w:tc>
      </w:tr>
    </w:tbl>
    <w:p w:rsidR="0026515C" w:rsidRDefault="0026515C" w:rsidP="004752DD">
      <w:pPr>
        <w:pStyle w:val="Heading4"/>
      </w:pPr>
      <w:bookmarkStart w:id="1230" w:name="_Toc253578077"/>
      <w:r>
        <w:t xml:space="preserve">Use Case: </w:t>
      </w:r>
      <w:r w:rsidR="00626203">
        <w:t xml:space="preserve"> </w:t>
      </w:r>
      <w:r>
        <w:t xml:space="preserve">View </w:t>
      </w:r>
      <w:r w:rsidR="002C56C0">
        <w:t>subscriber bundle</w:t>
      </w:r>
      <w:r>
        <w:t xml:space="preserve"> details</w:t>
      </w:r>
      <w:bookmarkEnd w:id="123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6515C" w:rsidRPr="00E442E7" w:rsidTr="00265965">
        <w:trPr>
          <w:gridAfter w:val="1"/>
          <w:wAfter w:w="18" w:type="dxa"/>
          <w:trHeight w:val="360"/>
        </w:trPr>
        <w:tc>
          <w:tcPr>
            <w:tcW w:w="5580" w:type="dxa"/>
            <w:gridSpan w:val="2"/>
            <w:shd w:val="clear" w:color="auto" w:fill="E6E6E6"/>
          </w:tcPr>
          <w:p w:rsidR="0026515C" w:rsidRPr="00E442E7" w:rsidRDefault="0026515C" w:rsidP="00122B88">
            <w:pPr>
              <w:pStyle w:val="TableHeading"/>
            </w:pPr>
            <w:r>
              <w:t xml:space="preserve">View </w:t>
            </w:r>
            <w:r w:rsidR="002C56C0">
              <w:t>subscriber bundle</w:t>
            </w:r>
            <w:r>
              <w:t xml:space="preserve"> details</w:t>
            </w:r>
          </w:p>
        </w:tc>
        <w:tc>
          <w:tcPr>
            <w:tcW w:w="2610" w:type="dxa"/>
            <w:shd w:val="clear" w:color="auto" w:fill="E6E6E6"/>
          </w:tcPr>
          <w:p w:rsidR="0026515C" w:rsidRPr="00E442E7" w:rsidRDefault="00795AF3" w:rsidP="00122B88">
            <w:pPr>
              <w:pStyle w:val="TableHeading"/>
            </w:pPr>
            <w:r>
              <w:t>PRS0060</w:t>
            </w:r>
          </w:p>
        </w:tc>
      </w:tr>
      <w:tr w:rsidR="0026515C" w:rsidRPr="00E442E7" w:rsidTr="00265965">
        <w:tc>
          <w:tcPr>
            <w:tcW w:w="2268" w:type="dxa"/>
          </w:tcPr>
          <w:p w:rsidR="0026515C" w:rsidRPr="00E442E7" w:rsidRDefault="0026515C" w:rsidP="00265965">
            <w:r w:rsidRPr="00E442E7">
              <w:t>Primary actors</w:t>
            </w:r>
          </w:p>
        </w:tc>
        <w:tc>
          <w:tcPr>
            <w:tcW w:w="5940" w:type="dxa"/>
            <w:gridSpan w:val="3"/>
          </w:tcPr>
          <w:p w:rsidR="0026515C" w:rsidRDefault="00475829" w:rsidP="00265965">
            <w:pPr>
              <w:pStyle w:val="BodyText"/>
            </w:pPr>
            <w:r>
              <w:t>Dealer user</w:t>
            </w:r>
          </w:p>
          <w:p w:rsidR="00012323" w:rsidRPr="00E442E7" w:rsidRDefault="00A348A0" w:rsidP="00265965">
            <w:pPr>
              <w:pStyle w:val="BodyText"/>
            </w:pPr>
            <w:r>
              <w:t>CSR user</w:t>
            </w:r>
          </w:p>
        </w:tc>
      </w:tr>
      <w:tr w:rsidR="0026515C" w:rsidRPr="00E442E7" w:rsidTr="00265965">
        <w:tc>
          <w:tcPr>
            <w:tcW w:w="2268" w:type="dxa"/>
          </w:tcPr>
          <w:p w:rsidR="0026515C" w:rsidRPr="00E442E7" w:rsidRDefault="0026515C" w:rsidP="00265965">
            <w:r w:rsidRPr="00E442E7">
              <w:t>Summary Goal</w:t>
            </w:r>
          </w:p>
        </w:tc>
        <w:tc>
          <w:tcPr>
            <w:tcW w:w="5940" w:type="dxa"/>
            <w:gridSpan w:val="3"/>
          </w:tcPr>
          <w:p w:rsidR="0026515C" w:rsidRPr="00E442E7" w:rsidRDefault="0026515C" w:rsidP="00265965">
            <w:pPr>
              <w:pStyle w:val="BodyText"/>
            </w:pPr>
            <w:r>
              <w:t xml:space="preserve">This Use Case allows the user to view </w:t>
            </w:r>
            <w:r w:rsidR="002C56C0">
              <w:t>subscriber bundle</w:t>
            </w:r>
            <w:r>
              <w:t xml:space="preserve"> details.</w:t>
            </w:r>
          </w:p>
        </w:tc>
      </w:tr>
      <w:tr w:rsidR="0026515C" w:rsidRPr="00E442E7" w:rsidTr="00265965">
        <w:trPr>
          <w:trHeight w:val="176"/>
        </w:trPr>
        <w:tc>
          <w:tcPr>
            <w:tcW w:w="2268" w:type="dxa"/>
          </w:tcPr>
          <w:p w:rsidR="0026515C" w:rsidRPr="00E442E7" w:rsidRDefault="0026515C" w:rsidP="00265965">
            <w:r w:rsidRPr="00E442E7">
              <w:t>Pre-conditions</w:t>
            </w:r>
          </w:p>
        </w:tc>
        <w:tc>
          <w:tcPr>
            <w:tcW w:w="5940" w:type="dxa"/>
            <w:gridSpan w:val="3"/>
          </w:tcPr>
          <w:p w:rsidR="0026515C" w:rsidRPr="00E442E7" w:rsidRDefault="0026515C" w:rsidP="00265965">
            <w:pPr>
              <w:pStyle w:val="BodyText"/>
            </w:pPr>
            <w:r>
              <w:t xml:space="preserve">The user is browsing </w:t>
            </w:r>
            <w:r w:rsidR="002C56C0">
              <w:t>subscriber bundle</w:t>
            </w:r>
            <w:r>
              <w:t>s.</w:t>
            </w:r>
          </w:p>
        </w:tc>
      </w:tr>
      <w:tr w:rsidR="0026515C" w:rsidRPr="00E442E7" w:rsidTr="00265965">
        <w:trPr>
          <w:trHeight w:val="176"/>
        </w:trPr>
        <w:tc>
          <w:tcPr>
            <w:tcW w:w="2268" w:type="dxa"/>
          </w:tcPr>
          <w:p w:rsidR="0026515C" w:rsidRPr="00E442E7" w:rsidRDefault="0026515C" w:rsidP="00265965">
            <w:r w:rsidRPr="00E442E7">
              <w:t>Trigger</w:t>
            </w:r>
          </w:p>
        </w:tc>
        <w:tc>
          <w:tcPr>
            <w:tcW w:w="5940" w:type="dxa"/>
            <w:gridSpan w:val="3"/>
          </w:tcPr>
          <w:p w:rsidR="0026515C" w:rsidRPr="00E442E7" w:rsidRDefault="00553E11" w:rsidP="00265965">
            <w:pPr>
              <w:pStyle w:val="BodyText"/>
            </w:pPr>
            <w:r>
              <w:t>User</w:t>
            </w:r>
            <w:r w:rsidR="0026515C">
              <w:t xml:space="preserve"> need more details about a given </w:t>
            </w:r>
            <w:r w:rsidR="002C56C0">
              <w:t>subscriber bundle</w:t>
            </w:r>
            <w:r w:rsidR="0026515C">
              <w:t>.</w:t>
            </w:r>
          </w:p>
        </w:tc>
      </w:tr>
      <w:tr w:rsidR="0026515C" w:rsidRPr="00E442E7" w:rsidTr="00265965">
        <w:trPr>
          <w:trHeight w:val="176"/>
        </w:trPr>
        <w:tc>
          <w:tcPr>
            <w:tcW w:w="2268" w:type="dxa"/>
          </w:tcPr>
          <w:p w:rsidR="0026515C" w:rsidRPr="00E442E7" w:rsidRDefault="0026515C" w:rsidP="00265965">
            <w:r w:rsidRPr="00E442E7">
              <w:t>Minimum guarantees</w:t>
            </w:r>
          </w:p>
        </w:tc>
        <w:tc>
          <w:tcPr>
            <w:tcW w:w="5940" w:type="dxa"/>
            <w:gridSpan w:val="3"/>
          </w:tcPr>
          <w:p w:rsidR="0026515C" w:rsidRPr="00E442E7" w:rsidRDefault="00553E11" w:rsidP="00265965">
            <w:pPr>
              <w:pStyle w:val="BodyText"/>
            </w:pPr>
            <w:r>
              <w:t>User</w:t>
            </w:r>
            <w:r w:rsidR="0026515C">
              <w:t xml:space="preserve"> can go back to the list of </w:t>
            </w:r>
            <w:r w:rsidR="002C56C0">
              <w:t>subscriber bundle</w:t>
            </w:r>
            <w:r w:rsidR="0026515C">
              <w:t xml:space="preserve">s even if he has </w:t>
            </w:r>
            <w:r w:rsidR="0026515C">
              <w:lastRenderedPageBreak/>
              <w:t>not found the information he was looking for.</w:t>
            </w:r>
          </w:p>
        </w:tc>
      </w:tr>
      <w:tr w:rsidR="0026515C" w:rsidRPr="00E442E7" w:rsidTr="00265965">
        <w:trPr>
          <w:trHeight w:val="176"/>
        </w:trPr>
        <w:tc>
          <w:tcPr>
            <w:tcW w:w="2268" w:type="dxa"/>
          </w:tcPr>
          <w:p w:rsidR="0026515C" w:rsidRPr="00E442E7" w:rsidRDefault="0026515C" w:rsidP="00265965">
            <w:r w:rsidRPr="00E442E7">
              <w:lastRenderedPageBreak/>
              <w:t>Success guarantees:</w:t>
            </w:r>
          </w:p>
        </w:tc>
        <w:tc>
          <w:tcPr>
            <w:tcW w:w="5940" w:type="dxa"/>
            <w:gridSpan w:val="3"/>
          </w:tcPr>
          <w:p w:rsidR="0026515C" w:rsidRPr="00E442E7" w:rsidRDefault="00A9344A" w:rsidP="00265965">
            <w:pPr>
              <w:pStyle w:val="BodyText"/>
            </w:pPr>
            <w:r>
              <w:t>User</w:t>
            </w:r>
            <w:r w:rsidR="0026515C">
              <w:t xml:space="preserve"> had found the information he was looking for in the detailed content of the bundle.</w:t>
            </w:r>
          </w:p>
        </w:tc>
      </w:tr>
      <w:tr w:rsidR="0026515C" w:rsidRPr="00E442E7" w:rsidTr="00265965">
        <w:trPr>
          <w:trHeight w:val="176"/>
        </w:trPr>
        <w:tc>
          <w:tcPr>
            <w:tcW w:w="2268" w:type="dxa"/>
          </w:tcPr>
          <w:p w:rsidR="0026515C" w:rsidRPr="00E442E7" w:rsidRDefault="0026515C" w:rsidP="00265965">
            <w:r w:rsidRPr="00E442E7">
              <w:t>Normal Flow:</w:t>
            </w:r>
          </w:p>
        </w:tc>
        <w:tc>
          <w:tcPr>
            <w:tcW w:w="5940" w:type="dxa"/>
            <w:gridSpan w:val="3"/>
          </w:tcPr>
          <w:p w:rsidR="00475829" w:rsidRDefault="00325101" w:rsidP="000F7361">
            <w:pPr>
              <w:pStyle w:val="ListNumberUC"/>
              <w:numPr>
                <w:ilvl w:val="0"/>
                <w:numId w:val="107"/>
              </w:numPr>
            </w:pPr>
            <w:r>
              <w:t>Channel/CSR light</w:t>
            </w:r>
            <w:r w:rsidR="00475829">
              <w:t xml:space="preserve"> application displays:</w:t>
            </w:r>
          </w:p>
          <w:p w:rsidR="00475829" w:rsidRDefault="00475829" w:rsidP="000F7361">
            <w:pPr>
              <w:pStyle w:val="ListNumberUC"/>
              <w:numPr>
                <w:ilvl w:val="0"/>
                <w:numId w:val="105"/>
              </w:numPr>
            </w:pPr>
            <w:r>
              <w:t xml:space="preserve">Name and description of the </w:t>
            </w:r>
            <w:r w:rsidR="002C56C0">
              <w:t>subscriber bundle</w:t>
            </w:r>
          </w:p>
          <w:p w:rsidR="00475829" w:rsidRDefault="00475829" w:rsidP="000F7361">
            <w:pPr>
              <w:pStyle w:val="ListNumberUC"/>
              <w:numPr>
                <w:ilvl w:val="0"/>
                <w:numId w:val="105"/>
              </w:numPr>
            </w:pPr>
            <w:r>
              <w:t xml:space="preserve">Recurring cost and </w:t>
            </w:r>
            <w:r w:rsidR="0092774E">
              <w:t xml:space="preserve">non recurring </w:t>
            </w:r>
            <w:r>
              <w:t>cost</w:t>
            </w:r>
            <w:r w:rsidR="00387B13">
              <w:t xml:space="preserve"> of the bundle</w:t>
            </w:r>
          </w:p>
          <w:p w:rsidR="00387B13" w:rsidRDefault="002C56C0" w:rsidP="000F7361">
            <w:pPr>
              <w:pStyle w:val="ListNumberUC"/>
              <w:numPr>
                <w:ilvl w:val="0"/>
                <w:numId w:val="105"/>
              </w:numPr>
            </w:pPr>
            <w:r>
              <w:t>Subscriber bundle</w:t>
            </w:r>
            <w:r w:rsidR="00387B13">
              <w:t xml:space="preserve"> engagement</w:t>
            </w:r>
          </w:p>
          <w:p w:rsidR="00475829" w:rsidRDefault="00475829" w:rsidP="000F7361">
            <w:pPr>
              <w:pStyle w:val="ListNumberUC"/>
              <w:numPr>
                <w:ilvl w:val="0"/>
                <w:numId w:val="105"/>
              </w:numPr>
            </w:pPr>
            <w:r>
              <w:t>Account bundle attributes</w:t>
            </w:r>
          </w:p>
          <w:p w:rsidR="00387B13" w:rsidRDefault="00387B13" w:rsidP="000F7361">
            <w:pPr>
              <w:pStyle w:val="ListNumberUC"/>
              <w:numPr>
                <w:ilvl w:val="0"/>
                <w:numId w:val="105"/>
              </w:numPr>
            </w:pPr>
            <w:r>
              <w:t xml:space="preserve">Detail of the </w:t>
            </w:r>
            <w:r w:rsidR="002C56C0">
              <w:t>Primary offer</w:t>
            </w:r>
            <w:r>
              <w:t>:</w:t>
            </w:r>
          </w:p>
          <w:p w:rsidR="00332076" w:rsidRDefault="00332076" w:rsidP="000F7361">
            <w:pPr>
              <w:pStyle w:val="ListNumberUC"/>
              <w:numPr>
                <w:ilvl w:val="2"/>
                <w:numId w:val="105"/>
              </w:numPr>
              <w:tabs>
                <w:tab w:val="clear" w:pos="2700"/>
                <w:tab w:val="num" w:pos="1674"/>
              </w:tabs>
              <w:ind w:left="1674"/>
            </w:pPr>
            <w:r>
              <w:t xml:space="preserve">Name and description of the </w:t>
            </w:r>
            <w:r w:rsidR="002C56C0">
              <w:t>primary offer</w:t>
            </w:r>
          </w:p>
          <w:p w:rsidR="00332076" w:rsidRDefault="002C56C0" w:rsidP="000F7361">
            <w:pPr>
              <w:pStyle w:val="ListNumberUC"/>
              <w:numPr>
                <w:ilvl w:val="2"/>
                <w:numId w:val="105"/>
              </w:numPr>
              <w:tabs>
                <w:tab w:val="num" w:pos="1674"/>
              </w:tabs>
              <w:ind w:left="1674"/>
            </w:pPr>
            <w:r>
              <w:t>Primary offer</w:t>
            </w:r>
            <w:r w:rsidR="00332076">
              <w:t xml:space="preserve"> attributes</w:t>
            </w:r>
          </w:p>
          <w:p w:rsidR="00332076" w:rsidRDefault="002C56C0" w:rsidP="000F7361">
            <w:pPr>
              <w:pStyle w:val="ListNumberUC"/>
              <w:numPr>
                <w:ilvl w:val="2"/>
                <w:numId w:val="105"/>
              </w:numPr>
              <w:tabs>
                <w:tab w:val="num" w:pos="1674"/>
              </w:tabs>
              <w:ind w:left="1674"/>
            </w:pPr>
            <w:r>
              <w:t>Primary offer</w:t>
            </w:r>
            <w:r w:rsidR="00332076">
              <w:t xml:space="preserve"> </w:t>
            </w:r>
            <w:r w:rsidR="001529D7">
              <w:t>Plan</w:t>
            </w:r>
            <w:r w:rsidR="00332076">
              <w:t>s</w:t>
            </w:r>
          </w:p>
          <w:p w:rsidR="00332076" w:rsidRDefault="00332076" w:rsidP="000F7361">
            <w:pPr>
              <w:pStyle w:val="ListNumberUC"/>
              <w:numPr>
                <w:ilvl w:val="0"/>
                <w:numId w:val="105"/>
              </w:numPr>
            </w:pPr>
            <w:r>
              <w:t xml:space="preserve">List of included </w:t>
            </w:r>
            <w:r w:rsidR="00D22280">
              <w:t>subscriber supplementary offer</w:t>
            </w:r>
            <w:r>
              <w:t>s</w:t>
            </w:r>
          </w:p>
          <w:p w:rsidR="00475829" w:rsidRDefault="00475829" w:rsidP="000F7361">
            <w:pPr>
              <w:pStyle w:val="ListNumberUC"/>
              <w:numPr>
                <w:ilvl w:val="0"/>
                <w:numId w:val="105"/>
              </w:numPr>
            </w:pPr>
            <w:r>
              <w:t xml:space="preserve">List of selective </w:t>
            </w:r>
            <w:r w:rsidR="00D22280">
              <w:t>subscriber supplementary offer</w:t>
            </w:r>
            <w:r w:rsidR="004D1612">
              <w:t>s</w:t>
            </w:r>
            <w:r>
              <w:t xml:space="preserve"> (with min and max)</w:t>
            </w:r>
          </w:p>
          <w:p w:rsidR="0026515C" w:rsidRDefault="00475829" w:rsidP="000F7361">
            <w:pPr>
              <w:pStyle w:val="ListNumberUC"/>
              <w:numPr>
                <w:ilvl w:val="0"/>
                <w:numId w:val="105"/>
              </w:numPr>
            </w:pPr>
            <w:r>
              <w:t xml:space="preserve">List of optional </w:t>
            </w:r>
            <w:r w:rsidR="00E95ABF">
              <w:t>offer</w:t>
            </w:r>
            <w:r>
              <w:t>s</w:t>
            </w:r>
          </w:p>
          <w:p w:rsidR="00387B13" w:rsidRPr="00E442E7" w:rsidRDefault="00553E11" w:rsidP="000F7361">
            <w:pPr>
              <w:pStyle w:val="ListNumberUC"/>
              <w:numPr>
                <w:ilvl w:val="0"/>
                <w:numId w:val="107"/>
              </w:numPr>
            </w:pPr>
            <w:r>
              <w:t>User</w:t>
            </w:r>
            <w:r w:rsidR="00387B13">
              <w:t xml:space="preserve"> goes back to </w:t>
            </w:r>
            <w:r w:rsidR="002C56C0">
              <w:t>subscriber bundle</w:t>
            </w:r>
            <w:r w:rsidR="00387B13">
              <w:t>s list (A1)</w:t>
            </w:r>
            <w:r w:rsidR="00CC0062">
              <w:t xml:space="preserve"> </w:t>
            </w:r>
            <w:r w:rsidR="00CC0062" w:rsidRPr="0092774E">
              <w:t>(A2)</w:t>
            </w:r>
          </w:p>
        </w:tc>
      </w:tr>
      <w:tr w:rsidR="0026515C" w:rsidRPr="00E442E7" w:rsidTr="00265965">
        <w:trPr>
          <w:trHeight w:val="176"/>
        </w:trPr>
        <w:tc>
          <w:tcPr>
            <w:tcW w:w="2268" w:type="dxa"/>
          </w:tcPr>
          <w:p w:rsidR="0026515C" w:rsidRPr="00E442E7" w:rsidRDefault="0026515C" w:rsidP="00265965">
            <w:r w:rsidRPr="00E442E7">
              <w:t>Alternative Flows:</w:t>
            </w:r>
          </w:p>
        </w:tc>
        <w:tc>
          <w:tcPr>
            <w:tcW w:w="5940" w:type="dxa"/>
            <w:gridSpan w:val="3"/>
          </w:tcPr>
          <w:p w:rsidR="0026515C" w:rsidRDefault="0026515C" w:rsidP="00332076">
            <w:pPr>
              <w:pStyle w:val="BodyText"/>
            </w:pPr>
            <w:r>
              <w:t xml:space="preserve">A1: </w:t>
            </w:r>
            <w:r w:rsidR="00553E11">
              <w:t>User</w:t>
            </w:r>
            <w:r w:rsidR="00387B13">
              <w:t xml:space="preserve"> selects the </w:t>
            </w:r>
            <w:r w:rsidR="002C56C0">
              <w:t>subscriber bundle</w:t>
            </w:r>
          </w:p>
          <w:p w:rsidR="00387B13" w:rsidRDefault="00325101" w:rsidP="000F7361">
            <w:pPr>
              <w:pStyle w:val="ListNumberUC"/>
              <w:numPr>
                <w:ilvl w:val="0"/>
                <w:numId w:val="108"/>
              </w:numPr>
            </w:pPr>
            <w:r>
              <w:t>Channel/CSR light</w:t>
            </w:r>
            <w:r w:rsidR="00387B13">
              <w:t xml:space="preserve"> application redirects the user to next steps for creating or migrating a </w:t>
            </w:r>
            <w:r w:rsidR="00A65E57">
              <w:t>subscriber</w:t>
            </w:r>
            <w:r w:rsidR="00CC0062">
              <w:t xml:space="preserve"> </w:t>
            </w:r>
            <w:r w:rsidR="00CC0062" w:rsidRPr="0092774E">
              <w:t>(A3)</w:t>
            </w:r>
          </w:p>
          <w:p w:rsidR="00CC0062" w:rsidRPr="00012323" w:rsidRDefault="00CC0062" w:rsidP="00332076">
            <w:pPr>
              <w:pStyle w:val="BodyText"/>
            </w:pPr>
            <w:r w:rsidRPr="0092774E">
              <w:t xml:space="preserve">A2: </w:t>
            </w:r>
            <w:r w:rsidRPr="00012323">
              <w:t xml:space="preserve">Test option is available as for the browse </w:t>
            </w:r>
            <w:r w:rsidR="002C56C0">
              <w:t>primary offer</w:t>
            </w:r>
            <w:r w:rsidRPr="00012323">
              <w:t>/</w:t>
            </w:r>
            <w:r w:rsidR="002C56C0">
              <w:t>subscriber bundle</w:t>
            </w:r>
            <w:r w:rsidRPr="00012323">
              <w:t xml:space="preserve"> use case and so same next steps</w:t>
            </w:r>
          </w:p>
          <w:p w:rsidR="00CC0062" w:rsidRPr="00012323" w:rsidRDefault="00CC0062" w:rsidP="00332076">
            <w:pPr>
              <w:pStyle w:val="BodyText"/>
            </w:pPr>
            <w:r w:rsidRPr="00012323">
              <w:t>A3: Serviceability testing is required</w:t>
            </w:r>
          </w:p>
          <w:p w:rsidR="00CC0062" w:rsidRPr="00E442E7" w:rsidRDefault="00325101" w:rsidP="000F7361">
            <w:pPr>
              <w:pStyle w:val="ListNumberUC"/>
              <w:numPr>
                <w:ilvl w:val="0"/>
                <w:numId w:val="203"/>
              </w:numPr>
            </w:pPr>
            <w:r w:rsidRPr="00012323">
              <w:t>Channel/CSR light</w:t>
            </w:r>
            <w:r w:rsidR="00CC0062" w:rsidRPr="00012323">
              <w:t xml:space="preserve"> application redirects the user to the test </w:t>
            </w:r>
            <w:r w:rsidR="002C56C0">
              <w:t>primary offer</w:t>
            </w:r>
            <w:r w:rsidR="00CC0062" w:rsidRPr="00012323">
              <w:t>/</w:t>
            </w:r>
            <w:r w:rsidR="002C56C0">
              <w:t>subscriber bundle</w:t>
            </w:r>
            <w:r w:rsidR="00CC0062" w:rsidRPr="00012323">
              <w:t xml:space="preserve"> serviceability use case</w:t>
            </w:r>
          </w:p>
        </w:tc>
      </w:tr>
    </w:tbl>
    <w:p w:rsidR="0026515C" w:rsidRDefault="0026515C" w:rsidP="004752DD">
      <w:pPr>
        <w:pStyle w:val="Heading4"/>
      </w:pPr>
      <w:bookmarkStart w:id="1231" w:name="_Toc253578078"/>
      <w:r>
        <w:t xml:space="preserve">Use Case: </w:t>
      </w:r>
      <w:r w:rsidR="00626203">
        <w:t xml:space="preserve"> </w:t>
      </w:r>
      <w:r>
        <w:t xml:space="preserve">View </w:t>
      </w:r>
      <w:r w:rsidR="002C56C0">
        <w:t>primary offer</w:t>
      </w:r>
      <w:r>
        <w:t xml:space="preserve"> details</w:t>
      </w:r>
      <w:bookmarkEnd w:id="123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6515C" w:rsidRPr="00E442E7" w:rsidTr="00265965">
        <w:trPr>
          <w:gridAfter w:val="1"/>
          <w:wAfter w:w="18" w:type="dxa"/>
          <w:trHeight w:val="360"/>
        </w:trPr>
        <w:tc>
          <w:tcPr>
            <w:tcW w:w="5580" w:type="dxa"/>
            <w:gridSpan w:val="2"/>
            <w:shd w:val="clear" w:color="auto" w:fill="E6E6E6"/>
          </w:tcPr>
          <w:p w:rsidR="0026515C" w:rsidRPr="00E442E7" w:rsidRDefault="0026515C" w:rsidP="00122B88">
            <w:pPr>
              <w:pStyle w:val="TableHeading"/>
            </w:pPr>
            <w:r>
              <w:t xml:space="preserve">View </w:t>
            </w:r>
            <w:r w:rsidR="002C56C0">
              <w:t>primary offer</w:t>
            </w:r>
            <w:r>
              <w:t xml:space="preserve"> details</w:t>
            </w:r>
          </w:p>
        </w:tc>
        <w:tc>
          <w:tcPr>
            <w:tcW w:w="2610" w:type="dxa"/>
            <w:shd w:val="clear" w:color="auto" w:fill="E6E6E6"/>
          </w:tcPr>
          <w:p w:rsidR="0026515C" w:rsidRPr="00E442E7" w:rsidRDefault="00795AF3" w:rsidP="00122B88">
            <w:pPr>
              <w:pStyle w:val="TableHeading"/>
            </w:pPr>
            <w:r>
              <w:t>PRS0070</w:t>
            </w:r>
          </w:p>
        </w:tc>
      </w:tr>
      <w:tr w:rsidR="0026515C" w:rsidRPr="00E442E7" w:rsidTr="00265965">
        <w:tc>
          <w:tcPr>
            <w:tcW w:w="2268" w:type="dxa"/>
          </w:tcPr>
          <w:p w:rsidR="0026515C" w:rsidRPr="00E442E7" w:rsidRDefault="0026515C" w:rsidP="00265965">
            <w:r w:rsidRPr="00E442E7">
              <w:t>Primary actors</w:t>
            </w:r>
          </w:p>
        </w:tc>
        <w:tc>
          <w:tcPr>
            <w:tcW w:w="5940" w:type="dxa"/>
            <w:gridSpan w:val="3"/>
          </w:tcPr>
          <w:p w:rsidR="0026515C" w:rsidRDefault="0026515C" w:rsidP="00265965">
            <w:pPr>
              <w:pStyle w:val="BodyText"/>
            </w:pPr>
            <w:r>
              <w:t>Dealer user</w:t>
            </w:r>
          </w:p>
          <w:p w:rsidR="00012323" w:rsidRPr="00E442E7" w:rsidRDefault="00A348A0" w:rsidP="00265965">
            <w:pPr>
              <w:pStyle w:val="BodyText"/>
            </w:pPr>
            <w:r>
              <w:t>CSR user</w:t>
            </w:r>
          </w:p>
        </w:tc>
      </w:tr>
      <w:tr w:rsidR="0026515C" w:rsidRPr="00E442E7" w:rsidTr="00265965">
        <w:tc>
          <w:tcPr>
            <w:tcW w:w="2268" w:type="dxa"/>
          </w:tcPr>
          <w:p w:rsidR="0026515C" w:rsidRPr="00E442E7" w:rsidRDefault="0026515C" w:rsidP="00265965">
            <w:r w:rsidRPr="00E442E7">
              <w:t>Summary Goal</w:t>
            </w:r>
          </w:p>
        </w:tc>
        <w:tc>
          <w:tcPr>
            <w:tcW w:w="5940" w:type="dxa"/>
            <w:gridSpan w:val="3"/>
          </w:tcPr>
          <w:p w:rsidR="0026515C" w:rsidRPr="00E442E7" w:rsidRDefault="0026515C" w:rsidP="00265965">
            <w:pPr>
              <w:pStyle w:val="BodyText"/>
            </w:pPr>
            <w:r>
              <w:t xml:space="preserve">This Use Case allows the user to view </w:t>
            </w:r>
            <w:r w:rsidR="002C56C0">
              <w:t>primary offer</w:t>
            </w:r>
            <w:r>
              <w:t xml:space="preserve"> details.</w:t>
            </w:r>
          </w:p>
        </w:tc>
      </w:tr>
      <w:tr w:rsidR="0026515C" w:rsidRPr="00E442E7" w:rsidTr="00265965">
        <w:trPr>
          <w:trHeight w:val="176"/>
        </w:trPr>
        <w:tc>
          <w:tcPr>
            <w:tcW w:w="2268" w:type="dxa"/>
          </w:tcPr>
          <w:p w:rsidR="0026515C" w:rsidRPr="00E442E7" w:rsidRDefault="0026515C" w:rsidP="00265965">
            <w:r w:rsidRPr="00E442E7">
              <w:t>Pre-conditions</w:t>
            </w:r>
          </w:p>
        </w:tc>
        <w:tc>
          <w:tcPr>
            <w:tcW w:w="5940" w:type="dxa"/>
            <w:gridSpan w:val="3"/>
          </w:tcPr>
          <w:p w:rsidR="0026515C" w:rsidRPr="00E442E7" w:rsidRDefault="0026515C" w:rsidP="00265965">
            <w:pPr>
              <w:pStyle w:val="BodyText"/>
            </w:pPr>
            <w:r>
              <w:t xml:space="preserve">The user is browsing </w:t>
            </w:r>
            <w:r w:rsidR="002C56C0">
              <w:t>primary offer</w:t>
            </w:r>
            <w:r>
              <w:t>s.</w:t>
            </w:r>
          </w:p>
        </w:tc>
      </w:tr>
      <w:tr w:rsidR="0026515C" w:rsidRPr="00E442E7" w:rsidTr="00265965">
        <w:trPr>
          <w:trHeight w:val="176"/>
        </w:trPr>
        <w:tc>
          <w:tcPr>
            <w:tcW w:w="2268" w:type="dxa"/>
          </w:tcPr>
          <w:p w:rsidR="0026515C" w:rsidRPr="00E442E7" w:rsidRDefault="0026515C" w:rsidP="00265965">
            <w:r w:rsidRPr="00E442E7">
              <w:t>Trigger</w:t>
            </w:r>
          </w:p>
        </w:tc>
        <w:tc>
          <w:tcPr>
            <w:tcW w:w="5940" w:type="dxa"/>
            <w:gridSpan w:val="3"/>
          </w:tcPr>
          <w:p w:rsidR="0026515C" w:rsidRPr="00E442E7" w:rsidRDefault="00553E11" w:rsidP="00265965">
            <w:pPr>
              <w:pStyle w:val="BodyText"/>
            </w:pPr>
            <w:r>
              <w:t>User</w:t>
            </w:r>
            <w:r w:rsidR="0026515C">
              <w:t xml:space="preserve"> has requested more details about a given </w:t>
            </w:r>
            <w:r w:rsidR="002C56C0">
              <w:t>primary offer</w:t>
            </w:r>
            <w:r w:rsidR="0026515C">
              <w:t>.</w:t>
            </w:r>
          </w:p>
        </w:tc>
      </w:tr>
      <w:tr w:rsidR="0026515C" w:rsidRPr="00E442E7" w:rsidTr="00265965">
        <w:trPr>
          <w:trHeight w:val="176"/>
        </w:trPr>
        <w:tc>
          <w:tcPr>
            <w:tcW w:w="2268" w:type="dxa"/>
          </w:tcPr>
          <w:p w:rsidR="0026515C" w:rsidRPr="00E442E7" w:rsidRDefault="0026515C" w:rsidP="00265965">
            <w:r w:rsidRPr="00E442E7">
              <w:t>Minimum guarantees</w:t>
            </w:r>
          </w:p>
        </w:tc>
        <w:tc>
          <w:tcPr>
            <w:tcW w:w="5940" w:type="dxa"/>
            <w:gridSpan w:val="3"/>
          </w:tcPr>
          <w:p w:rsidR="0026515C" w:rsidRPr="00E442E7" w:rsidRDefault="0026515C" w:rsidP="00265965">
            <w:pPr>
              <w:pStyle w:val="BodyText"/>
            </w:pPr>
          </w:p>
        </w:tc>
      </w:tr>
      <w:tr w:rsidR="0026515C" w:rsidRPr="00E442E7" w:rsidTr="00265965">
        <w:trPr>
          <w:trHeight w:val="176"/>
        </w:trPr>
        <w:tc>
          <w:tcPr>
            <w:tcW w:w="2268" w:type="dxa"/>
          </w:tcPr>
          <w:p w:rsidR="0026515C" w:rsidRPr="00E442E7" w:rsidRDefault="0026515C" w:rsidP="00265965">
            <w:r w:rsidRPr="00E442E7">
              <w:t>Success guarantees:</w:t>
            </w:r>
          </w:p>
        </w:tc>
        <w:tc>
          <w:tcPr>
            <w:tcW w:w="5940" w:type="dxa"/>
            <w:gridSpan w:val="3"/>
          </w:tcPr>
          <w:p w:rsidR="0026515C" w:rsidRPr="00E442E7" w:rsidRDefault="00A9344A" w:rsidP="00265965">
            <w:pPr>
              <w:pStyle w:val="BodyText"/>
            </w:pPr>
            <w:r>
              <w:t>User</w:t>
            </w:r>
            <w:r w:rsidR="0026515C">
              <w:t xml:space="preserve"> had found the information he was looking for in the detailed content of the </w:t>
            </w:r>
            <w:r w:rsidR="002C56C0">
              <w:t>primary offer</w:t>
            </w:r>
            <w:r w:rsidR="0026515C">
              <w:t>.</w:t>
            </w:r>
          </w:p>
        </w:tc>
      </w:tr>
      <w:tr w:rsidR="0026515C" w:rsidRPr="00E442E7" w:rsidTr="00265965">
        <w:trPr>
          <w:trHeight w:val="176"/>
        </w:trPr>
        <w:tc>
          <w:tcPr>
            <w:tcW w:w="2268" w:type="dxa"/>
          </w:tcPr>
          <w:p w:rsidR="0026515C" w:rsidRPr="00E442E7" w:rsidRDefault="0026515C" w:rsidP="00265965">
            <w:r w:rsidRPr="00E442E7">
              <w:t>Normal Flow:</w:t>
            </w:r>
          </w:p>
        </w:tc>
        <w:tc>
          <w:tcPr>
            <w:tcW w:w="5940" w:type="dxa"/>
            <w:gridSpan w:val="3"/>
          </w:tcPr>
          <w:p w:rsidR="00387B13" w:rsidRDefault="00325101" w:rsidP="000F7361">
            <w:pPr>
              <w:pStyle w:val="ListNumberUC"/>
              <w:numPr>
                <w:ilvl w:val="0"/>
                <w:numId w:val="109"/>
              </w:numPr>
            </w:pPr>
            <w:r>
              <w:t>Channel/CSR light</w:t>
            </w:r>
            <w:r w:rsidR="00387B13">
              <w:t xml:space="preserve"> application displays:</w:t>
            </w:r>
          </w:p>
          <w:p w:rsidR="00387B13" w:rsidRDefault="00387B13" w:rsidP="000F7361">
            <w:pPr>
              <w:pStyle w:val="ListNumberUC"/>
              <w:numPr>
                <w:ilvl w:val="0"/>
                <w:numId w:val="105"/>
              </w:numPr>
            </w:pPr>
            <w:r>
              <w:lastRenderedPageBreak/>
              <w:t xml:space="preserve">Name and description of the </w:t>
            </w:r>
            <w:r w:rsidR="002C56C0">
              <w:t>primary offer</w:t>
            </w:r>
          </w:p>
          <w:p w:rsidR="00387B13" w:rsidRDefault="00387B13" w:rsidP="000F7361">
            <w:pPr>
              <w:pStyle w:val="ListNumberUC"/>
              <w:numPr>
                <w:ilvl w:val="0"/>
                <w:numId w:val="105"/>
              </w:numPr>
            </w:pPr>
            <w:r>
              <w:t xml:space="preserve">Recurring cost and upfront cost of the </w:t>
            </w:r>
            <w:r w:rsidR="002C56C0">
              <w:t>primary offer</w:t>
            </w:r>
          </w:p>
          <w:p w:rsidR="00387B13" w:rsidRDefault="002C56C0" w:rsidP="000F7361">
            <w:pPr>
              <w:pStyle w:val="ListNumberUC"/>
              <w:numPr>
                <w:ilvl w:val="0"/>
                <w:numId w:val="105"/>
              </w:numPr>
            </w:pPr>
            <w:r>
              <w:t>Primary offer</w:t>
            </w:r>
            <w:r w:rsidR="00387B13">
              <w:t xml:space="preserve"> engagement</w:t>
            </w:r>
          </w:p>
          <w:p w:rsidR="00387B13" w:rsidRDefault="002C56C0" w:rsidP="000F7361">
            <w:pPr>
              <w:pStyle w:val="ListNumberUC"/>
              <w:numPr>
                <w:ilvl w:val="0"/>
                <w:numId w:val="105"/>
              </w:numPr>
            </w:pPr>
            <w:r>
              <w:t>Primary offer</w:t>
            </w:r>
            <w:r w:rsidR="00387B13">
              <w:t xml:space="preserve"> attributes</w:t>
            </w:r>
          </w:p>
          <w:p w:rsidR="005B1577" w:rsidRDefault="002C56C0" w:rsidP="000F7361">
            <w:pPr>
              <w:pStyle w:val="ListNumberUC"/>
              <w:numPr>
                <w:ilvl w:val="0"/>
                <w:numId w:val="105"/>
              </w:numPr>
            </w:pPr>
            <w:r>
              <w:t>Primary offer</w:t>
            </w:r>
            <w:r w:rsidR="005B1577">
              <w:t xml:space="preserve"> </w:t>
            </w:r>
            <w:r w:rsidR="001529D7">
              <w:t>Plan</w:t>
            </w:r>
          </w:p>
          <w:p w:rsidR="00387B13" w:rsidRDefault="00387B13" w:rsidP="000F7361">
            <w:pPr>
              <w:pStyle w:val="ListNumberUC"/>
              <w:numPr>
                <w:ilvl w:val="0"/>
                <w:numId w:val="105"/>
              </w:numPr>
            </w:pPr>
            <w:r>
              <w:t xml:space="preserve">List of included </w:t>
            </w:r>
            <w:r w:rsidR="00D22280">
              <w:t>subscriber supplementary offer</w:t>
            </w:r>
            <w:r>
              <w:t>s</w:t>
            </w:r>
          </w:p>
          <w:p w:rsidR="00387B13" w:rsidRDefault="00387B13" w:rsidP="000F7361">
            <w:pPr>
              <w:pStyle w:val="ListNumberUC"/>
              <w:numPr>
                <w:ilvl w:val="0"/>
                <w:numId w:val="105"/>
              </w:numPr>
            </w:pPr>
            <w:r>
              <w:t xml:space="preserve">List of optional </w:t>
            </w:r>
            <w:r w:rsidR="00D22280">
              <w:t>subscriber supplementary offer</w:t>
            </w:r>
            <w:r>
              <w:t>s</w:t>
            </w:r>
          </w:p>
          <w:p w:rsidR="0026515C" w:rsidRPr="00E442E7" w:rsidRDefault="00553E11" w:rsidP="000F7361">
            <w:pPr>
              <w:pStyle w:val="ListNumberUC"/>
              <w:numPr>
                <w:ilvl w:val="0"/>
                <w:numId w:val="109"/>
              </w:numPr>
            </w:pPr>
            <w:r>
              <w:t>User</w:t>
            </w:r>
            <w:r w:rsidR="00387B13">
              <w:t xml:space="preserve"> goes back to </w:t>
            </w:r>
            <w:r w:rsidR="002C56C0">
              <w:t>primary offer</w:t>
            </w:r>
            <w:r w:rsidR="005B1577">
              <w:t>s</w:t>
            </w:r>
            <w:r w:rsidR="00387B13">
              <w:t xml:space="preserve"> list (A1)</w:t>
            </w:r>
            <w:r w:rsidR="00CC0062" w:rsidRPr="0092774E">
              <w:t>(A2)</w:t>
            </w:r>
          </w:p>
        </w:tc>
      </w:tr>
      <w:tr w:rsidR="0026515C" w:rsidRPr="00E442E7" w:rsidTr="00265965">
        <w:trPr>
          <w:trHeight w:val="176"/>
        </w:trPr>
        <w:tc>
          <w:tcPr>
            <w:tcW w:w="2268" w:type="dxa"/>
          </w:tcPr>
          <w:p w:rsidR="0026515C" w:rsidRPr="00E442E7" w:rsidRDefault="0026515C" w:rsidP="00265965">
            <w:r w:rsidRPr="00E442E7">
              <w:lastRenderedPageBreak/>
              <w:t>Alternative Flows:</w:t>
            </w:r>
          </w:p>
        </w:tc>
        <w:tc>
          <w:tcPr>
            <w:tcW w:w="5940" w:type="dxa"/>
            <w:gridSpan w:val="3"/>
          </w:tcPr>
          <w:p w:rsidR="005B1577" w:rsidRDefault="005B1577" w:rsidP="00332076">
            <w:pPr>
              <w:pStyle w:val="BodyText"/>
            </w:pPr>
            <w:r>
              <w:t xml:space="preserve">A1: Dealer user selects the </w:t>
            </w:r>
            <w:r w:rsidR="002C56C0">
              <w:t>primary offer</w:t>
            </w:r>
          </w:p>
          <w:p w:rsidR="00CC0062" w:rsidRDefault="00325101" w:rsidP="000F7361">
            <w:pPr>
              <w:pStyle w:val="ListNumberUC"/>
              <w:numPr>
                <w:ilvl w:val="0"/>
                <w:numId w:val="204"/>
              </w:numPr>
            </w:pPr>
            <w:r>
              <w:t>Channel/CSR light</w:t>
            </w:r>
            <w:r w:rsidR="005B1577">
              <w:t xml:space="preserve"> application redirects the user to next steps for creating or migrating a </w:t>
            </w:r>
            <w:r w:rsidR="00A65E57">
              <w:t>subscriber</w:t>
            </w:r>
            <w:r w:rsidR="00AD7B8B">
              <w:t xml:space="preserve"> </w:t>
            </w:r>
            <w:r w:rsidR="00CC0062" w:rsidRPr="0092774E">
              <w:t>(A3)</w:t>
            </w:r>
          </w:p>
          <w:p w:rsidR="00CC0062" w:rsidRPr="00012323" w:rsidRDefault="00CC0062" w:rsidP="00332076">
            <w:pPr>
              <w:pStyle w:val="BodyText"/>
            </w:pPr>
            <w:r w:rsidRPr="00012323">
              <w:t xml:space="preserve">A2: Test option is available as for the browse </w:t>
            </w:r>
            <w:r w:rsidR="002C56C0">
              <w:t>primary offer</w:t>
            </w:r>
            <w:r w:rsidRPr="00012323">
              <w:t>/</w:t>
            </w:r>
            <w:r w:rsidR="002C56C0">
              <w:t>subscriber bundle</w:t>
            </w:r>
            <w:r w:rsidRPr="00012323">
              <w:t xml:space="preserve"> use case and so same next steps</w:t>
            </w:r>
          </w:p>
          <w:p w:rsidR="00CC0062" w:rsidRPr="00012323" w:rsidRDefault="00CC0062" w:rsidP="00332076">
            <w:pPr>
              <w:pStyle w:val="BodyText"/>
            </w:pPr>
            <w:r w:rsidRPr="00012323">
              <w:t>A3: Serviceability testing is required</w:t>
            </w:r>
          </w:p>
          <w:p w:rsidR="0026515C" w:rsidRPr="00012323" w:rsidRDefault="00325101" w:rsidP="000F7361">
            <w:pPr>
              <w:pStyle w:val="ListNumberUC"/>
              <w:numPr>
                <w:ilvl w:val="0"/>
                <w:numId w:val="205"/>
              </w:numPr>
            </w:pPr>
            <w:r w:rsidRPr="00012323">
              <w:t>Channel/CSR light</w:t>
            </w:r>
            <w:r w:rsidR="00CC0062" w:rsidRPr="00012323">
              <w:t xml:space="preserve"> application redirects the user to the test </w:t>
            </w:r>
            <w:r w:rsidR="002C56C0">
              <w:t>primary offer</w:t>
            </w:r>
            <w:r w:rsidR="00CC0062" w:rsidRPr="00012323">
              <w:t>/</w:t>
            </w:r>
            <w:r w:rsidR="002C56C0">
              <w:t>subscriber bundle</w:t>
            </w:r>
            <w:r w:rsidR="00CC0062" w:rsidRPr="00012323">
              <w:t xml:space="preserve"> serviceability use case</w:t>
            </w:r>
            <w:r w:rsidR="005B1577" w:rsidRPr="00012323">
              <w:t xml:space="preserve"> </w:t>
            </w:r>
          </w:p>
        </w:tc>
      </w:tr>
    </w:tbl>
    <w:p w:rsidR="00FB6D96" w:rsidRPr="00012323" w:rsidRDefault="00290D54" w:rsidP="004752DD">
      <w:pPr>
        <w:pStyle w:val="Heading4"/>
      </w:pPr>
      <w:bookmarkStart w:id="1232" w:name="_Toc253578079"/>
      <w:r w:rsidRPr="00012323">
        <w:t>Use C</w:t>
      </w:r>
      <w:r w:rsidR="00FB6D96" w:rsidRPr="00012323">
        <w:t>ase</w:t>
      </w:r>
      <w:r w:rsidR="005321F7" w:rsidRPr="00012323">
        <w:t>:</w:t>
      </w:r>
      <w:r w:rsidR="00FB6D96" w:rsidRPr="00012323">
        <w:t xml:space="preserve"> </w:t>
      </w:r>
      <w:r w:rsidR="00626203">
        <w:t xml:space="preserve"> </w:t>
      </w:r>
      <w:r w:rsidR="00FB6D96" w:rsidRPr="00012323">
        <w:t xml:space="preserve">Test </w:t>
      </w:r>
      <w:r w:rsidR="002C56C0">
        <w:t>primary offer</w:t>
      </w:r>
      <w:r w:rsidR="00B12000" w:rsidRPr="00012323">
        <w:t>/</w:t>
      </w:r>
      <w:r w:rsidR="002C56C0">
        <w:t>subscriber bundle</w:t>
      </w:r>
      <w:r w:rsidR="00B534F5" w:rsidRPr="00012323">
        <w:t xml:space="preserve"> </w:t>
      </w:r>
      <w:r w:rsidR="00FB6D96" w:rsidRPr="00012323">
        <w:t>serviceability</w:t>
      </w:r>
      <w:bookmarkEnd w:id="123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95AF3" w:rsidRPr="00012323" w:rsidTr="00602C50">
        <w:trPr>
          <w:gridAfter w:val="1"/>
          <w:wAfter w:w="18" w:type="dxa"/>
          <w:trHeight w:val="360"/>
        </w:trPr>
        <w:tc>
          <w:tcPr>
            <w:tcW w:w="5580" w:type="dxa"/>
            <w:gridSpan w:val="2"/>
            <w:shd w:val="clear" w:color="auto" w:fill="E6E6E6"/>
          </w:tcPr>
          <w:p w:rsidR="00795AF3" w:rsidRPr="00012323" w:rsidRDefault="00795AF3" w:rsidP="00122B88">
            <w:pPr>
              <w:pStyle w:val="TableHeading"/>
            </w:pPr>
            <w:r w:rsidRPr="00012323">
              <w:t xml:space="preserve">Test </w:t>
            </w:r>
            <w:r w:rsidR="002C56C0">
              <w:t>primary offer</w:t>
            </w:r>
            <w:r w:rsidRPr="00012323">
              <w:t>/</w:t>
            </w:r>
            <w:r w:rsidR="002C56C0">
              <w:t>subscriber bundle</w:t>
            </w:r>
            <w:r w:rsidRPr="00012323">
              <w:t xml:space="preserve"> serviceability</w:t>
            </w:r>
          </w:p>
        </w:tc>
        <w:tc>
          <w:tcPr>
            <w:tcW w:w="2610" w:type="dxa"/>
            <w:shd w:val="clear" w:color="auto" w:fill="E6E6E6"/>
          </w:tcPr>
          <w:p w:rsidR="00795AF3" w:rsidRPr="00012323" w:rsidRDefault="00795AF3" w:rsidP="00122B88">
            <w:pPr>
              <w:pStyle w:val="TableHeading"/>
            </w:pPr>
            <w:r w:rsidRPr="00012323">
              <w:t>PRS0080</w:t>
            </w:r>
          </w:p>
        </w:tc>
      </w:tr>
      <w:tr w:rsidR="00B534F5" w:rsidRPr="00012323" w:rsidTr="00B12000">
        <w:tc>
          <w:tcPr>
            <w:tcW w:w="2268" w:type="dxa"/>
          </w:tcPr>
          <w:p w:rsidR="00B534F5" w:rsidRPr="00012323" w:rsidRDefault="00B534F5" w:rsidP="00B12000">
            <w:r w:rsidRPr="00012323">
              <w:t>Primary actors</w:t>
            </w:r>
          </w:p>
        </w:tc>
        <w:tc>
          <w:tcPr>
            <w:tcW w:w="5940" w:type="dxa"/>
            <w:gridSpan w:val="3"/>
          </w:tcPr>
          <w:p w:rsidR="00B534F5" w:rsidRDefault="00E36952" w:rsidP="00B12000">
            <w:r w:rsidRPr="00012323">
              <w:t>Dealer user</w:t>
            </w:r>
          </w:p>
          <w:p w:rsidR="00012323" w:rsidRPr="00012323" w:rsidRDefault="00A348A0" w:rsidP="00B12000">
            <w:r>
              <w:t>CSR user</w:t>
            </w:r>
          </w:p>
        </w:tc>
      </w:tr>
      <w:tr w:rsidR="00B534F5" w:rsidRPr="00012323" w:rsidTr="00B12000">
        <w:tc>
          <w:tcPr>
            <w:tcW w:w="2268" w:type="dxa"/>
          </w:tcPr>
          <w:p w:rsidR="00B534F5" w:rsidRPr="00012323" w:rsidRDefault="00B534F5" w:rsidP="00B12000">
            <w:r w:rsidRPr="00012323">
              <w:t>Summary Goal</w:t>
            </w:r>
          </w:p>
        </w:tc>
        <w:tc>
          <w:tcPr>
            <w:tcW w:w="5940" w:type="dxa"/>
            <w:gridSpan w:val="3"/>
          </w:tcPr>
          <w:p w:rsidR="00B534F5" w:rsidRPr="00012323" w:rsidRDefault="00B534F5" w:rsidP="00B12000">
            <w:r w:rsidRPr="00012323">
              <w:t xml:space="preserve">This use case: </w:t>
            </w:r>
          </w:p>
          <w:p w:rsidR="00B534F5" w:rsidRPr="00012323" w:rsidRDefault="00B534F5" w:rsidP="000F7361">
            <w:pPr>
              <w:numPr>
                <w:ilvl w:val="0"/>
                <w:numId w:val="197"/>
              </w:numPr>
            </w:pPr>
            <w:r w:rsidRPr="00012323">
              <w:t xml:space="preserve">Allows the user evaluating serviceability of a primary offer or </w:t>
            </w:r>
            <w:r w:rsidR="002C56C0">
              <w:t>subscriber bundle</w:t>
            </w:r>
          </w:p>
          <w:p w:rsidR="00B534F5" w:rsidRPr="00012323" w:rsidRDefault="00B534F5" w:rsidP="000F7361">
            <w:pPr>
              <w:numPr>
                <w:ilvl w:val="0"/>
                <w:numId w:val="197"/>
              </w:numPr>
            </w:pPr>
            <w:r w:rsidRPr="00012323">
              <w:t>Calculates information required to show serviceability of other primary offers and subscriber bundles with similar service category(ies) when browsing catalog</w:t>
            </w:r>
          </w:p>
        </w:tc>
      </w:tr>
      <w:tr w:rsidR="00B534F5" w:rsidRPr="00012323" w:rsidTr="00B12000">
        <w:tc>
          <w:tcPr>
            <w:tcW w:w="2268" w:type="dxa"/>
          </w:tcPr>
          <w:p w:rsidR="00B534F5" w:rsidRPr="00012323" w:rsidRDefault="00B534F5" w:rsidP="00B12000">
            <w:r w:rsidRPr="00012323">
              <w:t>Pre-conditions</w:t>
            </w:r>
          </w:p>
        </w:tc>
        <w:tc>
          <w:tcPr>
            <w:tcW w:w="5940" w:type="dxa"/>
            <w:gridSpan w:val="3"/>
          </w:tcPr>
          <w:p w:rsidR="00B534F5" w:rsidRPr="00012323" w:rsidRDefault="00B534F5" w:rsidP="00B12000">
            <w:r w:rsidRPr="00012323">
              <w:t xml:space="preserve">Selected primary offer or subscriber bundle requires serviceability testing    </w:t>
            </w:r>
          </w:p>
        </w:tc>
      </w:tr>
      <w:tr w:rsidR="00B534F5" w:rsidRPr="00012323" w:rsidTr="00B12000">
        <w:trPr>
          <w:trHeight w:val="176"/>
        </w:trPr>
        <w:tc>
          <w:tcPr>
            <w:tcW w:w="2268" w:type="dxa"/>
          </w:tcPr>
          <w:p w:rsidR="00B534F5" w:rsidRPr="00012323" w:rsidRDefault="00B534F5" w:rsidP="00B12000">
            <w:r w:rsidRPr="00012323">
              <w:t>Trigger</w:t>
            </w:r>
          </w:p>
        </w:tc>
        <w:tc>
          <w:tcPr>
            <w:tcW w:w="5940" w:type="dxa"/>
            <w:gridSpan w:val="3"/>
          </w:tcPr>
          <w:p w:rsidR="00B534F5" w:rsidRPr="00012323" w:rsidRDefault="00B534F5" w:rsidP="00B12000">
            <w:r w:rsidRPr="00012323">
              <w:t xml:space="preserve">User has selected a primary offer or subscriber bundle to either acquire a new subscription, swap it or just test its serviceability </w:t>
            </w:r>
          </w:p>
        </w:tc>
      </w:tr>
      <w:tr w:rsidR="00B534F5" w:rsidRPr="00012323" w:rsidTr="00B12000">
        <w:trPr>
          <w:trHeight w:val="176"/>
        </w:trPr>
        <w:tc>
          <w:tcPr>
            <w:tcW w:w="2268" w:type="dxa"/>
          </w:tcPr>
          <w:p w:rsidR="00B534F5" w:rsidRPr="00012323" w:rsidRDefault="00B534F5" w:rsidP="00B12000">
            <w:r w:rsidRPr="00012323">
              <w:t>Minimum guarantees</w:t>
            </w:r>
          </w:p>
        </w:tc>
        <w:tc>
          <w:tcPr>
            <w:tcW w:w="5940" w:type="dxa"/>
            <w:gridSpan w:val="3"/>
          </w:tcPr>
          <w:p w:rsidR="00B534F5" w:rsidRPr="00012323" w:rsidRDefault="00B534F5" w:rsidP="000F7361">
            <w:pPr>
              <w:numPr>
                <w:ilvl w:val="0"/>
                <w:numId w:val="198"/>
              </w:numPr>
            </w:pPr>
            <w:r w:rsidRPr="00012323">
              <w:t>The user can’t continue the acquisition process if primary offer/bundle is not available for his location</w:t>
            </w:r>
          </w:p>
          <w:p w:rsidR="00B534F5" w:rsidRPr="00012323" w:rsidRDefault="00B534F5" w:rsidP="000F7361">
            <w:pPr>
              <w:numPr>
                <w:ilvl w:val="0"/>
                <w:numId w:val="198"/>
              </w:numPr>
            </w:pPr>
            <w:r w:rsidRPr="00012323">
              <w:t>The user can’t continue the acquisition process if primary offer  serviceability has not been evaluated</w:t>
            </w:r>
          </w:p>
        </w:tc>
      </w:tr>
      <w:tr w:rsidR="00B534F5" w:rsidRPr="00012323" w:rsidTr="00B12000">
        <w:trPr>
          <w:trHeight w:val="176"/>
        </w:trPr>
        <w:tc>
          <w:tcPr>
            <w:tcW w:w="2268" w:type="dxa"/>
          </w:tcPr>
          <w:p w:rsidR="00B534F5" w:rsidRPr="00012323" w:rsidRDefault="00B534F5" w:rsidP="00B12000">
            <w:r w:rsidRPr="00012323">
              <w:t>Success guarantees</w:t>
            </w:r>
          </w:p>
        </w:tc>
        <w:tc>
          <w:tcPr>
            <w:tcW w:w="5940" w:type="dxa"/>
            <w:gridSpan w:val="3"/>
          </w:tcPr>
          <w:p w:rsidR="0092774E" w:rsidRDefault="0092774E" w:rsidP="000F7361">
            <w:pPr>
              <w:pStyle w:val="BodyText"/>
              <w:numPr>
                <w:ilvl w:val="0"/>
                <w:numId w:val="198"/>
              </w:numPr>
            </w:pPr>
            <w:r w:rsidRPr="00012323">
              <w:t>Selected Offer/bundle serviceability has been evaluated</w:t>
            </w:r>
          </w:p>
          <w:p w:rsidR="00B534F5" w:rsidRPr="00012323" w:rsidRDefault="0092774E" w:rsidP="000F7361">
            <w:pPr>
              <w:pStyle w:val="BodyText"/>
              <w:numPr>
                <w:ilvl w:val="0"/>
                <w:numId w:val="198"/>
              </w:numPr>
            </w:pPr>
            <w:r w:rsidRPr="00012323">
              <w:t xml:space="preserve">Information required to show serviceability of other </w:t>
            </w:r>
            <w:r w:rsidR="002C56C0">
              <w:t>primary offer</w:t>
            </w:r>
            <w:r w:rsidRPr="00012323">
              <w:t xml:space="preserve">s and </w:t>
            </w:r>
            <w:r w:rsidR="00A65E57">
              <w:t>subscriber</w:t>
            </w:r>
            <w:r w:rsidRPr="00012323">
              <w:t xml:space="preserve"> bundles with similar service category(ies) have been calculated</w:t>
            </w:r>
          </w:p>
        </w:tc>
      </w:tr>
      <w:tr w:rsidR="00B534F5" w:rsidRPr="00012323" w:rsidTr="00B12000">
        <w:trPr>
          <w:trHeight w:val="176"/>
        </w:trPr>
        <w:tc>
          <w:tcPr>
            <w:tcW w:w="2268" w:type="dxa"/>
          </w:tcPr>
          <w:p w:rsidR="00B534F5" w:rsidRPr="00012323" w:rsidRDefault="00B534F5" w:rsidP="00B12000">
            <w:r w:rsidRPr="00012323">
              <w:t>Normal Flow</w:t>
            </w:r>
          </w:p>
        </w:tc>
        <w:tc>
          <w:tcPr>
            <w:tcW w:w="5940" w:type="dxa"/>
            <w:gridSpan w:val="3"/>
          </w:tcPr>
          <w:p w:rsidR="00B534F5" w:rsidRPr="00012323" w:rsidRDefault="00325101" w:rsidP="000F7361">
            <w:pPr>
              <w:pStyle w:val="Body"/>
              <w:numPr>
                <w:ilvl w:val="0"/>
                <w:numId w:val="359"/>
              </w:numPr>
            </w:pPr>
            <w:r w:rsidRPr="00012323">
              <w:t>Channel/CSR light</w:t>
            </w:r>
            <w:r w:rsidR="00B534F5" w:rsidRPr="00012323">
              <w:t xml:space="preserve"> application get all service ability criteria required for service categories requiring serviceability testing and according to </w:t>
            </w:r>
            <w:r w:rsidR="00C441B3" w:rsidRPr="00012323">
              <w:t>the selected offer or bundle</w:t>
            </w:r>
          </w:p>
          <w:p w:rsidR="00B534F5" w:rsidRPr="00012323" w:rsidRDefault="00325101" w:rsidP="000F7361">
            <w:pPr>
              <w:pStyle w:val="Body"/>
              <w:numPr>
                <w:ilvl w:val="0"/>
                <w:numId w:val="359"/>
              </w:numPr>
            </w:pPr>
            <w:r w:rsidRPr="00012323">
              <w:t>Channel/CSR light</w:t>
            </w:r>
            <w:r w:rsidR="00B534F5" w:rsidRPr="00012323">
              <w:t xml:space="preserve"> application displays service ability criteria </w:t>
            </w:r>
            <w:r w:rsidR="00B534F5" w:rsidRPr="00012323">
              <w:lastRenderedPageBreak/>
              <w:t>to set (A1)(A2)(A3)(A4)</w:t>
            </w:r>
          </w:p>
          <w:p w:rsidR="00B534F5" w:rsidRPr="00012323" w:rsidRDefault="00553E11" w:rsidP="000F7361">
            <w:pPr>
              <w:pStyle w:val="Body"/>
              <w:numPr>
                <w:ilvl w:val="0"/>
                <w:numId w:val="359"/>
              </w:numPr>
            </w:pPr>
            <w:r w:rsidRPr="00012323">
              <w:t>User</w:t>
            </w:r>
            <w:r w:rsidR="00B534F5" w:rsidRPr="00012323">
              <w:t xml:space="preserve"> set service ability criteria value and submits</w:t>
            </w:r>
          </w:p>
          <w:p w:rsidR="00B534F5" w:rsidRPr="00012323" w:rsidRDefault="00325101" w:rsidP="000F7361">
            <w:pPr>
              <w:pStyle w:val="Body"/>
              <w:numPr>
                <w:ilvl w:val="0"/>
                <w:numId w:val="359"/>
              </w:numPr>
            </w:pPr>
            <w:r w:rsidRPr="00012323">
              <w:t>Channel/CSR light</w:t>
            </w:r>
            <w:r w:rsidR="00B534F5" w:rsidRPr="00012323">
              <w:t xml:space="preserve"> application validates service ability criteria(A6)</w:t>
            </w:r>
          </w:p>
          <w:p w:rsidR="00B534F5" w:rsidRPr="00012323" w:rsidRDefault="00325101" w:rsidP="000F7361">
            <w:pPr>
              <w:pStyle w:val="Body"/>
              <w:numPr>
                <w:ilvl w:val="0"/>
                <w:numId w:val="359"/>
              </w:numPr>
            </w:pPr>
            <w:r w:rsidRPr="00012323">
              <w:t>Channel/CSR light</w:t>
            </w:r>
            <w:r w:rsidR="00B534F5" w:rsidRPr="00012323">
              <w:t xml:space="preserve"> application processes service ability rule for the service categories </w:t>
            </w:r>
          </w:p>
          <w:p w:rsidR="00B534F5" w:rsidRPr="00012323" w:rsidRDefault="00325101" w:rsidP="000F7361">
            <w:pPr>
              <w:pStyle w:val="Body"/>
              <w:numPr>
                <w:ilvl w:val="0"/>
                <w:numId w:val="359"/>
              </w:numPr>
            </w:pPr>
            <w:r w:rsidRPr="00012323">
              <w:t>Channel/CSR light</w:t>
            </w:r>
            <w:r w:rsidR="00B534F5" w:rsidRPr="00012323">
              <w:t xml:space="preserve"> application validates selected offer or bundle is available according to result or rule processing</w:t>
            </w:r>
          </w:p>
          <w:p w:rsidR="00B534F5" w:rsidRPr="00012323" w:rsidRDefault="00325101" w:rsidP="000F7361">
            <w:pPr>
              <w:pStyle w:val="Body"/>
              <w:numPr>
                <w:ilvl w:val="0"/>
                <w:numId w:val="359"/>
              </w:numPr>
            </w:pPr>
            <w:r w:rsidRPr="00012323">
              <w:t>Channel/CSR light</w:t>
            </w:r>
            <w:r w:rsidR="00B534F5" w:rsidRPr="00012323">
              <w:t xml:space="preserve"> application redirect the user to the next step (A7)(A8)</w:t>
            </w:r>
          </w:p>
        </w:tc>
      </w:tr>
      <w:tr w:rsidR="00B534F5" w:rsidRPr="00012323" w:rsidTr="00B12000">
        <w:trPr>
          <w:trHeight w:val="176"/>
        </w:trPr>
        <w:tc>
          <w:tcPr>
            <w:tcW w:w="2268" w:type="dxa"/>
          </w:tcPr>
          <w:p w:rsidR="00B534F5" w:rsidRPr="00012323" w:rsidRDefault="00B534F5" w:rsidP="00B12000">
            <w:r w:rsidRPr="00012323">
              <w:lastRenderedPageBreak/>
              <w:t>Alternative Flows</w:t>
            </w:r>
          </w:p>
        </w:tc>
        <w:tc>
          <w:tcPr>
            <w:tcW w:w="5940" w:type="dxa"/>
            <w:gridSpan w:val="3"/>
          </w:tcPr>
          <w:p w:rsidR="00B534F5" w:rsidRPr="00012323" w:rsidRDefault="00B534F5" w:rsidP="00B12000">
            <w:pPr>
              <w:rPr>
                <w:rFonts w:cs="Arial"/>
              </w:rPr>
            </w:pPr>
            <w:r w:rsidRPr="00012323">
              <w:rPr>
                <w:rFonts w:cs="Arial"/>
              </w:rPr>
              <w:t xml:space="preserve">A1: </w:t>
            </w:r>
            <w:r w:rsidR="00325101" w:rsidRPr="00012323">
              <w:rPr>
                <w:rFonts w:cs="Arial"/>
              </w:rPr>
              <w:t>Channel/CSR light</w:t>
            </w:r>
            <w:r w:rsidRPr="00012323">
              <w:rPr>
                <w:rFonts w:cs="Arial"/>
              </w:rPr>
              <w:t xml:space="preserve"> application can’t get service ability criteria for technical reason</w:t>
            </w:r>
          </w:p>
          <w:p w:rsidR="00B534F5" w:rsidRPr="00012323" w:rsidRDefault="00325101" w:rsidP="000F7361">
            <w:pPr>
              <w:numPr>
                <w:ilvl w:val="0"/>
                <w:numId w:val="191"/>
              </w:numPr>
              <w:rPr>
                <w:rFonts w:cs="Arial"/>
              </w:rPr>
            </w:pPr>
            <w:r w:rsidRPr="00012323">
              <w:t>Channel/CSR light</w:t>
            </w:r>
            <w:r w:rsidR="00B534F5" w:rsidRPr="00012323">
              <w:t xml:space="preserve"> application displays a message to inform the user the service is temporally unavailable and try later or call a CSR</w:t>
            </w:r>
          </w:p>
          <w:p w:rsidR="00B534F5" w:rsidRPr="00012323" w:rsidRDefault="00B534F5" w:rsidP="00B12000">
            <w:r w:rsidRPr="00012323">
              <w:t>A2 : No error is raised but no service ability criterion is returned</w:t>
            </w:r>
          </w:p>
          <w:p w:rsidR="00B534F5" w:rsidRPr="00012323" w:rsidRDefault="00B534F5" w:rsidP="00B12000">
            <w:pPr>
              <w:ind w:left="288"/>
              <w:rPr>
                <w:rFonts w:cs="Arial"/>
              </w:rPr>
            </w:pPr>
            <w:r w:rsidRPr="00012323">
              <w:t xml:space="preserve">1.    </w:t>
            </w:r>
            <w:r w:rsidR="00325101" w:rsidRPr="00012323">
              <w:t>Channel/CSR light</w:t>
            </w:r>
            <w:r w:rsidRPr="00012323">
              <w:t xml:space="preserve"> application displays a message to inform the user the service is temporally unavailable and try later or call a CSR.</w:t>
            </w:r>
          </w:p>
          <w:p w:rsidR="00B534F5" w:rsidRPr="00012323" w:rsidRDefault="00B534F5" w:rsidP="00B12000">
            <w:pPr>
              <w:rPr>
                <w:rFonts w:cs="Arial"/>
              </w:rPr>
            </w:pPr>
            <w:r w:rsidRPr="00012323">
              <w:rPr>
                <w:rFonts w:cs="Arial"/>
              </w:rPr>
              <w:t>A3: Testing Service ability requires accurate street address attributes</w:t>
            </w:r>
          </w:p>
          <w:p w:rsidR="00B534F5" w:rsidRPr="00012323" w:rsidRDefault="00325101" w:rsidP="000F7361">
            <w:pPr>
              <w:numPr>
                <w:ilvl w:val="0"/>
                <w:numId w:val="192"/>
              </w:numPr>
              <w:rPr>
                <w:rFonts w:cs="Arial"/>
              </w:rPr>
            </w:pPr>
            <w:r w:rsidRPr="00012323">
              <w:rPr>
                <w:rFonts w:cs="Arial"/>
              </w:rPr>
              <w:t>Channel/CSR light</w:t>
            </w:r>
            <w:r w:rsidR="00B534F5" w:rsidRPr="00012323">
              <w:rPr>
                <w:rFonts w:cs="Arial"/>
              </w:rPr>
              <w:t xml:space="preserve"> application requires from the customer to set the service address (refers to set service address use case)</w:t>
            </w:r>
          </w:p>
          <w:p w:rsidR="00B534F5" w:rsidRPr="00012323" w:rsidRDefault="00325101" w:rsidP="000F7361">
            <w:pPr>
              <w:numPr>
                <w:ilvl w:val="0"/>
                <w:numId w:val="192"/>
              </w:numPr>
              <w:rPr>
                <w:rFonts w:cs="Arial"/>
              </w:rPr>
            </w:pPr>
            <w:r w:rsidRPr="00012323">
              <w:t>Channel/CSR light</w:t>
            </w:r>
            <w:r w:rsidR="00B534F5" w:rsidRPr="00012323">
              <w:t xml:space="preserve"> application processes service ability rule for the selected primary offer</w:t>
            </w:r>
          </w:p>
          <w:p w:rsidR="00B534F5" w:rsidRPr="00012323" w:rsidRDefault="00325101" w:rsidP="000F7361">
            <w:pPr>
              <w:numPr>
                <w:ilvl w:val="0"/>
                <w:numId w:val="192"/>
              </w:numPr>
              <w:rPr>
                <w:rFonts w:cs="Arial"/>
              </w:rPr>
            </w:pPr>
            <w:r w:rsidRPr="00012323">
              <w:t>Channel/CSR light</w:t>
            </w:r>
            <w:r w:rsidR="00B534F5" w:rsidRPr="00012323">
              <w:t xml:space="preserve"> application redirects the user to the next step(A7)(A8)</w:t>
            </w:r>
          </w:p>
          <w:p w:rsidR="00B534F5" w:rsidRPr="00012323" w:rsidRDefault="00B534F5" w:rsidP="00B12000">
            <w:r w:rsidRPr="00012323">
              <w:t>A4 : Subscriber is already existing</w:t>
            </w:r>
          </w:p>
          <w:p w:rsidR="00B534F5" w:rsidRPr="00012323" w:rsidRDefault="00325101" w:rsidP="000F7361">
            <w:pPr>
              <w:numPr>
                <w:ilvl w:val="0"/>
                <w:numId w:val="193"/>
              </w:numPr>
              <w:rPr>
                <w:rFonts w:cs="Arial"/>
              </w:rPr>
            </w:pPr>
            <w:r w:rsidRPr="00012323">
              <w:rPr>
                <w:rFonts w:cs="Arial"/>
              </w:rPr>
              <w:t>Channel/CSR light</w:t>
            </w:r>
            <w:r w:rsidR="00B534F5" w:rsidRPr="00012323">
              <w:rPr>
                <w:rFonts w:cs="Arial"/>
              </w:rPr>
              <w:t xml:space="preserve"> application get service ability criteria values from the </w:t>
            </w:r>
            <w:r w:rsidR="00D22280">
              <w:rPr>
                <w:rFonts w:cs="Arial"/>
              </w:rPr>
              <w:t>subscriber supplementary offer</w:t>
            </w:r>
            <w:r w:rsidR="00B534F5" w:rsidRPr="00012323">
              <w:rPr>
                <w:rFonts w:cs="Arial"/>
              </w:rPr>
              <w:t xml:space="preserve"> address (A5)</w:t>
            </w:r>
          </w:p>
          <w:p w:rsidR="00B534F5" w:rsidRPr="00012323" w:rsidRDefault="00325101" w:rsidP="000F7361">
            <w:pPr>
              <w:numPr>
                <w:ilvl w:val="0"/>
                <w:numId w:val="193"/>
              </w:numPr>
              <w:rPr>
                <w:rFonts w:cs="Arial"/>
              </w:rPr>
            </w:pPr>
            <w:r w:rsidRPr="00012323">
              <w:t>Channel/CSR light</w:t>
            </w:r>
            <w:r w:rsidR="00B534F5" w:rsidRPr="00012323">
              <w:t xml:space="preserve"> application processes service ability rule for the service categories</w:t>
            </w:r>
          </w:p>
          <w:p w:rsidR="00B534F5" w:rsidRPr="00012323" w:rsidRDefault="00325101" w:rsidP="000F7361">
            <w:pPr>
              <w:numPr>
                <w:ilvl w:val="0"/>
                <w:numId w:val="193"/>
              </w:numPr>
              <w:rPr>
                <w:rFonts w:cs="Arial"/>
              </w:rPr>
            </w:pPr>
            <w:r w:rsidRPr="00012323">
              <w:t>Channel/CSR light</w:t>
            </w:r>
            <w:r w:rsidR="00B534F5" w:rsidRPr="00012323">
              <w:t xml:space="preserve"> application validates selected offer or bundle is available according to result or rule processing</w:t>
            </w:r>
          </w:p>
          <w:p w:rsidR="00B534F5" w:rsidRPr="00012323" w:rsidRDefault="00325101" w:rsidP="000F7361">
            <w:pPr>
              <w:numPr>
                <w:ilvl w:val="0"/>
                <w:numId w:val="193"/>
              </w:numPr>
              <w:rPr>
                <w:rFonts w:cs="Arial"/>
              </w:rPr>
            </w:pPr>
            <w:r w:rsidRPr="00012323">
              <w:t>Channel/CSR light</w:t>
            </w:r>
            <w:r w:rsidR="00B534F5" w:rsidRPr="00012323">
              <w:t xml:space="preserve"> application redirect the user to the next step (A7)(A8)</w:t>
            </w:r>
          </w:p>
          <w:p w:rsidR="00B534F5" w:rsidRPr="00012323" w:rsidRDefault="00B534F5" w:rsidP="00B12000">
            <w:r w:rsidRPr="00012323">
              <w:t>A5 : Some required criteria are not already set in the service address:</w:t>
            </w:r>
          </w:p>
          <w:p w:rsidR="00B534F5" w:rsidRPr="00012323" w:rsidRDefault="00325101" w:rsidP="000F7361">
            <w:pPr>
              <w:numPr>
                <w:ilvl w:val="0"/>
                <w:numId w:val="194"/>
              </w:numPr>
              <w:rPr>
                <w:rFonts w:cs="Arial"/>
              </w:rPr>
            </w:pPr>
            <w:r w:rsidRPr="00012323">
              <w:t>Channel/CSR light</w:t>
            </w:r>
            <w:r w:rsidR="00B534F5" w:rsidRPr="00012323">
              <w:t xml:space="preserve"> application requires from the customer to set missing criteria </w:t>
            </w:r>
          </w:p>
          <w:p w:rsidR="00B534F5" w:rsidRPr="00012323" w:rsidRDefault="00325101" w:rsidP="000F7361">
            <w:pPr>
              <w:numPr>
                <w:ilvl w:val="0"/>
                <w:numId w:val="194"/>
              </w:numPr>
              <w:rPr>
                <w:rFonts w:cs="Arial"/>
              </w:rPr>
            </w:pPr>
            <w:r w:rsidRPr="00012323">
              <w:t>Channel/CSR light</w:t>
            </w:r>
            <w:r w:rsidR="00B534F5" w:rsidRPr="00012323">
              <w:t xml:space="preserve"> application validates service ability criteria(A6)</w:t>
            </w:r>
          </w:p>
          <w:p w:rsidR="00B534F5" w:rsidRPr="00012323" w:rsidRDefault="00B534F5" w:rsidP="000F7361">
            <w:pPr>
              <w:numPr>
                <w:ilvl w:val="0"/>
                <w:numId w:val="194"/>
              </w:numPr>
              <w:rPr>
                <w:rFonts w:cs="Arial"/>
              </w:rPr>
            </w:pPr>
            <w:r w:rsidRPr="00012323">
              <w:t>Next steps are similar to A4</w:t>
            </w:r>
          </w:p>
          <w:p w:rsidR="00B534F5" w:rsidRPr="00012323" w:rsidRDefault="00B534F5" w:rsidP="00B12000">
            <w:r w:rsidRPr="00012323">
              <w:t>A6 : Some attributes are not correctly set or mandatory and empty</w:t>
            </w:r>
          </w:p>
          <w:p w:rsidR="00B534F5" w:rsidRPr="00012323" w:rsidRDefault="00325101" w:rsidP="000F7361">
            <w:pPr>
              <w:numPr>
                <w:ilvl w:val="0"/>
                <w:numId w:val="389"/>
              </w:numPr>
              <w:rPr>
                <w:rFonts w:cs="Arial"/>
              </w:rPr>
            </w:pPr>
            <w:r w:rsidRPr="00012323">
              <w:t>Channel/CSR light</w:t>
            </w:r>
            <w:r w:rsidR="00332076" w:rsidRPr="00012323">
              <w:t xml:space="preserve"> application highlights mistakes and requests the user to set again the values</w:t>
            </w:r>
          </w:p>
          <w:p w:rsidR="00B534F5" w:rsidRPr="00012323" w:rsidRDefault="00B534F5" w:rsidP="00B12000">
            <w:r w:rsidRPr="00012323">
              <w:t>A7 : The user just wants to test the bundle/offer serviceability</w:t>
            </w:r>
          </w:p>
          <w:p w:rsidR="00B534F5" w:rsidRPr="00012323" w:rsidRDefault="00325101" w:rsidP="000F7361">
            <w:pPr>
              <w:numPr>
                <w:ilvl w:val="0"/>
                <w:numId w:val="195"/>
              </w:numPr>
            </w:pPr>
            <w:r w:rsidRPr="00012323">
              <w:t>Channel/CSR light</w:t>
            </w:r>
            <w:r w:rsidR="00B534F5" w:rsidRPr="00012323">
              <w:t xml:space="preserve"> application displays the result of the test</w:t>
            </w:r>
          </w:p>
          <w:p w:rsidR="00B534F5" w:rsidRPr="00012323" w:rsidRDefault="00B534F5" w:rsidP="00B12000">
            <w:pPr>
              <w:rPr>
                <w:rFonts w:cs="Arial"/>
              </w:rPr>
            </w:pPr>
            <w:r w:rsidRPr="00012323">
              <w:rPr>
                <w:rFonts w:cs="Arial"/>
              </w:rPr>
              <w:t xml:space="preserve">A8 : The user is in acquisition process (new or swap) and the </w:t>
            </w:r>
            <w:r w:rsidRPr="00012323">
              <w:rPr>
                <w:rFonts w:cs="Arial"/>
              </w:rPr>
              <w:lastRenderedPageBreak/>
              <w:t>offer/bundle is not available</w:t>
            </w:r>
          </w:p>
          <w:p w:rsidR="00B534F5" w:rsidRPr="00012323" w:rsidRDefault="00325101" w:rsidP="000F7361">
            <w:pPr>
              <w:numPr>
                <w:ilvl w:val="0"/>
                <w:numId w:val="196"/>
              </w:numPr>
              <w:rPr>
                <w:rFonts w:cs="Arial"/>
              </w:rPr>
            </w:pPr>
            <w:r w:rsidRPr="00012323">
              <w:t>Channel/CSR light</w:t>
            </w:r>
            <w:r w:rsidR="00B534F5" w:rsidRPr="00012323">
              <w:t xml:space="preserve"> application displays the result of the test.</w:t>
            </w:r>
          </w:p>
        </w:tc>
      </w:tr>
    </w:tbl>
    <w:p w:rsidR="00171EFC" w:rsidRDefault="00171EFC" w:rsidP="004752DD">
      <w:pPr>
        <w:pStyle w:val="Heading4"/>
      </w:pPr>
      <w:bookmarkStart w:id="1233" w:name="_Toc253578080"/>
      <w:r>
        <w:lastRenderedPageBreak/>
        <w:t xml:space="preserve">Use Case: </w:t>
      </w:r>
      <w:r w:rsidR="006E5F8A">
        <w:t xml:space="preserve"> Add account bundle</w:t>
      </w:r>
      <w:bookmarkEnd w:id="123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71EFC" w:rsidRPr="00E442E7" w:rsidTr="00E80118">
        <w:trPr>
          <w:gridAfter w:val="1"/>
          <w:wAfter w:w="18" w:type="dxa"/>
          <w:trHeight w:val="360"/>
        </w:trPr>
        <w:tc>
          <w:tcPr>
            <w:tcW w:w="5580" w:type="dxa"/>
            <w:gridSpan w:val="2"/>
            <w:shd w:val="clear" w:color="auto" w:fill="E6E6E6"/>
          </w:tcPr>
          <w:p w:rsidR="00171EFC" w:rsidRPr="00E442E7" w:rsidRDefault="006E5F8A" w:rsidP="00122B88">
            <w:pPr>
              <w:pStyle w:val="TableHeading"/>
            </w:pPr>
            <w:r>
              <w:t>Add account bundle</w:t>
            </w:r>
            <w:r w:rsidR="00171EFC" w:rsidRPr="00E442E7">
              <w:t xml:space="preserve"> </w:t>
            </w:r>
          </w:p>
        </w:tc>
        <w:tc>
          <w:tcPr>
            <w:tcW w:w="2610" w:type="dxa"/>
            <w:shd w:val="clear" w:color="auto" w:fill="E6E6E6"/>
          </w:tcPr>
          <w:p w:rsidR="00171EFC" w:rsidRPr="00E442E7" w:rsidRDefault="00795AF3" w:rsidP="00122B88">
            <w:pPr>
              <w:pStyle w:val="TableHeading"/>
            </w:pPr>
            <w:r>
              <w:t>PRS0090</w:t>
            </w:r>
          </w:p>
        </w:tc>
      </w:tr>
      <w:tr w:rsidR="00171EFC" w:rsidRPr="00E442E7" w:rsidTr="00E80118">
        <w:tc>
          <w:tcPr>
            <w:tcW w:w="2268" w:type="dxa"/>
          </w:tcPr>
          <w:p w:rsidR="00171EFC" w:rsidRPr="00E442E7" w:rsidRDefault="00171EFC" w:rsidP="00E80118">
            <w:r w:rsidRPr="00E442E7">
              <w:t>Primary actors</w:t>
            </w:r>
          </w:p>
        </w:tc>
        <w:tc>
          <w:tcPr>
            <w:tcW w:w="5940" w:type="dxa"/>
            <w:gridSpan w:val="3"/>
          </w:tcPr>
          <w:p w:rsidR="00171EFC" w:rsidRDefault="00171EFC" w:rsidP="00E80118">
            <w:pPr>
              <w:pStyle w:val="BodyText"/>
            </w:pPr>
            <w:r w:rsidRPr="00E442E7">
              <w:t xml:space="preserve">Dealer </w:t>
            </w:r>
            <w:r w:rsidR="006E5F8A">
              <w:t>user</w:t>
            </w:r>
          </w:p>
          <w:p w:rsidR="00012323" w:rsidRPr="00E442E7" w:rsidRDefault="00A348A0" w:rsidP="00E80118">
            <w:pPr>
              <w:pStyle w:val="BodyText"/>
            </w:pPr>
            <w:r>
              <w:t>CSR user</w:t>
            </w:r>
          </w:p>
        </w:tc>
      </w:tr>
      <w:tr w:rsidR="00171EFC" w:rsidRPr="00E442E7" w:rsidTr="00E80118">
        <w:tc>
          <w:tcPr>
            <w:tcW w:w="2268" w:type="dxa"/>
          </w:tcPr>
          <w:p w:rsidR="00171EFC" w:rsidRPr="00E442E7" w:rsidRDefault="00171EFC" w:rsidP="00E80118">
            <w:r w:rsidRPr="00E442E7">
              <w:t>Summary Goal</w:t>
            </w:r>
          </w:p>
        </w:tc>
        <w:tc>
          <w:tcPr>
            <w:tcW w:w="5940" w:type="dxa"/>
            <w:gridSpan w:val="3"/>
          </w:tcPr>
          <w:p w:rsidR="00171EFC" w:rsidRPr="00E442E7" w:rsidRDefault="00171EFC" w:rsidP="00E80118">
            <w:pPr>
              <w:pStyle w:val="BodyText"/>
            </w:pPr>
            <w:r>
              <w:t xml:space="preserve">This use case allows </w:t>
            </w:r>
            <w:r w:rsidR="006E5F8A">
              <w:t xml:space="preserve">a </w:t>
            </w:r>
            <w:r w:rsidR="0002100D">
              <w:t>user</w:t>
            </w:r>
            <w:r w:rsidR="006E5F8A">
              <w:t xml:space="preserve"> subscribing to an account bundle</w:t>
            </w:r>
          </w:p>
        </w:tc>
      </w:tr>
      <w:tr w:rsidR="00171EFC" w:rsidRPr="00E442E7" w:rsidTr="00E80118">
        <w:trPr>
          <w:trHeight w:val="176"/>
        </w:trPr>
        <w:tc>
          <w:tcPr>
            <w:tcW w:w="2268" w:type="dxa"/>
          </w:tcPr>
          <w:p w:rsidR="00171EFC" w:rsidRPr="00E442E7" w:rsidRDefault="00171EFC" w:rsidP="00E80118">
            <w:r w:rsidRPr="00E442E7">
              <w:t>Pre-conditions</w:t>
            </w:r>
          </w:p>
        </w:tc>
        <w:tc>
          <w:tcPr>
            <w:tcW w:w="5940" w:type="dxa"/>
            <w:gridSpan w:val="3"/>
          </w:tcPr>
          <w:p w:rsidR="00171EFC" w:rsidRPr="00E442E7" w:rsidRDefault="006E5F8A" w:rsidP="00E80118">
            <w:pPr>
              <w:pStyle w:val="BodyText"/>
            </w:pPr>
            <w:r>
              <w:t>There is no account bundle already subscribed for the account</w:t>
            </w:r>
          </w:p>
        </w:tc>
      </w:tr>
      <w:tr w:rsidR="00171EFC" w:rsidRPr="00E442E7" w:rsidTr="00E80118">
        <w:trPr>
          <w:trHeight w:val="176"/>
        </w:trPr>
        <w:tc>
          <w:tcPr>
            <w:tcW w:w="2268" w:type="dxa"/>
          </w:tcPr>
          <w:p w:rsidR="00171EFC" w:rsidRPr="00E442E7" w:rsidRDefault="00171EFC" w:rsidP="00E80118">
            <w:r w:rsidRPr="00E442E7">
              <w:t>Trigger</w:t>
            </w:r>
          </w:p>
        </w:tc>
        <w:tc>
          <w:tcPr>
            <w:tcW w:w="5940" w:type="dxa"/>
            <w:gridSpan w:val="3"/>
          </w:tcPr>
          <w:p w:rsidR="00171EFC" w:rsidRPr="00E442E7" w:rsidRDefault="00553E11" w:rsidP="00E80118">
            <w:pPr>
              <w:pStyle w:val="BodyText"/>
            </w:pPr>
            <w:r>
              <w:t>User</w:t>
            </w:r>
            <w:r w:rsidR="006E5F8A">
              <w:t xml:space="preserve"> has selected an account bundle</w:t>
            </w:r>
          </w:p>
        </w:tc>
      </w:tr>
      <w:tr w:rsidR="00171EFC" w:rsidRPr="00E442E7" w:rsidTr="00E80118">
        <w:trPr>
          <w:trHeight w:val="176"/>
        </w:trPr>
        <w:tc>
          <w:tcPr>
            <w:tcW w:w="2268" w:type="dxa"/>
          </w:tcPr>
          <w:p w:rsidR="00171EFC" w:rsidRPr="00E442E7" w:rsidRDefault="00171EFC" w:rsidP="00E80118">
            <w:r w:rsidRPr="00E442E7">
              <w:t>Minimum guarantees</w:t>
            </w:r>
          </w:p>
        </w:tc>
        <w:tc>
          <w:tcPr>
            <w:tcW w:w="5940" w:type="dxa"/>
            <w:gridSpan w:val="3"/>
          </w:tcPr>
          <w:p w:rsidR="00171EFC" w:rsidRPr="00E442E7" w:rsidRDefault="00171EFC" w:rsidP="00E80118">
            <w:pPr>
              <w:pStyle w:val="BodyText"/>
            </w:pPr>
          </w:p>
        </w:tc>
      </w:tr>
      <w:tr w:rsidR="00171EFC" w:rsidRPr="00E442E7" w:rsidTr="00E80118">
        <w:trPr>
          <w:trHeight w:val="176"/>
        </w:trPr>
        <w:tc>
          <w:tcPr>
            <w:tcW w:w="2268" w:type="dxa"/>
          </w:tcPr>
          <w:p w:rsidR="00171EFC" w:rsidRPr="00E442E7" w:rsidRDefault="00171EFC" w:rsidP="00E80118">
            <w:r w:rsidRPr="00E442E7">
              <w:t>Success guarantees:</w:t>
            </w:r>
          </w:p>
        </w:tc>
        <w:tc>
          <w:tcPr>
            <w:tcW w:w="5940" w:type="dxa"/>
            <w:gridSpan w:val="3"/>
          </w:tcPr>
          <w:p w:rsidR="00171EFC" w:rsidRPr="00E442E7" w:rsidRDefault="006E5F8A" w:rsidP="00E80118">
            <w:pPr>
              <w:pStyle w:val="BodyText"/>
            </w:pPr>
            <w:r>
              <w:t>New account bundle has been added to the basket</w:t>
            </w:r>
          </w:p>
        </w:tc>
      </w:tr>
      <w:tr w:rsidR="00171EFC" w:rsidRPr="00E442E7" w:rsidTr="00E80118">
        <w:trPr>
          <w:trHeight w:val="176"/>
        </w:trPr>
        <w:tc>
          <w:tcPr>
            <w:tcW w:w="2268" w:type="dxa"/>
          </w:tcPr>
          <w:p w:rsidR="00171EFC" w:rsidRPr="00E442E7" w:rsidRDefault="00171EFC" w:rsidP="00E80118">
            <w:r w:rsidRPr="00E442E7">
              <w:t>Normal Flow:</w:t>
            </w:r>
          </w:p>
        </w:tc>
        <w:tc>
          <w:tcPr>
            <w:tcW w:w="5940" w:type="dxa"/>
            <w:gridSpan w:val="3"/>
          </w:tcPr>
          <w:p w:rsidR="00171EFC" w:rsidRDefault="00325101" w:rsidP="00C91ADA">
            <w:pPr>
              <w:pStyle w:val="ListNumberUC"/>
              <w:numPr>
                <w:ilvl w:val="0"/>
                <w:numId w:val="64"/>
              </w:numPr>
            </w:pPr>
            <w:r>
              <w:t>Channel/CSR light</w:t>
            </w:r>
            <w:r w:rsidR="006E5F8A">
              <w:t xml:space="preserve"> application proposes to the user to select </w:t>
            </w:r>
            <w:r w:rsidR="002C56C0">
              <w:t>account offer</w:t>
            </w:r>
            <w:r w:rsidR="006E5F8A">
              <w:t xml:space="preserve">s (refer to use case select </w:t>
            </w:r>
            <w:r w:rsidR="002C56C0">
              <w:t>account offer</w:t>
            </w:r>
            <w:r w:rsidR="006E5F8A">
              <w:t>s)</w:t>
            </w:r>
          </w:p>
          <w:p w:rsidR="00171EFC" w:rsidRPr="00E442E7" w:rsidRDefault="00325101" w:rsidP="006E5F8A">
            <w:pPr>
              <w:pStyle w:val="ListNumberUC"/>
              <w:numPr>
                <w:ilvl w:val="0"/>
                <w:numId w:val="64"/>
              </w:numPr>
            </w:pPr>
            <w:r>
              <w:t>Channel/CSR light</w:t>
            </w:r>
            <w:r w:rsidR="006E5F8A">
              <w:t xml:space="preserve"> application adds the account bundle in the basket</w:t>
            </w:r>
          </w:p>
        </w:tc>
      </w:tr>
      <w:tr w:rsidR="00171EFC" w:rsidRPr="00E442E7" w:rsidTr="00E80118">
        <w:trPr>
          <w:trHeight w:val="176"/>
        </w:trPr>
        <w:tc>
          <w:tcPr>
            <w:tcW w:w="2268" w:type="dxa"/>
          </w:tcPr>
          <w:p w:rsidR="00171EFC" w:rsidRPr="00E442E7" w:rsidRDefault="00171EFC" w:rsidP="00E80118">
            <w:r w:rsidRPr="00E442E7">
              <w:t>Alternative Flows:</w:t>
            </w:r>
          </w:p>
        </w:tc>
        <w:tc>
          <w:tcPr>
            <w:tcW w:w="5940" w:type="dxa"/>
            <w:gridSpan w:val="3"/>
          </w:tcPr>
          <w:p w:rsidR="00171EFC" w:rsidRPr="00E442E7" w:rsidRDefault="006E5F8A" w:rsidP="00332076">
            <w:pPr>
              <w:pStyle w:val="BodyText"/>
            </w:pPr>
            <w:r>
              <w:t>None</w:t>
            </w:r>
          </w:p>
        </w:tc>
      </w:tr>
    </w:tbl>
    <w:p w:rsidR="00886F7F" w:rsidRDefault="00886F7F" w:rsidP="004752DD">
      <w:pPr>
        <w:pStyle w:val="Heading4"/>
      </w:pPr>
      <w:bookmarkStart w:id="1234" w:name="_Toc253578081"/>
      <w:r>
        <w:t xml:space="preserve">Use Case: </w:t>
      </w:r>
      <w:r w:rsidR="00626203">
        <w:t xml:space="preserve"> </w:t>
      </w:r>
      <w:r w:rsidR="008F1CDC">
        <w:t xml:space="preserve">Browse and </w:t>
      </w:r>
      <w:r w:rsidR="006E5F8A">
        <w:t xml:space="preserve">Select </w:t>
      </w:r>
      <w:r w:rsidR="002C56C0">
        <w:t>account offer</w:t>
      </w:r>
      <w:r w:rsidR="006E5F8A">
        <w:t>s</w:t>
      </w:r>
      <w:bookmarkEnd w:id="123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E5F8A" w:rsidRPr="00E442E7" w:rsidTr="002C013B">
        <w:trPr>
          <w:gridAfter w:val="1"/>
          <w:wAfter w:w="18" w:type="dxa"/>
          <w:trHeight w:val="360"/>
        </w:trPr>
        <w:tc>
          <w:tcPr>
            <w:tcW w:w="5580" w:type="dxa"/>
            <w:gridSpan w:val="2"/>
            <w:shd w:val="clear" w:color="auto" w:fill="E6E6E6"/>
          </w:tcPr>
          <w:p w:rsidR="006E5F8A" w:rsidRPr="00E442E7" w:rsidRDefault="008F1CDC" w:rsidP="00122B88">
            <w:pPr>
              <w:pStyle w:val="TableHeading"/>
            </w:pPr>
            <w:r>
              <w:t xml:space="preserve">Browse and </w:t>
            </w:r>
            <w:r w:rsidR="006E5F8A">
              <w:t xml:space="preserve">Select </w:t>
            </w:r>
            <w:r w:rsidR="002C56C0">
              <w:t>account offer</w:t>
            </w:r>
            <w:r w:rsidR="006E5F8A">
              <w:t>s</w:t>
            </w:r>
            <w:r w:rsidR="006E5F8A" w:rsidRPr="00E442E7">
              <w:t xml:space="preserve"> </w:t>
            </w:r>
          </w:p>
        </w:tc>
        <w:tc>
          <w:tcPr>
            <w:tcW w:w="2610" w:type="dxa"/>
            <w:shd w:val="clear" w:color="auto" w:fill="E6E6E6"/>
          </w:tcPr>
          <w:p w:rsidR="006E5F8A" w:rsidRPr="00E442E7" w:rsidRDefault="00795AF3" w:rsidP="00122B88">
            <w:pPr>
              <w:pStyle w:val="TableHeading"/>
            </w:pPr>
            <w:r>
              <w:t>PRS0100</w:t>
            </w:r>
          </w:p>
        </w:tc>
      </w:tr>
      <w:tr w:rsidR="006E5F8A" w:rsidRPr="00E442E7" w:rsidTr="002C013B">
        <w:tc>
          <w:tcPr>
            <w:tcW w:w="2268" w:type="dxa"/>
          </w:tcPr>
          <w:p w:rsidR="006E5F8A" w:rsidRPr="00E442E7" w:rsidRDefault="006E5F8A" w:rsidP="002C013B">
            <w:r w:rsidRPr="00E442E7">
              <w:t>Primary actors</w:t>
            </w:r>
          </w:p>
        </w:tc>
        <w:tc>
          <w:tcPr>
            <w:tcW w:w="5940" w:type="dxa"/>
            <w:gridSpan w:val="3"/>
          </w:tcPr>
          <w:p w:rsidR="006E5F8A" w:rsidRDefault="006E5F8A" w:rsidP="002C013B">
            <w:pPr>
              <w:pStyle w:val="BodyText"/>
            </w:pPr>
            <w:r w:rsidRPr="00E442E7">
              <w:t xml:space="preserve">Dealer </w:t>
            </w:r>
            <w:r>
              <w:t>user</w:t>
            </w:r>
          </w:p>
          <w:p w:rsidR="00012323" w:rsidRPr="00E442E7" w:rsidRDefault="00A348A0" w:rsidP="002C013B">
            <w:pPr>
              <w:pStyle w:val="BodyText"/>
            </w:pPr>
            <w:r>
              <w:t>CSR user</w:t>
            </w:r>
          </w:p>
        </w:tc>
      </w:tr>
      <w:tr w:rsidR="006E5F8A" w:rsidRPr="00E442E7" w:rsidTr="002C013B">
        <w:tc>
          <w:tcPr>
            <w:tcW w:w="2268" w:type="dxa"/>
          </w:tcPr>
          <w:p w:rsidR="006E5F8A" w:rsidRPr="00E442E7" w:rsidRDefault="006E5F8A" w:rsidP="002C013B">
            <w:r w:rsidRPr="00E442E7">
              <w:t>Summary Goal</w:t>
            </w:r>
          </w:p>
        </w:tc>
        <w:tc>
          <w:tcPr>
            <w:tcW w:w="5940" w:type="dxa"/>
            <w:gridSpan w:val="3"/>
          </w:tcPr>
          <w:p w:rsidR="006E5F8A" w:rsidRPr="00E442E7" w:rsidRDefault="006E5F8A" w:rsidP="002C013B">
            <w:pPr>
              <w:pStyle w:val="BodyText"/>
            </w:pPr>
            <w:r>
              <w:t xml:space="preserve">This use case allows a </w:t>
            </w:r>
            <w:r w:rsidR="0002100D">
              <w:t>user</w:t>
            </w:r>
            <w:r>
              <w:t xml:space="preserve"> selecting </w:t>
            </w:r>
            <w:r w:rsidR="002C56C0">
              <w:t>account offer</w:t>
            </w:r>
            <w:r>
              <w:t>s</w:t>
            </w:r>
          </w:p>
        </w:tc>
      </w:tr>
      <w:tr w:rsidR="006E5F8A" w:rsidRPr="00E442E7" w:rsidTr="002C013B">
        <w:trPr>
          <w:trHeight w:val="176"/>
        </w:trPr>
        <w:tc>
          <w:tcPr>
            <w:tcW w:w="2268" w:type="dxa"/>
          </w:tcPr>
          <w:p w:rsidR="006E5F8A" w:rsidRPr="00E442E7" w:rsidRDefault="006E5F8A" w:rsidP="002C013B">
            <w:r w:rsidRPr="00E442E7">
              <w:t>Pre-conditions</w:t>
            </w:r>
          </w:p>
        </w:tc>
        <w:tc>
          <w:tcPr>
            <w:tcW w:w="5940" w:type="dxa"/>
            <w:gridSpan w:val="3"/>
          </w:tcPr>
          <w:p w:rsidR="006E5F8A" w:rsidRPr="00E442E7" w:rsidRDefault="006E5F8A" w:rsidP="002C013B">
            <w:pPr>
              <w:pStyle w:val="BodyText"/>
            </w:pPr>
          </w:p>
        </w:tc>
      </w:tr>
      <w:tr w:rsidR="006E5F8A" w:rsidRPr="00E442E7" w:rsidTr="002C013B">
        <w:trPr>
          <w:trHeight w:val="176"/>
        </w:trPr>
        <w:tc>
          <w:tcPr>
            <w:tcW w:w="2268" w:type="dxa"/>
          </w:tcPr>
          <w:p w:rsidR="006E5F8A" w:rsidRPr="00E442E7" w:rsidRDefault="006E5F8A" w:rsidP="002C013B">
            <w:r w:rsidRPr="00E442E7">
              <w:t>Trigger</w:t>
            </w:r>
          </w:p>
        </w:tc>
        <w:tc>
          <w:tcPr>
            <w:tcW w:w="5940" w:type="dxa"/>
            <w:gridSpan w:val="3"/>
          </w:tcPr>
          <w:p w:rsidR="006E5F8A" w:rsidRDefault="006E5F8A" w:rsidP="002C013B">
            <w:pPr>
              <w:pStyle w:val="BodyText"/>
            </w:pPr>
            <w:r>
              <w:t>Either:</w:t>
            </w:r>
          </w:p>
          <w:p w:rsidR="006E5F8A" w:rsidRDefault="00553E11" w:rsidP="000F7361">
            <w:pPr>
              <w:pStyle w:val="BodyText"/>
              <w:numPr>
                <w:ilvl w:val="0"/>
                <w:numId w:val="100"/>
              </w:numPr>
            </w:pPr>
            <w:r>
              <w:t>User</w:t>
            </w:r>
            <w:r w:rsidR="006E5F8A">
              <w:t xml:space="preserve"> is subscribing a new account bundle</w:t>
            </w:r>
          </w:p>
          <w:p w:rsidR="006E5F8A" w:rsidRDefault="00553E11" w:rsidP="000F7361">
            <w:pPr>
              <w:pStyle w:val="BodyText"/>
              <w:numPr>
                <w:ilvl w:val="0"/>
                <w:numId w:val="100"/>
              </w:numPr>
            </w:pPr>
            <w:r>
              <w:t>User</w:t>
            </w:r>
            <w:r w:rsidR="006E5F8A">
              <w:t xml:space="preserve"> has selected the basket option to add </w:t>
            </w:r>
            <w:r w:rsidR="002C56C0">
              <w:t>account offer</w:t>
            </w:r>
            <w:r w:rsidR="006E5F8A">
              <w:t>s</w:t>
            </w:r>
          </w:p>
          <w:p w:rsidR="006002FD" w:rsidRPr="00E442E7" w:rsidRDefault="00553E11" w:rsidP="000F7361">
            <w:pPr>
              <w:pStyle w:val="BodyText"/>
              <w:numPr>
                <w:ilvl w:val="0"/>
                <w:numId w:val="100"/>
              </w:numPr>
            </w:pPr>
            <w:r>
              <w:t>User</w:t>
            </w:r>
            <w:r w:rsidR="006002FD">
              <w:t xml:space="preserve"> has selected the option to change </w:t>
            </w:r>
            <w:r w:rsidR="002C56C0">
              <w:t>account offer</w:t>
            </w:r>
            <w:r w:rsidR="006002FD">
              <w:t>s of an already existing account</w:t>
            </w:r>
          </w:p>
        </w:tc>
      </w:tr>
      <w:tr w:rsidR="006E5F8A" w:rsidRPr="00E442E7" w:rsidTr="002C013B">
        <w:trPr>
          <w:trHeight w:val="176"/>
        </w:trPr>
        <w:tc>
          <w:tcPr>
            <w:tcW w:w="2268" w:type="dxa"/>
          </w:tcPr>
          <w:p w:rsidR="006E5F8A" w:rsidRPr="00E442E7" w:rsidRDefault="006E5F8A" w:rsidP="002C013B">
            <w:r w:rsidRPr="00E442E7">
              <w:t>Minimum guarantees</w:t>
            </w:r>
          </w:p>
        </w:tc>
        <w:tc>
          <w:tcPr>
            <w:tcW w:w="5940" w:type="dxa"/>
            <w:gridSpan w:val="3"/>
          </w:tcPr>
          <w:p w:rsidR="006E5F8A" w:rsidRPr="00E442E7" w:rsidRDefault="00155D24" w:rsidP="002C013B">
            <w:pPr>
              <w:pStyle w:val="BodyText"/>
            </w:pPr>
            <w:r>
              <w:t xml:space="preserve">Only </w:t>
            </w:r>
            <w:r w:rsidR="002C56C0">
              <w:t>account offer</w:t>
            </w:r>
            <w:r>
              <w:t>s sellable by the dealer are displayed</w:t>
            </w:r>
          </w:p>
        </w:tc>
      </w:tr>
      <w:tr w:rsidR="006E5F8A" w:rsidRPr="00E442E7" w:rsidTr="002C013B">
        <w:trPr>
          <w:trHeight w:val="176"/>
        </w:trPr>
        <w:tc>
          <w:tcPr>
            <w:tcW w:w="2268" w:type="dxa"/>
          </w:tcPr>
          <w:p w:rsidR="006E5F8A" w:rsidRPr="00E442E7" w:rsidRDefault="006E5F8A" w:rsidP="002C013B">
            <w:r w:rsidRPr="00E442E7">
              <w:t>Success guarantees:</w:t>
            </w:r>
          </w:p>
        </w:tc>
        <w:tc>
          <w:tcPr>
            <w:tcW w:w="5940" w:type="dxa"/>
            <w:gridSpan w:val="3"/>
          </w:tcPr>
          <w:p w:rsidR="006E5F8A" w:rsidRPr="00E442E7" w:rsidRDefault="006E5F8A" w:rsidP="002C013B">
            <w:pPr>
              <w:pStyle w:val="BodyText"/>
            </w:pPr>
            <w:r>
              <w:t xml:space="preserve">Requests to update List of </w:t>
            </w:r>
            <w:r w:rsidR="002C56C0">
              <w:t>account offer</w:t>
            </w:r>
            <w:r>
              <w:t xml:space="preserve">s has been added to the basket </w:t>
            </w:r>
          </w:p>
        </w:tc>
      </w:tr>
      <w:tr w:rsidR="006E5F8A" w:rsidRPr="00E442E7" w:rsidTr="002C013B">
        <w:trPr>
          <w:trHeight w:val="176"/>
        </w:trPr>
        <w:tc>
          <w:tcPr>
            <w:tcW w:w="2268" w:type="dxa"/>
          </w:tcPr>
          <w:p w:rsidR="006E5F8A" w:rsidRPr="00E442E7" w:rsidRDefault="006E5F8A" w:rsidP="002C013B">
            <w:r w:rsidRPr="00E442E7">
              <w:t>Normal Flow:</w:t>
            </w:r>
          </w:p>
        </w:tc>
        <w:tc>
          <w:tcPr>
            <w:tcW w:w="5940" w:type="dxa"/>
            <w:gridSpan w:val="3"/>
          </w:tcPr>
          <w:p w:rsidR="006E5F8A" w:rsidRDefault="00325101" w:rsidP="000F7361">
            <w:pPr>
              <w:pStyle w:val="ListNumberUC"/>
              <w:numPr>
                <w:ilvl w:val="0"/>
                <w:numId w:val="211"/>
              </w:numPr>
            </w:pPr>
            <w:r>
              <w:t>Channel/CSR light</w:t>
            </w:r>
            <w:r w:rsidR="00155D24">
              <w:t xml:space="preserve"> application d</w:t>
            </w:r>
            <w:r w:rsidR="006E5F8A">
              <w:t>isplay</w:t>
            </w:r>
            <w:r w:rsidR="00155D24">
              <w:t>s</w:t>
            </w:r>
            <w:r w:rsidR="006E5F8A">
              <w:t xml:space="preserve"> the list </w:t>
            </w:r>
            <w:r w:rsidR="00155D24">
              <w:t xml:space="preserve">of </w:t>
            </w:r>
            <w:r w:rsidR="002C56C0">
              <w:t>account offer</w:t>
            </w:r>
            <w:r w:rsidR="006E5F8A">
              <w:t xml:space="preserve">s the user can subscribe to (include mandatory </w:t>
            </w:r>
            <w:r w:rsidR="00E95ABF">
              <w:t>offer</w:t>
            </w:r>
            <w:r w:rsidR="006E5F8A">
              <w:t>s if any just to inform the user)</w:t>
            </w:r>
            <w:r w:rsidR="00DB350F">
              <w:t xml:space="preserve"> (A2)</w:t>
            </w:r>
          </w:p>
          <w:p w:rsidR="00770052" w:rsidRDefault="00325101" w:rsidP="000F7361">
            <w:pPr>
              <w:pStyle w:val="ListNumberUC"/>
              <w:numPr>
                <w:ilvl w:val="0"/>
                <w:numId w:val="211"/>
              </w:numPr>
            </w:pPr>
            <w:r>
              <w:t>Channel/CSR light</w:t>
            </w:r>
            <w:r w:rsidR="00770052">
              <w:t xml:space="preserve"> application displays the list of </w:t>
            </w:r>
            <w:r w:rsidR="002C56C0">
              <w:t>account offer</w:t>
            </w:r>
            <w:r w:rsidR="00770052">
              <w:t>s already in the basket if any</w:t>
            </w:r>
          </w:p>
          <w:p w:rsidR="00DB350F" w:rsidRDefault="00325101" w:rsidP="000F7361">
            <w:pPr>
              <w:pStyle w:val="ListNumberUC"/>
              <w:numPr>
                <w:ilvl w:val="0"/>
                <w:numId w:val="211"/>
              </w:numPr>
            </w:pPr>
            <w:r>
              <w:t>Channel/CSR light</w:t>
            </w:r>
            <w:r w:rsidR="00DB350F">
              <w:t xml:space="preserve"> application displays the list of </w:t>
            </w:r>
            <w:r w:rsidR="002C56C0">
              <w:t xml:space="preserve">account </w:t>
            </w:r>
            <w:r w:rsidR="002C56C0">
              <w:lastRenderedPageBreak/>
              <w:t>offer</w:t>
            </w:r>
            <w:r w:rsidR="00DB350F">
              <w:t>s already instantiated on the account</w:t>
            </w:r>
          </w:p>
          <w:p w:rsidR="006E5F8A" w:rsidRDefault="00553E11" w:rsidP="000F7361">
            <w:pPr>
              <w:pStyle w:val="ListNumberUC"/>
              <w:numPr>
                <w:ilvl w:val="0"/>
                <w:numId w:val="211"/>
              </w:numPr>
            </w:pPr>
            <w:r>
              <w:t>User</w:t>
            </w:r>
            <w:r w:rsidR="006E5F8A">
              <w:t xml:space="preserve"> selects </w:t>
            </w:r>
            <w:r w:rsidR="00770052">
              <w:t xml:space="preserve">selective </w:t>
            </w:r>
            <w:r w:rsidR="00E95ABF">
              <w:t>offer</w:t>
            </w:r>
            <w:r w:rsidR="006E5F8A">
              <w:t>s he wants to add</w:t>
            </w:r>
            <w:r w:rsidR="00770052">
              <w:t xml:space="preserve"> (if any)</w:t>
            </w:r>
          </w:p>
          <w:p w:rsidR="00770052" w:rsidRDefault="00553E11" w:rsidP="000F7361">
            <w:pPr>
              <w:pStyle w:val="ListNumberUC"/>
              <w:numPr>
                <w:ilvl w:val="0"/>
                <w:numId w:val="211"/>
              </w:numPr>
            </w:pPr>
            <w:r>
              <w:t>User</w:t>
            </w:r>
            <w:r w:rsidR="00770052">
              <w:t xml:space="preserve"> selects </w:t>
            </w:r>
            <w:r w:rsidR="00D22280">
              <w:t>supplementary offer</w:t>
            </w:r>
            <w:r w:rsidR="00770052">
              <w:t>s he wants to add</w:t>
            </w:r>
          </w:p>
          <w:p w:rsidR="00770052" w:rsidRDefault="00553E11" w:rsidP="000F7361">
            <w:pPr>
              <w:pStyle w:val="ListNumberUC"/>
              <w:numPr>
                <w:ilvl w:val="0"/>
                <w:numId w:val="211"/>
              </w:numPr>
            </w:pPr>
            <w:r>
              <w:t>User</w:t>
            </w:r>
            <w:r w:rsidR="00770052">
              <w:t xml:space="preserve"> selects </w:t>
            </w:r>
            <w:r w:rsidR="00D22280">
              <w:t>supplementary offer</w:t>
            </w:r>
            <w:r w:rsidR="00770052">
              <w:t>s already in the basket he wants to remove</w:t>
            </w:r>
          </w:p>
          <w:p w:rsidR="00886474" w:rsidRDefault="00553E11" w:rsidP="000F7361">
            <w:pPr>
              <w:pStyle w:val="ListNumberUC"/>
              <w:numPr>
                <w:ilvl w:val="0"/>
                <w:numId w:val="211"/>
              </w:numPr>
            </w:pPr>
            <w:r>
              <w:t>User</w:t>
            </w:r>
            <w:r w:rsidR="00DB350F">
              <w:t xml:space="preserve"> selects </w:t>
            </w:r>
            <w:r w:rsidR="00D22280">
              <w:t>supplementary offer</w:t>
            </w:r>
            <w:r w:rsidR="00DB350F">
              <w:t>s already instantiated he wants to remove</w:t>
            </w:r>
          </w:p>
          <w:p w:rsidR="00770052" w:rsidRDefault="00553E11" w:rsidP="000F7361">
            <w:pPr>
              <w:pStyle w:val="ListNumberUC"/>
              <w:numPr>
                <w:ilvl w:val="0"/>
                <w:numId w:val="211"/>
              </w:numPr>
            </w:pPr>
            <w:r>
              <w:t>User</w:t>
            </w:r>
            <w:r w:rsidR="00770052">
              <w:t xml:space="preserve"> submits</w:t>
            </w:r>
          </w:p>
          <w:p w:rsidR="00770052" w:rsidRDefault="00325101" w:rsidP="000F7361">
            <w:pPr>
              <w:pStyle w:val="ListNumberUC"/>
              <w:numPr>
                <w:ilvl w:val="0"/>
                <w:numId w:val="211"/>
              </w:numPr>
            </w:pPr>
            <w:r>
              <w:t>Channel/CSR light</w:t>
            </w:r>
            <w:r w:rsidR="00770052">
              <w:t xml:space="preserve"> application validates consistence of the account configuration (A1)</w:t>
            </w:r>
          </w:p>
          <w:p w:rsidR="00886474" w:rsidRDefault="00553E11" w:rsidP="000F7361">
            <w:pPr>
              <w:pStyle w:val="ListNumberUC"/>
              <w:numPr>
                <w:ilvl w:val="0"/>
                <w:numId w:val="211"/>
              </w:numPr>
            </w:pPr>
            <w:r>
              <w:t>User</w:t>
            </w:r>
            <w:r w:rsidR="00886474">
              <w:t xml:space="preserve"> configures spending</w:t>
            </w:r>
            <w:r w:rsidR="00705A7B">
              <w:t>/credit</w:t>
            </w:r>
            <w:r w:rsidR="00886474">
              <w:t xml:space="preserve"> limits if any (refer to use case configure spending</w:t>
            </w:r>
            <w:r w:rsidR="00705A7B">
              <w:t>/credit</w:t>
            </w:r>
            <w:r w:rsidR="00886474">
              <w:t xml:space="preserve"> limits)</w:t>
            </w:r>
          </w:p>
          <w:p w:rsidR="00770052" w:rsidRPr="00E442E7" w:rsidRDefault="00325101" w:rsidP="000F7361">
            <w:pPr>
              <w:pStyle w:val="ListNumberUC"/>
              <w:numPr>
                <w:ilvl w:val="0"/>
                <w:numId w:val="211"/>
              </w:numPr>
            </w:pPr>
            <w:r>
              <w:t>Channel/CSR light</w:t>
            </w:r>
            <w:r w:rsidR="00770052">
              <w:t xml:space="preserve"> application adds the account new configuration to the basket</w:t>
            </w:r>
          </w:p>
        </w:tc>
      </w:tr>
      <w:tr w:rsidR="006E5F8A" w:rsidRPr="00E442E7" w:rsidTr="002C013B">
        <w:trPr>
          <w:trHeight w:val="176"/>
        </w:trPr>
        <w:tc>
          <w:tcPr>
            <w:tcW w:w="2268" w:type="dxa"/>
          </w:tcPr>
          <w:p w:rsidR="006E5F8A" w:rsidRPr="00E442E7" w:rsidRDefault="006E5F8A" w:rsidP="002C013B">
            <w:r w:rsidRPr="00E442E7">
              <w:lastRenderedPageBreak/>
              <w:t>Alternative Flows:</w:t>
            </w:r>
          </w:p>
        </w:tc>
        <w:tc>
          <w:tcPr>
            <w:tcW w:w="5940" w:type="dxa"/>
            <w:gridSpan w:val="3"/>
          </w:tcPr>
          <w:p w:rsidR="00DB350F" w:rsidRDefault="00770052" w:rsidP="00332076">
            <w:pPr>
              <w:pStyle w:val="BodyText"/>
            </w:pPr>
            <w:r>
              <w:t>A1</w:t>
            </w:r>
            <w:r w:rsidR="00332076">
              <w:t>:</w:t>
            </w:r>
            <w:r>
              <w:t xml:space="preserve"> new configuration is not correct due to</w:t>
            </w:r>
            <w:r w:rsidR="00DB350F">
              <w:t xml:space="preserve"> exclusion</w:t>
            </w:r>
            <w:r w:rsidR="006958E2">
              <w:t xml:space="preserve">, </w:t>
            </w:r>
            <w:r w:rsidR="00DB350F">
              <w:t>pre requisite rules</w:t>
            </w:r>
            <w:r w:rsidR="006958E2">
              <w:t xml:space="preserve"> or bundle configuration</w:t>
            </w:r>
          </w:p>
          <w:p w:rsidR="006E5F8A" w:rsidRDefault="00325101" w:rsidP="000F7361">
            <w:pPr>
              <w:pStyle w:val="ListNumberUC"/>
              <w:numPr>
                <w:ilvl w:val="0"/>
                <w:numId w:val="448"/>
              </w:numPr>
            </w:pPr>
            <w:r>
              <w:t>Channel/CSR light</w:t>
            </w:r>
            <w:r w:rsidR="00DB350F">
              <w:t xml:space="preserve"> application displays to the user all </w:t>
            </w:r>
            <w:r w:rsidR="006958E2">
              <w:t>rules</w:t>
            </w:r>
            <w:r w:rsidR="00DB350F">
              <w:t xml:space="preserve"> that doesn’t match</w:t>
            </w:r>
          </w:p>
          <w:p w:rsidR="00DB350F" w:rsidRDefault="00553E11" w:rsidP="000F7361">
            <w:pPr>
              <w:pStyle w:val="ListNumberUC"/>
              <w:numPr>
                <w:ilvl w:val="0"/>
                <w:numId w:val="448"/>
              </w:numPr>
            </w:pPr>
            <w:r>
              <w:t>User</w:t>
            </w:r>
            <w:r w:rsidR="00DB350F">
              <w:t xml:space="preserve"> confirm</w:t>
            </w:r>
            <w:r w:rsidR="001732E3">
              <w:t>s</w:t>
            </w:r>
          </w:p>
          <w:p w:rsidR="00DB350F" w:rsidRDefault="00325101" w:rsidP="000F7361">
            <w:pPr>
              <w:pStyle w:val="ListNumberUC"/>
              <w:numPr>
                <w:ilvl w:val="0"/>
                <w:numId w:val="448"/>
              </w:numPr>
            </w:pPr>
            <w:r>
              <w:t>Channel/CSR light</w:t>
            </w:r>
            <w:r w:rsidR="00DB350F">
              <w:t xml:space="preserve"> application redirects the user to first steps of the nominal case initializing the list with the last user selection</w:t>
            </w:r>
          </w:p>
          <w:p w:rsidR="00DB350F" w:rsidRDefault="00332076" w:rsidP="00332076">
            <w:pPr>
              <w:pStyle w:val="BodyText"/>
            </w:pPr>
            <w:r>
              <w:t>A2:</w:t>
            </w:r>
            <w:r w:rsidR="00DB350F">
              <w:t xml:space="preserve"> </w:t>
            </w:r>
            <w:r w:rsidR="00553E11">
              <w:t>User</w:t>
            </w:r>
            <w:r w:rsidR="00DB350F">
              <w:t xml:space="preserve"> selects reset option</w:t>
            </w:r>
          </w:p>
          <w:p w:rsidR="00DB350F" w:rsidRDefault="00325101" w:rsidP="000F7361">
            <w:pPr>
              <w:pStyle w:val="ListNumberUC"/>
              <w:numPr>
                <w:ilvl w:val="0"/>
                <w:numId w:val="101"/>
              </w:numPr>
            </w:pPr>
            <w:r>
              <w:t>Channel/CSR light</w:t>
            </w:r>
            <w:r w:rsidR="00DB350F">
              <w:t xml:space="preserve"> application reinitializes the </w:t>
            </w:r>
            <w:r w:rsidR="00E95ABF">
              <w:t>offers</w:t>
            </w:r>
            <w:r w:rsidR="00DB350F">
              <w:t xml:space="preserve"> list as if it was the first time the user enters in the use case.</w:t>
            </w:r>
          </w:p>
          <w:p w:rsidR="00DB350F" w:rsidRPr="00E442E7" w:rsidRDefault="00332076" w:rsidP="000F7361">
            <w:pPr>
              <w:pStyle w:val="ListNumberUC"/>
              <w:numPr>
                <w:ilvl w:val="0"/>
                <w:numId w:val="101"/>
              </w:numPr>
            </w:pPr>
            <w:r>
              <w:t>Nex</w:t>
            </w:r>
            <w:r w:rsidR="00DB350F">
              <w:t>t steps are similar to nominal case</w:t>
            </w:r>
          </w:p>
        </w:tc>
      </w:tr>
    </w:tbl>
    <w:p w:rsidR="00155D24" w:rsidRDefault="00155D24" w:rsidP="004752DD">
      <w:pPr>
        <w:pStyle w:val="Heading4"/>
      </w:pPr>
      <w:bookmarkStart w:id="1235" w:name="_Toc253578082"/>
      <w:r>
        <w:t xml:space="preserve">Use Case: </w:t>
      </w:r>
      <w:r w:rsidR="00626203">
        <w:t xml:space="preserve"> </w:t>
      </w:r>
      <w:r w:rsidR="008F1CDC">
        <w:t xml:space="preserve">Browse and </w:t>
      </w:r>
      <w:r>
        <w:t xml:space="preserve">Select </w:t>
      </w:r>
      <w:r w:rsidR="00D22280">
        <w:t>subscriber supplementary offer</w:t>
      </w:r>
      <w:r>
        <w:t>s</w:t>
      </w:r>
      <w:bookmarkEnd w:id="123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55D24" w:rsidRPr="00E442E7" w:rsidTr="002C013B">
        <w:trPr>
          <w:gridAfter w:val="1"/>
          <w:wAfter w:w="18" w:type="dxa"/>
          <w:trHeight w:val="360"/>
        </w:trPr>
        <w:tc>
          <w:tcPr>
            <w:tcW w:w="5580" w:type="dxa"/>
            <w:gridSpan w:val="2"/>
            <w:shd w:val="clear" w:color="auto" w:fill="E6E6E6"/>
          </w:tcPr>
          <w:p w:rsidR="00155D24" w:rsidRPr="00E442E7" w:rsidRDefault="00155D24" w:rsidP="00122B88">
            <w:pPr>
              <w:pStyle w:val="TableHeading"/>
            </w:pPr>
            <w:r>
              <w:t xml:space="preserve">Select </w:t>
            </w:r>
            <w:r w:rsidR="00D22280">
              <w:t>subscriber supplementary offer</w:t>
            </w:r>
            <w:r>
              <w:t>s</w:t>
            </w:r>
          </w:p>
        </w:tc>
        <w:tc>
          <w:tcPr>
            <w:tcW w:w="2610" w:type="dxa"/>
            <w:shd w:val="clear" w:color="auto" w:fill="E6E6E6"/>
          </w:tcPr>
          <w:p w:rsidR="00155D24" w:rsidRPr="00E442E7" w:rsidRDefault="00795AF3" w:rsidP="00122B88">
            <w:pPr>
              <w:pStyle w:val="TableHeading"/>
            </w:pPr>
            <w:r>
              <w:t>PRS0110</w:t>
            </w:r>
            <w:r w:rsidR="00155D24" w:rsidRPr="00E442E7">
              <w:t xml:space="preserve"> </w:t>
            </w:r>
          </w:p>
        </w:tc>
      </w:tr>
      <w:tr w:rsidR="00155D24" w:rsidRPr="00E442E7" w:rsidTr="002C013B">
        <w:tc>
          <w:tcPr>
            <w:tcW w:w="2268" w:type="dxa"/>
          </w:tcPr>
          <w:p w:rsidR="00155D24" w:rsidRPr="00E442E7" w:rsidRDefault="00155D24" w:rsidP="002C013B">
            <w:r w:rsidRPr="00E442E7">
              <w:t>Primary actors</w:t>
            </w:r>
          </w:p>
        </w:tc>
        <w:tc>
          <w:tcPr>
            <w:tcW w:w="5940" w:type="dxa"/>
            <w:gridSpan w:val="3"/>
          </w:tcPr>
          <w:p w:rsidR="00155D24" w:rsidRDefault="00155D24" w:rsidP="002C013B">
            <w:pPr>
              <w:pStyle w:val="BodyText"/>
            </w:pPr>
            <w:r>
              <w:t>Dealer user</w:t>
            </w:r>
          </w:p>
          <w:p w:rsidR="00012323" w:rsidRPr="00E442E7" w:rsidRDefault="00A348A0" w:rsidP="002C013B">
            <w:pPr>
              <w:pStyle w:val="BodyText"/>
            </w:pPr>
            <w:r>
              <w:t>CSR user</w:t>
            </w:r>
          </w:p>
        </w:tc>
      </w:tr>
      <w:tr w:rsidR="00155D24" w:rsidRPr="00E442E7" w:rsidTr="002C013B">
        <w:tc>
          <w:tcPr>
            <w:tcW w:w="2268" w:type="dxa"/>
          </w:tcPr>
          <w:p w:rsidR="00155D24" w:rsidRPr="00E442E7" w:rsidRDefault="00155D24" w:rsidP="002C013B">
            <w:r w:rsidRPr="00E442E7">
              <w:t>Summary Goal</w:t>
            </w:r>
          </w:p>
        </w:tc>
        <w:tc>
          <w:tcPr>
            <w:tcW w:w="5940" w:type="dxa"/>
            <w:gridSpan w:val="3"/>
          </w:tcPr>
          <w:p w:rsidR="00155D24" w:rsidRPr="00E442E7" w:rsidRDefault="00155D24" w:rsidP="002C013B">
            <w:pPr>
              <w:pStyle w:val="BodyText"/>
            </w:pPr>
            <w:r>
              <w:t xml:space="preserve">This use case allows a </w:t>
            </w:r>
            <w:r w:rsidR="0002100D">
              <w:t>user</w:t>
            </w:r>
            <w:r>
              <w:t xml:space="preserve"> selecting </w:t>
            </w:r>
            <w:r w:rsidR="00D22280">
              <w:t>subscriber supplementary offer</w:t>
            </w:r>
            <w:r>
              <w:t>s</w:t>
            </w:r>
          </w:p>
        </w:tc>
      </w:tr>
      <w:tr w:rsidR="00155D24" w:rsidRPr="00E442E7" w:rsidTr="002C013B">
        <w:trPr>
          <w:trHeight w:val="176"/>
        </w:trPr>
        <w:tc>
          <w:tcPr>
            <w:tcW w:w="2268" w:type="dxa"/>
          </w:tcPr>
          <w:p w:rsidR="00155D24" w:rsidRPr="00E442E7" w:rsidRDefault="00155D24" w:rsidP="002C013B">
            <w:r w:rsidRPr="00E442E7">
              <w:t>Pre-conditions</w:t>
            </w:r>
          </w:p>
        </w:tc>
        <w:tc>
          <w:tcPr>
            <w:tcW w:w="5940" w:type="dxa"/>
            <w:gridSpan w:val="3"/>
          </w:tcPr>
          <w:p w:rsidR="00155D24" w:rsidRDefault="00155D24" w:rsidP="002C013B">
            <w:pPr>
              <w:pStyle w:val="BodyText"/>
            </w:pPr>
            <w:r>
              <w:t>Either:</w:t>
            </w:r>
          </w:p>
          <w:p w:rsidR="00155D24" w:rsidRDefault="00553E11" w:rsidP="000F7361">
            <w:pPr>
              <w:pStyle w:val="BodyText"/>
              <w:numPr>
                <w:ilvl w:val="0"/>
                <w:numId w:val="102"/>
              </w:numPr>
            </w:pPr>
            <w:r>
              <w:t>User</w:t>
            </w:r>
            <w:r w:rsidR="00155D24">
              <w:t xml:space="preserve"> in the context of a new </w:t>
            </w:r>
            <w:r w:rsidR="00A65E57">
              <w:t>subscriber</w:t>
            </w:r>
          </w:p>
          <w:p w:rsidR="00155D24" w:rsidRPr="00E442E7" w:rsidRDefault="00553E11" w:rsidP="000F7361">
            <w:pPr>
              <w:pStyle w:val="BodyText"/>
              <w:numPr>
                <w:ilvl w:val="0"/>
                <w:numId w:val="102"/>
              </w:numPr>
            </w:pPr>
            <w:r>
              <w:t>User</w:t>
            </w:r>
            <w:r w:rsidR="00155D24">
              <w:t xml:space="preserve"> is in the context of ‘swapping’ </w:t>
            </w:r>
            <w:r w:rsidR="002C56C0">
              <w:t>primary offer</w:t>
            </w:r>
            <w:r w:rsidR="00155D24">
              <w:t xml:space="preserve"> or bundle of an existing </w:t>
            </w:r>
            <w:r w:rsidR="00A65E57">
              <w:t>subscriber</w:t>
            </w:r>
          </w:p>
        </w:tc>
      </w:tr>
      <w:tr w:rsidR="00155D24" w:rsidRPr="00E442E7" w:rsidTr="002C013B">
        <w:trPr>
          <w:trHeight w:val="176"/>
        </w:trPr>
        <w:tc>
          <w:tcPr>
            <w:tcW w:w="2268" w:type="dxa"/>
          </w:tcPr>
          <w:p w:rsidR="00155D24" w:rsidRPr="00E442E7" w:rsidRDefault="00155D24" w:rsidP="002C013B">
            <w:r w:rsidRPr="00E442E7">
              <w:t>Trigger</w:t>
            </w:r>
          </w:p>
        </w:tc>
        <w:tc>
          <w:tcPr>
            <w:tcW w:w="5940" w:type="dxa"/>
            <w:gridSpan w:val="3"/>
          </w:tcPr>
          <w:p w:rsidR="006B77DC" w:rsidRDefault="006B77DC" w:rsidP="002C013B">
            <w:pPr>
              <w:pStyle w:val="BodyText"/>
            </w:pPr>
            <w:r>
              <w:t xml:space="preserve">There are at least one </w:t>
            </w:r>
            <w:r w:rsidR="00D22280">
              <w:t>supplementary offer</w:t>
            </w:r>
            <w:r>
              <w:t xml:space="preserve"> user can subscribe to.</w:t>
            </w:r>
          </w:p>
          <w:p w:rsidR="00AB7ED1" w:rsidRDefault="006B77DC" w:rsidP="002C013B">
            <w:pPr>
              <w:pStyle w:val="BodyText"/>
            </w:pPr>
            <w:r>
              <w:t xml:space="preserve">And </w:t>
            </w:r>
            <w:r w:rsidR="00AB7ED1">
              <w:t>Either:</w:t>
            </w:r>
          </w:p>
          <w:p w:rsidR="00155D24" w:rsidRDefault="00A13724" w:rsidP="000F7361">
            <w:pPr>
              <w:pStyle w:val="BodyText"/>
              <w:numPr>
                <w:ilvl w:val="0"/>
                <w:numId w:val="103"/>
              </w:numPr>
            </w:pPr>
            <w:r>
              <w:t>Subscriber</w:t>
            </w:r>
            <w:r w:rsidR="00155D24">
              <w:t xml:space="preserve"> previous configuration step has been </w:t>
            </w:r>
            <w:r w:rsidR="00155D24">
              <w:lastRenderedPageBreak/>
              <w:t>completed</w:t>
            </w:r>
          </w:p>
          <w:p w:rsidR="00AB7ED1" w:rsidRPr="00E442E7" w:rsidRDefault="00553E11" w:rsidP="000F7361">
            <w:pPr>
              <w:pStyle w:val="BodyText"/>
              <w:numPr>
                <w:ilvl w:val="0"/>
                <w:numId w:val="103"/>
              </w:numPr>
            </w:pPr>
            <w:r>
              <w:t>User</w:t>
            </w:r>
            <w:r w:rsidR="00AB7ED1">
              <w:t xml:space="preserve"> has selected an option in the basket to modify list of </w:t>
            </w:r>
            <w:r w:rsidR="00E95ABF">
              <w:t>offer</w:t>
            </w:r>
            <w:r w:rsidR="00AB7ED1">
              <w:t xml:space="preserve">s associated to the new or ‘swapped’ </w:t>
            </w:r>
            <w:r w:rsidR="00A65E57">
              <w:t>subscriber</w:t>
            </w:r>
          </w:p>
        </w:tc>
      </w:tr>
      <w:tr w:rsidR="00155D24" w:rsidRPr="00E442E7" w:rsidTr="002C013B">
        <w:trPr>
          <w:trHeight w:val="176"/>
        </w:trPr>
        <w:tc>
          <w:tcPr>
            <w:tcW w:w="2268" w:type="dxa"/>
          </w:tcPr>
          <w:p w:rsidR="00155D24" w:rsidRPr="00E442E7" w:rsidRDefault="00155D24" w:rsidP="002C013B">
            <w:r w:rsidRPr="00E442E7">
              <w:lastRenderedPageBreak/>
              <w:t>Minimum guarantees</w:t>
            </w:r>
          </w:p>
        </w:tc>
        <w:tc>
          <w:tcPr>
            <w:tcW w:w="5940" w:type="dxa"/>
            <w:gridSpan w:val="3"/>
          </w:tcPr>
          <w:p w:rsidR="00155D24" w:rsidRPr="00E442E7" w:rsidRDefault="00155D24" w:rsidP="002C013B">
            <w:pPr>
              <w:pStyle w:val="BodyText"/>
            </w:pPr>
            <w:r>
              <w:t xml:space="preserve">Only </w:t>
            </w:r>
            <w:r w:rsidR="00D22280">
              <w:t>subscriber supplementary offer</w:t>
            </w:r>
            <w:r>
              <w:t>s sellable by the dealer are displayed</w:t>
            </w:r>
          </w:p>
        </w:tc>
      </w:tr>
      <w:tr w:rsidR="00155D24" w:rsidRPr="00E442E7" w:rsidTr="002C013B">
        <w:trPr>
          <w:trHeight w:val="176"/>
        </w:trPr>
        <w:tc>
          <w:tcPr>
            <w:tcW w:w="2268" w:type="dxa"/>
          </w:tcPr>
          <w:p w:rsidR="00155D24" w:rsidRPr="00E442E7" w:rsidRDefault="00155D24" w:rsidP="002C013B">
            <w:r w:rsidRPr="00E442E7">
              <w:t>Success guarantees:</w:t>
            </w:r>
          </w:p>
        </w:tc>
        <w:tc>
          <w:tcPr>
            <w:tcW w:w="5940" w:type="dxa"/>
            <w:gridSpan w:val="3"/>
          </w:tcPr>
          <w:p w:rsidR="00155D24" w:rsidRPr="00E442E7" w:rsidRDefault="00155D24" w:rsidP="002C013B">
            <w:pPr>
              <w:pStyle w:val="BodyText"/>
            </w:pPr>
            <w:r>
              <w:t xml:space="preserve">New </w:t>
            </w:r>
            <w:r w:rsidR="00A65E57">
              <w:t>subscriber</w:t>
            </w:r>
            <w:r>
              <w:t xml:space="preserve">’s </w:t>
            </w:r>
            <w:r w:rsidR="00E95ABF">
              <w:t>offer</w:t>
            </w:r>
            <w:r>
              <w:t>s configuration is added to the basket</w:t>
            </w:r>
          </w:p>
        </w:tc>
      </w:tr>
      <w:tr w:rsidR="00155D24" w:rsidRPr="00E442E7" w:rsidTr="002C013B">
        <w:trPr>
          <w:trHeight w:val="176"/>
        </w:trPr>
        <w:tc>
          <w:tcPr>
            <w:tcW w:w="2268" w:type="dxa"/>
          </w:tcPr>
          <w:p w:rsidR="00155D24" w:rsidRPr="00E442E7" w:rsidRDefault="00155D24" w:rsidP="002C013B">
            <w:r w:rsidRPr="00E442E7">
              <w:t>Normal Flow:</w:t>
            </w:r>
          </w:p>
        </w:tc>
        <w:tc>
          <w:tcPr>
            <w:tcW w:w="5940" w:type="dxa"/>
            <w:gridSpan w:val="3"/>
          </w:tcPr>
          <w:p w:rsidR="00155D24" w:rsidRDefault="00325101" w:rsidP="000F7361">
            <w:pPr>
              <w:pStyle w:val="ListNumberUC"/>
              <w:numPr>
                <w:ilvl w:val="0"/>
                <w:numId w:val="213"/>
              </w:numPr>
            </w:pPr>
            <w:r>
              <w:t>Channel/CSR light</w:t>
            </w:r>
            <w:r w:rsidR="00155D24">
              <w:t xml:space="preserve"> application </w:t>
            </w:r>
            <w:r w:rsidR="006B77DC">
              <w:t>proposes</w:t>
            </w:r>
            <w:r w:rsidR="00155D24">
              <w:t xml:space="preserve"> the list of </w:t>
            </w:r>
            <w:r w:rsidR="00D22280">
              <w:t>subscriber supplementary offer</w:t>
            </w:r>
            <w:r w:rsidR="00155D24">
              <w:t xml:space="preserve">s the user can subscribe to </w:t>
            </w:r>
            <w:r w:rsidR="006B77DC">
              <w:t xml:space="preserve">and not already subscribed for the </w:t>
            </w:r>
            <w:r w:rsidR="00A65E57">
              <w:t>subscriber</w:t>
            </w:r>
            <w:r w:rsidR="006B77DC">
              <w:t xml:space="preserve"> </w:t>
            </w:r>
            <w:r w:rsidR="00155D24">
              <w:t xml:space="preserve">(include mandatory </w:t>
            </w:r>
            <w:r w:rsidR="00E95ABF">
              <w:t>offer</w:t>
            </w:r>
            <w:r w:rsidR="00155D24">
              <w:t>s if any just to inform the user) (</w:t>
            </w:r>
            <w:r w:rsidR="003E6112">
              <w:t>A3</w:t>
            </w:r>
            <w:r w:rsidR="00155D24">
              <w:t>)</w:t>
            </w:r>
          </w:p>
          <w:p w:rsidR="00155D24" w:rsidRDefault="00325101" w:rsidP="000F7361">
            <w:pPr>
              <w:pStyle w:val="ListNumberUC"/>
              <w:numPr>
                <w:ilvl w:val="0"/>
                <w:numId w:val="213"/>
              </w:numPr>
            </w:pPr>
            <w:r>
              <w:t>Channel/CSR light</w:t>
            </w:r>
            <w:r w:rsidR="00155D24">
              <w:t xml:space="preserve"> application </w:t>
            </w:r>
            <w:r w:rsidR="006B77DC">
              <w:t>specifies</w:t>
            </w:r>
            <w:r w:rsidR="00155D24">
              <w:t xml:space="preserve"> the list of </w:t>
            </w:r>
            <w:r w:rsidR="00D22280">
              <w:t>subscriber supplementary offer</w:t>
            </w:r>
            <w:r w:rsidR="00155D24">
              <w:t>s already in the basket if any</w:t>
            </w:r>
            <w:r w:rsidR="0075686A">
              <w:t xml:space="preserve"> and still compatible with the </w:t>
            </w:r>
            <w:r w:rsidR="002C56C0">
              <w:t>primary offer</w:t>
            </w:r>
            <w:r w:rsidR="003E6112">
              <w:t xml:space="preserve"> (A1)</w:t>
            </w:r>
          </w:p>
          <w:p w:rsidR="00155D24" w:rsidRDefault="00553E11" w:rsidP="000F7361">
            <w:pPr>
              <w:pStyle w:val="ListNumberUC"/>
              <w:numPr>
                <w:ilvl w:val="0"/>
                <w:numId w:val="213"/>
              </w:numPr>
            </w:pPr>
            <w:r>
              <w:t>User</w:t>
            </w:r>
            <w:r w:rsidR="00155D24">
              <w:t xml:space="preserve"> selects selective </w:t>
            </w:r>
            <w:r w:rsidR="00E95ABF">
              <w:t>offer</w:t>
            </w:r>
            <w:r w:rsidR="00155D24">
              <w:t>s he wants to add (if any)</w:t>
            </w:r>
          </w:p>
          <w:p w:rsidR="00155D24" w:rsidRDefault="00553E11" w:rsidP="000F7361">
            <w:pPr>
              <w:pStyle w:val="ListNumberUC"/>
              <w:numPr>
                <w:ilvl w:val="0"/>
                <w:numId w:val="213"/>
              </w:numPr>
            </w:pPr>
            <w:r>
              <w:t>User</w:t>
            </w:r>
            <w:r w:rsidR="00155D24">
              <w:t xml:space="preserve"> selects </w:t>
            </w:r>
            <w:r w:rsidR="00D22280">
              <w:t>supplementary offer</w:t>
            </w:r>
            <w:r w:rsidR="00155D24">
              <w:t>s he wants to add</w:t>
            </w:r>
          </w:p>
          <w:p w:rsidR="00155D24" w:rsidRDefault="00553E11" w:rsidP="000F7361">
            <w:pPr>
              <w:pStyle w:val="ListNumberUC"/>
              <w:numPr>
                <w:ilvl w:val="0"/>
                <w:numId w:val="213"/>
              </w:numPr>
            </w:pPr>
            <w:r>
              <w:t>User</w:t>
            </w:r>
            <w:r w:rsidR="00155D24">
              <w:t xml:space="preserve"> selects </w:t>
            </w:r>
            <w:r w:rsidR="00E95ABF">
              <w:t>offer</w:t>
            </w:r>
            <w:r w:rsidR="00155D24">
              <w:t>s already in the basket he wants to remove</w:t>
            </w:r>
          </w:p>
          <w:p w:rsidR="00155D24" w:rsidRDefault="00553E11" w:rsidP="000F7361">
            <w:pPr>
              <w:pStyle w:val="ListNumberUC"/>
              <w:numPr>
                <w:ilvl w:val="0"/>
                <w:numId w:val="213"/>
              </w:numPr>
            </w:pPr>
            <w:r>
              <w:t>User</w:t>
            </w:r>
            <w:r w:rsidR="00155D24">
              <w:t xml:space="preserve"> selects </w:t>
            </w:r>
            <w:r w:rsidR="00E95ABF">
              <w:t>offer</w:t>
            </w:r>
            <w:r w:rsidR="00155D24">
              <w:t>s already instantiated he wants to remove</w:t>
            </w:r>
          </w:p>
          <w:p w:rsidR="00155D24" w:rsidRDefault="00553E11" w:rsidP="000F7361">
            <w:pPr>
              <w:pStyle w:val="ListNumberUC"/>
              <w:numPr>
                <w:ilvl w:val="0"/>
                <w:numId w:val="213"/>
              </w:numPr>
            </w:pPr>
            <w:r>
              <w:t>User</w:t>
            </w:r>
            <w:r w:rsidR="00155D24">
              <w:t xml:space="preserve"> submits</w:t>
            </w:r>
            <w:r w:rsidR="003E6112">
              <w:t xml:space="preserve"> (A3)</w:t>
            </w:r>
          </w:p>
          <w:p w:rsidR="00155D24" w:rsidRDefault="00325101" w:rsidP="000F7361">
            <w:pPr>
              <w:pStyle w:val="ListNumberUC"/>
              <w:numPr>
                <w:ilvl w:val="0"/>
                <w:numId w:val="213"/>
              </w:numPr>
            </w:pPr>
            <w:r>
              <w:t>Channel/CSR light</w:t>
            </w:r>
            <w:r w:rsidR="00155D24">
              <w:t xml:space="preserve"> application validates consistence of the </w:t>
            </w:r>
            <w:r w:rsidR="00A65E57">
              <w:t>subscriber</w:t>
            </w:r>
            <w:r w:rsidR="00155D24">
              <w:t xml:space="preserve"> configuration (</w:t>
            </w:r>
            <w:r w:rsidR="003E6112">
              <w:t>A2</w:t>
            </w:r>
            <w:r w:rsidR="00155D24">
              <w:t>)</w:t>
            </w:r>
          </w:p>
          <w:p w:rsidR="00155D24" w:rsidRPr="00E442E7" w:rsidRDefault="00325101" w:rsidP="000F7361">
            <w:pPr>
              <w:pStyle w:val="ListNumberUC"/>
              <w:numPr>
                <w:ilvl w:val="0"/>
                <w:numId w:val="213"/>
              </w:numPr>
            </w:pPr>
            <w:r>
              <w:t>Channel/CSR light</w:t>
            </w:r>
            <w:r w:rsidR="00155D24">
              <w:t xml:space="preserve"> application adds the </w:t>
            </w:r>
            <w:r w:rsidR="00A65E57">
              <w:t>subscriber</w:t>
            </w:r>
            <w:r w:rsidR="00AB7ED1">
              <w:t xml:space="preserve"> </w:t>
            </w:r>
            <w:r w:rsidR="00155D24">
              <w:t>new configuration to the</w:t>
            </w:r>
            <w:r w:rsidR="002C2EF3">
              <w:t xml:space="preserve"> session</w:t>
            </w:r>
          </w:p>
        </w:tc>
      </w:tr>
      <w:tr w:rsidR="00155D24" w:rsidRPr="00E442E7" w:rsidTr="002C013B">
        <w:trPr>
          <w:trHeight w:val="176"/>
        </w:trPr>
        <w:tc>
          <w:tcPr>
            <w:tcW w:w="2268" w:type="dxa"/>
          </w:tcPr>
          <w:p w:rsidR="00155D24" w:rsidRPr="00E442E7" w:rsidRDefault="00155D24" w:rsidP="002C013B">
            <w:r w:rsidRPr="00E442E7">
              <w:t>Alternative Flows:</w:t>
            </w:r>
          </w:p>
        </w:tc>
        <w:tc>
          <w:tcPr>
            <w:tcW w:w="5940" w:type="dxa"/>
            <w:gridSpan w:val="3"/>
          </w:tcPr>
          <w:p w:rsidR="006B77DC" w:rsidRDefault="006B77DC" w:rsidP="006B77DC">
            <w:pPr>
              <w:pStyle w:val="Body"/>
              <w:ind w:left="0"/>
            </w:pPr>
            <w:r>
              <w:t xml:space="preserve">A1: User is ‘swapping’ a </w:t>
            </w:r>
            <w:r w:rsidR="00A65E57">
              <w:t>subscriber</w:t>
            </w:r>
          </w:p>
          <w:p w:rsidR="006B77DC" w:rsidRDefault="00325101" w:rsidP="000F7361">
            <w:pPr>
              <w:pStyle w:val="ListNumberUC"/>
              <w:numPr>
                <w:ilvl w:val="0"/>
                <w:numId w:val="424"/>
              </w:numPr>
              <w:spacing w:after="0"/>
            </w:pPr>
            <w:r>
              <w:t>Channel/CSR light</w:t>
            </w:r>
            <w:r w:rsidR="003E6112">
              <w:t xml:space="preserve"> application </w:t>
            </w:r>
            <w:r w:rsidR="006B77DC">
              <w:t xml:space="preserve">displays the list of </w:t>
            </w:r>
            <w:r w:rsidR="00D22280">
              <w:t>subscriber supplementary offer</w:t>
            </w:r>
            <w:r w:rsidR="006B77DC">
              <w:t xml:space="preserve">s already instantiated on the </w:t>
            </w:r>
            <w:r w:rsidR="00A65E57">
              <w:t>subscriber</w:t>
            </w:r>
            <w:r w:rsidR="006B77DC">
              <w:t xml:space="preserve"> and no longer valid/compatible with the </w:t>
            </w:r>
            <w:r w:rsidR="002C56C0">
              <w:t>primary offer</w:t>
            </w:r>
            <w:r w:rsidR="006B77DC">
              <w:t xml:space="preserve"> to inform user he will lost them</w:t>
            </w:r>
          </w:p>
          <w:p w:rsidR="006B77DC" w:rsidRDefault="00325101" w:rsidP="000F7361">
            <w:pPr>
              <w:pStyle w:val="ListNumberUC"/>
              <w:numPr>
                <w:ilvl w:val="0"/>
                <w:numId w:val="424"/>
              </w:numPr>
              <w:spacing w:after="0"/>
            </w:pPr>
            <w:r>
              <w:t>Channel/CSR light</w:t>
            </w:r>
            <w:r w:rsidR="003E6112">
              <w:t xml:space="preserve"> application </w:t>
            </w:r>
            <w:r w:rsidR="006B77DC">
              <w:t xml:space="preserve">displays the list of </w:t>
            </w:r>
            <w:r w:rsidR="00D22280">
              <w:t>subscriber supplementary offer</w:t>
            </w:r>
            <w:r w:rsidR="006B77DC">
              <w:t xml:space="preserve">s already instantiated on the </w:t>
            </w:r>
            <w:r w:rsidR="00A65E57">
              <w:t>subscriber</w:t>
            </w:r>
            <w:r w:rsidR="006B77DC">
              <w:t xml:space="preserve"> and still valid/compatible with the </w:t>
            </w:r>
            <w:r w:rsidR="002C56C0">
              <w:t>primary offer</w:t>
            </w:r>
          </w:p>
          <w:p w:rsidR="006B77DC" w:rsidRDefault="006B77DC" w:rsidP="000F7361">
            <w:pPr>
              <w:pStyle w:val="ListNumberUC"/>
              <w:numPr>
                <w:ilvl w:val="0"/>
                <w:numId w:val="424"/>
              </w:numPr>
              <w:spacing w:after="0"/>
            </w:pPr>
            <w:r>
              <w:t>Next steps are similar to nominal case</w:t>
            </w:r>
          </w:p>
          <w:p w:rsidR="006B77DC" w:rsidRDefault="006B77DC" w:rsidP="006B77DC">
            <w:pPr>
              <w:pStyle w:val="ListNumberUC"/>
              <w:numPr>
                <w:ilvl w:val="0"/>
                <w:numId w:val="0"/>
              </w:numPr>
              <w:spacing w:after="0"/>
            </w:pPr>
          </w:p>
          <w:p w:rsidR="00AB7ED1" w:rsidRDefault="006B77DC" w:rsidP="0039490D">
            <w:pPr>
              <w:pStyle w:val="BodyText"/>
            </w:pPr>
            <w:r>
              <w:t>A2</w:t>
            </w:r>
            <w:r w:rsidR="00AB7ED1">
              <w:t xml:space="preserve">: new configuration is </w:t>
            </w:r>
            <w:r w:rsidR="006958E2">
              <w:t xml:space="preserve">not correct due to exclusion, </w:t>
            </w:r>
            <w:r w:rsidR="00AB7ED1">
              <w:t>pre requisite rules</w:t>
            </w:r>
            <w:r w:rsidR="006958E2">
              <w:t xml:space="preserve"> or bundle configuration</w:t>
            </w:r>
          </w:p>
          <w:p w:rsidR="00AB7ED1" w:rsidRDefault="00325101" w:rsidP="000F7361">
            <w:pPr>
              <w:pStyle w:val="ListNumberUC"/>
              <w:numPr>
                <w:ilvl w:val="0"/>
                <w:numId w:val="214"/>
              </w:numPr>
            </w:pPr>
            <w:r>
              <w:t>Channel/CSR light</w:t>
            </w:r>
            <w:r w:rsidR="00AB7ED1">
              <w:t xml:space="preserve"> application displays </w:t>
            </w:r>
            <w:r w:rsidR="006958E2">
              <w:t xml:space="preserve">error message </w:t>
            </w:r>
            <w:r w:rsidR="00AB7ED1">
              <w:t xml:space="preserve">to the user </w:t>
            </w:r>
            <w:r w:rsidR="006958E2">
              <w:t xml:space="preserve">with </w:t>
            </w:r>
            <w:r w:rsidR="00AB7ED1">
              <w:t xml:space="preserve">all </w:t>
            </w:r>
            <w:r w:rsidR="006958E2">
              <w:t>rules</w:t>
            </w:r>
            <w:r w:rsidR="00AB7ED1">
              <w:t xml:space="preserve"> that doesn’t match</w:t>
            </w:r>
          </w:p>
          <w:p w:rsidR="00AB7ED1" w:rsidRDefault="00553E11" w:rsidP="000F7361">
            <w:pPr>
              <w:pStyle w:val="ListNumberUC"/>
              <w:numPr>
                <w:ilvl w:val="0"/>
                <w:numId w:val="214"/>
              </w:numPr>
            </w:pPr>
            <w:r>
              <w:t>User</w:t>
            </w:r>
            <w:r w:rsidR="00AB7ED1">
              <w:t xml:space="preserve"> confirms</w:t>
            </w:r>
          </w:p>
          <w:p w:rsidR="00AB7ED1" w:rsidRDefault="00325101" w:rsidP="000F7361">
            <w:pPr>
              <w:pStyle w:val="ListNumberUC"/>
              <w:numPr>
                <w:ilvl w:val="0"/>
                <w:numId w:val="214"/>
              </w:numPr>
            </w:pPr>
            <w:r>
              <w:t>Channel/CSR light</w:t>
            </w:r>
            <w:r w:rsidR="00AB7ED1">
              <w:t xml:space="preserve"> application redirects the user to first steps of the nominal case initializing the list with the last user selection</w:t>
            </w:r>
          </w:p>
          <w:p w:rsidR="00AB7ED1" w:rsidRDefault="00AB7ED1" w:rsidP="0039490D">
            <w:pPr>
              <w:pStyle w:val="BodyText"/>
            </w:pPr>
            <w:r>
              <w:t>A</w:t>
            </w:r>
            <w:r w:rsidR="006B77DC">
              <w:t>3</w:t>
            </w:r>
            <w:r>
              <w:t xml:space="preserve">: </w:t>
            </w:r>
            <w:r w:rsidR="00553E11">
              <w:t>User</w:t>
            </w:r>
            <w:r>
              <w:t xml:space="preserve"> selects reset option</w:t>
            </w:r>
          </w:p>
          <w:p w:rsidR="00AB7ED1" w:rsidRDefault="00325101" w:rsidP="000F7361">
            <w:pPr>
              <w:pStyle w:val="ListNumberUC"/>
              <w:numPr>
                <w:ilvl w:val="0"/>
                <w:numId w:val="215"/>
              </w:numPr>
            </w:pPr>
            <w:r>
              <w:t>Channel/CSR light</w:t>
            </w:r>
            <w:r w:rsidR="00AB7ED1">
              <w:t xml:space="preserve"> application reinitializes the </w:t>
            </w:r>
            <w:r w:rsidR="00E95ABF">
              <w:t>offers</w:t>
            </w:r>
            <w:r w:rsidR="00AB7ED1">
              <w:t xml:space="preserve"> list as if it was the first time the user enters in the use case.</w:t>
            </w:r>
          </w:p>
          <w:p w:rsidR="00155D24" w:rsidRPr="00E442E7" w:rsidRDefault="00AD6B75" w:rsidP="000F7361">
            <w:pPr>
              <w:pStyle w:val="ListNumberUC"/>
              <w:numPr>
                <w:ilvl w:val="0"/>
                <w:numId w:val="215"/>
              </w:numPr>
            </w:pPr>
            <w:r>
              <w:t>Nex</w:t>
            </w:r>
            <w:r w:rsidR="00AB7ED1">
              <w:t>t steps are similar to nominal case</w:t>
            </w:r>
            <w:r w:rsidR="00AB7ED1" w:rsidRPr="00E442E7">
              <w:t xml:space="preserve"> </w:t>
            </w:r>
          </w:p>
        </w:tc>
      </w:tr>
    </w:tbl>
    <w:p w:rsidR="005526A1" w:rsidRDefault="005526A1" w:rsidP="004752DD">
      <w:pPr>
        <w:pStyle w:val="Heading4"/>
      </w:pPr>
      <w:bookmarkStart w:id="1236" w:name="_Toc253578083"/>
      <w:r>
        <w:lastRenderedPageBreak/>
        <w:t xml:space="preserve">Use Case: </w:t>
      </w:r>
      <w:r w:rsidR="00626203">
        <w:t xml:space="preserve"> </w:t>
      </w:r>
      <w:r>
        <w:t xml:space="preserve">View </w:t>
      </w:r>
      <w:r w:rsidR="00E95ABF">
        <w:t>supplementary offer</w:t>
      </w:r>
      <w:r>
        <w:t xml:space="preserve"> details</w:t>
      </w:r>
      <w:bookmarkEnd w:id="123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526A1" w:rsidRPr="00E442E7" w:rsidTr="00265965">
        <w:trPr>
          <w:gridAfter w:val="1"/>
          <w:wAfter w:w="18" w:type="dxa"/>
          <w:trHeight w:val="360"/>
        </w:trPr>
        <w:tc>
          <w:tcPr>
            <w:tcW w:w="5580" w:type="dxa"/>
            <w:gridSpan w:val="2"/>
            <w:shd w:val="clear" w:color="auto" w:fill="E6E6E6"/>
          </w:tcPr>
          <w:p w:rsidR="005526A1" w:rsidRPr="00E442E7" w:rsidRDefault="005526A1" w:rsidP="00122B88">
            <w:pPr>
              <w:pStyle w:val="TableHeading"/>
            </w:pPr>
            <w:r>
              <w:t xml:space="preserve">View </w:t>
            </w:r>
            <w:r w:rsidR="00E95ABF">
              <w:t>supplementary offer</w:t>
            </w:r>
            <w:r>
              <w:t xml:space="preserve"> details</w:t>
            </w:r>
          </w:p>
        </w:tc>
        <w:tc>
          <w:tcPr>
            <w:tcW w:w="2610" w:type="dxa"/>
            <w:shd w:val="clear" w:color="auto" w:fill="E6E6E6"/>
          </w:tcPr>
          <w:p w:rsidR="005526A1" w:rsidRPr="00E442E7" w:rsidRDefault="00795AF3" w:rsidP="00122B88">
            <w:pPr>
              <w:pStyle w:val="TableHeading"/>
            </w:pPr>
            <w:r>
              <w:t>PRS0120</w:t>
            </w:r>
            <w:r w:rsidR="005526A1" w:rsidRPr="00E442E7">
              <w:t xml:space="preserve"> </w:t>
            </w:r>
          </w:p>
        </w:tc>
      </w:tr>
      <w:tr w:rsidR="005526A1" w:rsidRPr="00E442E7" w:rsidTr="00265965">
        <w:tc>
          <w:tcPr>
            <w:tcW w:w="2268" w:type="dxa"/>
          </w:tcPr>
          <w:p w:rsidR="005526A1" w:rsidRPr="00E442E7" w:rsidRDefault="005526A1" w:rsidP="00265965">
            <w:r w:rsidRPr="00E442E7">
              <w:t>Primary actors</w:t>
            </w:r>
          </w:p>
        </w:tc>
        <w:tc>
          <w:tcPr>
            <w:tcW w:w="5940" w:type="dxa"/>
            <w:gridSpan w:val="3"/>
          </w:tcPr>
          <w:p w:rsidR="005526A1" w:rsidRDefault="005526A1" w:rsidP="00265965">
            <w:pPr>
              <w:pStyle w:val="BodyText"/>
            </w:pPr>
            <w:r>
              <w:t>Dealer user</w:t>
            </w:r>
          </w:p>
          <w:p w:rsidR="00012323" w:rsidRPr="00E442E7" w:rsidRDefault="00A348A0" w:rsidP="00265965">
            <w:pPr>
              <w:pStyle w:val="BodyText"/>
            </w:pPr>
            <w:r>
              <w:t>CSR user</w:t>
            </w:r>
          </w:p>
        </w:tc>
      </w:tr>
      <w:tr w:rsidR="005526A1" w:rsidRPr="00E442E7" w:rsidTr="00265965">
        <w:tc>
          <w:tcPr>
            <w:tcW w:w="2268" w:type="dxa"/>
          </w:tcPr>
          <w:p w:rsidR="005526A1" w:rsidRPr="00E442E7" w:rsidRDefault="005526A1" w:rsidP="00265965">
            <w:r w:rsidRPr="00E442E7">
              <w:t>Summary Goal</w:t>
            </w:r>
          </w:p>
        </w:tc>
        <w:tc>
          <w:tcPr>
            <w:tcW w:w="5940" w:type="dxa"/>
            <w:gridSpan w:val="3"/>
          </w:tcPr>
          <w:p w:rsidR="005526A1" w:rsidRPr="00E442E7" w:rsidRDefault="005526A1" w:rsidP="00265965">
            <w:pPr>
              <w:pStyle w:val="BodyText"/>
            </w:pPr>
            <w:r>
              <w:t xml:space="preserve">This Use Case allows the user viewing </w:t>
            </w:r>
            <w:r w:rsidR="00E95ABF">
              <w:t>supplementary offer</w:t>
            </w:r>
            <w:r>
              <w:t xml:space="preserve"> details.</w:t>
            </w:r>
          </w:p>
        </w:tc>
      </w:tr>
      <w:tr w:rsidR="005526A1" w:rsidRPr="00E442E7" w:rsidTr="00265965">
        <w:trPr>
          <w:trHeight w:val="176"/>
        </w:trPr>
        <w:tc>
          <w:tcPr>
            <w:tcW w:w="2268" w:type="dxa"/>
          </w:tcPr>
          <w:p w:rsidR="005526A1" w:rsidRPr="00E442E7" w:rsidRDefault="005526A1" w:rsidP="00265965">
            <w:r w:rsidRPr="00E442E7">
              <w:t>Pre-conditions</w:t>
            </w:r>
          </w:p>
        </w:tc>
        <w:tc>
          <w:tcPr>
            <w:tcW w:w="5940" w:type="dxa"/>
            <w:gridSpan w:val="3"/>
          </w:tcPr>
          <w:p w:rsidR="005526A1" w:rsidRPr="00E442E7" w:rsidRDefault="005526A1" w:rsidP="00265965">
            <w:pPr>
              <w:pStyle w:val="BodyText"/>
            </w:pPr>
            <w:r>
              <w:t xml:space="preserve">The user is browsing </w:t>
            </w:r>
            <w:r w:rsidR="002C56C0">
              <w:t>account offer</w:t>
            </w:r>
            <w:r>
              <w:t>s</w:t>
            </w:r>
            <w:r w:rsidR="003561FB">
              <w:t xml:space="preserve"> or </w:t>
            </w:r>
            <w:r w:rsidR="00D22280">
              <w:t>subscriber supplementary offer</w:t>
            </w:r>
            <w:r w:rsidR="003561FB">
              <w:t>s</w:t>
            </w:r>
            <w:r>
              <w:t>.</w:t>
            </w:r>
          </w:p>
        </w:tc>
      </w:tr>
      <w:tr w:rsidR="005526A1" w:rsidRPr="00E442E7" w:rsidTr="00265965">
        <w:trPr>
          <w:trHeight w:val="176"/>
        </w:trPr>
        <w:tc>
          <w:tcPr>
            <w:tcW w:w="2268" w:type="dxa"/>
          </w:tcPr>
          <w:p w:rsidR="005526A1" w:rsidRPr="00E442E7" w:rsidRDefault="005526A1" w:rsidP="00265965">
            <w:r w:rsidRPr="00E442E7">
              <w:t>Trigger</w:t>
            </w:r>
          </w:p>
        </w:tc>
        <w:tc>
          <w:tcPr>
            <w:tcW w:w="5940" w:type="dxa"/>
            <w:gridSpan w:val="3"/>
          </w:tcPr>
          <w:p w:rsidR="005526A1" w:rsidRPr="00E442E7" w:rsidRDefault="00553E11" w:rsidP="00265965">
            <w:pPr>
              <w:pStyle w:val="BodyText"/>
            </w:pPr>
            <w:r>
              <w:t>User</w:t>
            </w:r>
            <w:r w:rsidR="005526A1">
              <w:t xml:space="preserve"> needs more details about a given </w:t>
            </w:r>
            <w:r w:rsidR="00E95ABF">
              <w:t>supplementary offer</w:t>
            </w:r>
            <w:r w:rsidR="005526A1">
              <w:t>.</w:t>
            </w:r>
          </w:p>
        </w:tc>
      </w:tr>
      <w:tr w:rsidR="005526A1" w:rsidRPr="00E442E7" w:rsidTr="00265965">
        <w:trPr>
          <w:trHeight w:val="176"/>
        </w:trPr>
        <w:tc>
          <w:tcPr>
            <w:tcW w:w="2268" w:type="dxa"/>
          </w:tcPr>
          <w:p w:rsidR="005526A1" w:rsidRPr="00E442E7" w:rsidRDefault="005526A1" w:rsidP="00265965">
            <w:r w:rsidRPr="00E442E7">
              <w:t>Minimum guarantees</w:t>
            </w:r>
          </w:p>
        </w:tc>
        <w:tc>
          <w:tcPr>
            <w:tcW w:w="5940" w:type="dxa"/>
            <w:gridSpan w:val="3"/>
          </w:tcPr>
          <w:p w:rsidR="005526A1" w:rsidRPr="00E442E7" w:rsidRDefault="00553E11" w:rsidP="00265965">
            <w:pPr>
              <w:pStyle w:val="BodyText"/>
            </w:pPr>
            <w:r>
              <w:t>User</w:t>
            </w:r>
            <w:r w:rsidR="005526A1">
              <w:t xml:space="preserve"> can go back to the list of </w:t>
            </w:r>
            <w:r w:rsidR="00E95ABF">
              <w:t>supplementary offer</w:t>
            </w:r>
            <w:r w:rsidR="005526A1">
              <w:t>s even if he has not found the information he was looking for.</w:t>
            </w:r>
          </w:p>
        </w:tc>
      </w:tr>
      <w:tr w:rsidR="005526A1" w:rsidRPr="00E442E7" w:rsidTr="00265965">
        <w:trPr>
          <w:trHeight w:val="176"/>
        </w:trPr>
        <w:tc>
          <w:tcPr>
            <w:tcW w:w="2268" w:type="dxa"/>
          </w:tcPr>
          <w:p w:rsidR="005526A1" w:rsidRPr="00E442E7" w:rsidRDefault="005526A1" w:rsidP="00265965">
            <w:r w:rsidRPr="00E442E7">
              <w:t>Success guarantees:</w:t>
            </w:r>
          </w:p>
        </w:tc>
        <w:tc>
          <w:tcPr>
            <w:tcW w:w="5940" w:type="dxa"/>
            <w:gridSpan w:val="3"/>
          </w:tcPr>
          <w:p w:rsidR="005526A1" w:rsidRPr="00E442E7" w:rsidRDefault="00A9344A" w:rsidP="00265965">
            <w:pPr>
              <w:pStyle w:val="BodyText"/>
            </w:pPr>
            <w:r>
              <w:t>User</w:t>
            </w:r>
            <w:r w:rsidR="005526A1">
              <w:t xml:space="preserve"> had found the information he was looking for in the detailed content of the </w:t>
            </w:r>
            <w:r w:rsidR="00E95ABF">
              <w:t>supplementary offer</w:t>
            </w:r>
            <w:r w:rsidR="005526A1">
              <w:t>.</w:t>
            </w:r>
          </w:p>
        </w:tc>
      </w:tr>
      <w:tr w:rsidR="005526A1" w:rsidRPr="00E442E7" w:rsidTr="00265965">
        <w:trPr>
          <w:trHeight w:val="176"/>
        </w:trPr>
        <w:tc>
          <w:tcPr>
            <w:tcW w:w="2268" w:type="dxa"/>
          </w:tcPr>
          <w:p w:rsidR="005526A1" w:rsidRPr="00E442E7" w:rsidRDefault="005526A1" w:rsidP="00265965">
            <w:r w:rsidRPr="00E442E7">
              <w:t>Normal Flow:</w:t>
            </w:r>
          </w:p>
        </w:tc>
        <w:tc>
          <w:tcPr>
            <w:tcW w:w="5940" w:type="dxa"/>
            <w:gridSpan w:val="3"/>
          </w:tcPr>
          <w:p w:rsidR="005526A1" w:rsidRDefault="00325101" w:rsidP="000F7361">
            <w:pPr>
              <w:pStyle w:val="ListNumberUC"/>
              <w:numPr>
                <w:ilvl w:val="0"/>
                <w:numId w:val="390"/>
              </w:numPr>
            </w:pPr>
            <w:r>
              <w:t>Channel/CSR light</w:t>
            </w:r>
            <w:r w:rsidR="003561FB">
              <w:t xml:space="preserve"> application displays the </w:t>
            </w:r>
            <w:r w:rsidR="00E95ABF">
              <w:t>supplementary offer</w:t>
            </w:r>
            <w:r w:rsidR="003561FB">
              <w:t xml:space="preserve"> detail:</w:t>
            </w:r>
          </w:p>
          <w:p w:rsidR="003561FB" w:rsidRDefault="003561FB" w:rsidP="000F7361">
            <w:pPr>
              <w:pStyle w:val="ListNumberUC"/>
              <w:numPr>
                <w:ilvl w:val="0"/>
                <w:numId w:val="110"/>
              </w:numPr>
            </w:pPr>
            <w:r>
              <w:t>Name and description</w:t>
            </w:r>
          </w:p>
          <w:p w:rsidR="003561FB" w:rsidRDefault="003561FB" w:rsidP="000F7361">
            <w:pPr>
              <w:pStyle w:val="ListNumberUC"/>
              <w:numPr>
                <w:ilvl w:val="0"/>
                <w:numId w:val="110"/>
              </w:numPr>
            </w:pPr>
            <w:r>
              <w:t>Attributes</w:t>
            </w:r>
          </w:p>
          <w:p w:rsidR="003561FB" w:rsidRDefault="001529D7" w:rsidP="000F7361">
            <w:pPr>
              <w:pStyle w:val="ListNumberUC"/>
              <w:numPr>
                <w:ilvl w:val="0"/>
                <w:numId w:val="110"/>
              </w:numPr>
            </w:pPr>
            <w:r>
              <w:t>Plan</w:t>
            </w:r>
            <w:r w:rsidR="003561FB">
              <w:t>s</w:t>
            </w:r>
          </w:p>
          <w:p w:rsidR="003561FB" w:rsidRDefault="00E95ABF" w:rsidP="000F7361">
            <w:pPr>
              <w:pStyle w:val="ListNumberUC"/>
              <w:numPr>
                <w:ilvl w:val="0"/>
                <w:numId w:val="110"/>
              </w:numPr>
            </w:pPr>
            <w:r>
              <w:t>Offer option</w:t>
            </w:r>
            <w:r w:rsidR="003561FB">
              <w:t>s if any</w:t>
            </w:r>
          </w:p>
          <w:p w:rsidR="005526A1" w:rsidRPr="00E442E7" w:rsidRDefault="00553E11" w:rsidP="003561FB">
            <w:pPr>
              <w:pStyle w:val="ListNumberUC"/>
            </w:pPr>
            <w:r>
              <w:t>User</w:t>
            </w:r>
            <w:r w:rsidR="005526A1">
              <w:t xml:space="preserve"> </w:t>
            </w:r>
            <w:r w:rsidR="003561FB">
              <w:t xml:space="preserve">goes back to the </w:t>
            </w:r>
            <w:r w:rsidR="00E95ABF">
              <w:t>supplementary offer</w:t>
            </w:r>
            <w:r w:rsidR="003561FB">
              <w:t>s list</w:t>
            </w:r>
          </w:p>
        </w:tc>
      </w:tr>
      <w:tr w:rsidR="005526A1" w:rsidRPr="00E442E7" w:rsidTr="00265965">
        <w:trPr>
          <w:trHeight w:val="176"/>
        </w:trPr>
        <w:tc>
          <w:tcPr>
            <w:tcW w:w="2268" w:type="dxa"/>
          </w:tcPr>
          <w:p w:rsidR="005526A1" w:rsidRPr="00E442E7" w:rsidRDefault="005526A1" w:rsidP="00265965">
            <w:r w:rsidRPr="00E442E7">
              <w:t>Alternative Flows:</w:t>
            </w:r>
          </w:p>
        </w:tc>
        <w:tc>
          <w:tcPr>
            <w:tcW w:w="5940" w:type="dxa"/>
            <w:gridSpan w:val="3"/>
          </w:tcPr>
          <w:p w:rsidR="005526A1" w:rsidRPr="00E442E7" w:rsidRDefault="003561FB" w:rsidP="00332076">
            <w:pPr>
              <w:pStyle w:val="BodyText"/>
            </w:pPr>
            <w:r>
              <w:t>None</w:t>
            </w:r>
          </w:p>
        </w:tc>
      </w:tr>
    </w:tbl>
    <w:p w:rsidR="003561FB" w:rsidRDefault="003561FB" w:rsidP="004752DD">
      <w:pPr>
        <w:pStyle w:val="Heading4"/>
      </w:pPr>
      <w:bookmarkStart w:id="1237" w:name="_Toc253578084"/>
      <w:r>
        <w:t xml:space="preserve">Use Case: </w:t>
      </w:r>
      <w:r w:rsidR="00626203">
        <w:t xml:space="preserve"> </w:t>
      </w:r>
      <w:r>
        <w:t xml:space="preserve">Configure </w:t>
      </w:r>
      <w:r w:rsidR="00D22280">
        <w:t>offer parameter</w:t>
      </w:r>
      <w:r>
        <w:t>s</w:t>
      </w:r>
      <w:bookmarkEnd w:id="1237"/>
      <w:r>
        <w:t xml:space="preserve"> </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561FB" w:rsidRPr="00E442E7" w:rsidTr="00265965">
        <w:trPr>
          <w:gridAfter w:val="1"/>
          <w:wAfter w:w="18" w:type="dxa"/>
          <w:trHeight w:val="360"/>
        </w:trPr>
        <w:tc>
          <w:tcPr>
            <w:tcW w:w="5580" w:type="dxa"/>
            <w:gridSpan w:val="2"/>
            <w:shd w:val="clear" w:color="auto" w:fill="E6E6E6"/>
          </w:tcPr>
          <w:p w:rsidR="003561FB" w:rsidRPr="00E442E7" w:rsidRDefault="00A91BFE" w:rsidP="00122B88">
            <w:pPr>
              <w:pStyle w:val="TableHeading"/>
            </w:pPr>
            <w:r>
              <w:t xml:space="preserve">Configure </w:t>
            </w:r>
            <w:r w:rsidR="002C56C0">
              <w:t>offer</w:t>
            </w:r>
            <w:r>
              <w:t xml:space="preserve"> parameters</w:t>
            </w:r>
            <w:r w:rsidR="003561FB" w:rsidRPr="00E442E7">
              <w:t xml:space="preserve"> </w:t>
            </w:r>
          </w:p>
        </w:tc>
        <w:tc>
          <w:tcPr>
            <w:tcW w:w="2610" w:type="dxa"/>
            <w:shd w:val="clear" w:color="auto" w:fill="E6E6E6"/>
          </w:tcPr>
          <w:p w:rsidR="003561FB" w:rsidRPr="00E442E7" w:rsidRDefault="00795AF3" w:rsidP="00122B88">
            <w:pPr>
              <w:pStyle w:val="TableHeading"/>
            </w:pPr>
            <w:r>
              <w:t>PRS0130</w:t>
            </w:r>
            <w:r w:rsidR="003561FB" w:rsidRPr="00E442E7">
              <w:t xml:space="preserve"> </w:t>
            </w:r>
          </w:p>
        </w:tc>
      </w:tr>
      <w:tr w:rsidR="003561FB" w:rsidRPr="00E442E7" w:rsidTr="00265965">
        <w:tc>
          <w:tcPr>
            <w:tcW w:w="2268" w:type="dxa"/>
          </w:tcPr>
          <w:p w:rsidR="003561FB" w:rsidRPr="00E442E7" w:rsidRDefault="003561FB" w:rsidP="00265965">
            <w:r w:rsidRPr="00E442E7">
              <w:t>Primary actors</w:t>
            </w:r>
          </w:p>
        </w:tc>
        <w:tc>
          <w:tcPr>
            <w:tcW w:w="5940" w:type="dxa"/>
            <w:gridSpan w:val="3"/>
          </w:tcPr>
          <w:p w:rsidR="003561FB" w:rsidRDefault="003561FB" w:rsidP="00265965">
            <w:pPr>
              <w:pStyle w:val="BodyText"/>
            </w:pPr>
            <w:r>
              <w:t>Dealer user</w:t>
            </w:r>
          </w:p>
          <w:p w:rsidR="00012323" w:rsidRPr="00E442E7" w:rsidRDefault="00A348A0" w:rsidP="00265965">
            <w:pPr>
              <w:pStyle w:val="BodyText"/>
            </w:pPr>
            <w:r>
              <w:t>CSR user</w:t>
            </w:r>
          </w:p>
        </w:tc>
      </w:tr>
      <w:tr w:rsidR="003561FB" w:rsidRPr="00E442E7" w:rsidTr="00265965">
        <w:tc>
          <w:tcPr>
            <w:tcW w:w="2268" w:type="dxa"/>
          </w:tcPr>
          <w:p w:rsidR="003561FB" w:rsidRPr="00E442E7" w:rsidRDefault="003561FB" w:rsidP="00265965">
            <w:r w:rsidRPr="00E442E7">
              <w:t>Summary Goal</w:t>
            </w:r>
          </w:p>
        </w:tc>
        <w:tc>
          <w:tcPr>
            <w:tcW w:w="5940" w:type="dxa"/>
            <w:gridSpan w:val="3"/>
          </w:tcPr>
          <w:p w:rsidR="003561FB" w:rsidRPr="00E442E7" w:rsidRDefault="003561FB" w:rsidP="00265965">
            <w:pPr>
              <w:pStyle w:val="BodyText"/>
            </w:pPr>
            <w:r>
              <w:t xml:space="preserve">This Use Case allows the user </w:t>
            </w:r>
            <w:r w:rsidR="00A91BFE">
              <w:t xml:space="preserve">configuring </w:t>
            </w:r>
            <w:r w:rsidR="002C56C0">
              <w:t>primary offer</w:t>
            </w:r>
            <w:r w:rsidR="00A91BFE">
              <w:t xml:space="preserve"> and </w:t>
            </w:r>
            <w:r w:rsidR="00D22280">
              <w:t>subscriber supplementary</w:t>
            </w:r>
            <w:r w:rsidR="00A91BFE">
              <w:t xml:space="preserve"> parameters according to t</w:t>
            </w:r>
            <w:r w:rsidR="00A91BFE">
              <w:t xml:space="preserve">he </w:t>
            </w:r>
            <w:r w:rsidR="00A65E57">
              <w:t>subscriber</w:t>
            </w:r>
            <w:r w:rsidR="00A91BFE">
              <w:t xml:space="preserve"> </w:t>
            </w:r>
            <w:r w:rsidR="002C56C0">
              <w:t>primary offer</w:t>
            </w:r>
            <w:r w:rsidR="00A91BFE">
              <w:t xml:space="preserve"> and </w:t>
            </w:r>
            <w:r w:rsidR="00E95ABF">
              <w:t>supplementary offer</w:t>
            </w:r>
            <w:r w:rsidR="00A91BFE">
              <w:t>s</w:t>
            </w:r>
            <w:r>
              <w:t>.</w:t>
            </w:r>
          </w:p>
        </w:tc>
      </w:tr>
      <w:tr w:rsidR="003561FB" w:rsidRPr="00E442E7" w:rsidTr="00265965">
        <w:trPr>
          <w:trHeight w:val="176"/>
        </w:trPr>
        <w:tc>
          <w:tcPr>
            <w:tcW w:w="2268" w:type="dxa"/>
          </w:tcPr>
          <w:p w:rsidR="003561FB" w:rsidRPr="00E442E7" w:rsidRDefault="003561FB" w:rsidP="00265965">
            <w:r w:rsidRPr="00E442E7">
              <w:t>Pre-conditions</w:t>
            </w:r>
          </w:p>
        </w:tc>
        <w:tc>
          <w:tcPr>
            <w:tcW w:w="5940" w:type="dxa"/>
            <w:gridSpan w:val="3"/>
          </w:tcPr>
          <w:p w:rsidR="003561FB" w:rsidRPr="00E442E7" w:rsidRDefault="003561FB" w:rsidP="00265965">
            <w:pPr>
              <w:pStyle w:val="BodyText"/>
            </w:pPr>
            <w:r>
              <w:t>The</w:t>
            </w:r>
            <w:r w:rsidR="00A91BFE">
              <w:t>re is at least one parameter to configure</w:t>
            </w:r>
          </w:p>
        </w:tc>
      </w:tr>
      <w:tr w:rsidR="003561FB" w:rsidRPr="00E442E7" w:rsidTr="00265965">
        <w:trPr>
          <w:trHeight w:val="176"/>
        </w:trPr>
        <w:tc>
          <w:tcPr>
            <w:tcW w:w="2268" w:type="dxa"/>
          </w:tcPr>
          <w:p w:rsidR="003561FB" w:rsidRPr="00E442E7" w:rsidRDefault="003561FB" w:rsidP="00265965">
            <w:r w:rsidRPr="00E442E7">
              <w:t>Trigger</w:t>
            </w:r>
          </w:p>
        </w:tc>
        <w:tc>
          <w:tcPr>
            <w:tcW w:w="5940" w:type="dxa"/>
            <w:gridSpan w:val="3"/>
          </w:tcPr>
          <w:p w:rsidR="003561FB" w:rsidRPr="00E442E7" w:rsidRDefault="00A13724" w:rsidP="00A91BFE">
            <w:pPr>
              <w:pStyle w:val="BodyText"/>
            </w:pPr>
            <w:r>
              <w:t>Subscriber</w:t>
            </w:r>
            <w:r w:rsidR="00A91BFE">
              <w:t xml:space="preserve"> previous configuration step has been completed</w:t>
            </w:r>
          </w:p>
        </w:tc>
      </w:tr>
      <w:tr w:rsidR="003561FB" w:rsidRPr="00E442E7" w:rsidTr="00265965">
        <w:trPr>
          <w:trHeight w:val="176"/>
        </w:trPr>
        <w:tc>
          <w:tcPr>
            <w:tcW w:w="2268" w:type="dxa"/>
          </w:tcPr>
          <w:p w:rsidR="003561FB" w:rsidRPr="00E442E7" w:rsidRDefault="003561FB" w:rsidP="00265965">
            <w:r w:rsidRPr="00E442E7">
              <w:t>Minimum guarantees</w:t>
            </w:r>
          </w:p>
        </w:tc>
        <w:tc>
          <w:tcPr>
            <w:tcW w:w="5940" w:type="dxa"/>
            <w:gridSpan w:val="3"/>
          </w:tcPr>
          <w:p w:rsidR="003561FB" w:rsidRPr="00E442E7" w:rsidRDefault="003561FB" w:rsidP="00265965">
            <w:pPr>
              <w:pStyle w:val="BodyText"/>
            </w:pPr>
          </w:p>
        </w:tc>
      </w:tr>
      <w:tr w:rsidR="003561FB" w:rsidRPr="00E442E7" w:rsidTr="00265965">
        <w:trPr>
          <w:trHeight w:val="176"/>
        </w:trPr>
        <w:tc>
          <w:tcPr>
            <w:tcW w:w="2268" w:type="dxa"/>
          </w:tcPr>
          <w:p w:rsidR="003561FB" w:rsidRPr="00E442E7" w:rsidRDefault="003561FB" w:rsidP="00265965">
            <w:r w:rsidRPr="00E442E7">
              <w:t>Success guarantees:</w:t>
            </w:r>
          </w:p>
        </w:tc>
        <w:tc>
          <w:tcPr>
            <w:tcW w:w="5940" w:type="dxa"/>
            <w:gridSpan w:val="3"/>
          </w:tcPr>
          <w:p w:rsidR="003561FB" w:rsidRPr="00E442E7" w:rsidRDefault="002C56C0" w:rsidP="00265965">
            <w:pPr>
              <w:pStyle w:val="BodyText"/>
            </w:pPr>
            <w:r>
              <w:t>offer</w:t>
            </w:r>
            <w:r w:rsidR="00D22280">
              <w:t>s</w:t>
            </w:r>
            <w:r w:rsidR="00A91BFE">
              <w:t xml:space="preserve"> parameters have been configured and added to the basket</w:t>
            </w:r>
          </w:p>
        </w:tc>
      </w:tr>
      <w:tr w:rsidR="003561FB" w:rsidRPr="00E442E7" w:rsidTr="00265965">
        <w:trPr>
          <w:trHeight w:val="176"/>
        </w:trPr>
        <w:tc>
          <w:tcPr>
            <w:tcW w:w="2268" w:type="dxa"/>
          </w:tcPr>
          <w:p w:rsidR="003561FB" w:rsidRPr="00E442E7" w:rsidRDefault="003561FB" w:rsidP="00265965">
            <w:r w:rsidRPr="00E442E7">
              <w:t>Normal Flow:</w:t>
            </w:r>
          </w:p>
        </w:tc>
        <w:tc>
          <w:tcPr>
            <w:tcW w:w="5940" w:type="dxa"/>
            <w:gridSpan w:val="3"/>
          </w:tcPr>
          <w:p w:rsidR="003561FB" w:rsidRDefault="00325101" w:rsidP="000F7361">
            <w:pPr>
              <w:pStyle w:val="ListNumberUC"/>
              <w:numPr>
                <w:ilvl w:val="0"/>
                <w:numId w:val="314"/>
              </w:numPr>
            </w:pPr>
            <w:r>
              <w:t>Channel/CSR light</w:t>
            </w:r>
            <w:r w:rsidR="003561FB">
              <w:t xml:space="preserve"> application displays </w:t>
            </w:r>
            <w:r w:rsidR="00A91BFE">
              <w:t>list of parameters to configure propagated to parent</w:t>
            </w:r>
          </w:p>
          <w:p w:rsidR="003561FB" w:rsidRDefault="00325101" w:rsidP="000F7361">
            <w:pPr>
              <w:pStyle w:val="ListNumberUC"/>
              <w:numPr>
                <w:ilvl w:val="0"/>
                <w:numId w:val="314"/>
              </w:numPr>
            </w:pPr>
            <w:r>
              <w:t>Channel/CSR light</w:t>
            </w:r>
            <w:r w:rsidR="00A91BFE">
              <w:t xml:space="preserve"> application displays list of parameters not propagated to parent grouped by the </w:t>
            </w:r>
            <w:r w:rsidR="002C56C0">
              <w:t>primary offer</w:t>
            </w:r>
            <w:r w:rsidR="00A91BFE">
              <w:t xml:space="preserve"> and every </w:t>
            </w:r>
            <w:r w:rsidR="00E95ABF">
              <w:t>supplementary offer</w:t>
            </w:r>
            <w:r w:rsidR="00A91BFE">
              <w:t xml:space="preserve"> </w:t>
            </w:r>
          </w:p>
          <w:p w:rsidR="003561FB" w:rsidRDefault="00553E11" w:rsidP="000F7361">
            <w:pPr>
              <w:pStyle w:val="ListNumberUC"/>
              <w:numPr>
                <w:ilvl w:val="0"/>
                <w:numId w:val="314"/>
              </w:numPr>
            </w:pPr>
            <w:r>
              <w:lastRenderedPageBreak/>
              <w:t>User</w:t>
            </w:r>
            <w:r w:rsidR="003561FB">
              <w:t xml:space="preserve"> </w:t>
            </w:r>
            <w:r w:rsidR="00A91BFE">
              <w:t>set parameters value</w:t>
            </w:r>
          </w:p>
          <w:p w:rsidR="00A91BFE" w:rsidRDefault="00325101" w:rsidP="000F7361">
            <w:pPr>
              <w:pStyle w:val="ListNumberUC"/>
              <w:numPr>
                <w:ilvl w:val="0"/>
                <w:numId w:val="314"/>
              </w:numPr>
            </w:pPr>
            <w:r>
              <w:t>Channel/CSR light</w:t>
            </w:r>
            <w:r w:rsidR="00A91BFE">
              <w:t xml:space="preserve"> application validates set parameters (A1)</w:t>
            </w:r>
          </w:p>
          <w:p w:rsidR="00A91BFE" w:rsidRPr="00E442E7" w:rsidRDefault="00325101" w:rsidP="000F7361">
            <w:pPr>
              <w:pStyle w:val="ListNumberUC"/>
              <w:numPr>
                <w:ilvl w:val="0"/>
                <w:numId w:val="314"/>
              </w:numPr>
            </w:pPr>
            <w:r>
              <w:t>Channel/CSR light</w:t>
            </w:r>
            <w:r w:rsidR="00A91BFE">
              <w:t xml:space="preserve"> application adds </w:t>
            </w:r>
            <w:r w:rsidR="002C56C0">
              <w:t>offer</w:t>
            </w:r>
            <w:r w:rsidR="00D22280">
              <w:t>s</w:t>
            </w:r>
            <w:r w:rsidR="00A91BFE">
              <w:t xml:space="preserve"> parameters configuration to the shopping card</w:t>
            </w:r>
          </w:p>
        </w:tc>
      </w:tr>
      <w:tr w:rsidR="003561FB" w:rsidRPr="00E442E7" w:rsidTr="00265965">
        <w:trPr>
          <w:trHeight w:val="176"/>
        </w:trPr>
        <w:tc>
          <w:tcPr>
            <w:tcW w:w="2268" w:type="dxa"/>
          </w:tcPr>
          <w:p w:rsidR="003561FB" w:rsidRPr="00E442E7" w:rsidRDefault="003561FB" w:rsidP="00265965">
            <w:r w:rsidRPr="00E442E7">
              <w:lastRenderedPageBreak/>
              <w:t>Alternative Flows:</w:t>
            </w:r>
          </w:p>
        </w:tc>
        <w:tc>
          <w:tcPr>
            <w:tcW w:w="5940" w:type="dxa"/>
            <w:gridSpan w:val="3"/>
          </w:tcPr>
          <w:p w:rsidR="003561FB" w:rsidRDefault="00A91BFE" w:rsidP="00332076">
            <w:pPr>
              <w:pStyle w:val="BodyText"/>
            </w:pPr>
            <w:r>
              <w:t xml:space="preserve">A1: </w:t>
            </w:r>
            <w:r w:rsidR="00EA435E">
              <w:t>Some parameters are not correctly set</w:t>
            </w:r>
          </w:p>
          <w:p w:rsidR="00EA435E" w:rsidRDefault="00325101" w:rsidP="000F7361">
            <w:pPr>
              <w:pStyle w:val="ListNumberUC"/>
              <w:numPr>
                <w:ilvl w:val="0"/>
                <w:numId w:val="111"/>
              </w:numPr>
            </w:pPr>
            <w:r>
              <w:t>Channel/CSR light</w:t>
            </w:r>
            <w:r w:rsidR="00EA435E">
              <w:t xml:space="preserve"> application inform user of mistakes done</w:t>
            </w:r>
          </w:p>
          <w:p w:rsidR="00EA435E" w:rsidRDefault="00553E11" w:rsidP="000F7361">
            <w:pPr>
              <w:pStyle w:val="ListNumberUC"/>
              <w:numPr>
                <w:ilvl w:val="0"/>
                <w:numId w:val="111"/>
              </w:numPr>
            </w:pPr>
            <w:r>
              <w:t>User</w:t>
            </w:r>
            <w:r w:rsidR="00EA435E">
              <w:t xml:space="preserve"> set new values</w:t>
            </w:r>
          </w:p>
          <w:p w:rsidR="003561FB" w:rsidRPr="00E442E7" w:rsidRDefault="00EA435E" w:rsidP="000F7361">
            <w:pPr>
              <w:pStyle w:val="ListNumberUC"/>
              <w:numPr>
                <w:ilvl w:val="0"/>
                <w:numId w:val="111"/>
              </w:numPr>
            </w:pPr>
            <w:r>
              <w:t>Next steps are similar to nominal case</w:t>
            </w:r>
          </w:p>
        </w:tc>
      </w:tr>
    </w:tbl>
    <w:p w:rsidR="00473950" w:rsidRDefault="00325101" w:rsidP="00473950">
      <w:pPr>
        <w:pStyle w:val="Heading3forModuleRequirements"/>
      </w:pPr>
      <w:bookmarkStart w:id="1238" w:name="_Toc253578085"/>
      <w:bookmarkStart w:id="1239" w:name="_Toc253578677"/>
      <w:r>
        <w:t>Channel/CSR light</w:t>
      </w:r>
      <w:r w:rsidR="00473950">
        <w:t xml:space="preserve"> application requirements</w:t>
      </w:r>
      <w:bookmarkEnd w:id="1238"/>
      <w:bookmarkEnd w:id="1239"/>
    </w:p>
    <w:p w:rsidR="001678EF" w:rsidRPr="00012323" w:rsidRDefault="001678EF" w:rsidP="001678EF">
      <w:pPr>
        <w:pStyle w:val="Requirements"/>
      </w:pPr>
      <w:bookmarkStart w:id="1240" w:name="_Toc253578678"/>
      <w:r w:rsidRPr="00012323">
        <w:t xml:space="preserve">CHA-3.8.4.1 </w:t>
      </w:r>
      <w:r w:rsidR="00325101" w:rsidRPr="00012323">
        <w:t>Channel/CSR light</w:t>
      </w:r>
      <w:r w:rsidRPr="00012323">
        <w:t xml:space="preserve"> application shall allow a </w:t>
      </w:r>
      <w:r w:rsidR="0002100D" w:rsidRPr="00012323">
        <w:t>user</w:t>
      </w:r>
      <w:r w:rsidRPr="00012323">
        <w:t xml:space="preserve"> browsing the catalog to inform a customer/prospect with respect of use case </w:t>
      </w:r>
      <w:r w:rsidR="00C95E67" w:rsidRPr="00012323">
        <w:t>‘</w:t>
      </w:r>
      <w:r w:rsidRPr="00012323">
        <w:t>Browse catalog to inform</w:t>
      </w:r>
      <w:r w:rsidR="00C95E67" w:rsidRPr="00012323">
        <w:t>’</w:t>
      </w:r>
      <w:r w:rsidR="00012323">
        <w:t xml:space="preserve"> (V2)</w:t>
      </w:r>
      <w:bookmarkEnd w:id="1240"/>
    </w:p>
    <w:p w:rsidR="006534F6" w:rsidRPr="00012323" w:rsidRDefault="006534F6" w:rsidP="006534F6">
      <w:pPr>
        <w:pStyle w:val="Requirements"/>
        <w:ind w:left="288"/>
      </w:pPr>
      <w:bookmarkStart w:id="1241" w:name="_Toc253578679"/>
      <w:r w:rsidRPr="00012323">
        <w:t xml:space="preserve">CHA-3.8.4.1.1 when this use case is triggered without any contextual customer, Channel application shall allow </w:t>
      </w:r>
      <w:r w:rsidR="00A9344A" w:rsidRPr="00012323">
        <w:t>user</w:t>
      </w:r>
      <w:r w:rsidRPr="00012323">
        <w:t xml:space="preserve"> to select the currency he wants to browse the catalog with.</w:t>
      </w:r>
      <w:bookmarkEnd w:id="1241"/>
    </w:p>
    <w:p w:rsidR="000D7F99" w:rsidRDefault="000D7F99" w:rsidP="000D7F99">
      <w:pPr>
        <w:pStyle w:val="Requirements"/>
      </w:pPr>
      <w:bookmarkStart w:id="1242" w:name="_Toc253578680"/>
      <w:r>
        <w:t xml:space="preserve">CHA-3.8.4.5 In all browse and select use cases, </w:t>
      </w:r>
      <w:r w:rsidR="00325101">
        <w:t>Channel/CSR light</w:t>
      </w:r>
      <w:r>
        <w:t xml:space="preserve"> application shall apply account pre requisite rules (if active)</w:t>
      </w:r>
      <w:bookmarkEnd w:id="1242"/>
    </w:p>
    <w:p w:rsidR="00847E7A" w:rsidRDefault="003236F3" w:rsidP="000D7F99">
      <w:pPr>
        <w:pStyle w:val="Requirements"/>
        <w:ind w:left="288"/>
      </w:pPr>
      <w:bookmarkStart w:id="1243" w:name="_Toc253578681"/>
      <w:r>
        <w:t>CHA-3.8</w:t>
      </w:r>
      <w:r w:rsidR="00847E7A">
        <w:t>.4.5</w:t>
      </w:r>
      <w:r w:rsidR="000D7F99">
        <w:t>.1</w:t>
      </w:r>
      <w:r w:rsidR="00847E7A">
        <w:t xml:space="preserve"> </w:t>
      </w:r>
      <w:r w:rsidR="000D7F99">
        <w:t>In acquisition or swap process,</w:t>
      </w:r>
      <w:r w:rsidR="00847E7A">
        <w:t xml:space="preserve"> </w:t>
      </w:r>
      <w:r w:rsidR="00325101">
        <w:t>Channel/CSR light</w:t>
      </w:r>
      <w:r w:rsidR="00847E7A">
        <w:t xml:space="preserve"> application shall </w:t>
      </w:r>
      <w:r w:rsidR="000D7F99">
        <w:t>set</w:t>
      </w:r>
      <w:r w:rsidR="00847E7A">
        <w:t xml:space="preserve"> account pre requisite rules</w:t>
      </w:r>
      <w:r w:rsidR="009A3727">
        <w:t xml:space="preserve"> </w:t>
      </w:r>
      <w:r w:rsidR="000D7F99">
        <w:t>criteria</w:t>
      </w:r>
      <w:r w:rsidR="00847E7A">
        <w:t xml:space="preserve"> with data already </w:t>
      </w:r>
      <w:r w:rsidR="005E2678">
        <w:t xml:space="preserve">set </w:t>
      </w:r>
      <w:r w:rsidR="00847E7A">
        <w:t>on the current account (existing account or new account)</w:t>
      </w:r>
      <w:bookmarkEnd w:id="1243"/>
    </w:p>
    <w:p w:rsidR="000D7F99" w:rsidRPr="00012323" w:rsidRDefault="001678EF" w:rsidP="001678EF">
      <w:pPr>
        <w:pStyle w:val="Requirements"/>
        <w:ind w:left="288"/>
      </w:pPr>
      <w:bookmarkStart w:id="1244" w:name="_Toc253578682"/>
      <w:r w:rsidRPr="00012323">
        <w:t xml:space="preserve">CHA-3.8.4.5.2 </w:t>
      </w:r>
      <w:r w:rsidR="00FF2365">
        <w:t>w</w:t>
      </w:r>
      <w:r w:rsidRPr="00012323">
        <w:t xml:space="preserve">hen browsing catalog to inform customer/prospect, </w:t>
      </w:r>
      <w:r w:rsidR="00325101" w:rsidRPr="00012323">
        <w:t>Channel/CSR light</w:t>
      </w:r>
      <w:r w:rsidRPr="00012323">
        <w:t xml:space="preserve"> application shall set account pre requisite rules criteria with respect of use case </w:t>
      </w:r>
      <w:r w:rsidR="00C95E67" w:rsidRPr="00012323">
        <w:t>‘</w:t>
      </w:r>
      <w:r w:rsidRPr="00012323">
        <w:t>get account pre requisite criteria</w:t>
      </w:r>
      <w:r w:rsidR="00C95E67" w:rsidRPr="00012323">
        <w:t>’.</w:t>
      </w:r>
      <w:r w:rsidR="00884109">
        <w:t xml:space="preserve"> (V2)</w:t>
      </w:r>
      <w:bookmarkEnd w:id="1244"/>
    </w:p>
    <w:p w:rsidR="009A3727" w:rsidRDefault="003236F3" w:rsidP="009A3727">
      <w:pPr>
        <w:pStyle w:val="Requirements"/>
      </w:pPr>
      <w:bookmarkStart w:id="1245" w:name="_Toc253578683"/>
      <w:r>
        <w:t>CHA-3.8</w:t>
      </w:r>
      <w:r w:rsidR="009A3727">
        <w:t xml:space="preserve">.4.8 </w:t>
      </w:r>
      <w:r w:rsidR="00325101">
        <w:t>Channel/CSR light</w:t>
      </w:r>
      <w:r w:rsidR="009A3727">
        <w:t xml:space="preserve"> application shall support at design time enabling or disabling account pre requisite rules </w:t>
      </w:r>
      <w:r w:rsidR="00884109">
        <w:t>(V2)</w:t>
      </w:r>
      <w:bookmarkEnd w:id="1245"/>
    </w:p>
    <w:p w:rsidR="006D28EF" w:rsidRPr="0058431F" w:rsidRDefault="006D28EF" w:rsidP="006D28EF">
      <w:pPr>
        <w:pStyle w:val="Requirements"/>
      </w:pPr>
      <w:bookmarkStart w:id="1246" w:name="_Toc253578684"/>
      <w:r w:rsidRPr="0058431F">
        <w:t xml:space="preserve">CHA-3.8.4.9 </w:t>
      </w:r>
      <w:r w:rsidR="00325101" w:rsidRPr="0058431F">
        <w:t>Channel/CSR light</w:t>
      </w:r>
      <w:r w:rsidRPr="0058431F">
        <w:t xml:space="preserve"> application shall support same requirements as in Consumer application to support serviceability for </w:t>
      </w:r>
      <w:r w:rsidR="002C56C0">
        <w:t>primary offer</w:t>
      </w:r>
      <w:r w:rsidR="00E70881" w:rsidRPr="0058431F">
        <w:t>s</w:t>
      </w:r>
      <w:r w:rsidRPr="0058431F">
        <w:t xml:space="preserve">, </w:t>
      </w:r>
      <w:r w:rsidR="00A65E57">
        <w:t>subscriber</w:t>
      </w:r>
      <w:r w:rsidRPr="0058431F">
        <w:t xml:space="preserve"> bundle</w:t>
      </w:r>
      <w:r w:rsidR="00E70881" w:rsidRPr="0058431F">
        <w:t>s</w:t>
      </w:r>
      <w:r w:rsidRPr="0058431F">
        <w:t xml:space="preserve"> and </w:t>
      </w:r>
      <w:r w:rsidR="00D22280">
        <w:t>subscriber supplementary offer</w:t>
      </w:r>
      <w:r w:rsidRPr="0058431F">
        <w:t>s</w:t>
      </w:r>
      <w:bookmarkEnd w:id="1246"/>
    </w:p>
    <w:p w:rsidR="006D28EF" w:rsidRPr="00884109" w:rsidRDefault="006D28EF" w:rsidP="006D28EF">
      <w:pPr>
        <w:pStyle w:val="Requirements"/>
        <w:ind w:left="288"/>
      </w:pPr>
      <w:bookmarkStart w:id="1247" w:name="_Toc253578685"/>
      <w:r w:rsidRPr="00884109">
        <w:t xml:space="preserve">CHA-3.8.4.9.1 </w:t>
      </w:r>
      <w:r w:rsidR="00325101" w:rsidRPr="00884109">
        <w:t>Channel/CSR light</w:t>
      </w:r>
      <w:r w:rsidR="00E64C7E" w:rsidRPr="00884109">
        <w:t xml:space="preserve"> application shall test </w:t>
      </w:r>
      <w:r w:rsidR="002C56C0">
        <w:t>primary offer</w:t>
      </w:r>
      <w:r w:rsidR="00E64C7E" w:rsidRPr="00884109">
        <w:t>/</w:t>
      </w:r>
      <w:r w:rsidR="00A65E57">
        <w:t>subscriber</w:t>
      </w:r>
      <w:r w:rsidR="00E64C7E" w:rsidRPr="00884109">
        <w:t xml:space="preserve"> </w:t>
      </w:r>
      <w:r w:rsidRPr="00884109">
        <w:t xml:space="preserve">bundle serviceability with respect of use case </w:t>
      </w:r>
      <w:r w:rsidR="00C95E67" w:rsidRPr="00884109">
        <w:t>‘</w:t>
      </w:r>
      <w:r w:rsidRPr="00884109">
        <w:t xml:space="preserve">Test </w:t>
      </w:r>
      <w:r w:rsidR="002C56C0">
        <w:t>primary offer</w:t>
      </w:r>
      <w:r w:rsidRPr="00884109">
        <w:t>/</w:t>
      </w:r>
      <w:r w:rsidR="00A65E57">
        <w:t>subscriber</w:t>
      </w:r>
      <w:r w:rsidRPr="00884109">
        <w:t xml:space="preserve"> bundle serviceability</w:t>
      </w:r>
      <w:r w:rsidR="00C95E67" w:rsidRPr="00884109">
        <w:t>’.</w:t>
      </w:r>
      <w:bookmarkEnd w:id="1247"/>
    </w:p>
    <w:p w:rsidR="00473950" w:rsidRDefault="003236F3" w:rsidP="00473950">
      <w:pPr>
        <w:pStyle w:val="Requirements"/>
      </w:pPr>
      <w:bookmarkStart w:id="1248" w:name="_Toc253578686"/>
      <w:r>
        <w:t>CHA-3.8</w:t>
      </w:r>
      <w:r w:rsidR="00473950">
        <w:t xml:space="preserve">.4.10 </w:t>
      </w:r>
      <w:r w:rsidR="00325101">
        <w:t>Channel/CSR light</w:t>
      </w:r>
      <w:r w:rsidR="00473950">
        <w:t xml:space="preserve"> application shall allow a </w:t>
      </w:r>
      <w:r w:rsidR="0002100D">
        <w:t>user</w:t>
      </w:r>
      <w:r w:rsidR="00473950">
        <w:t xml:space="preserve"> browsing </w:t>
      </w:r>
      <w:r w:rsidR="002C56C0">
        <w:t>primary offer</w:t>
      </w:r>
      <w:r w:rsidR="00473950">
        <w:t xml:space="preserve">s and </w:t>
      </w:r>
      <w:r w:rsidR="002C56C0">
        <w:t>subscriber bundle</w:t>
      </w:r>
      <w:r w:rsidR="00473950">
        <w:t xml:space="preserve">s with respect of use case ‘Browse </w:t>
      </w:r>
      <w:r w:rsidR="008F1CDC">
        <w:t xml:space="preserve">and select </w:t>
      </w:r>
      <w:r w:rsidR="002C56C0">
        <w:t>primary offer</w:t>
      </w:r>
      <w:r w:rsidR="00473950">
        <w:t>/</w:t>
      </w:r>
      <w:r w:rsidR="002C56C0">
        <w:t>subscriber bundle</w:t>
      </w:r>
      <w:r w:rsidR="00473950">
        <w:t>s’</w:t>
      </w:r>
      <w:bookmarkEnd w:id="1248"/>
    </w:p>
    <w:p w:rsidR="00FF2365" w:rsidRDefault="00FF2365" w:rsidP="00FF2365">
      <w:pPr>
        <w:pStyle w:val="Requirements"/>
        <w:ind w:left="288"/>
      </w:pPr>
      <w:bookmarkStart w:id="1249" w:name="_Toc232587321"/>
      <w:bookmarkStart w:id="1250" w:name="_Toc253578687"/>
      <w:r>
        <w:t xml:space="preserve">CHA-3.8.4.12 Channel application shall allow a dealer user to filter </w:t>
      </w:r>
      <w:r w:rsidR="002C56C0">
        <w:t>primary offer</w:t>
      </w:r>
      <w:r>
        <w:t xml:space="preserve"> and </w:t>
      </w:r>
      <w:r w:rsidR="002C56C0">
        <w:t>subscriber bundle</w:t>
      </w:r>
      <w:r>
        <w:t>s via their primary offer by Equipment Class, Equipment Type, Class of Service, Rate Class</w:t>
      </w:r>
      <w:bookmarkEnd w:id="1249"/>
      <w:bookmarkEnd w:id="1250"/>
    </w:p>
    <w:p w:rsidR="000030E9" w:rsidRDefault="003236F3" w:rsidP="000030E9">
      <w:pPr>
        <w:pStyle w:val="Requirements"/>
      </w:pPr>
      <w:bookmarkStart w:id="1251" w:name="_Toc253578688"/>
      <w:r>
        <w:t>CHA-3.8</w:t>
      </w:r>
      <w:r w:rsidR="000030E9">
        <w:t xml:space="preserve">.4.30: </w:t>
      </w:r>
      <w:r w:rsidR="00325101">
        <w:t>Channel/CSR light</w:t>
      </w:r>
      <w:r w:rsidR="000030E9">
        <w:t xml:space="preserve"> application shall consider as postpaid any </w:t>
      </w:r>
      <w:r w:rsidR="002C56C0">
        <w:t>primary offer</w:t>
      </w:r>
      <w:r w:rsidR="000030E9">
        <w:t xml:space="preserve"> with a payment mode either postpaid, default postpaid or hybrid</w:t>
      </w:r>
      <w:bookmarkEnd w:id="1251"/>
    </w:p>
    <w:p w:rsidR="000030E9" w:rsidRDefault="003236F3" w:rsidP="000030E9">
      <w:pPr>
        <w:pStyle w:val="Requirements"/>
      </w:pPr>
      <w:bookmarkStart w:id="1252" w:name="_Toc253578689"/>
      <w:r>
        <w:t>CHA-3.8</w:t>
      </w:r>
      <w:r w:rsidR="000030E9">
        <w:t xml:space="preserve">.4.40: </w:t>
      </w:r>
      <w:r w:rsidR="00325101">
        <w:t>Channel/CSR light</w:t>
      </w:r>
      <w:r w:rsidR="000030E9">
        <w:t xml:space="preserve"> application shall consider as prepaid any </w:t>
      </w:r>
      <w:r w:rsidR="002C56C0">
        <w:t>primary offer</w:t>
      </w:r>
      <w:r w:rsidR="000030E9">
        <w:t xml:space="preserve"> with a payment mode either prepaid or default prepaid</w:t>
      </w:r>
      <w:bookmarkEnd w:id="1252"/>
    </w:p>
    <w:p w:rsidR="00473950" w:rsidRDefault="003236F3" w:rsidP="003C3EB5">
      <w:pPr>
        <w:pStyle w:val="Requirements"/>
      </w:pPr>
      <w:bookmarkStart w:id="1253" w:name="_Toc253578690"/>
      <w:r>
        <w:t>CHA-3.8</w:t>
      </w:r>
      <w:r w:rsidR="00473950">
        <w:t>.4.</w:t>
      </w:r>
      <w:r w:rsidR="007033AF">
        <w:t>5</w:t>
      </w:r>
      <w:r w:rsidR="00473950">
        <w:t xml:space="preserve">0 </w:t>
      </w:r>
      <w:r w:rsidR="00325101">
        <w:t>Channel/CSR light</w:t>
      </w:r>
      <w:r w:rsidR="00473950">
        <w:t xml:space="preserve"> application shall display only </w:t>
      </w:r>
      <w:r w:rsidR="002C56C0">
        <w:t>primary offer</w:t>
      </w:r>
      <w:r w:rsidR="00473950">
        <w:t>s sellable for by the dealer</w:t>
      </w:r>
      <w:bookmarkEnd w:id="1253"/>
    </w:p>
    <w:p w:rsidR="00473950" w:rsidRDefault="003236F3" w:rsidP="003C3EB5">
      <w:pPr>
        <w:pStyle w:val="Requirements"/>
        <w:ind w:left="288"/>
      </w:pPr>
      <w:bookmarkStart w:id="1254" w:name="_Toc253578691"/>
      <w:r>
        <w:t>CHA-3.8</w:t>
      </w:r>
      <w:r w:rsidR="00473950">
        <w:t xml:space="preserve">.4.20.1 </w:t>
      </w:r>
      <w:r w:rsidR="00325101">
        <w:t>Channel/CSR light</w:t>
      </w:r>
      <w:r w:rsidR="00473950">
        <w:t xml:space="preserve"> application shall display only </w:t>
      </w:r>
      <w:r w:rsidR="002C56C0">
        <w:t>primary offer</w:t>
      </w:r>
      <w:r w:rsidR="00473950">
        <w:t xml:space="preserve">s in a </w:t>
      </w:r>
      <w:r w:rsidR="00325101">
        <w:t>Channel/CSR light</w:t>
      </w:r>
      <w:r w:rsidR="00473950">
        <w:t xml:space="preserve"> catalog (i.e. </w:t>
      </w:r>
      <w:r w:rsidR="003C3EB5">
        <w:t xml:space="preserve">product group for </w:t>
      </w:r>
      <w:r w:rsidR="00473950">
        <w:t>dealer) associated to the dealer.</w:t>
      </w:r>
      <w:bookmarkEnd w:id="1254"/>
    </w:p>
    <w:p w:rsidR="00884109" w:rsidRDefault="003236F3" w:rsidP="00884109">
      <w:pPr>
        <w:pStyle w:val="Requirements"/>
        <w:ind w:left="288"/>
      </w:pPr>
      <w:bookmarkStart w:id="1255" w:name="_Toc253578692"/>
      <w:r>
        <w:t>CHA-3.8</w:t>
      </w:r>
      <w:r w:rsidR="007033AF">
        <w:t xml:space="preserve">.4.20.2 </w:t>
      </w:r>
      <w:r w:rsidR="00325101">
        <w:t>Channel/CSR light</w:t>
      </w:r>
      <w:r w:rsidR="007033AF">
        <w:t xml:space="preserve"> application shall display only </w:t>
      </w:r>
      <w:r w:rsidR="002C56C0">
        <w:t>primary offer</w:t>
      </w:r>
      <w:r w:rsidR="007033AF">
        <w:t>s in a commercial offer available to dealers (i.e. commercial offer.</w:t>
      </w:r>
      <w:r w:rsidR="00325101">
        <w:t>Channel/CSR light</w:t>
      </w:r>
      <w:r w:rsidR="007033AF">
        <w:t xml:space="preserve"> = ‘POS’).</w:t>
      </w:r>
      <w:bookmarkEnd w:id="1255"/>
    </w:p>
    <w:p w:rsidR="00884109" w:rsidRDefault="003236F3" w:rsidP="007033AF">
      <w:pPr>
        <w:pStyle w:val="Requirements"/>
        <w:ind w:left="288"/>
      </w:pPr>
      <w:bookmarkStart w:id="1256" w:name="_Toc253578693"/>
      <w:r>
        <w:t>CHA-3.8</w:t>
      </w:r>
      <w:r w:rsidR="000030E9">
        <w:t>.4.20.</w:t>
      </w:r>
      <w:r w:rsidR="007033AF">
        <w:t>3</w:t>
      </w:r>
      <w:r w:rsidR="000030E9">
        <w:t xml:space="preserve"> </w:t>
      </w:r>
      <w:r w:rsidR="00325101">
        <w:t>Channel/CSR light</w:t>
      </w:r>
      <w:r w:rsidR="000030E9">
        <w:t xml:space="preserve"> application shall support </w:t>
      </w:r>
      <w:r w:rsidR="007033AF">
        <w:t xml:space="preserve">configuring if </w:t>
      </w:r>
      <w:r w:rsidR="002C56C0">
        <w:t>primary offer</w:t>
      </w:r>
      <w:r w:rsidR="007033AF">
        <w:t>s must be filtered by</w:t>
      </w:r>
      <w:r w:rsidR="000030E9">
        <w:t xml:space="preserve"> </w:t>
      </w:r>
      <w:r w:rsidR="00325101">
        <w:t>Channel/CSR light</w:t>
      </w:r>
      <w:r w:rsidR="000030E9">
        <w:t xml:space="preserve"> </w:t>
      </w:r>
      <w:r w:rsidR="007033AF">
        <w:t xml:space="preserve">catalog or commercial offer </w:t>
      </w:r>
      <w:r w:rsidR="00325101">
        <w:t>Channel/CSR light</w:t>
      </w:r>
      <w:r w:rsidR="007033AF">
        <w:t xml:space="preserve"> attribute</w:t>
      </w:r>
      <w:bookmarkEnd w:id="1256"/>
      <w:r w:rsidR="00884109" w:rsidRPr="00884109">
        <w:t xml:space="preserve"> </w:t>
      </w:r>
    </w:p>
    <w:p w:rsidR="000030E9" w:rsidRDefault="00884109" w:rsidP="00884109">
      <w:pPr>
        <w:pStyle w:val="Requirements"/>
        <w:ind w:left="288"/>
      </w:pPr>
      <w:bookmarkStart w:id="1257" w:name="_Toc253578694"/>
      <w:r>
        <w:lastRenderedPageBreak/>
        <w:t xml:space="preserve">CHA-3.8.4.20.4 Channel/CSR light application shall display all </w:t>
      </w:r>
      <w:r w:rsidR="002C56C0">
        <w:t>primary offer</w:t>
      </w:r>
      <w:r>
        <w:t>s in public commercial offer to CSR</w:t>
      </w:r>
      <w:bookmarkEnd w:id="1257"/>
    </w:p>
    <w:p w:rsidR="007033AF" w:rsidRDefault="003236F3" w:rsidP="007033AF">
      <w:pPr>
        <w:pStyle w:val="Requirements"/>
      </w:pPr>
      <w:bookmarkStart w:id="1258" w:name="_Toc253578695"/>
      <w:r>
        <w:t>CHA-3.8</w:t>
      </w:r>
      <w:r w:rsidR="007033AF">
        <w:t xml:space="preserve">.4.60 </w:t>
      </w:r>
      <w:r w:rsidR="00325101">
        <w:t>Channel/CSR light</w:t>
      </w:r>
      <w:r w:rsidR="007033AF">
        <w:t xml:space="preserve"> application shall display only ‘prepaid’ </w:t>
      </w:r>
      <w:r w:rsidR="002C56C0">
        <w:t>primary offer</w:t>
      </w:r>
      <w:r w:rsidR="007033AF">
        <w:t xml:space="preserve">s if </w:t>
      </w:r>
      <w:r w:rsidR="0002100D">
        <w:t>user</w:t>
      </w:r>
      <w:r w:rsidR="007033AF">
        <w:t xml:space="preserve"> has selected on option allowing only creating prepaid </w:t>
      </w:r>
      <w:r w:rsidR="002C56C0">
        <w:t>primary offer</w:t>
      </w:r>
      <w:r w:rsidR="007033AF">
        <w:t>s</w:t>
      </w:r>
      <w:bookmarkEnd w:id="1258"/>
    </w:p>
    <w:p w:rsidR="007033AF" w:rsidRPr="00884109" w:rsidRDefault="003236F3" w:rsidP="007033AF">
      <w:pPr>
        <w:pStyle w:val="Requirements"/>
      </w:pPr>
      <w:bookmarkStart w:id="1259" w:name="_Toc253578696"/>
      <w:r w:rsidRPr="00884109">
        <w:t>CHA-3.8</w:t>
      </w:r>
      <w:r w:rsidR="007033AF" w:rsidRPr="00884109">
        <w:t>.4.</w:t>
      </w:r>
      <w:r w:rsidR="006A6D1C" w:rsidRPr="00884109">
        <w:t>9</w:t>
      </w:r>
      <w:r w:rsidR="007033AF" w:rsidRPr="00884109">
        <w:t xml:space="preserve">0 If customer vetting value has been set, </w:t>
      </w:r>
      <w:r w:rsidR="00325101" w:rsidRPr="00884109">
        <w:t>Channel/CSR light</w:t>
      </w:r>
      <w:r w:rsidR="007033AF" w:rsidRPr="00884109">
        <w:t xml:space="preserve"> application shall display only ‘postpaid’ </w:t>
      </w:r>
      <w:r w:rsidR="002C56C0">
        <w:t>primary offer</w:t>
      </w:r>
      <w:r w:rsidR="007033AF" w:rsidRPr="00884109">
        <w:t xml:space="preserve">s </w:t>
      </w:r>
      <w:r w:rsidR="006A6D1C" w:rsidRPr="00884109">
        <w:t xml:space="preserve">wit </w:t>
      </w:r>
      <w:r w:rsidR="007033AF" w:rsidRPr="00884109">
        <w:t xml:space="preserve">a credit </w:t>
      </w:r>
      <w:r w:rsidR="006A6D1C" w:rsidRPr="00884109">
        <w:t>class lesser or equal to this vetting value or null.</w:t>
      </w:r>
      <w:r w:rsidR="00884109">
        <w:t xml:space="preserve"> (V2)</w:t>
      </w:r>
      <w:bookmarkEnd w:id="1259"/>
    </w:p>
    <w:p w:rsidR="006A6D1C" w:rsidRPr="00884109" w:rsidRDefault="003236F3" w:rsidP="006A6D1C">
      <w:pPr>
        <w:pStyle w:val="Requirements"/>
      </w:pPr>
      <w:bookmarkStart w:id="1260" w:name="_Toc253578697"/>
      <w:r w:rsidRPr="00884109">
        <w:t>CHA-3.8</w:t>
      </w:r>
      <w:r w:rsidR="006A6D1C" w:rsidRPr="00884109">
        <w:t xml:space="preserve">.4.100 If customer vetting value has been set, </w:t>
      </w:r>
      <w:r w:rsidR="00325101" w:rsidRPr="00884109">
        <w:t>Channel/CSR light</w:t>
      </w:r>
      <w:r w:rsidR="006A6D1C" w:rsidRPr="00884109">
        <w:t xml:space="preserve"> application shall display only ‘postpaid’ </w:t>
      </w:r>
      <w:r w:rsidR="00D22280">
        <w:t>primary offers</w:t>
      </w:r>
      <w:r w:rsidR="006A6D1C" w:rsidRPr="00884109">
        <w:t>s wit a credit class lesser or equal to this vetting value or null.</w:t>
      </w:r>
      <w:r w:rsidR="00884109">
        <w:t xml:space="preserve"> (V2)</w:t>
      </w:r>
      <w:bookmarkEnd w:id="1260"/>
    </w:p>
    <w:p w:rsidR="006A6D1C" w:rsidRDefault="003236F3" w:rsidP="006A6D1C">
      <w:pPr>
        <w:pStyle w:val="Requirements"/>
      </w:pPr>
      <w:bookmarkStart w:id="1261" w:name="_Toc253578698"/>
      <w:r>
        <w:t>CHA-3.8</w:t>
      </w:r>
      <w:r w:rsidR="006A6D1C">
        <w:t xml:space="preserve">.4.110 </w:t>
      </w:r>
      <w:r w:rsidR="00325101">
        <w:t>Channel/CSR light</w:t>
      </w:r>
      <w:r w:rsidR="006A6D1C">
        <w:t xml:space="preserve"> application shall apply same general availability rules as in consumer application</w:t>
      </w:r>
      <w:bookmarkEnd w:id="1261"/>
    </w:p>
    <w:p w:rsidR="006A6D1C" w:rsidRDefault="003236F3" w:rsidP="006A6D1C">
      <w:pPr>
        <w:pStyle w:val="Requirements"/>
        <w:ind w:left="288"/>
      </w:pPr>
      <w:bookmarkStart w:id="1262" w:name="_Toc253578699"/>
      <w:r>
        <w:t>CHA-3.8</w:t>
      </w:r>
      <w:r w:rsidR="006A6D1C">
        <w:t xml:space="preserve">.4.110.1 </w:t>
      </w:r>
      <w:r w:rsidR="00325101">
        <w:t>Channel/CSR light</w:t>
      </w:r>
      <w:r w:rsidR="006A6D1C">
        <w:t xml:space="preserve"> application shall display only </w:t>
      </w:r>
      <w:r w:rsidR="002C56C0">
        <w:t>primary offer</w:t>
      </w:r>
      <w:r w:rsidR="006A6D1C">
        <w:t>s with a valid start and end date (if set)</w:t>
      </w:r>
      <w:bookmarkEnd w:id="1262"/>
    </w:p>
    <w:p w:rsidR="006A6D1C" w:rsidRDefault="003236F3" w:rsidP="006A6D1C">
      <w:pPr>
        <w:pStyle w:val="Requirements"/>
        <w:ind w:left="288"/>
      </w:pPr>
      <w:bookmarkStart w:id="1263" w:name="_Toc253578700"/>
      <w:r>
        <w:t>CHA-3.8</w:t>
      </w:r>
      <w:r w:rsidR="006A6D1C">
        <w:t xml:space="preserve">.4.110.2 </w:t>
      </w:r>
      <w:r w:rsidR="00325101">
        <w:t>Channel/CSR light</w:t>
      </w:r>
      <w:r w:rsidR="006A6D1C">
        <w:t xml:space="preserve"> application shall display only </w:t>
      </w:r>
      <w:r w:rsidR="002C56C0">
        <w:t>primary offer</w:t>
      </w:r>
      <w:r w:rsidR="006A6D1C">
        <w:t>s with valid RC and NRC (if set)</w:t>
      </w:r>
      <w:bookmarkEnd w:id="1263"/>
    </w:p>
    <w:p w:rsidR="005E3639" w:rsidRDefault="003236F3" w:rsidP="005E3639">
      <w:pPr>
        <w:pStyle w:val="Requirements"/>
        <w:ind w:left="288"/>
      </w:pPr>
      <w:bookmarkStart w:id="1264" w:name="_Toc253578701"/>
      <w:r>
        <w:t>CHA-3.8</w:t>
      </w:r>
      <w:r w:rsidR="005E3639">
        <w:t xml:space="preserve">.4.110.3 </w:t>
      </w:r>
      <w:r w:rsidR="00325101">
        <w:t>Channel/CSR light</w:t>
      </w:r>
      <w:r w:rsidR="005E3639">
        <w:t xml:space="preserve"> application shall display only </w:t>
      </w:r>
      <w:r w:rsidR="002C56C0">
        <w:t>primary offer</w:t>
      </w:r>
      <w:r w:rsidR="005E3639">
        <w:t xml:space="preserve">s that are not requiring a </w:t>
      </w:r>
      <w:r w:rsidR="002C56C0">
        <w:t>subscriber bundle</w:t>
      </w:r>
      <w:bookmarkEnd w:id="1264"/>
    </w:p>
    <w:p w:rsidR="006A6D1C" w:rsidRDefault="003236F3" w:rsidP="006A6D1C">
      <w:pPr>
        <w:pStyle w:val="Requirements"/>
      </w:pPr>
      <w:bookmarkStart w:id="1265" w:name="_Toc253578702"/>
      <w:r>
        <w:t>CHA-3.8</w:t>
      </w:r>
      <w:r w:rsidR="006A6D1C">
        <w:t xml:space="preserve">.4.120 </w:t>
      </w:r>
      <w:r w:rsidR="00325101">
        <w:t>Channel/CSR light</w:t>
      </w:r>
      <w:r w:rsidR="006A6D1C">
        <w:t xml:space="preserve"> application shall display only </w:t>
      </w:r>
      <w:r w:rsidR="002C56C0">
        <w:t>subscriber bundle</w:t>
      </w:r>
      <w:r w:rsidR="006A6D1C">
        <w:t>s sellable by a dealer</w:t>
      </w:r>
      <w:bookmarkEnd w:id="1265"/>
    </w:p>
    <w:p w:rsidR="006A6D1C" w:rsidRDefault="003236F3" w:rsidP="00D10BCD">
      <w:pPr>
        <w:pStyle w:val="Requirements"/>
        <w:ind w:left="288"/>
      </w:pPr>
      <w:bookmarkStart w:id="1266" w:name="_Toc253578703"/>
      <w:r>
        <w:t>CHA-3.8</w:t>
      </w:r>
      <w:r w:rsidR="006A6D1C">
        <w:t xml:space="preserve">.4.120.1 </w:t>
      </w:r>
      <w:r w:rsidR="00325101">
        <w:t>Channel/CSR light</w:t>
      </w:r>
      <w:r w:rsidR="006A6D1C">
        <w:t xml:space="preserve"> application shall display only </w:t>
      </w:r>
      <w:r w:rsidR="002C56C0">
        <w:t>subscriber bundle</w:t>
      </w:r>
      <w:r w:rsidR="006A6D1C">
        <w:t xml:space="preserve">s with a </w:t>
      </w:r>
      <w:r w:rsidR="002C56C0">
        <w:t>primary offer</w:t>
      </w:r>
      <w:r w:rsidR="006A6D1C">
        <w:t xml:space="preserve">, mandatory </w:t>
      </w:r>
      <w:r w:rsidR="00E95ABF">
        <w:t>offer</w:t>
      </w:r>
      <w:r w:rsidR="00D10BCD">
        <w:t>s</w:t>
      </w:r>
      <w:r w:rsidR="006A6D1C">
        <w:t xml:space="preserve"> and min bundle selective </w:t>
      </w:r>
      <w:r w:rsidR="00E95ABF">
        <w:t>offer</w:t>
      </w:r>
      <w:r w:rsidR="00D10BCD">
        <w:t>s</w:t>
      </w:r>
      <w:r w:rsidR="006A6D1C">
        <w:t xml:space="preserve"> sellable by the dealer referring to </w:t>
      </w:r>
      <w:r w:rsidR="00325101">
        <w:t>Channel/CSR light</w:t>
      </w:r>
      <w:r w:rsidR="00C42C19">
        <w:t xml:space="preserve"> catalog and </w:t>
      </w:r>
      <w:r w:rsidR="00325101">
        <w:t>Channel/CSR light</w:t>
      </w:r>
      <w:r w:rsidR="00C42C19">
        <w:t xml:space="preserve"> attribute</w:t>
      </w:r>
      <w:r w:rsidR="006A6D1C">
        <w:t xml:space="preserve"> business logic specified above</w:t>
      </w:r>
      <w:bookmarkEnd w:id="1266"/>
    </w:p>
    <w:p w:rsidR="00D10BCD" w:rsidRDefault="003236F3" w:rsidP="006A6D1C">
      <w:pPr>
        <w:pStyle w:val="Requirements"/>
        <w:ind w:left="288"/>
      </w:pPr>
      <w:bookmarkStart w:id="1267" w:name="_Toc253578704"/>
      <w:r>
        <w:t>CHA-3.8</w:t>
      </w:r>
      <w:r w:rsidR="006A6D1C">
        <w:t xml:space="preserve">.4.120.2 </w:t>
      </w:r>
      <w:r w:rsidR="00325101">
        <w:t>Channel/CSR light</w:t>
      </w:r>
      <w:r w:rsidR="006A6D1C">
        <w:t xml:space="preserve"> application shall display only </w:t>
      </w:r>
      <w:r w:rsidR="002C56C0">
        <w:t>subscriber bundle</w:t>
      </w:r>
      <w:r w:rsidR="006A6D1C">
        <w:t xml:space="preserve">s </w:t>
      </w:r>
      <w:r w:rsidR="00D10BCD">
        <w:t xml:space="preserve">sellable by a dealer referring to </w:t>
      </w:r>
      <w:r w:rsidR="00325101">
        <w:t>Channel/CSR light</w:t>
      </w:r>
      <w:r w:rsidR="00D10BCD">
        <w:t xml:space="preserve"> </w:t>
      </w:r>
      <w:r w:rsidR="00C42C19">
        <w:t xml:space="preserve">catalog and </w:t>
      </w:r>
      <w:r w:rsidR="00325101">
        <w:t>Channel/CSR light</w:t>
      </w:r>
      <w:r w:rsidR="00C42C19">
        <w:t xml:space="preserve"> attribute </w:t>
      </w:r>
      <w:r w:rsidR="00D10BCD">
        <w:t>business logic specified above</w:t>
      </w:r>
      <w:bookmarkEnd w:id="1267"/>
    </w:p>
    <w:p w:rsidR="00884109" w:rsidRDefault="00884109" w:rsidP="00884109">
      <w:pPr>
        <w:pStyle w:val="Requirements"/>
      </w:pPr>
      <w:bookmarkStart w:id="1268" w:name="_Toc253578705"/>
      <w:r>
        <w:t xml:space="preserve">CHA-3.8.4.125 Channel/CSR light application shall display all </w:t>
      </w:r>
      <w:r w:rsidR="002C56C0">
        <w:t>subscriber bundle</w:t>
      </w:r>
      <w:r>
        <w:t>s available for a CSR independently of dealer offering business logic</w:t>
      </w:r>
      <w:bookmarkEnd w:id="1268"/>
    </w:p>
    <w:p w:rsidR="006A6D1C" w:rsidRDefault="003236F3" w:rsidP="00D10BCD">
      <w:pPr>
        <w:pStyle w:val="Requirements"/>
      </w:pPr>
      <w:bookmarkStart w:id="1269" w:name="_Toc253578706"/>
      <w:r>
        <w:t>CHA-3.8</w:t>
      </w:r>
      <w:r w:rsidR="00D10BCD">
        <w:t xml:space="preserve">.4.130 </w:t>
      </w:r>
      <w:r w:rsidR="00325101">
        <w:t>Channel/CSR light</w:t>
      </w:r>
      <w:r w:rsidR="00D10BCD">
        <w:t xml:space="preserve"> application shall display only </w:t>
      </w:r>
      <w:r w:rsidR="002C56C0">
        <w:t>subscriber bundle</w:t>
      </w:r>
      <w:r w:rsidR="00D10BCD">
        <w:t>s with a valid start and end date</w:t>
      </w:r>
      <w:bookmarkEnd w:id="1269"/>
    </w:p>
    <w:p w:rsidR="00D10BCD" w:rsidRDefault="003236F3" w:rsidP="00D10BCD">
      <w:pPr>
        <w:pStyle w:val="Requirements"/>
      </w:pPr>
      <w:bookmarkStart w:id="1270" w:name="_Toc253578707"/>
      <w:r>
        <w:t>CHA-3.8</w:t>
      </w:r>
      <w:r w:rsidR="00D10BCD">
        <w:t xml:space="preserve">.4.140 </w:t>
      </w:r>
      <w:r w:rsidR="00325101">
        <w:t>Channel/CSR light</w:t>
      </w:r>
      <w:r w:rsidR="00D10BCD">
        <w:t xml:space="preserve"> application shall display only </w:t>
      </w:r>
      <w:r w:rsidR="002C56C0">
        <w:t>subscriber bundle</w:t>
      </w:r>
      <w:r w:rsidR="00D10BCD">
        <w:t>s with valid RC and NRC if set</w:t>
      </w:r>
      <w:bookmarkEnd w:id="1270"/>
    </w:p>
    <w:p w:rsidR="00D10BCD" w:rsidRDefault="003236F3" w:rsidP="00D10BCD">
      <w:pPr>
        <w:pStyle w:val="Requirements"/>
      </w:pPr>
      <w:bookmarkStart w:id="1271" w:name="_Toc253578708"/>
      <w:r>
        <w:t>CHA-3.8</w:t>
      </w:r>
      <w:r w:rsidR="00D10BCD">
        <w:t xml:space="preserve">.4.150 </w:t>
      </w:r>
      <w:r w:rsidR="00325101">
        <w:t>Channel/CSR light</w:t>
      </w:r>
      <w:r w:rsidR="00D10BCD">
        <w:t xml:space="preserve"> application shall display only </w:t>
      </w:r>
      <w:r w:rsidR="002C56C0">
        <w:t>subscriber bundle</w:t>
      </w:r>
      <w:r w:rsidR="00D10BCD">
        <w:t xml:space="preserve">s with valid </w:t>
      </w:r>
      <w:r w:rsidR="002C56C0">
        <w:t>primary offer</w:t>
      </w:r>
      <w:r w:rsidR="00D10BCD">
        <w:t xml:space="preserve">, mandatory </w:t>
      </w:r>
      <w:r w:rsidR="00E95ABF">
        <w:t>offer</w:t>
      </w:r>
      <w:r w:rsidR="00D10BCD">
        <w:t xml:space="preserve">s and min bundle selective </w:t>
      </w:r>
      <w:r w:rsidR="00E95ABF">
        <w:t>offer</w:t>
      </w:r>
      <w:r w:rsidR="00D10BCD">
        <w:t>s referring to general availability logic specified above</w:t>
      </w:r>
      <w:bookmarkEnd w:id="1271"/>
    </w:p>
    <w:p w:rsidR="00D10BCD" w:rsidRDefault="003236F3" w:rsidP="00930DEA">
      <w:pPr>
        <w:pStyle w:val="Requirements"/>
      </w:pPr>
      <w:bookmarkStart w:id="1272" w:name="_Toc253578709"/>
      <w:r>
        <w:t>CHA-3.8</w:t>
      </w:r>
      <w:r w:rsidR="00371914">
        <w:t xml:space="preserve">.4.160 </w:t>
      </w:r>
      <w:r w:rsidR="00325101">
        <w:t>Channel/CSR light</w:t>
      </w:r>
      <w:r w:rsidR="00371914">
        <w:t xml:space="preserve"> application sh</w:t>
      </w:r>
      <w:r w:rsidR="00930DEA">
        <w:t>ould</w:t>
      </w:r>
      <w:r w:rsidR="00371914">
        <w:t xml:space="preserve"> display a configurable number of </w:t>
      </w:r>
      <w:r w:rsidR="002C56C0">
        <w:t>primary offer</w:t>
      </w:r>
      <w:r w:rsidR="00371914">
        <w:t xml:space="preserve"> and </w:t>
      </w:r>
      <w:r w:rsidR="002C56C0">
        <w:t>primary offer</w:t>
      </w:r>
      <w:r w:rsidR="00371914">
        <w:t>s bundle on the same page</w:t>
      </w:r>
      <w:bookmarkEnd w:id="1272"/>
    </w:p>
    <w:p w:rsidR="00371914" w:rsidRDefault="003236F3" w:rsidP="00930DEA">
      <w:pPr>
        <w:pStyle w:val="Requirements"/>
      </w:pPr>
      <w:bookmarkStart w:id="1273" w:name="_Toc253578710"/>
      <w:r>
        <w:t>CHA-3.8</w:t>
      </w:r>
      <w:r w:rsidR="00371914">
        <w:t xml:space="preserve">.4.170 </w:t>
      </w:r>
      <w:r w:rsidR="00325101">
        <w:t>Channel/CSR light</w:t>
      </w:r>
      <w:r w:rsidR="00371914">
        <w:t xml:space="preserve"> application sh</w:t>
      </w:r>
      <w:r w:rsidR="00930DEA">
        <w:t>ould</w:t>
      </w:r>
      <w:r w:rsidR="00371914">
        <w:t xml:space="preserve"> allow the user browsing </w:t>
      </w:r>
      <w:r w:rsidR="002C56C0">
        <w:t>primary offer</w:t>
      </w:r>
      <w:r w:rsidR="00371914">
        <w:t xml:space="preserve"> and </w:t>
      </w:r>
      <w:r w:rsidR="002C56C0">
        <w:t>subscriber bundle</w:t>
      </w:r>
      <w:r w:rsidR="00371914">
        <w:t>s page by page</w:t>
      </w:r>
      <w:bookmarkEnd w:id="1273"/>
    </w:p>
    <w:p w:rsidR="00371914" w:rsidRDefault="003236F3" w:rsidP="00371914">
      <w:pPr>
        <w:pStyle w:val="Requirements"/>
      </w:pPr>
      <w:bookmarkStart w:id="1274" w:name="_Toc253578711"/>
      <w:r>
        <w:t>CHA-3.8</w:t>
      </w:r>
      <w:r w:rsidR="00371914">
        <w:t xml:space="preserve">.4.180 </w:t>
      </w:r>
      <w:r w:rsidR="00325101">
        <w:t>Channel/CSR light</w:t>
      </w:r>
      <w:r w:rsidR="00371914">
        <w:t xml:space="preserve"> application shall allow the user filtering </w:t>
      </w:r>
      <w:r w:rsidR="002C56C0">
        <w:t>primary offer</w:t>
      </w:r>
      <w:r w:rsidR="00371914">
        <w:t xml:space="preserve"> and </w:t>
      </w:r>
      <w:r w:rsidR="002C56C0">
        <w:t>subscriber bundle</w:t>
      </w:r>
      <w:r w:rsidR="00371914">
        <w:t>s by browsing categories</w:t>
      </w:r>
      <w:r w:rsidR="00930DEA">
        <w:t xml:space="preserve"> (secondary browsing categories)</w:t>
      </w:r>
      <w:bookmarkEnd w:id="1274"/>
    </w:p>
    <w:p w:rsidR="00371914" w:rsidRDefault="003236F3" w:rsidP="00371914">
      <w:pPr>
        <w:pStyle w:val="Requirements"/>
      </w:pPr>
      <w:bookmarkStart w:id="1275" w:name="_Toc253578712"/>
      <w:r>
        <w:t>CHA-3.8</w:t>
      </w:r>
      <w:r w:rsidR="00371914">
        <w:t xml:space="preserve">.4.190 </w:t>
      </w:r>
      <w:r w:rsidR="00325101">
        <w:t>Channel/CSR light</w:t>
      </w:r>
      <w:r w:rsidR="00371914">
        <w:t xml:space="preserve"> application shall allow the user filtering </w:t>
      </w:r>
      <w:r w:rsidR="002C56C0">
        <w:t>primary offer</w:t>
      </w:r>
      <w:r w:rsidR="00371914">
        <w:t xml:space="preserve"> and </w:t>
      </w:r>
      <w:r w:rsidR="002C56C0">
        <w:t>subscriber bundle</w:t>
      </w:r>
      <w:r w:rsidR="00371914">
        <w:t xml:space="preserve">s by </w:t>
      </w:r>
      <w:r w:rsidR="00D22280">
        <w:t>offer series</w:t>
      </w:r>
      <w:bookmarkEnd w:id="1275"/>
    </w:p>
    <w:p w:rsidR="00DD2AEE" w:rsidRPr="00FF63FA" w:rsidRDefault="00DD2AEE" w:rsidP="00DD2AEE">
      <w:pPr>
        <w:pStyle w:val="Requirements"/>
        <w:rPr>
          <w:strike/>
        </w:rPr>
      </w:pPr>
      <w:bookmarkStart w:id="1276" w:name="_Toc253578713"/>
      <w:r w:rsidRPr="00FF63FA">
        <w:rPr>
          <w:strike/>
        </w:rPr>
        <w:t xml:space="preserve">CHA-3.8.4.192 </w:t>
      </w:r>
      <w:r w:rsidR="00325101">
        <w:rPr>
          <w:strike/>
        </w:rPr>
        <w:t>Channel/CSR light</w:t>
      </w:r>
      <w:r w:rsidRPr="00FF63FA">
        <w:rPr>
          <w:strike/>
        </w:rPr>
        <w:t xml:space="preserve"> application shall allow a </w:t>
      </w:r>
      <w:r w:rsidR="0002100D">
        <w:rPr>
          <w:strike/>
        </w:rPr>
        <w:t>user</w:t>
      </w:r>
      <w:r w:rsidRPr="00FF63FA">
        <w:rPr>
          <w:strike/>
        </w:rPr>
        <w:t xml:space="preserve"> filtering </w:t>
      </w:r>
      <w:r w:rsidR="002C56C0">
        <w:rPr>
          <w:strike/>
        </w:rPr>
        <w:t>primary offer</w:t>
      </w:r>
      <w:r w:rsidRPr="00FF63FA">
        <w:rPr>
          <w:strike/>
        </w:rPr>
        <w:t xml:space="preserve">s and </w:t>
      </w:r>
      <w:r w:rsidR="002C56C0">
        <w:rPr>
          <w:strike/>
        </w:rPr>
        <w:t>subscriber bundle</w:t>
      </w:r>
      <w:r w:rsidRPr="00FF63FA">
        <w:rPr>
          <w:strike/>
        </w:rPr>
        <w:t>s on specific attributes configured at design time</w:t>
      </w:r>
      <w:bookmarkEnd w:id="1276"/>
    </w:p>
    <w:p w:rsidR="00DD2AEE" w:rsidRDefault="00DD2AEE" w:rsidP="000D3A08">
      <w:pPr>
        <w:pStyle w:val="Requirements"/>
      </w:pPr>
      <w:bookmarkStart w:id="1277" w:name="_Toc253578714"/>
      <w:r>
        <w:t>CHA-3.8.4.194 OCM application shall allow a</w:t>
      </w:r>
      <w:r w:rsidR="000D3A08">
        <w:t>n OCM</w:t>
      </w:r>
      <w:r>
        <w:t xml:space="preserve"> user configuring </w:t>
      </w:r>
      <w:r w:rsidR="002C56C0">
        <w:t>primary offer</w:t>
      </w:r>
      <w:r>
        <w:t xml:space="preserve">s and </w:t>
      </w:r>
      <w:r w:rsidR="002C56C0">
        <w:t>subscriber bundle</w:t>
      </w:r>
      <w:r>
        <w:t>s ‘searchable’ attributes</w:t>
      </w:r>
      <w:bookmarkEnd w:id="1277"/>
    </w:p>
    <w:p w:rsidR="00DD2AEE" w:rsidRDefault="00DD2AEE" w:rsidP="00DD2AEE">
      <w:pPr>
        <w:pStyle w:val="Requirements"/>
      </w:pPr>
      <w:bookmarkStart w:id="1278" w:name="_Toc253578715"/>
      <w:r>
        <w:lastRenderedPageBreak/>
        <w:t xml:space="preserve">CHA-3.8.4.195 </w:t>
      </w:r>
      <w:r w:rsidR="00325101">
        <w:t>Channel/CSR light</w:t>
      </w:r>
      <w:r>
        <w:t xml:space="preserve"> application shall allow a </w:t>
      </w:r>
      <w:r w:rsidR="0002100D">
        <w:t>user</w:t>
      </w:r>
      <w:r>
        <w:t xml:space="preserve"> filtering </w:t>
      </w:r>
      <w:r w:rsidR="002C56C0">
        <w:t>primary offer</w:t>
      </w:r>
      <w:r>
        <w:t xml:space="preserve">s and </w:t>
      </w:r>
      <w:r w:rsidR="002C56C0">
        <w:t>subscriber bundle</w:t>
      </w:r>
      <w:r>
        <w:t>s by name and description including a free string set by the dealer</w:t>
      </w:r>
      <w:bookmarkEnd w:id="1278"/>
      <w:r>
        <w:t xml:space="preserve"> </w:t>
      </w:r>
    </w:p>
    <w:p w:rsidR="00371914" w:rsidRDefault="003236F3" w:rsidP="00371914">
      <w:pPr>
        <w:pStyle w:val="Requirements"/>
      </w:pPr>
      <w:bookmarkStart w:id="1279" w:name="_Toc253578716"/>
      <w:r>
        <w:t>CHA-3.8</w:t>
      </w:r>
      <w:r w:rsidR="00371914">
        <w:t xml:space="preserve">.4.200 </w:t>
      </w:r>
      <w:r w:rsidR="00325101">
        <w:t>Channel/CSR light</w:t>
      </w:r>
      <w:r w:rsidR="00371914">
        <w:t xml:space="preserve"> application shall display </w:t>
      </w:r>
      <w:r w:rsidR="002C56C0">
        <w:t>subscriber bundle</w:t>
      </w:r>
      <w:r w:rsidR="00371914">
        <w:t xml:space="preserve">s just after their </w:t>
      </w:r>
      <w:r w:rsidR="002C56C0">
        <w:t>primary offer</w:t>
      </w:r>
      <w:r w:rsidR="00371914">
        <w:t xml:space="preserve"> sellable outside the bundle.</w:t>
      </w:r>
      <w:bookmarkEnd w:id="1279"/>
    </w:p>
    <w:p w:rsidR="00371914" w:rsidRDefault="003236F3" w:rsidP="00371914">
      <w:pPr>
        <w:pStyle w:val="Requirements"/>
      </w:pPr>
      <w:bookmarkStart w:id="1280" w:name="_Toc253578717"/>
      <w:r>
        <w:t>CHA-3.8</w:t>
      </w:r>
      <w:r w:rsidR="00371914">
        <w:t xml:space="preserve">.4.210 </w:t>
      </w:r>
      <w:r w:rsidR="00325101">
        <w:t>Channel/CSR light</w:t>
      </w:r>
      <w:r w:rsidR="00371914">
        <w:t xml:space="preserve"> application shall support browsing for one </w:t>
      </w:r>
      <w:r w:rsidR="00D22280">
        <w:t>offer series</w:t>
      </w:r>
      <w:r w:rsidR="00371914">
        <w:t xml:space="preserve"> to another one (similarly to consumer application)</w:t>
      </w:r>
      <w:bookmarkEnd w:id="1280"/>
    </w:p>
    <w:p w:rsidR="00371914" w:rsidRDefault="00371914" w:rsidP="00371914">
      <w:pPr>
        <w:pStyle w:val="Requirements"/>
      </w:pPr>
      <w:r>
        <w:t xml:space="preserve"> </w:t>
      </w:r>
      <w:bookmarkStart w:id="1281" w:name="_Toc253578718"/>
      <w:r w:rsidR="003236F3">
        <w:t>CHA-3.8</w:t>
      </w:r>
      <w:r>
        <w:t xml:space="preserve">.4.220 </w:t>
      </w:r>
      <w:r w:rsidR="00325101">
        <w:t>Channel/CSR light</w:t>
      </w:r>
      <w:r>
        <w:t xml:space="preserve"> application shall display </w:t>
      </w:r>
      <w:r w:rsidR="002C56C0">
        <w:t>primary offer</w:t>
      </w:r>
      <w:r>
        <w:t xml:space="preserve"> and </w:t>
      </w:r>
      <w:r w:rsidR="002C56C0">
        <w:t>subscriber bundle</w:t>
      </w:r>
      <w:r>
        <w:t xml:space="preserve"> RC and NRC similarly as in consumer application</w:t>
      </w:r>
      <w:bookmarkEnd w:id="1281"/>
    </w:p>
    <w:p w:rsidR="00371914" w:rsidRDefault="003236F3" w:rsidP="00D64A64">
      <w:pPr>
        <w:pStyle w:val="Requirements"/>
        <w:ind w:left="288"/>
      </w:pPr>
      <w:bookmarkStart w:id="1282" w:name="_Toc253578719"/>
      <w:r>
        <w:t>CHA-3.8</w:t>
      </w:r>
      <w:r w:rsidR="00371914">
        <w:t xml:space="preserve">.4.220.1 </w:t>
      </w:r>
      <w:r w:rsidR="00325101">
        <w:t>Channel/CSR light</w:t>
      </w:r>
      <w:r w:rsidR="00371914">
        <w:t xml:space="preserve"> application shall used account frequency and </w:t>
      </w:r>
      <w:r w:rsidR="00D64A64">
        <w:t>currency</w:t>
      </w:r>
      <w:r w:rsidR="00371914">
        <w:t xml:space="preserve"> to display correct values of RC and NRC</w:t>
      </w:r>
      <w:bookmarkEnd w:id="1282"/>
    </w:p>
    <w:p w:rsidR="00D64A64" w:rsidRDefault="003236F3" w:rsidP="00D64A64">
      <w:pPr>
        <w:pStyle w:val="Requirements"/>
      </w:pPr>
      <w:bookmarkStart w:id="1283" w:name="_Toc253578720"/>
      <w:r>
        <w:t>CHA-3.8</w:t>
      </w:r>
      <w:r w:rsidR="00D64A64">
        <w:t xml:space="preserve">.4.230 </w:t>
      </w:r>
      <w:r w:rsidR="00325101">
        <w:t>Channel/CSR light</w:t>
      </w:r>
      <w:r w:rsidR="00D64A64">
        <w:t xml:space="preserve"> application shall display for every </w:t>
      </w:r>
      <w:r w:rsidR="002C56C0">
        <w:t>primary offer</w:t>
      </w:r>
      <w:r w:rsidR="00D64A64">
        <w:t xml:space="preserve"> the name, </w:t>
      </w:r>
      <w:r w:rsidR="00844A46">
        <w:t xml:space="preserve">the payment mode, </w:t>
      </w:r>
      <w:r w:rsidR="00D64A64">
        <w:t xml:space="preserve">the engagement duration, the </w:t>
      </w:r>
      <w:r w:rsidR="001529D7">
        <w:t>service category</w:t>
      </w:r>
      <w:r w:rsidR="00D64A64">
        <w:t>, the RC grouped by frequency, the NRC.</w:t>
      </w:r>
      <w:bookmarkEnd w:id="1283"/>
    </w:p>
    <w:p w:rsidR="006A6D1C" w:rsidRDefault="003236F3" w:rsidP="00D64A64">
      <w:pPr>
        <w:pStyle w:val="Requirements"/>
      </w:pPr>
      <w:bookmarkStart w:id="1284" w:name="_Toc253578721"/>
      <w:r>
        <w:t>CHA-3.8</w:t>
      </w:r>
      <w:r w:rsidR="00D64A64">
        <w:t xml:space="preserve">.4.240 </w:t>
      </w:r>
      <w:r w:rsidR="00325101">
        <w:t>Channel/CSR light</w:t>
      </w:r>
      <w:r w:rsidR="00D64A64">
        <w:t xml:space="preserve"> application shall display for every </w:t>
      </w:r>
      <w:r w:rsidR="002C56C0">
        <w:t>subscriber bundle</w:t>
      </w:r>
      <w:r w:rsidR="00D64A64">
        <w:t xml:space="preserve"> the name, the engagement duration, the </w:t>
      </w:r>
      <w:r w:rsidR="001529D7">
        <w:t>service category</w:t>
      </w:r>
      <w:r w:rsidR="00D64A64">
        <w:t>, the RC grouped by frequency, the NRC.</w:t>
      </w:r>
      <w:bookmarkEnd w:id="1284"/>
    </w:p>
    <w:p w:rsidR="00D64A64" w:rsidRDefault="003236F3" w:rsidP="00D64A64">
      <w:pPr>
        <w:pStyle w:val="Requirements"/>
        <w:ind w:left="288"/>
      </w:pPr>
      <w:bookmarkStart w:id="1285" w:name="_Toc253578722"/>
      <w:r>
        <w:t>CHA-3.8</w:t>
      </w:r>
      <w:r w:rsidR="00D64A64">
        <w:t xml:space="preserve">.4.240.1 </w:t>
      </w:r>
      <w:r w:rsidR="00325101">
        <w:t>Channel/CSR light</w:t>
      </w:r>
      <w:r w:rsidR="00D64A64">
        <w:t xml:space="preserve"> application shall display the </w:t>
      </w:r>
      <w:r w:rsidR="002C56C0">
        <w:t>primary offer</w:t>
      </w:r>
      <w:r w:rsidR="00D64A64">
        <w:t xml:space="preserve"> engagement duration if not set at the bundle level</w:t>
      </w:r>
      <w:bookmarkEnd w:id="1285"/>
    </w:p>
    <w:p w:rsidR="00D64A64" w:rsidRDefault="003236F3" w:rsidP="00D64A64">
      <w:pPr>
        <w:pStyle w:val="Requirements"/>
        <w:ind w:left="288"/>
      </w:pPr>
      <w:bookmarkStart w:id="1286" w:name="_Toc253578723"/>
      <w:r>
        <w:t>CHA-3.8</w:t>
      </w:r>
      <w:r w:rsidR="00D64A64">
        <w:t xml:space="preserve">.4.240.2 </w:t>
      </w:r>
      <w:r w:rsidR="00325101">
        <w:t>Channel/CSR light</w:t>
      </w:r>
      <w:r w:rsidR="00D64A64">
        <w:t xml:space="preserve"> application shall display the sum of </w:t>
      </w:r>
      <w:r w:rsidR="002C56C0">
        <w:t>subscriber bundle</w:t>
      </w:r>
      <w:r w:rsidR="00D64A64">
        <w:t xml:space="preserve"> and </w:t>
      </w:r>
      <w:r w:rsidR="002C56C0">
        <w:t>primary offer</w:t>
      </w:r>
      <w:r w:rsidR="00D64A64">
        <w:t xml:space="preserve"> RC if RC are not overridden in the bundle configuration</w:t>
      </w:r>
      <w:bookmarkEnd w:id="1286"/>
    </w:p>
    <w:p w:rsidR="00D64A64" w:rsidRDefault="003236F3" w:rsidP="00D64A64">
      <w:pPr>
        <w:pStyle w:val="Requirements"/>
        <w:ind w:left="288"/>
      </w:pPr>
      <w:bookmarkStart w:id="1287" w:name="_Toc253578724"/>
      <w:r>
        <w:t>CHA-3.8</w:t>
      </w:r>
      <w:r w:rsidR="00D64A64">
        <w:t xml:space="preserve">.4.240.3 </w:t>
      </w:r>
      <w:r w:rsidR="00325101">
        <w:t>Channel/CSR light</w:t>
      </w:r>
      <w:r w:rsidR="00D64A64">
        <w:t xml:space="preserve"> application shall sum </w:t>
      </w:r>
      <w:r w:rsidR="002C56C0">
        <w:t>primary offer</w:t>
      </w:r>
      <w:r w:rsidR="00D64A64">
        <w:t>s NRC to bundle NRC for type of NRC not overridden in the bundle configuration.</w:t>
      </w:r>
      <w:bookmarkEnd w:id="1287"/>
    </w:p>
    <w:p w:rsidR="00D64A64" w:rsidRDefault="003236F3" w:rsidP="00D64A64">
      <w:pPr>
        <w:pStyle w:val="Requirements"/>
      </w:pPr>
      <w:bookmarkStart w:id="1288" w:name="_Toc253578725"/>
      <w:r>
        <w:t>CHA-3.8</w:t>
      </w:r>
      <w:r w:rsidR="00D64A64">
        <w:t xml:space="preserve">.4.250 </w:t>
      </w:r>
      <w:r w:rsidR="00325101">
        <w:t>Channel/CSR light</w:t>
      </w:r>
      <w:r w:rsidR="00D64A64">
        <w:t xml:space="preserve"> application </w:t>
      </w:r>
      <w:r w:rsidR="007C3C40">
        <w:t xml:space="preserve">shall allow a user browsing account bundles with respect of use case ‘browse </w:t>
      </w:r>
      <w:r w:rsidR="00C24095">
        <w:t xml:space="preserve">and select </w:t>
      </w:r>
      <w:r w:rsidR="007C3C40">
        <w:t>account bundles’ use case</w:t>
      </w:r>
      <w:bookmarkEnd w:id="1288"/>
    </w:p>
    <w:p w:rsidR="00844A46" w:rsidRDefault="003236F3" w:rsidP="00844A46">
      <w:pPr>
        <w:pStyle w:val="Requirements"/>
      </w:pPr>
      <w:bookmarkStart w:id="1289" w:name="_Toc253578726"/>
      <w:r>
        <w:t>CHA-3.8</w:t>
      </w:r>
      <w:r w:rsidR="00844A46">
        <w:t xml:space="preserve">.4.260 </w:t>
      </w:r>
      <w:r w:rsidR="00325101">
        <w:t>Channel/CSR light</w:t>
      </w:r>
      <w:r w:rsidR="00844A46">
        <w:t xml:space="preserve"> application shall display only account bundles sellable by a dealer</w:t>
      </w:r>
      <w:bookmarkEnd w:id="1289"/>
    </w:p>
    <w:p w:rsidR="00844A46" w:rsidRDefault="003236F3" w:rsidP="00844A46">
      <w:pPr>
        <w:pStyle w:val="Requirements"/>
        <w:ind w:left="288"/>
      </w:pPr>
      <w:bookmarkStart w:id="1290" w:name="_Toc253578727"/>
      <w:r>
        <w:t>CHA-3.8</w:t>
      </w:r>
      <w:r w:rsidR="00844A46">
        <w:t xml:space="preserve">.4.120.1 </w:t>
      </w:r>
      <w:r w:rsidR="00325101">
        <w:t>Channel/CSR light</w:t>
      </w:r>
      <w:r w:rsidR="00844A46">
        <w:t xml:space="preserve"> application shall display only account bundles with mandatory </w:t>
      </w:r>
      <w:r w:rsidR="00E95ABF">
        <w:t>offer</w:t>
      </w:r>
      <w:r w:rsidR="00844A46">
        <w:t xml:space="preserve">s and min bundle selective </w:t>
      </w:r>
      <w:r w:rsidR="00E95ABF">
        <w:t>offer</w:t>
      </w:r>
      <w:r w:rsidR="00844A46">
        <w:t xml:space="preserve">s sellable by the dealer referring to </w:t>
      </w:r>
      <w:r w:rsidR="00325101">
        <w:t>Channel/CSR light</w:t>
      </w:r>
      <w:r w:rsidR="00C42C19">
        <w:t xml:space="preserve"> catalog and </w:t>
      </w:r>
      <w:r w:rsidR="00325101">
        <w:t>Channel/CSR light</w:t>
      </w:r>
      <w:r w:rsidR="00C42C19">
        <w:t xml:space="preserve"> attribute</w:t>
      </w:r>
      <w:r w:rsidR="00844A46">
        <w:t xml:space="preserve"> business logic specified above</w:t>
      </w:r>
      <w:bookmarkEnd w:id="1290"/>
    </w:p>
    <w:p w:rsidR="00844A46" w:rsidRDefault="003236F3" w:rsidP="00844A46">
      <w:pPr>
        <w:pStyle w:val="Requirements"/>
        <w:ind w:left="288"/>
      </w:pPr>
      <w:bookmarkStart w:id="1291" w:name="_Toc253578728"/>
      <w:r>
        <w:t>CHA-3.8</w:t>
      </w:r>
      <w:r w:rsidR="00844A46">
        <w:t xml:space="preserve">.4.120.2 </w:t>
      </w:r>
      <w:r w:rsidR="00325101">
        <w:t>Channel/CSR light</w:t>
      </w:r>
      <w:r w:rsidR="00844A46">
        <w:t xml:space="preserve"> application shall display only account bundles sellable by a dealer referring to </w:t>
      </w:r>
      <w:r w:rsidR="00325101">
        <w:t>Channel/CSR light</w:t>
      </w:r>
      <w:r w:rsidR="00844A46">
        <w:t xml:space="preserve"> </w:t>
      </w:r>
      <w:r w:rsidR="00C42C19">
        <w:t xml:space="preserve">catalog and </w:t>
      </w:r>
      <w:r w:rsidR="00325101">
        <w:t>Channel/CSR light</w:t>
      </w:r>
      <w:r w:rsidR="00C42C19">
        <w:t xml:space="preserve"> attribute </w:t>
      </w:r>
      <w:r w:rsidR="00844A46">
        <w:t>business logic specified above</w:t>
      </w:r>
      <w:bookmarkEnd w:id="1291"/>
    </w:p>
    <w:p w:rsidR="00884109" w:rsidRDefault="00884109" w:rsidP="00884109">
      <w:pPr>
        <w:pStyle w:val="Requirements"/>
      </w:pPr>
      <w:bookmarkStart w:id="1292" w:name="_Toc253578729"/>
      <w:r>
        <w:t>CHA-3.8.4.265 Channel/CSR light application shall display all account bundles available for a CSR independently of dealer offering business logic</w:t>
      </w:r>
      <w:bookmarkEnd w:id="1292"/>
    </w:p>
    <w:p w:rsidR="00844A46" w:rsidRDefault="003236F3" w:rsidP="00844A46">
      <w:pPr>
        <w:pStyle w:val="Requirements"/>
      </w:pPr>
      <w:bookmarkStart w:id="1293" w:name="_Toc253578730"/>
      <w:r>
        <w:t>CHA-3.8</w:t>
      </w:r>
      <w:r w:rsidR="00844A46">
        <w:t xml:space="preserve">.4.270 </w:t>
      </w:r>
      <w:r w:rsidR="00325101">
        <w:t>Channel/CSR light</w:t>
      </w:r>
      <w:r w:rsidR="00844A46">
        <w:t xml:space="preserve"> application shall display only account bundle with valid RC and NRC (if set)</w:t>
      </w:r>
      <w:bookmarkEnd w:id="1293"/>
    </w:p>
    <w:p w:rsidR="00844A46" w:rsidRDefault="003236F3" w:rsidP="00844A46">
      <w:pPr>
        <w:pStyle w:val="Requirements"/>
      </w:pPr>
      <w:bookmarkStart w:id="1294" w:name="_Toc253578731"/>
      <w:r>
        <w:t>CHA-3.8</w:t>
      </w:r>
      <w:r w:rsidR="00844A46">
        <w:t xml:space="preserve">.4.280 </w:t>
      </w:r>
      <w:r w:rsidR="00325101">
        <w:t>Channel/CSR light</w:t>
      </w:r>
      <w:r w:rsidR="00844A46">
        <w:t xml:space="preserve"> application shall display only account bundle with no </w:t>
      </w:r>
      <w:r w:rsidR="00C42C19">
        <w:t>mandatory</w:t>
      </w:r>
      <w:r w:rsidR="00844A46">
        <w:t xml:space="preserve"> or selective </w:t>
      </w:r>
      <w:r w:rsidR="002C56C0">
        <w:t>subscriber bundle</w:t>
      </w:r>
      <w:r w:rsidR="00844A46">
        <w:t xml:space="preserve"> (to be confirmed if we keep this limitation) for a new </w:t>
      </w:r>
      <w:r w:rsidR="00A65E57">
        <w:t>subscriber</w:t>
      </w:r>
      <w:bookmarkEnd w:id="1294"/>
    </w:p>
    <w:p w:rsidR="00844A46" w:rsidRDefault="003236F3" w:rsidP="00844A46">
      <w:pPr>
        <w:pStyle w:val="Requirements"/>
      </w:pPr>
      <w:bookmarkStart w:id="1295" w:name="_Toc253578732"/>
      <w:r>
        <w:t>CHA-3.8</w:t>
      </w:r>
      <w:r w:rsidR="00844A46">
        <w:t xml:space="preserve">.4.290 </w:t>
      </w:r>
      <w:r w:rsidR="00325101">
        <w:t>Channel/CSR light</w:t>
      </w:r>
      <w:r w:rsidR="00844A46">
        <w:t xml:space="preserve"> application shall display only optional subscriber bundles for the account bundle when swapping </w:t>
      </w:r>
      <w:r w:rsidR="002C56C0">
        <w:t>primary offer</w:t>
      </w:r>
      <w:r w:rsidR="00844A46">
        <w:t xml:space="preserve"> or </w:t>
      </w:r>
      <w:r w:rsidR="002C56C0">
        <w:t>subscriber bundle</w:t>
      </w:r>
      <w:r w:rsidR="00844A46">
        <w:t xml:space="preserve"> of a </w:t>
      </w:r>
      <w:r w:rsidR="00A65E57">
        <w:t>subscriber</w:t>
      </w:r>
      <w:r w:rsidR="00844A46">
        <w:t>.</w:t>
      </w:r>
      <w:bookmarkEnd w:id="1295"/>
    </w:p>
    <w:p w:rsidR="007C3C40" w:rsidRDefault="003236F3" w:rsidP="00844A46">
      <w:pPr>
        <w:pStyle w:val="Requirements"/>
      </w:pPr>
      <w:bookmarkStart w:id="1296" w:name="_Toc253578733"/>
      <w:r>
        <w:t>CHA-3.8</w:t>
      </w:r>
      <w:r w:rsidR="007C3C40">
        <w:t>.4.</w:t>
      </w:r>
      <w:r w:rsidR="00844A46">
        <w:t>300</w:t>
      </w:r>
      <w:r w:rsidR="007C3C40">
        <w:t xml:space="preserve"> </w:t>
      </w:r>
      <w:r w:rsidR="00325101">
        <w:t>Channel/CSR light</w:t>
      </w:r>
      <w:r w:rsidR="007C3C40">
        <w:t xml:space="preserve"> application shall display for every account bundle the name, the RC and NRC if set</w:t>
      </w:r>
      <w:bookmarkEnd w:id="1296"/>
    </w:p>
    <w:p w:rsidR="007C3C40" w:rsidRDefault="003236F3" w:rsidP="00844A46">
      <w:pPr>
        <w:pStyle w:val="Requirements"/>
      </w:pPr>
      <w:bookmarkStart w:id="1297" w:name="_Toc253578734"/>
      <w:r>
        <w:t>CHA-3.8</w:t>
      </w:r>
      <w:r w:rsidR="007C3C40">
        <w:t>.4.</w:t>
      </w:r>
      <w:r w:rsidR="00844A46">
        <w:t>310</w:t>
      </w:r>
      <w:r w:rsidR="007C3C40">
        <w:t xml:space="preserve"> </w:t>
      </w:r>
      <w:r w:rsidR="00325101">
        <w:t>Channel/CSR light</w:t>
      </w:r>
      <w:r w:rsidR="007C3C40">
        <w:t xml:space="preserve"> application shall display for every account bundle all </w:t>
      </w:r>
      <w:r w:rsidR="002C56C0">
        <w:t>subscriber bundle</w:t>
      </w:r>
      <w:r w:rsidR="007C3C40">
        <w:t xml:space="preserve">s similarly to browse </w:t>
      </w:r>
      <w:r w:rsidR="002C56C0">
        <w:t>subscriber bundle</w:t>
      </w:r>
      <w:r w:rsidR="007C3C40">
        <w:t xml:space="preserve"> use case</w:t>
      </w:r>
      <w:bookmarkEnd w:id="1297"/>
      <w:r w:rsidR="007C3C40">
        <w:t xml:space="preserve"> </w:t>
      </w:r>
    </w:p>
    <w:p w:rsidR="00E725B3" w:rsidRDefault="00E725B3" w:rsidP="00E725B3">
      <w:pPr>
        <w:pStyle w:val="Requirements"/>
      </w:pPr>
      <w:bookmarkStart w:id="1298" w:name="_Toc232587366"/>
      <w:bookmarkStart w:id="1299" w:name="_Toc253578735"/>
      <w:r>
        <w:t>CHA-3.8.4.312</w:t>
      </w:r>
      <w:r>
        <w:t xml:space="preserve"> Channel application shall allow a dealer user to filter </w:t>
      </w:r>
      <w:r w:rsidR="002C56C0">
        <w:t>primary offer</w:t>
      </w:r>
      <w:r>
        <w:t xml:space="preserve"> and </w:t>
      </w:r>
      <w:r w:rsidR="002C56C0">
        <w:t>subscriber bundle</w:t>
      </w:r>
      <w:r>
        <w:t>s via their primary offer by Equipment Class, Equipment Type, Class of Service, Rate Class for every account bundle.</w:t>
      </w:r>
      <w:bookmarkEnd w:id="1298"/>
      <w:bookmarkEnd w:id="1299"/>
    </w:p>
    <w:p w:rsidR="007C3C40" w:rsidRDefault="003236F3" w:rsidP="00844A46">
      <w:pPr>
        <w:pStyle w:val="Requirements"/>
      </w:pPr>
      <w:bookmarkStart w:id="1300" w:name="_Toc253578736"/>
      <w:r>
        <w:t>CHA-3.8</w:t>
      </w:r>
      <w:r w:rsidR="007C3C40">
        <w:t>.4.</w:t>
      </w:r>
      <w:r w:rsidR="00844A46">
        <w:t>320</w:t>
      </w:r>
      <w:r w:rsidR="007C3C40">
        <w:t xml:space="preserve"> </w:t>
      </w:r>
      <w:r w:rsidR="00325101">
        <w:t>Channel/CSR light</w:t>
      </w:r>
      <w:r w:rsidR="007C3C40">
        <w:t xml:space="preserve"> application shall allow filtering account bundles by browsing categories</w:t>
      </w:r>
      <w:r w:rsidR="00B87A54">
        <w:t xml:space="preserve"> (secondary browsing categories).</w:t>
      </w:r>
      <w:bookmarkEnd w:id="1300"/>
    </w:p>
    <w:p w:rsidR="007C3C40" w:rsidRDefault="003236F3" w:rsidP="00844A46">
      <w:pPr>
        <w:pStyle w:val="Requirements"/>
      </w:pPr>
      <w:bookmarkStart w:id="1301" w:name="_Toc253578737"/>
      <w:r>
        <w:lastRenderedPageBreak/>
        <w:t>CHA-3.8</w:t>
      </w:r>
      <w:r w:rsidR="007C3C40">
        <w:t>.4.</w:t>
      </w:r>
      <w:r w:rsidR="00844A46">
        <w:t>330</w:t>
      </w:r>
      <w:r w:rsidR="007C3C40">
        <w:t xml:space="preserve"> </w:t>
      </w:r>
      <w:r w:rsidR="00325101">
        <w:t>Channel/CSR light</w:t>
      </w:r>
      <w:r w:rsidR="007C3C40">
        <w:t xml:space="preserve"> application shall display only one account bundle if already subscribed on the account (in the basket or instantiated or in a pending order)</w:t>
      </w:r>
      <w:bookmarkEnd w:id="1301"/>
    </w:p>
    <w:p w:rsidR="00844A46" w:rsidRDefault="003236F3" w:rsidP="00844A46">
      <w:pPr>
        <w:pStyle w:val="Requirements"/>
      </w:pPr>
      <w:bookmarkStart w:id="1302" w:name="_Toc253578738"/>
      <w:r>
        <w:t>CHA-3.8</w:t>
      </w:r>
      <w:r w:rsidR="007C3C40">
        <w:t>.4.3</w:t>
      </w:r>
      <w:r w:rsidR="00844A46">
        <w:t>40</w:t>
      </w:r>
      <w:r w:rsidR="007C3C40">
        <w:t xml:space="preserve"> </w:t>
      </w:r>
      <w:r w:rsidR="00325101">
        <w:t>Channel/CSR light</w:t>
      </w:r>
      <w:r w:rsidR="007C3C40">
        <w:t xml:space="preserve"> application s</w:t>
      </w:r>
      <w:r w:rsidR="007C3C40">
        <w:t xml:space="preserve">hall support switching from browse account bundle to browse </w:t>
      </w:r>
      <w:r w:rsidR="002C56C0">
        <w:t>primary offer</w:t>
      </w:r>
      <w:r w:rsidR="007C3C40">
        <w:t>/</w:t>
      </w:r>
      <w:r w:rsidR="002C56C0">
        <w:t>subscriber bundle</w:t>
      </w:r>
      <w:r w:rsidR="007C3C40">
        <w:t xml:space="preserve"> use case</w:t>
      </w:r>
      <w:bookmarkEnd w:id="1302"/>
      <w:r w:rsidR="007C3C40">
        <w:t xml:space="preserve"> </w:t>
      </w:r>
    </w:p>
    <w:p w:rsidR="006A7076" w:rsidRDefault="003236F3" w:rsidP="006A7076">
      <w:pPr>
        <w:pStyle w:val="Requirements"/>
      </w:pPr>
      <w:bookmarkStart w:id="1303" w:name="_Toc253578739"/>
      <w:r>
        <w:t>CHA-3.8</w:t>
      </w:r>
      <w:r w:rsidR="006A7076">
        <w:t xml:space="preserve">.4.350 </w:t>
      </w:r>
      <w:r w:rsidR="00325101">
        <w:t>Channel/CSR light</w:t>
      </w:r>
      <w:r w:rsidR="006A7076">
        <w:t xml:space="preserve"> application shall allow user viewing details of a </w:t>
      </w:r>
      <w:r w:rsidR="002C56C0">
        <w:t>primary offer</w:t>
      </w:r>
      <w:r w:rsidR="006A7076">
        <w:t xml:space="preserve"> with respect of </w:t>
      </w:r>
      <w:r w:rsidR="00C95E67">
        <w:t>‘</w:t>
      </w:r>
      <w:r w:rsidR="006A7076">
        <w:t xml:space="preserve">view </w:t>
      </w:r>
      <w:r w:rsidR="002C56C0">
        <w:t>primary offer</w:t>
      </w:r>
      <w:r w:rsidR="006A7076">
        <w:t xml:space="preserve"> details</w:t>
      </w:r>
      <w:r w:rsidR="00C95E67">
        <w:t>’</w:t>
      </w:r>
      <w:r w:rsidR="006A7076">
        <w:t xml:space="preserve"> use case</w:t>
      </w:r>
      <w:bookmarkEnd w:id="1303"/>
    </w:p>
    <w:p w:rsidR="006A7076" w:rsidRDefault="003236F3" w:rsidP="006A7076">
      <w:pPr>
        <w:pStyle w:val="Requirements"/>
      </w:pPr>
      <w:bookmarkStart w:id="1304" w:name="_Toc253578740"/>
      <w:r>
        <w:t>CHA-3.8</w:t>
      </w:r>
      <w:r w:rsidR="006A7076">
        <w:t xml:space="preserve">.4.360 </w:t>
      </w:r>
      <w:r w:rsidR="00325101">
        <w:t>Channel/CSR light</w:t>
      </w:r>
      <w:r w:rsidR="006A7076">
        <w:t xml:space="preserve"> application shall allow user viewing details of a </w:t>
      </w:r>
      <w:r w:rsidR="002C56C0">
        <w:t>subscriber bundle</w:t>
      </w:r>
      <w:r w:rsidR="006A7076">
        <w:t xml:space="preserve"> with respect of use case </w:t>
      </w:r>
      <w:r w:rsidR="00C95E67">
        <w:t>‘</w:t>
      </w:r>
      <w:r w:rsidR="006A7076">
        <w:t xml:space="preserve">view </w:t>
      </w:r>
      <w:r w:rsidR="002C56C0">
        <w:t>subscriber bundle</w:t>
      </w:r>
      <w:r w:rsidR="006A7076">
        <w:t xml:space="preserve"> details</w:t>
      </w:r>
      <w:r w:rsidR="00C95E67">
        <w:t>’</w:t>
      </w:r>
      <w:bookmarkEnd w:id="1304"/>
    </w:p>
    <w:p w:rsidR="006A7076" w:rsidRDefault="003236F3" w:rsidP="006A7076">
      <w:pPr>
        <w:pStyle w:val="Requirements"/>
      </w:pPr>
      <w:bookmarkStart w:id="1305" w:name="_Toc253578741"/>
      <w:r>
        <w:t>CHA-3.8</w:t>
      </w:r>
      <w:r w:rsidR="006A7076">
        <w:t xml:space="preserve">.4.370 </w:t>
      </w:r>
      <w:r w:rsidR="00325101">
        <w:t>Channel/CSR light</w:t>
      </w:r>
      <w:r w:rsidR="006A7076">
        <w:t xml:space="preserve"> application shall allow user viewing details of an account bundle with respect of use case </w:t>
      </w:r>
      <w:r w:rsidR="00C95E67">
        <w:t>‘</w:t>
      </w:r>
      <w:r w:rsidR="006A7076">
        <w:t>view account bundle details</w:t>
      </w:r>
      <w:r w:rsidR="00C95E67">
        <w:t>’</w:t>
      </w:r>
      <w:bookmarkEnd w:id="1305"/>
    </w:p>
    <w:p w:rsidR="003E190C" w:rsidRDefault="003236F3" w:rsidP="003E190C">
      <w:pPr>
        <w:pStyle w:val="Requirements"/>
      </w:pPr>
      <w:bookmarkStart w:id="1306" w:name="_Toc253578742"/>
      <w:r>
        <w:t>CHA-3.8</w:t>
      </w:r>
      <w:r w:rsidR="003E190C">
        <w:t xml:space="preserve">.4.380 </w:t>
      </w:r>
      <w:r w:rsidR="00325101">
        <w:t>Channel/CSR light</w:t>
      </w:r>
      <w:r w:rsidR="003E190C">
        <w:t xml:space="preserve"> application shall display in details of </w:t>
      </w:r>
      <w:r w:rsidR="002C56C0">
        <w:t>primary offer</w:t>
      </w:r>
      <w:r w:rsidR="003E190C">
        <w:t xml:space="preserve">s, </w:t>
      </w:r>
      <w:r w:rsidR="002C56C0">
        <w:t>subscriber bundle</w:t>
      </w:r>
      <w:r w:rsidR="003E190C">
        <w:t xml:space="preserve">s and account bundles only available </w:t>
      </w:r>
      <w:r w:rsidR="00E95ABF">
        <w:t>offer</w:t>
      </w:r>
      <w:r w:rsidR="003E190C">
        <w:t xml:space="preserve">s (refer to select </w:t>
      </w:r>
      <w:r w:rsidR="00D22280">
        <w:t>subscriber supplementary offer</w:t>
      </w:r>
      <w:r w:rsidR="003E190C">
        <w:t xml:space="preserve">s and </w:t>
      </w:r>
      <w:r w:rsidR="002C56C0">
        <w:t>account offer</w:t>
      </w:r>
      <w:r w:rsidR="003E190C">
        <w:t>s business logic)</w:t>
      </w:r>
      <w:bookmarkEnd w:id="1306"/>
    </w:p>
    <w:p w:rsidR="006A7076" w:rsidRDefault="003236F3" w:rsidP="00B87A54">
      <w:pPr>
        <w:pStyle w:val="Requirements"/>
      </w:pPr>
      <w:bookmarkStart w:id="1307" w:name="_Toc253578743"/>
      <w:r>
        <w:t>CHA-3.8</w:t>
      </w:r>
      <w:r w:rsidR="00CE0B28">
        <w:t xml:space="preserve">.4.390 </w:t>
      </w:r>
      <w:r w:rsidR="00325101">
        <w:t>Channel/CSR light</w:t>
      </w:r>
      <w:r w:rsidR="00CE0B28">
        <w:t xml:space="preserve"> application shall allow a user to subscrib</w:t>
      </w:r>
      <w:r w:rsidR="00B87A54">
        <w:t>e</w:t>
      </w:r>
      <w:r w:rsidR="00CE0B28">
        <w:t xml:space="preserve"> to an account bundle with respect of use </w:t>
      </w:r>
      <w:r w:rsidR="00C24095">
        <w:t xml:space="preserve">case </w:t>
      </w:r>
      <w:r w:rsidR="00CE0B28">
        <w:t>add account bundle</w:t>
      </w:r>
      <w:bookmarkEnd w:id="1307"/>
    </w:p>
    <w:p w:rsidR="00CE0B28" w:rsidRDefault="003236F3" w:rsidP="00CE0B28">
      <w:pPr>
        <w:pStyle w:val="Requirements"/>
      </w:pPr>
      <w:bookmarkStart w:id="1308" w:name="_Toc253578744"/>
      <w:r>
        <w:t>CHA-3.8</w:t>
      </w:r>
      <w:r w:rsidR="00CE0B28">
        <w:t xml:space="preserve">.4.400 </w:t>
      </w:r>
      <w:r w:rsidR="00325101">
        <w:t>Channel/CSR light</w:t>
      </w:r>
      <w:r w:rsidR="00CE0B28">
        <w:t xml:space="preserve"> application shall allow a user selecting </w:t>
      </w:r>
      <w:r w:rsidR="002C56C0">
        <w:t>account offer</w:t>
      </w:r>
      <w:r w:rsidR="00CE0B28">
        <w:t xml:space="preserve">s with respect of use case </w:t>
      </w:r>
      <w:r w:rsidR="00C24095">
        <w:t xml:space="preserve">Browse and </w:t>
      </w:r>
      <w:r w:rsidR="00CE0B28">
        <w:t xml:space="preserve">select </w:t>
      </w:r>
      <w:r w:rsidR="002C56C0">
        <w:t>account offer</w:t>
      </w:r>
      <w:r w:rsidR="00CE0B28">
        <w:t>s</w:t>
      </w:r>
      <w:bookmarkEnd w:id="1308"/>
    </w:p>
    <w:p w:rsidR="00CE0B28" w:rsidRDefault="003236F3" w:rsidP="00C95E67">
      <w:pPr>
        <w:pStyle w:val="Requirements"/>
        <w:ind w:left="288"/>
      </w:pPr>
      <w:bookmarkStart w:id="1309" w:name="_Toc253578745"/>
      <w:r>
        <w:t>CHA-3.8</w:t>
      </w:r>
      <w:r w:rsidR="00CE0B28">
        <w:t xml:space="preserve">.4.410 </w:t>
      </w:r>
      <w:r w:rsidR="00325101">
        <w:t>Channel/CSR light</w:t>
      </w:r>
      <w:r w:rsidR="00CE0B28">
        <w:t xml:space="preserve"> application shall display only </w:t>
      </w:r>
      <w:r w:rsidR="002C56C0">
        <w:t>account offer</w:t>
      </w:r>
      <w:r w:rsidR="00CE0B28">
        <w:t xml:space="preserve">s </w:t>
      </w:r>
      <w:r w:rsidR="00C42C19">
        <w:t xml:space="preserve">sellable by the dealer according to </w:t>
      </w:r>
      <w:r w:rsidR="00325101">
        <w:t>Channel/CSR light</w:t>
      </w:r>
      <w:r w:rsidR="00C42C19">
        <w:t xml:space="preserve"> catalog and </w:t>
      </w:r>
      <w:r w:rsidR="00325101">
        <w:t>Channel/CSR light</w:t>
      </w:r>
      <w:r w:rsidR="00C42C19">
        <w:t xml:space="preserve"> attribute business logic described above.</w:t>
      </w:r>
      <w:bookmarkEnd w:id="1309"/>
    </w:p>
    <w:p w:rsidR="00884109" w:rsidRDefault="00884109" w:rsidP="00884109">
      <w:pPr>
        <w:pStyle w:val="Requirements"/>
        <w:ind w:left="288"/>
      </w:pPr>
      <w:bookmarkStart w:id="1310" w:name="_Toc253578746"/>
      <w:r>
        <w:t xml:space="preserve">CHA-3.8.4.415 Channel/CSR light application shall display all </w:t>
      </w:r>
      <w:r w:rsidR="002C56C0">
        <w:t>account offer</w:t>
      </w:r>
      <w:r>
        <w:t>s available for a CSR independently of dealer offering business logic</w:t>
      </w:r>
      <w:bookmarkEnd w:id="1310"/>
    </w:p>
    <w:p w:rsidR="00C42C19" w:rsidRDefault="003236F3" w:rsidP="00C95E67">
      <w:pPr>
        <w:pStyle w:val="Requirements"/>
        <w:ind w:left="288"/>
      </w:pPr>
      <w:bookmarkStart w:id="1311" w:name="_Toc253578747"/>
      <w:r>
        <w:t>CHA-3.8</w:t>
      </w:r>
      <w:r w:rsidR="00C42C19">
        <w:t xml:space="preserve">.4.420 </w:t>
      </w:r>
      <w:r w:rsidR="00325101">
        <w:t>Channel/CSR light</w:t>
      </w:r>
      <w:r w:rsidR="00C42C19">
        <w:t xml:space="preserve"> application shall display only </w:t>
      </w:r>
      <w:r w:rsidR="002C56C0">
        <w:t>account offer</w:t>
      </w:r>
      <w:r w:rsidR="00C42C19">
        <w:t>s with a valid start and end date if set</w:t>
      </w:r>
      <w:bookmarkEnd w:id="1311"/>
    </w:p>
    <w:p w:rsidR="00C42C19" w:rsidRDefault="003236F3" w:rsidP="00C95E67">
      <w:pPr>
        <w:pStyle w:val="Requirements"/>
        <w:ind w:left="288"/>
      </w:pPr>
      <w:bookmarkStart w:id="1312" w:name="_Toc253578748"/>
      <w:r>
        <w:t>CHA-3.8</w:t>
      </w:r>
      <w:r w:rsidR="00C42C19">
        <w:t xml:space="preserve">.4.430 </w:t>
      </w:r>
      <w:r w:rsidR="00325101">
        <w:t>Channel/CSR light</w:t>
      </w:r>
      <w:r w:rsidR="00C42C19">
        <w:t xml:space="preserve"> application shall display for every </w:t>
      </w:r>
      <w:r w:rsidR="002C56C0">
        <w:t>account offer</w:t>
      </w:r>
      <w:r w:rsidR="00C42C19">
        <w:t>s its name, description, payment mode and RC and NRC.</w:t>
      </w:r>
      <w:bookmarkEnd w:id="1312"/>
    </w:p>
    <w:p w:rsidR="00E34B36" w:rsidRDefault="003236F3" w:rsidP="00C95E67">
      <w:pPr>
        <w:pStyle w:val="Requirements"/>
        <w:ind w:left="288"/>
      </w:pPr>
      <w:bookmarkStart w:id="1313" w:name="_Toc253578749"/>
      <w:r>
        <w:t>CHA-3.8</w:t>
      </w:r>
      <w:r w:rsidR="008545E9">
        <w:t xml:space="preserve">.4.440 </w:t>
      </w:r>
      <w:r w:rsidR="00325101">
        <w:t>Channel/CSR light</w:t>
      </w:r>
      <w:r w:rsidR="008545E9">
        <w:t xml:space="preserve"> application shall display only mandatory </w:t>
      </w:r>
      <w:r w:rsidR="002C56C0">
        <w:t>account offer</w:t>
      </w:r>
      <w:r w:rsidR="008545E9">
        <w:t xml:space="preserve">s and selective </w:t>
      </w:r>
      <w:r w:rsidR="002C56C0">
        <w:t>account offer</w:t>
      </w:r>
      <w:r w:rsidR="008545E9">
        <w:t>s RC and NRC only if not overridden at bundle level</w:t>
      </w:r>
      <w:bookmarkEnd w:id="1313"/>
    </w:p>
    <w:p w:rsidR="00C42C19" w:rsidRDefault="003236F3" w:rsidP="00C5189B">
      <w:pPr>
        <w:pStyle w:val="Requirements"/>
        <w:ind w:left="288"/>
      </w:pPr>
      <w:bookmarkStart w:id="1314" w:name="_Toc253578750"/>
      <w:r>
        <w:t>CHA-3.8</w:t>
      </w:r>
      <w:r w:rsidR="00C42C19">
        <w:t>.4.4</w:t>
      </w:r>
      <w:r w:rsidR="008545E9">
        <w:t>5</w:t>
      </w:r>
      <w:r w:rsidR="00C42C19">
        <w:t xml:space="preserve">0 </w:t>
      </w:r>
      <w:r w:rsidR="00325101">
        <w:t>Channel/CSR light</w:t>
      </w:r>
      <w:r w:rsidR="00C42C19">
        <w:t xml:space="preserve"> application shall display only </w:t>
      </w:r>
      <w:r w:rsidR="002C56C0">
        <w:t>account offer</w:t>
      </w:r>
      <w:r w:rsidR="00C42C19">
        <w:t>s with a valid RC and NRC if set</w:t>
      </w:r>
      <w:bookmarkEnd w:id="1314"/>
    </w:p>
    <w:p w:rsidR="00C42C19" w:rsidRDefault="003236F3" w:rsidP="00C95E67">
      <w:pPr>
        <w:pStyle w:val="Requirements"/>
        <w:ind w:left="288"/>
      </w:pPr>
      <w:bookmarkStart w:id="1315" w:name="_Toc253578751"/>
      <w:r>
        <w:t>CHA-3.8</w:t>
      </w:r>
      <w:r w:rsidR="00C42C19">
        <w:t>.4.4</w:t>
      </w:r>
      <w:r w:rsidR="008545E9">
        <w:t>6</w:t>
      </w:r>
      <w:r w:rsidR="00C42C19">
        <w:t xml:space="preserve">0 </w:t>
      </w:r>
      <w:r w:rsidR="00325101">
        <w:t>Channel/CSR light</w:t>
      </w:r>
      <w:r w:rsidR="00C42C19">
        <w:t xml:space="preserve"> application shall display first mandatory </w:t>
      </w:r>
      <w:r w:rsidR="002C56C0">
        <w:t>account offer</w:t>
      </w:r>
      <w:r w:rsidR="00C42C19">
        <w:t xml:space="preserve">s, the selective </w:t>
      </w:r>
      <w:r w:rsidR="002C56C0">
        <w:t>account offer</w:t>
      </w:r>
      <w:r w:rsidR="00C42C19">
        <w:t xml:space="preserve">, then optional </w:t>
      </w:r>
      <w:r w:rsidR="002C56C0">
        <w:t>account offer</w:t>
      </w:r>
      <w:r w:rsidR="00C42C19">
        <w:t xml:space="preserve">s grouped by </w:t>
      </w:r>
      <w:r w:rsidR="00E95ABF">
        <w:t>offers</w:t>
      </w:r>
      <w:r w:rsidR="00C42C19">
        <w:t xml:space="preserve"> category</w:t>
      </w:r>
      <w:bookmarkEnd w:id="1315"/>
    </w:p>
    <w:p w:rsidR="00C42C19" w:rsidRDefault="003236F3" w:rsidP="008545E9">
      <w:pPr>
        <w:pStyle w:val="Requirements"/>
      </w:pPr>
      <w:bookmarkStart w:id="1316" w:name="_Toc253578752"/>
      <w:r>
        <w:t>CHA-3.8</w:t>
      </w:r>
      <w:r w:rsidR="00C42C19">
        <w:t>.4.4</w:t>
      </w:r>
      <w:r w:rsidR="008545E9">
        <w:t>7</w:t>
      </w:r>
      <w:r w:rsidR="00C42C19">
        <w:t xml:space="preserve">0 </w:t>
      </w:r>
      <w:r w:rsidR="00325101">
        <w:t>Channel/CSR light</w:t>
      </w:r>
      <w:r w:rsidR="00C42C19">
        <w:t xml:space="preserve"> application shall display a </w:t>
      </w:r>
      <w:r w:rsidR="00E95ABF">
        <w:t>offer</w:t>
      </w:r>
      <w:r w:rsidR="00C42C19">
        <w:t xml:space="preserve"> selective and optional both in selective list and in optional list but shall prevent the user of selecting it twice</w:t>
      </w:r>
      <w:bookmarkEnd w:id="1316"/>
    </w:p>
    <w:p w:rsidR="00C42C19" w:rsidRDefault="003236F3" w:rsidP="008545E9">
      <w:pPr>
        <w:pStyle w:val="Requirements"/>
      </w:pPr>
      <w:bookmarkStart w:id="1317" w:name="_Toc253578753"/>
      <w:r>
        <w:t>CHA-3.8</w:t>
      </w:r>
      <w:r w:rsidR="00C42C19">
        <w:t>.4.4</w:t>
      </w:r>
      <w:r w:rsidR="008545E9">
        <w:t>8</w:t>
      </w:r>
      <w:r w:rsidR="00C42C19">
        <w:t xml:space="preserve">0 </w:t>
      </w:r>
      <w:r w:rsidR="00325101">
        <w:t>Channel/CSR light</w:t>
      </w:r>
      <w:r w:rsidR="00C42C19">
        <w:t xml:space="preserve"> application shall display exclusion and required rules logic similarly as in consumer application</w:t>
      </w:r>
      <w:bookmarkEnd w:id="1317"/>
    </w:p>
    <w:p w:rsidR="00C42C19" w:rsidRDefault="003236F3" w:rsidP="008545E9">
      <w:pPr>
        <w:pStyle w:val="Requirements"/>
      </w:pPr>
      <w:bookmarkStart w:id="1318" w:name="_Toc253578754"/>
      <w:r>
        <w:t>CHA-3.8</w:t>
      </w:r>
      <w:r w:rsidR="00C42C19">
        <w:t>.4.4</w:t>
      </w:r>
      <w:r w:rsidR="008545E9">
        <w:t>9</w:t>
      </w:r>
      <w:r w:rsidR="00C42C19">
        <w:t xml:space="preserve">0 </w:t>
      </w:r>
      <w:r w:rsidR="00325101">
        <w:t>Channel/CSR light</w:t>
      </w:r>
      <w:r w:rsidR="00C42C19">
        <w:t xml:space="preserve"> application shall not display </w:t>
      </w:r>
      <w:r w:rsidR="002C56C0">
        <w:t>account offer</w:t>
      </w:r>
      <w:r w:rsidR="00C42C19">
        <w:t>s incompatible with the account bundle if subscribed in the basket, already instantiated or in a pending order.</w:t>
      </w:r>
      <w:bookmarkEnd w:id="1318"/>
    </w:p>
    <w:p w:rsidR="00957B0C" w:rsidRDefault="003236F3" w:rsidP="00957B0C">
      <w:pPr>
        <w:pStyle w:val="Requirements"/>
      </w:pPr>
      <w:bookmarkStart w:id="1319" w:name="_Toc253578755"/>
      <w:r>
        <w:t>CHA-3.8</w:t>
      </w:r>
      <w:r w:rsidR="00E6588B">
        <w:t xml:space="preserve">.4.500 </w:t>
      </w:r>
      <w:r w:rsidR="00325101">
        <w:t>Channel/CSR light</w:t>
      </w:r>
      <w:r w:rsidR="00E6588B">
        <w:t xml:space="preserve"> application shall not display </w:t>
      </w:r>
      <w:r w:rsidR="002C56C0">
        <w:t>account offer</w:t>
      </w:r>
      <w:r w:rsidR="00E6588B">
        <w:t>s requiring an account bundle different from the one in the basket or already instantiated</w:t>
      </w:r>
      <w:bookmarkEnd w:id="1319"/>
    </w:p>
    <w:p w:rsidR="00A5605E" w:rsidRDefault="003236F3" w:rsidP="00A5605E">
      <w:pPr>
        <w:pStyle w:val="Requirements"/>
      </w:pPr>
      <w:bookmarkStart w:id="1320" w:name="_Toc253578756"/>
      <w:r>
        <w:t>CHA-3.8</w:t>
      </w:r>
      <w:r w:rsidR="00E6588B">
        <w:t>.4.51</w:t>
      </w:r>
      <w:r w:rsidR="00A5605E">
        <w:t xml:space="preserve">0 </w:t>
      </w:r>
      <w:r w:rsidR="00325101">
        <w:t>Channel/CSR light</w:t>
      </w:r>
      <w:r w:rsidR="00A5605E">
        <w:t xml:space="preserve"> application shall automatically swap to account bundle context </w:t>
      </w:r>
      <w:r w:rsidR="00E95ABF">
        <w:t>offer</w:t>
      </w:r>
      <w:r w:rsidR="00A5605E">
        <w:t>s already subscribed on the account and required as mandatory in case of subscription of an account bundle.</w:t>
      </w:r>
      <w:bookmarkEnd w:id="1320"/>
    </w:p>
    <w:p w:rsidR="00A5605E" w:rsidRDefault="003236F3" w:rsidP="00E6588B">
      <w:pPr>
        <w:pStyle w:val="Requirements"/>
      </w:pPr>
      <w:bookmarkStart w:id="1321" w:name="_Toc253578757"/>
      <w:r>
        <w:t>CHA-3.8</w:t>
      </w:r>
      <w:r w:rsidR="00A5605E">
        <w:t>.4.5</w:t>
      </w:r>
      <w:r w:rsidR="00E6588B">
        <w:t>2</w:t>
      </w:r>
      <w:r w:rsidR="00A5605E">
        <w:t xml:space="preserve">0 </w:t>
      </w:r>
      <w:r w:rsidR="00325101">
        <w:t>Channel/CSR light</w:t>
      </w:r>
      <w:r w:rsidR="00A5605E">
        <w:t xml:space="preserve"> application shall propose </w:t>
      </w:r>
      <w:r w:rsidR="00E95ABF">
        <w:t>offer</w:t>
      </w:r>
      <w:r w:rsidR="00A5605E">
        <w:t>s already subscribed on the account as selective</w:t>
      </w:r>
      <w:r w:rsidR="0061409C">
        <w:t xml:space="preserve"> (and default)</w:t>
      </w:r>
      <w:r w:rsidR="00A5605E">
        <w:t xml:space="preserve"> if declared as selective in the configuration of the new account bundle.</w:t>
      </w:r>
      <w:bookmarkEnd w:id="1321"/>
    </w:p>
    <w:p w:rsidR="0061409C" w:rsidRDefault="003236F3" w:rsidP="0061409C">
      <w:pPr>
        <w:pStyle w:val="Requirements"/>
      </w:pPr>
      <w:bookmarkStart w:id="1322" w:name="_Toc253578758"/>
      <w:r>
        <w:lastRenderedPageBreak/>
        <w:t>CHA-3.8</w:t>
      </w:r>
      <w:r w:rsidR="0061409C">
        <w:t xml:space="preserve">.4.525 </w:t>
      </w:r>
      <w:r w:rsidR="00325101">
        <w:t>Channel/CSR light</w:t>
      </w:r>
      <w:r w:rsidR="0061409C">
        <w:t xml:space="preserve"> application shall propose </w:t>
      </w:r>
      <w:r w:rsidR="00E95ABF">
        <w:t>offer</w:t>
      </w:r>
      <w:r w:rsidR="0061409C">
        <w:t>s as default according to their configuration in the account bundle.</w:t>
      </w:r>
      <w:bookmarkEnd w:id="1322"/>
    </w:p>
    <w:p w:rsidR="00821FC8" w:rsidRDefault="003236F3" w:rsidP="00821FC8">
      <w:pPr>
        <w:pStyle w:val="Requirements"/>
      </w:pPr>
      <w:bookmarkStart w:id="1323" w:name="_Toc253578759"/>
      <w:r>
        <w:t>CHA-3.8</w:t>
      </w:r>
      <w:r w:rsidR="00821FC8">
        <w:t xml:space="preserve">.4.530 </w:t>
      </w:r>
      <w:r w:rsidR="00325101">
        <w:t>Channel/CSR light</w:t>
      </w:r>
      <w:r w:rsidR="00821FC8">
        <w:t xml:space="preserve"> application shall control the number of selected selective </w:t>
      </w:r>
      <w:r w:rsidR="002C56C0">
        <w:t>account offer</w:t>
      </w:r>
      <w:r w:rsidR="00821FC8">
        <w:t>s is between the min and max of the account bundle configuration</w:t>
      </w:r>
      <w:bookmarkEnd w:id="1323"/>
    </w:p>
    <w:p w:rsidR="00821FC8" w:rsidRDefault="003236F3" w:rsidP="00821FC8">
      <w:pPr>
        <w:pStyle w:val="Requirements"/>
      </w:pPr>
      <w:bookmarkStart w:id="1324" w:name="_Toc253578760"/>
      <w:r>
        <w:t>CHA-3.8</w:t>
      </w:r>
      <w:r w:rsidR="00821FC8">
        <w:t xml:space="preserve">.4.540 </w:t>
      </w:r>
      <w:r w:rsidR="00325101">
        <w:t>Channel/CSR light</w:t>
      </w:r>
      <w:r w:rsidR="00821FC8">
        <w:t xml:space="preserve"> application shall allow a user selecting </w:t>
      </w:r>
      <w:r w:rsidR="00D22280">
        <w:t>subscriber supplementary offer</w:t>
      </w:r>
      <w:r w:rsidR="00821FC8">
        <w:t xml:space="preserve">s with respect of use case </w:t>
      </w:r>
      <w:r w:rsidR="00C24095">
        <w:t xml:space="preserve">Browse and </w:t>
      </w:r>
      <w:r w:rsidR="00821FC8">
        <w:t xml:space="preserve">select </w:t>
      </w:r>
      <w:r w:rsidR="00D22280">
        <w:t>subscriber supplementary offer</w:t>
      </w:r>
      <w:r w:rsidR="00821FC8">
        <w:t>s</w:t>
      </w:r>
      <w:bookmarkEnd w:id="1324"/>
    </w:p>
    <w:p w:rsidR="00323A64" w:rsidRDefault="00323A64" w:rsidP="00323A64">
      <w:pPr>
        <w:pStyle w:val="Requirements"/>
        <w:ind w:left="288"/>
      </w:pPr>
      <w:bookmarkStart w:id="1325" w:name="_Toc215890353"/>
      <w:bookmarkStart w:id="1326" w:name="_Toc253578761"/>
      <w:r>
        <w:t xml:space="preserve">CHA-3.8.4.540.1 </w:t>
      </w:r>
      <w:r w:rsidR="00325101">
        <w:t>Channel/CSR light</w:t>
      </w:r>
      <w:r>
        <w:t xml:space="preserve"> application shall display </w:t>
      </w:r>
      <w:r w:rsidR="00E95ABF">
        <w:t>offer</w:t>
      </w:r>
      <w:r>
        <w:t xml:space="preserve">s already subscribed when swapping a </w:t>
      </w:r>
      <w:r w:rsidR="00A65E57">
        <w:t>subscriber</w:t>
      </w:r>
      <w:r>
        <w:t xml:space="preserve"> primary offer and changing </w:t>
      </w:r>
      <w:r w:rsidR="00E95ABF">
        <w:t>supplementary offer</w:t>
      </w:r>
      <w:r>
        <w:t>s</w:t>
      </w:r>
      <w:bookmarkEnd w:id="1325"/>
      <w:bookmarkEnd w:id="1326"/>
      <w:r>
        <w:t xml:space="preserve"> </w:t>
      </w:r>
    </w:p>
    <w:p w:rsidR="00323A64" w:rsidRPr="00C03E45" w:rsidRDefault="00323A64" w:rsidP="00323A64">
      <w:pPr>
        <w:pStyle w:val="Requirements"/>
        <w:ind w:left="288"/>
        <w:rPr>
          <w:rFonts w:cs="Arial"/>
        </w:rPr>
      </w:pPr>
      <w:bookmarkStart w:id="1327" w:name="_Toc215890355"/>
      <w:bookmarkStart w:id="1328" w:name="_Toc253578762"/>
      <w:r>
        <w:t xml:space="preserve">CHA-3.8.4.540.2 </w:t>
      </w:r>
      <w:r w:rsidR="00325101">
        <w:t>Channel/CSR light</w:t>
      </w:r>
      <w:r>
        <w:t xml:space="preserve"> application</w:t>
      </w:r>
      <w:r w:rsidRPr="00C03E45">
        <w:t xml:space="preserve"> shall informs user of </w:t>
      </w:r>
      <w:r w:rsidR="00E95ABF">
        <w:t>supplementary offer</w:t>
      </w:r>
      <w:r w:rsidRPr="00C03E45">
        <w:t xml:space="preserve">s already instantiated on the subscriber and no longer valid or not compatible with the </w:t>
      </w:r>
      <w:r w:rsidR="002C56C0">
        <w:t>primary offer</w:t>
      </w:r>
      <w:r w:rsidRPr="00C03E45">
        <w:t xml:space="preserve"> (swap and change </w:t>
      </w:r>
      <w:r w:rsidR="00E95ABF">
        <w:t>supplementary offer</w:t>
      </w:r>
      <w:r w:rsidRPr="00C03E45">
        <w:t>s use cases)</w:t>
      </w:r>
      <w:bookmarkEnd w:id="1328"/>
    </w:p>
    <w:p w:rsidR="00323A64" w:rsidRDefault="00323A64" w:rsidP="00323A64">
      <w:pPr>
        <w:pStyle w:val="Requirements"/>
        <w:ind w:left="288"/>
      </w:pPr>
      <w:bookmarkStart w:id="1329" w:name="_Toc253578763"/>
      <w:r>
        <w:t xml:space="preserve">CHA-3.8.4.540.3 when target is a </w:t>
      </w:r>
      <w:r w:rsidR="002C56C0">
        <w:t>subscriber bundle</w:t>
      </w:r>
      <w:r>
        <w:t xml:space="preserve">, </w:t>
      </w:r>
      <w:r w:rsidR="00325101">
        <w:t>Channel/CSR light</w:t>
      </w:r>
      <w:r>
        <w:t xml:space="preserve"> application shall ‘bundle as mandatory’ </w:t>
      </w:r>
      <w:r w:rsidR="00E95ABF">
        <w:t>offer</w:t>
      </w:r>
      <w:r>
        <w:t xml:space="preserve">s already instantiated and considered as mandatory in the target </w:t>
      </w:r>
      <w:r w:rsidR="002C56C0">
        <w:t>subscriber bundle</w:t>
      </w:r>
      <w:bookmarkEnd w:id="1327"/>
      <w:bookmarkEnd w:id="1329"/>
    </w:p>
    <w:p w:rsidR="00323A64" w:rsidRDefault="00323A64" w:rsidP="00323A64">
      <w:pPr>
        <w:pStyle w:val="Requirements"/>
        <w:ind w:left="288"/>
      </w:pPr>
      <w:bookmarkStart w:id="1330" w:name="_Toc215890356"/>
      <w:bookmarkStart w:id="1331" w:name="_Toc253578764"/>
      <w:r>
        <w:t xml:space="preserve">CHA-3.8.4.540.4 when target is a </w:t>
      </w:r>
      <w:r w:rsidR="002C56C0">
        <w:t>subscriber bundle</w:t>
      </w:r>
      <w:r>
        <w:t xml:space="preserve">, </w:t>
      </w:r>
      <w:r w:rsidR="00325101">
        <w:t>Channel/CSR light</w:t>
      </w:r>
      <w:r>
        <w:t xml:space="preserve"> application shall ‘bundle as selective’ </w:t>
      </w:r>
      <w:r w:rsidR="00E95ABF">
        <w:t>offer</w:t>
      </w:r>
      <w:r>
        <w:t xml:space="preserve">s already instantiated and considered as selective or hybrid in the target </w:t>
      </w:r>
      <w:r w:rsidR="002C56C0">
        <w:t>subscriber bundle</w:t>
      </w:r>
      <w:bookmarkEnd w:id="1330"/>
      <w:bookmarkEnd w:id="1331"/>
    </w:p>
    <w:p w:rsidR="00323A64" w:rsidRDefault="00323A64" w:rsidP="00323A64">
      <w:pPr>
        <w:pStyle w:val="Requirements"/>
        <w:ind w:left="288"/>
      </w:pPr>
      <w:bookmarkStart w:id="1332" w:name="_Toc215890357"/>
      <w:bookmarkStart w:id="1333" w:name="_Toc253578765"/>
      <w:r>
        <w:t xml:space="preserve">CHA-3.8.4.540.5 when target is a </w:t>
      </w:r>
      <w:r w:rsidR="002C56C0">
        <w:t>subscriber bundle</w:t>
      </w:r>
      <w:r>
        <w:t xml:space="preserve">, </w:t>
      </w:r>
      <w:r w:rsidR="00325101">
        <w:t>Channel/CSR light</w:t>
      </w:r>
      <w:r>
        <w:t xml:space="preserve"> application shall ‘bundle as optional’ </w:t>
      </w:r>
      <w:r w:rsidR="00E95ABF">
        <w:t>offer</w:t>
      </w:r>
      <w:r>
        <w:t xml:space="preserve">s already instantiated and considered as optional in the target </w:t>
      </w:r>
      <w:r w:rsidR="002C56C0">
        <w:t>subscriber bundle</w:t>
      </w:r>
      <w:bookmarkEnd w:id="1332"/>
      <w:bookmarkEnd w:id="1333"/>
    </w:p>
    <w:p w:rsidR="00323A64" w:rsidRDefault="00323A64" w:rsidP="00323A64">
      <w:pPr>
        <w:pStyle w:val="Requirements"/>
        <w:ind w:left="288"/>
      </w:pPr>
      <w:bookmarkStart w:id="1334" w:name="_Toc215890358"/>
      <w:bookmarkStart w:id="1335" w:name="_Toc253578766"/>
      <w:r>
        <w:t xml:space="preserve">CHA-3.8.4.540.6 when source is a </w:t>
      </w:r>
      <w:r w:rsidR="002C56C0">
        <w:t>subscriber bundle</w:t>
      </w:r>
      <w:r>
        <w:t xml:space="preserve">, </w:t>
      </w:r>
      <w:r w:rsidR="00325101">
        <w:t>Channel/CSR light</w:t>
      </w:r>
      <w:r>
        <w:t xml:space="preserve"> application shall ‘unbundle’ </w:t>
      </w:r>
      <w:r w:rsidR="00E95ABF">
        <w:t>offer</w:t>
      </w:r>
      <w:r>
        <w:t xml:space="preserve">s already instantiated and in the context of the source </w:t>
      </w:r>
      <w:r w:rsidR="002C56C0">
        <w:t>subscriber bundle</w:t>
      </w:r>
      <w:r>
        <w:t xml:space="preserve"> if not contradicting requirements above</w:t>
      </w:r>
      <w:bookmarkEnd w:id="1334"/>
      <w:bookmarkEnd w:id="1335"/>
    </w:p>
    <w:p w:rsidR="00957B0C" w:rsidRDefault="003236F3" w:rsidP="00957B0C">
      <w:pPr>
        <w:pStyle w:val="Requirements"/>
      </w:pPr>
      <w:bookmarkStart w:id="1336" w:name="_Toc253578767"/>
      <w:r>
        <w:t>CHA-3.8</w:t>
      </w:r>
      <w:r w:rsidR="00957B0C">
        <w:t xml:space="preserve">.4.550 </w:t>
      </w:r>
      <w:r w:rsidR="00325101">
        <w:t>Channel/CSR light</w:t>
      </w:r>
      <w:r w:rsidR="00957B0C">
        <w:t xml:space="preserve"> application shall display only </w:t>
      </w:r>
      <w:r w:rsidR="00D22280">
        <w:t>subscriber supplementary offer</w:t>
      </w:r>
      <w:r w:rsidR="00957B0C">
        <w:t xml:space="preserve">s sellable by the dealer referring to </w:t>
      </w:r>
      <w:r w:rsidR="00325101">
        <w:t>Channel/CSR light</w:t>
      </w:r>
      <w:r w:rsidR="00957B0C">
        <w:t xml:space="preserve"> catalog and </w:t>
      </w:r>
      <w:r w:rsidR="00325101">
        <w:t>Channel/CSR light</w:t>
      </w:r>
      <w:r w:rsidR="00957B0C">
        <w:t xml:space="preserve"> attribute logic specified above</w:t>
      </w:r>
      <w:bookmarkEnd w:id="1336"/>
    </w:p>
    <w:p w:rsidR="00884109" w:rsidRDefault="00884109" w:rsidP="00884109">
      <w:pPr>
        <w:pStyle w:val="Requirements"/>
      </w:pPr>
      <w:bookmarkStart w:id="1337" w:name="_Toc253578768"/>
      <w:r>
        <w:t xml:space="preserve">CHA-3.8.4.555 Channel/CSR light application shall display all </w:t>
      </w:r>
      <w:r w:rsidR="00D22280">
        <w:t>subscriber supplementary offer</w:t>
      </w:r>
      <w:r>
        <w:t>s available for a CSR independently of dealer offering business logic</w:t>
      </w:r>
      <w:bookmarkEnd w:id="1337"/>
    </w:p>
    <w:p w:rsidR="00D40C5C" w:rsidRDefault="003236F3" w:rsidP="00D40C5C">
      <w:pPr>
        <w:pStyle w:val="Requirements"/>
      </w:pPr>
      <w:bookmarkStart w:id="1338" w:name="_Toc253578769"/>
      <w:r>
        <w:t>CHA-3.8</w:t>
      </w:r>
      <w:r w:rsidR="00D40C5C">
        <w:t xml:space="preserve">.4.560 </w:t>
      </w:r>
      <w:r w:rsidR="00325101">
        <w:t>Channel/CSR light</w:t>
      </w:r>
      <w:r w:rsidR="00D40C5C">
        <w:t xml:space="preserve"> application shall </w:t>
      </w:r>
      <w:r w:rsidR="00323A64">
        <w:t xml:space="preserve">proposes </w:t>
      </w:r>
      <w:r w:rsidR="00D40C5C">
        <w:t xml:space="preserve">only </w:t>
      </w:r>
      <w:r w:rsidR="00D22280">
        <w:t>subscriber supplementary offer</w:t>
      </w:r>
      <w:r w:rsidR="00D40C5C">
        <w:t>s with a valid start and end date if set</w:t>
      </w:r>
      <w:bookmarkEnd w:id="1338"/>
    </w:p>
    <w:p w:rsidR="00D40C5C" w:rsidRDefault="003236F3" w:rsidP="00C5189B">
      <w:pPr>
        <w:pStyle w:val="Requirements"/>
        <w:ind w:left="288"/>
      </w:pPr>
      <w:bookmarkStart w:id="1339" w:name="_Toc253578770"/>
      <w:r>
        <w:t>CHA-3.8</w:t>
      </w:r>
      <w:r w:rsidR="00D40C5C">
        <w:t xml:space="preserve">.4.570 </w:t>
      </w:r>
      <w:r w:rsidR="00325101">
        <w:t>Channel/CSR light</w:t>
      </w:r>
      <w:r w:rsidR="00D40C5C">
        <w:t xml:space="preserve"> application shall display for every </w:t>
      </w:r>
      <w:r w:rsidR="00D22280">
        <w:t>subscriber supplementary offer</w:t>
      </w:r>
      <w:r w:rsidR="00D40C5C">
        <w:t>s its name, description, payment mode and RC and NRC.</w:t>
      </w:r>
      <w:bookmarkEnd w:id="1339"/>
    </w:p>
    <w:p w:rsidR="00D40C5C" w:rsidRDefault="003236F3" w:rsidP="00D40C5C">
      <w:pPr>
        <w:pStyle w:val="Requirements"/>
      </w:pPr>
      <w:bookmarkStart w:id="1340" w:name="_Toc253578771"/>
      <w:r>
        <w:t>CHA-3.8</w:t>
      </w:r>
      <w:r w:rsidR="00D40C5C">
        <w:t xml:space="preserve">.4.580 </w:t>
      </w:r>
      <w:r w:rsidR="00325101">
        <w:t>Channel/CSR light</w:t>
      </w:r>
      <w:r w:rsidR="00D40C5C">
        <w:t xml:space="preserve"> application shall display only mandatory </w:t>
      </w:r>
      <w:r w:rsidR="00D22280">
        <w:t>subscriber supplementary offer</w:t>
      </w:r>
      <w:r w:rsidR="00D40C5C">
        <w:t xml:space="preserve">s and selective </w:t>
      </w:r>
      <w:r w:rsidR="00D22280">
        <w:t>subscriber supplementary offer</w:t>
      </w:r>
      <w:r w:rsidR="00D40C5C">
        <w:t>s RC and NRC only if not overridden at bundle level</w:t>
      </w:r>
      <w:bookmarkEnd w:id="1340"/>
    </w:p>
    <w:p w:rsidR="00D40C5C" w:rsidRDefault="003236F3" w:rsidP="00D40C5C">
      <w:pPr>
        <w:pStyle w:val="Requirements"/>
      </w:pPr>
      <w:bookmarkStart w:id="1341" w:name="_Toc253578772"/>
      <w:r>
        <w:t>CHA-3.8</w:t>
      </w:r>
      <w:r w:rsidR="00D40C5C">
        <w:t xml:space="preserve">.4.590 </w:t>
      </w:r>
      <w:r w:rsidR="00325101">
        <w:t>Channel/CSR light</w:t>
      </w:r>
      <w:r w:rsidR="00D40C5C">
        <w:t xml:space="preserve"> application shall display only </w:t>
      </w:r>
      <w:r w:rsidR="00D22280">
        <w:t>subscriber supplementary offer</w:t>
      </w:r>
      <w:r w:rsidR="00D40C5C">
        <w:t>s with a valid RC and NRC if set</w:t>
      </w:r>
      <w:bookmarkEnd w:id="1341"/>
    </w:p>
    <w:p w:rsidR="00D40C5C" w:rsidRDefault="003236F3" w:rsidP="00D40C5C">
      <w:pPr>
        <w:pStyle w:val="Requirements"/>
      </w:pPr>
      <w:bookmarkStart w:id="1342" w:name="_Toc253578773"/>
      <w:r>
        <w:t>CHA-3.8</w:t>
      </w:r>
      <w:r w:rsidR="00D40C5C">
        <w:t xml:space="preserve">.4.600 </w:t>
      </w:r>
      <w:r w:rsidR="00325101">
        <w:t>Channel/CSR light</w:t>
      </w:r>
      <w:r w:rsidR="00D40C5C">
        <w:t xml:space="preserve"> application shall display first </w:t>
      </w:r>
      <w:r w:rsidR="00F54A17">
        <w:t xml:space="preserve">mandatory </w:t>
      </w:r>
      <w:r w:rsidR="00D22280">
        <w:t>subscriber supplementary offer</w:t>
      </w:r>
      <w:r w:rsidR="00D40C5C">
        <w:t xml:space="preserve">s, then selective </w:t>
      </w:r>
      <w:r w:rsidR="00D22280">
        <w:t>subscriber supplementary offer</w:t>
      </w:r>
      <w:r w:rsidR="00D40C5C">
        <w:t xml:space="preserve">s, then optional </w:t>
      </w:r>
      <w:r w:rsidR="00D22280">
        <w:t>subscriber supplementary offer</w:t>
      </w:r>
      <w:r w:rsidR="00D40C5C">
        <w:t xml:space="preserve">s grouped by </w:t>
      </w:r>
      <w:r w:rsidR="00E95ABF">
        <w:t>offer</w:t>
      </w:r>
      <w:r w:rsidR="00D40C5C">
        <w:t xml:space="preserve"> category</w:t>
      </w:r>
      <w:bookmarkEnd w:id="1342"/>
    </w:p>
    <w:p w:rsidR="00D40C5C" w:rsidRDefault="003236F3" w:rsidP="00D40C5C">
      <w:pPr>
        <w:pStyle w:val="Requirements"/>
      </w:pPr>
      <w:bookmarkStart w:id="1343" w:name="_Toc253578774"/>
      <w:r>
        <w:t>CHA-3.8</w:t>
      </w:r>
      <w:r w:rsidR="00D40C5C">
        <w:t xml:space="preserve">.4.610 </w:t>
      </w:r>
      <w:r w:rsidR="00325101">
        <w:t>Channel/CSR light</w:t>
      </w:r>
      <w:r w:rsidR="00D40C5C">
        <w:t xml:space="preserve"> application shall display a </w:t>
      </w:r>
      <w:r w:rsidR="00D22280">
        <w:t>subscriber supplementary offer</w:t>
      </w:r>
      <w:r w:rsidR="00D40C5C">
        <w:t xml:space="preserve"> selective and optional both in selective list and in optional list but shall prevent the user of selecting it twice</w:t>
      </w:r>
      <w:bookmarkEnd w:id="1343"/>
    </w:p>
    <w:p w:rsidR="00D40C5C" w:rsidRDefault="003236F3" w:rsidP="00D40C5C">
      <w:pPr>
        <w:pStyle w:val="Requirements"/>
      </w:pPr>
      <w:bookmarkStart w:id="1344" w:name="_Toc253578775"/>
      <w:r>
        <w:t>CHA-3.8</w:t>
      </w:r>
      <w:r w:rsidR="00D40C5C">
        <w:t xml:space="preserve">.4.620 </w:t>
      </w:r>
      <w:r w:rsidR="00325101">
        <w:t>Channel/CSR light</w:t>
      </w:r>
      <w:r w:rsidR="00D40C5C">
        <w:t xml:space="preserve"> application shall display exclusion and required rules logic similarly as in consumer application</w:t>
      </w:r>
      <w:bookmarkEnd w:id="1344"/>
    </w:p>
    <w:p w:rsidR="0061409C" w:rsidRDefault="003236F3" w:rsidP="0061409C">
      <w:pPr>
        <w:pStyle w:val="Requirements"/>
      </w:pPr>
      <w:bookmarkStart w:id="1345" w:name="_Toc253578776"/>
      <w:r>
        <w:t>CHA-3.8</w:t>
      </w:r>
      <w:r w:rsidR="0061409C">
        <w:t xml:space="preserve">.4.624 </w:t>
      </w:r>
      <w:r w:rsidR="00325101">
        <w:t>Channel/CSR light</w:t>
      </w:r>
      <w:r w:rsidR="0061409C">
        <w:t xml:space="preserve"> application shall apply exclusion rule logic and behavior for two </w:t>
      </w:r>
      <w:r w:rsidR="00E95ABF">
        <w:t>offer</w:t>
      </w:r>
      <w:r w:rsidR="0061409C">
        <w:t>s providing the same balance but as shadow in one case and real in other case.</w:t>
      </w:r>
      <w:bookmarkEnd w:id="1345"/>
    </w:p>
    <w:p w:rsidR="0061409C" w:rsidRDefault="003236F3" w:rsidP="0061409C">
      <w:pPr>
        <w:pStyle w:val="Requirements"/>
      </w:pPr>
      <w:bookmarkStart w:id="1346" w:name="_Toc253578777"/>
      <w:r>
        <w:t>CHA-3.8</w:t>
      </w:r>
      <w:r w:rsidR="0061409C">
        <w:t xml:space="preserve">.4.628 </w:t>
      </w:r>
      <w:r w:rsidR="00325101">
        <w:t>Channel/CSR light</w:t>
      </w:r>
      <w:r w:rsidR="0061409C">
        <w:t xml:space="preserve"> application shall not display </w:t>
      </w:r>
      <w:r w:rsidR="00D22280">
        <w:t>subscriber supplementary offer</w:t>
      </w:r>
      <w:r w:rsidR="0061409C">
        <w:t xml:space="preserve">s providing the same balance as the </w:t>
      </w:r>
      <w:r w:rsidR="002C56C0">
        <w:t>primary offer</w:t>
      </w:r>
      <w:r w:rsidR="0061409C">
        <w:t xml:space="preserve"> but with a different instantiation mode (i.e. real versus shadow).</w:t>
      </w:r>
      <w:bookmarkEnd w:id="1346"/>
    </w:p>
    <w:p w:rsidR="00D40C5C" w:rsidRDefault="003236F3" w:rsidP="00D40C5C">
      <w:pPr>
        <w:pStyle w:val="Requirements"/>
      </w:pPr>
      <w:bookmarkStart w:id="1347" w:name="_Toc253578778"/>
      <w:r>
        <w:lastRenderedPageBreak/>
        <w:t>CHA-3.8</w:t>
      </w:r>
      <w:r w:rsidR="00D40C5C">
        <w:t xml:space="preserve">.4.630 </w:t>
      </w:r>
      <w:r w:rsidR="00325101">
        <w:t>Channel/CSR light</w:t>
      </w:r>
      <w:r w:rsidR="00D40C5C">
        <w:t xml:space="preserve"> application shall not display </w:t>
      </w:r>
      <w:r w:rsidR="00D22280">
        <w:t>subscriber supplementary offer</w:t>
      </w:r>
      <w:r w:rsidR="00D40C5C">
        <w:t xml:space="preserve">s incompatible with the </w:t>
      </w:r>
      <w:r w:rsidR="002C56C0">
        <w:t>primary offer</w:t>
      </w:r>
      <w:r w:rsidR="00D40C5C">
        <w:t>.</w:t>
      </w:r>
      <w:bookmarkEnd w:id="1347"/>
    </w:p>
    <w:p w:rsidR="00D40C5C" w:rsidRDefault="003236F3" w:rsidP="00D40C5C">
      <w:pPr>
        <w:pStyle w:val="Requirements"/>
      </w:pPr>
      <w:bookmarkStart w:id="1348" w:name="_Toc253578779"/>
      <w:r>
        <w:t>CHA-3.8</w:t>
      </w:r>
      <w:r w:rsidR="00D40C5C">
        <w:t xml:space="preserve">.4.640 </w:t>
      </w:r>
      <w:r w:rsidR="00325101">
        <w:t>Channel/CSR light</w:t>
      </w:r>
      <w:r w:rsidR="00D40C5C">
        <w:t xml:space="preserve"> application shall not display </w:t>
      </w:r>
      <w:r w:rsidR="00D22280">
        <w:t>subscriber supplementary offer</w:t>
      </w:r>
      <w:r w:rsidR="00D40C5C">
        <w:t xml:space="preserve">s requiring a </w:t>
      </w:r>
      <w:r w:rsidR="002C56C0">
        <w:t>primary offer</w:t>
      </w:r>
      <w:r w:rsidR="00D40C5C">
        <w:t xml:space="preserve"> different from the one in the basket</w:t>
      </w:r>
      <w:bookmarkEnd w:id="1348"/>
    </w:p>
    <w:p w:rsidR="00D40C5C" w:rsidRDefault="003236F3" w:rsidP="00D40C5C">
      <w:pPr>
        <w:pStyle w:val="Requirements"/>
      </w:pPr>
      <w:bookmarkStart w:id="1349" w:name="_Toc253578780"/>
      <w:r>
        <w:t>CHA-3.8</w:t>
      </w:r>
      <w:r w:rsidR="00D40C5C">
        <w:t xml:space="preserve">.4.650 </w:t>
      </w:r>
      <w:r w:rsidR="00325101">
        <w:t>Channel/CSR light</w:t>
      </w:r>
      <w:r w:rsidR="00D40C5C">
        <w:t xml:space="preserve"> application shall not display </w:t>
      </w:r>
      <w:r w:rsidR="00D22280">
        <w:t>subscriber supplementary offer</w:t>
      </w:r>
      <w:r w:rsidR="00D40C5C">
        <w:t xml:space="preserve">s requiring a </w:t>
      </w:r>
      <w:r w:rsidR="002C56C0">
        <w:t>subscriber bundle</w:t>
      </w:r>
      <w:r w:rsidR="00D40C5C">
        <w:t xml:space="preserve"> different from the one in the basket</w:t>
      </w:r>
      <w:bookmarkEnd w:id="1349"/>
    </w:p>
    <w:p w:rsidR="00D40C5C" w:rsidRDefault="003236F3" w:rsidP="0061409C">
      <w:pPr>
        <w:pStyle w:val="Requirements"/>
      </w:pPr>
      <w:bookmarkStart w:id="1350" w:name="_Toc253578781"/>
      <w:r>
        <w:t>CHA-3.8</w:t>
      </w:r>
      <w:r w:rsidR="00D40C5C">
        <w:t xml:space="preserve">.4.660 </w:t>
      </w:r>
      <w:r w:rsidR="00325101">
        <w:t>Channel/CSR light</w:t>
      </w:r>
      <w:r w:rsidR="00D40C5C">
        <w:t xml:space="preserve"> application shall control the number of selected selective </w:t>
      </w:r>
      <w:r w:rsidR="00D22280">
        <w:t>subscriber supplementary offer</w:t>
      </w:r>
      <w:r w:rsidR="00D40C5C">
        <w:t xml:space="preserve">s is between the min and max of the </w:t>
      </w:r>
      <w:r w:rsidR="002C56C0">
        <w:t>subscriber bundle</w:t>
      </w:r>
      <w:r w:rsidR="00D40C5C">
        <w:t xml:space="preserve"> configuration</w:t>
      </w:r>
      <w:bookmarkEnd w:id="1350"/>
    </w:p>
    <w:p w:rsidR="00D40C5C" w:rsidRDefault="003236F3" w:rsidP="00D40C5C">
      <w:pPr>
        <w:pStyle w:val="Requirements"/>
      </w:pPr>
      <w:bookmarkStart w:id="1351" w:name="_Toc253578782"/>
      <w:r>
        <w:t>CHA-3.8</w:t>
      </w:r>
      <w:r w:rsidR="00D40C5C">
        <w:t xml:space="preserve">.4.670 </w:t>
      </w:r>
      <w:r w:rsidR="00325101">
        <w:t>Channel/CSR light</w:t>
      </w:r>
      <w:r w:rsidR="00D40C5C">
        <w:t xml:space="preserve"> application shall display only </w:t>
      </w:r>
      <w:r w:rsidR="00D22280">
        <w:t>subscriber supplementary offer</w:t>
      </w:r>
      <w:r w:rsidR="00D40C5C">
        <w:t xml:space="preserve">s in the </w:t>
      </w:r>
      <w:r w:rsidR="002C56C0">
        <w:t>primary offer</w:t>
      </w:r>
      <w:r w:rsidR="00D40C5C">
        <w:t xml:space="preserve"> compatibility template if any and not declared as sellable outside a bundle</w:t>
      </w:r>
      <w:bookmarkEnd w:id="1351"/>
    </w:p>
    <w:p w:rsidR="00D40C5C" w:rsidRDefault="003236F3" w:rsidP="00D40C5C">
      <w:pPr>
        <w:pStyle w:val="Requirements"/>
        <w:ind w:left="288"/>
      </w:pPr>
      <w:bookmarkStart w:id="1352" w:name="_Toc253578783"/>
      <w:r>
        <w:t>CHA-3.8</w:t>
      </w:r>
      <w:r w:rsidR="00D40C5C">
        <w:t xml:space="preserve">.4.670.1 </w:t>
      </w:r>
      <w:r w:rsidR="00325101">
        <w:t>Channel/CSR light</w:t>
      </w:r>
      <w:r w:rsidR="00D40C5C">
        <w:t xml:space="preserve"> application shall not apply logic above if there is no compatibility template associated to the </w:t>
      </w:r>
      <w:r w:rsidR="002C56C0">
        <w:t>primary offer</w:t>
      </w:r>
      <w:bookmarkEnd w:id="1352"/>
    </w:p>
    <w:p w:rsidR="00D40C5C" w:rsidRDefault="003236F3" w:rsidP="00D40C5C">
      <w:pPr>
        <w:pStyle w:val="Requirements"/>
        <w:ind w:left="288"/>
      </w:pPr>
      <w:bookmarkStart w:id="1353" w:name="_Toc253578784"/>
      <w:r>
        <w:t>CHA-3.8</w:t>
      </w:r>
      <w:r w:rsidR="00D40C5C">
        <w:t xml:space="preserve">.4.670.2 </w:t>
      </w:r>
      <w:r w:rsidR="00325101">
        <w:t>Channel/CSR light</w:t>
      </w:r>
      <w:r w:rsidR="00D40C5C">
        <w:t xml:space="preserve"> application shall not apply logic above if the </w:t>
      </w:r>
      <w:r w:rsidR="002C56C0">
        <w:t>primary offer</w:t>
      </w:r>
      <w:r w:rsidR="00D40C5C">
        <w:t xml:space="preserve"> has been subscribed in the context of a </w:t>
      </w:r>
      <w:r w:rsidR="002C56C0">
        <w:t>subscriber bundle</w:t>
      </w:r>
      <w:bookmarkEnd w:id="1353"/>
    </w:p>
    <w:p w:rsidR="00D40C5C" w:rsidRDefault="003236F3" w:rsidP="00D40C5C">
      <w:pPr>
        <w:pStyle w:val="Requirements"/>
      </w:pPr>
      <w:bookmarkStart w:id="1354" w:name="_Toc253578785"/>
      <w:r>
        <w:t>CHA-3.8</w:t>
      </w:r>
      <w:r w:rsidR="00D40C5C">
        <w:t xml:space="preserve">.4.680 </w:t>
      </w:r>
      <w:r w:rsidR="00325101">
        <w:t>Channel/CSR light</w:t>
      </w:r>
      <w:r w:rsidR="00D40C5C">
        <w:t xml:space="preserve"> application shall display only </w:t>
      </w:r>
      <w:r w:rsidR="00D22280">
        <w:t>subscriber supplementary offer</w:t>
      </w:r>
      <w:r w:rsidR="00D40C5C">
        <w:t xml:space="preserve">s in the </w:t>
      </w:r>
      <w:r w:rsidR="002C56C0">
        <w:t>primary offer</w:t>
      </w:r>
      <w:r w:rsidR="0061409C">
        <w:t>’s</w:t>
      </w:r>
      <w:r w:rsidR="00D40C5C">
        <w:t xml:space="preserve"> </w:t>
      </w:r>
      <w:r w:rsidR="00D22280">
        <w:t>offer series</w:t>
      </w:r>
      <w:r w:rsidR="00D40C5C">
        <w:t xml:space="preserve"> </w:t>
      </w:r>
      <w:r w:rsidR="0061409C">
        <w:t xml:space="preserve">if no compatibility template associated to the </w:t>
      </w:r>
      <w:r w:rsidR="002C56C0">
        <w:t>primary offer</w:t>
      </w:r>
      <w:r w:rsidR="0061409C">
        <w:t xml:space="preserve"> (and </w:t>
      </w:r>
      <w:r w:rsidR="00E95ABF">
        <w:t>supplementary offer</w:t>
      </w:r>
      <w:r w:rsidR="0061409C">
        <w:t xml:space="preserve"> is not ‘sellable outside a bundle’)</w:t>
      </w:r>
      <w:bookmarkEnd w:id="1354"/>
    </w:p>
    <w:p w:rsidR="0061409C" w:rsidRDefault="003236F3" w:rsidP="0061409C">
      <w:pPr>
        <w:pStyle w:val="Requirements"/>
        <w:ind w:left="288"/>
      </w:pPr>
      <w:bookmarkStart w:id="1355" w:name="_Toc253578786"/>
      <w:r>
        <w:t>CHA-3.8</w:t>
      </w:r>
      <w:r w:rsidR="0061409C">
        <w:t xml:space="preserve">.4.680.1 </w:t>
      </w:r>
      <w:r w:rsidR="00325101">
        <w:t>Channel/CSR light</w:t>
      </w:r>
      <w:r w:rsidR="0061409C">
        <w:t xml:space="preserve"> application shall display as mandatory, </w:t>
      </w:r>
      <w:r w:rsidR="00D22280">
        <w:t>subscriber supplementary offer</w:t>
      </w:r>
      <w:r w:rsidR="0061409C">
        <w:t xml:space="preserve">s declared as mandatory in the </w:t>
      </w:r>
      <w:r w:rsidR="002C56C0">
        <w:t>primary offer</w:t>
      </w:r>
      <w:r w:rsidR="0061409C">
        <w:t xml:space="preserve">’s </w:t>
      </w:r>
      <w:r w:rsidR="00D22280">
        <w:t>offer series</w:t>
      </w:r>
      <w:r w:rsidR="0061409C">
        <w:t>.</w:t>
      </w:r>
      <w:bookmarkEnd w:id="1355"/>
    </w:p>
    <w:p w:rsidR="0061409C" w:rsidRDefault="003236F3" w:rsidP="0061409C">
      <w:pPr>
        <w:pStyle w:val="Requirements"/>
      </w:pPr>
      <w:bookmarkStart w:id="1356" w:name="_Toc253578787"/>
      <w:r>
        <w:t>CHA-3.8</w:t>
      </w:r>
      <w:r w:rsidR="0061409C">
        <w:t xml:space="preserve">.4.690 </w:t>
      </w:r>
      <w:r w:rsidR="00325101">
        <w:t>Channel/CSR light</w:t>
      </w:r>
      <w:r w:rsidR="0061409C">
        <w:t xml:space="preserve"> application shall display </w:t>
      </w:r>
      <w:r w:rsidR="00D22280">
        <w:t>subscriber supplementary offer</w:t>
      </w:r>
      <w:r w:rsidR="0061409C">
        <w:t xml:space="preserve">s as default according to the context and their configuration in bundle, compatibility template or </w:t>
      </w:r>
      <w:r w:rsidR="002C56C0">
        <w:t>primary offer</w:t>
      </w:r>
      <w:r w:rsidR="0061409C">
        <w:t xml:space="preserve">’s </w:t>
      </w:r>
      <w:r w:rsidR="00D22280">
        <w:t>offer series</w:t>
      </w:r>
      <w:r w:rsidR="0061409C">
        <w:t>.</w:t>
      </w:r>
      <w:bookmarkEnd w:id="1356"/>
    </w:p>
    <w:p w:rsidR="00B64598" w:rsidRDefault="003236F3" w:rsidP="00C5189B">
      <w:pPr>
        <w:pStyle w:val="Requirements"/>
      </w:pPr>
      <w:bookmarkStart w:id="1357" w:name="_Toc253578788"/>
      <w:r>
        <w:t>CHA-3.8</w:t>
      </w:r>
      <w:r w:rsidR="00B64598">
        <w:t>.4.</w:t>
      </w:r>
      <w:r w:rsidR="00C5189B">
        <w:t>695</w:t>
      </w:r>
      <w:r w:rsidR="00B64598">
        <w:t xml:space="preserve"> </w:t>
      </w:r>
      <w:r w:rsidR="00325101">
        <w:t>Channel/CSR light</w:t>
      </w:r>
      <w:r w:rsidR="00B64598">
        <w:t xml:space="preserve"> application shall display all rules not satisfied similarly to consumer application (for </w:t>
      </w:r>
      <w:r w:rsidR="002C56C0">
        <w:t>account offer</w:t>
      </w:r>
      <w:r w:rsidR="00B64598">
        <w:t xml:space="preserve">s and </w:t>
      </w:r>
      <w:r w:rsidR="00D22280">
        <w:t>subscriber supplementary offer</w:t>
      </w:r>
      <w:r w:rsidR="00B64598">
        <w:t>s).</w:t>
      </w:r>
      <w:bookmarkEnd w:id="1357"/>
    </w:p>
    <w:p w:rsidR="001D67BE" w:rsidRDefault="003236F3" w:rsidP="001D67BE">
      <w:pPr>
        <w:pStyle w:val="Requirements"/>
      </w:pPr>
      <w:bookmarkStart w:id="1358" w:name="_Toc253578789"/>
      <w:r>
        <w:t>CHA-3.8</w:t>
      </w:r>
      <w:r w:rsidR="001D67BE">
        <w:t xml:space="preserve">.4.700 </w:t>
      </w:r>
      <w:r w:rsidR="00325101">
        <w:t>Channel/CSR light</w:t>
      </w:r>
      <w:r w:rsidR="001D67BE">
        <w:t xml:space="preserve"> application shall allow a user viewing </w:t>
      </w:r>
      <w:r w:rsidR="002C56C0">
        <w:t>account offer</w:t>
      </w:r>
      <w:r w:rsidR="001D67BE">
        <w:t xml:space="preserve"> or </w:t>
      </w:r>
      <w:r w:rsidR="00D22280">
        <w:t>subscriber supplementary offer</w:t>
      </w:r>
      <w:r w:rsidR="001D67BE">
        <w:t xml:space="preserve"> details with respect of use case view </w:t>
      </w:r>
      <w:r w:rsidR="00E95ABF">
        <w:t>supplementary offer</w:t>
      </w:r>
      <w:r w:rsidR="001D67BE">
        <w:t xml:space="preserve"> details.</w:t>
      </w:r>
      <w:bookmarkEnd w:id="1358"/>
    </w:p>
    <w:p w:rsidR="00B64598" w:rsidRDefault="003236F3" w:rsidP="00E95ABF">
      <w:pPr>
        <w:pStyle w:val="Requirements"/>
      </w:pPr>
      <w:bookmarkStart w:id="1359" w:name="_Toc253578790"/>
      <w:r>
        <w:t>CHA-3.8</w:t>
      </w:r>
      <w:r w:rsidR="00B64598">
        <w:t xml:space="preserve">.4.710 </w:t>
      </w:r>
      <w:r w:rsidR="00325101">
        <w:t>Channel/CSR light</w:t>
      </w:r>
      <w:r w:rsidR="00B64598">
        <w:t xml:space="preserve"> application shall allow a user configuring </w:t>
      </w:r>
      <w:r w:rsidR="002C56C0">
        <w:t>primary offer</w:t>
      </w:r>
      <w:r w:rsidR="00B64598">
        <w:t xml:space="preserve"> and </w:t>
      </w:r>
      <w:r w:rsidR="00D22280">
        <w:t>subscriber supplementary offer</w:t>
      </w:r>
      <w:r w:rsidR="00B64598">
        <w:t xml:space="preserve"> parameters with respect of use case ‘configure </w:t>
      </w:r>
      <w:r w:rsidR="002C56C0">
        <w:t>offer</w:t>
      </w:r>
      <w:r w:rsidR="00B64598">
        <w:t xml:space="preserve"> parameters’.</w:t>
      </w:r>
      <w:bookmarkEnd w:id="1359"/>
    </w:p>
    <w:p w:rsidR="00B64598" w:rsidRDefault="003236F3" w:rsidP="007736C7">
      <w:pPr>
        <w:pStyle w:val="Requirements"/>
        <w:ind w:left="288"/>
      </w:pPr>
      <w:bookmarkStart w:id="1360" w:name="_Toc253578791"/>
      <w:r>
        <w:t>CHA-3.8</w:t>
      </w:r>
      <w:r w:rsidR="00B64598">
        <w:t xml:space="preserve">.4.720 </w:t>
      </w:r>
      <w:r w:rsidR="00325101">
        <w:t>Channel/CSR light</w:t>
      </w:r>
      <w:r w:rsidR="00B64598">
        <w:t xml:space="preserve"> application shall display first</w:t>
      </w:r>
      <w:r w:rsidR="00B64598">
        <w:t xml:space="preserve"> parameters declared as propagated to parent.</w:t>
      </w:r>
      <w:bookmarkEnd w:id="1360"/>
    </w:p>
    <w:p w:rsidR="000030E9" w:rsidRDefault="003236F3" w:rsidP="007736C7">
      <w:pPr>
        <w:pStyle w:val="Requirements"/>
        <w:ind w:left="288"/>
      </w:pPr>
      <w:bookmarkStart w:id="1361" w:name="_Toc253578792"/>
      <w:r>
        <w:t>CHA-3.8</w:t>
      </w:r>
      <w:r w:rsidR="00B64598">
        <w:t xml:space="preserve">.4.730 </w:t>
      </w:r>
      <w:r w:rsidR="00325101">
        <w:t>Channel/CSR light</w:t>
      </w:r>
      <w:r w:rsidR="00B64598">
        <w:t xml:space="preserve"> application shall display then parameters local to the </w:t>
      </w:r>
      <w:r w:rsidR="002C56C0">
        <w:t>primary offer</w:t>
      </w:r>
      <w:r w:rsidR="00B64598">
        <w:t xml:space="preserve"> and </w:t>
      </w:r>
      <w:r w:rsidR="00E95ABF">
        <w:t>supplementary offer</w:t>
      </w:r>
      <w:r w:rsidR="00444649">
        <w:t xml:space="preserve"> instanc</w:t>
      </w:r>
      <w:r w:rsidR="00D37452">
        <w:t>e</w:t>
      </w:r>
      <w:bookmarkEnd w:id="1361"/>
    </w:p>
    <w:p w:rsidR="00B540F0" w:rsidRDefault="003236F3" w:rsidP="007736C7">
      <w:pPr>
        <w:pStyle w:val="Requirements"/>
        <w:ind w:left="288"/>
      </w:pPr>
      <w:bookmarkStart w:id="1362" w:name="_Toc253578793"/>
      <w:r>
        <w:t>CHA-3.8</w:t>
      </w:r>
      <w:r w:rsidR="00B540F0">
        <w:t xml:space="preserve">.4.740 </w:t>
      </w:r>
      <w:r w:rsidR="00325101">
        <w:t>Channel/CSR light</w:t>
      </w:r>
      <w:r w:rsidR="00B540F0">
        <w:t xml:space="preserve"> application shall display current known parameters values for an existing </w:t>
      </w:r>
      <w:r w:rsidR="00A65E57">
        <w:t>subscriber</w:t>
      </w:r>
      <w:bookmarkEnd w:id="1362"/>
    </w:p>
    <w:p w:rsidR="007736C7" w:rsidRDefault="007736C7" w:rsidP="00B03EE4">
      <w:pPr>
        <w:pStyle w:val="Requirements"/>
        <w:ind w:left="288"/>
      </w:pPr>
      <w:bookmarkStart w:id="1363" w:name="_Toc253578794"/>
      <w:r>
        <w:t xml:space="preserve">CHA-3.8.4.750 when integrated with Comverse One, Channel/CSR light application shall only display parameters defined as targeting CSR systems (and not </w:t>
      </w:r>
      <w:r w:rsidR="00B03EE4">
        <w:t>‘exposed to Self Service’, or not de</w:t>
      </w:r>
      <w:r>
        <w:t>fined).</w:t>
      </w:r>
      <w:bookmarkEnd w:id="1363"/>
    </w:p>
    <w:p w:rsidR="00BC57A1" w:rsidRDefault="00BC57A1" w:rsidP="00BC57A1">
      <w:pPr>
        <w:pStyle w:val="Capability"/>
      </w:pPr>
      <w:bookmarkStart w:id="1364" w:name="_Toc211083772"/>
      <w:bookmarkStart w:id="1365" w:name="_Toc253578086"/>
      <w:bookmarkStart w:id="1366" w:name="_Toc253578795"/>
      <w:r>
        <w:t xml:space="preserve">Capability </w:t>
      </w:r>
      <w:r>
        <w:fldChar w:fldCharType="begin"/>
      </w:r>
      <w:r>
        <w:instrText xml:space="preserve"> LISTNUM "business req" \* MERGEFORMAT </w:instrText>
      </w:r>
      <w:r>
        <w:fldChar w:fldCharType="separate"/>
      </w:r>
      <w:r>
        <w:rPr>
          <w:noProof/>
        </w:rPr>
        <w:t>1</w:t>
      </w:r>
      <w:r>
        <w:fldChar w:fldCharType="end">
          <w:numberingChange w:id="1367" w:author="Raphaël Guého" w:date="2010-01-04T14:43:00Z" w:original="8."/>
        </w:fldChar>
      </w:r>
      <w:r>
        <w:t xml:space="preserve"> Basket Management</w:t>
      </w:r>
      <w:bookmarkEnd w:id="1364"/>
      <w:r>
        <w:t xml:space="preserve"> </w:t>
      </w:r>
      <w:r w:rsidR="00AA7DEF">
        <w:t>- BKM</w:t>
      </w:r>
      <w:bookmarkEnd w:id="1365"/>
      <w:bookmarkEnd w:id="1366"/>
    </w:p>
    <w:p w:rsidR="00BC57A1" w:rsidRDefault="00BC57A1" w:rsidP="00BC57A1">
      <w:pPr>
        <w:pStyle w:val="Heading3"/>
      </w:pPr>
      <w:bookmarkStart w:id="1368" w:name="_Toc211083773"/>
      <w:bookmarkStart w:id="1369" w:name="_Toc253578087"/>
      <w:r>
        <w:t>Capability Description</w:t>
      </w:r>
      <w:bookmarkEnd w:id="1368"/>
      <w:bookmarkEnd w:id="1369"/>
    </w:p>
    <w:p w:rsidR="00BC57A1" w:rsidRDefault="00BC57A1" w:rsidP="00BC57A1">
      <w:pPr>
        <w:pStyle w:val="ListContinue2"/>
      </w:pPr>
      <w:r w:rsidRPr="00AD664B">
        <w:t>This c</w:t>
      </w:r>
      <w:r>
        <w:t>apability allows the user to be assisted by some basket capabilities such as storing the basket for later use, or reviewing it, or modifying the c</w:t>
      </w:r>
      <w:r>
        <w:t>ontent of the basket before the order checkout.</w:t>
      </w:r>
    </w:p>
    <w:p w:rsidR="00BC57A1" w:rsidRDefault="00BC57A1" w:rsidP="00BC57A1">
      <w:pPr>
        <w:pStyle w:val="Heading3"/>
      </w:pPr>
      <w:bookmarkStart w:id="1370" w:name="_Toc211083774"/>
      <w:bookmarkStart w:id="1371" w:name="_Toc253578088"/>
      <w:r>
        <w:lastRenderedPageBreak/>
        <w:t>Capability Assumptions/Dependencies</w:t>
      </w:r>
      <w:bookmarkEnd w:id="1370"/>
      <w:bookmarkEnd w:id="1371"/>
    </w:p>
    <w:p w:rsidR="00BC57A1" w:rsidRDefault="00BC57A1" w:rsidP="00BC57A1">
      <w:pPr>
        <w:pStyle w:val="BodyText"/>
      </w:pPr>
    </w:p>
    <w:p w:rsidR="00BC57A1" w:rsidRDefault="00BC57A1" w:rsidP="00BC57A1">
      <w:pPr>
        <w:pStyle w:val="Heading3"/>
      </w:pPr>
      <w:bookmarkStart w:id="1372" w:name="_Toc211083775"/>
      <w:bookmarkStart w:id="1373" w:name="_Toc253578089"/>
      <w:r>
        <w:t>Capability Use Cases</w:t>
      </w:r>
      <w:bookmarkEnd w:id="1372"/>
      <w:bookmarkEnd w:id="1373"/>
    </w:p>
    <w:p w:rsidR="00BC57A1" w:rsidRDefault="00145F2A" w:rsidP="004752DD">
      <w:pPr>
        <w:pStyle w:val="Heading4"/>
      </w:pPr>
      <w:bookmarkStart w:id="1374" w:name="_Toc211083776"/>
      <w:bookmarkStart w:id="1375" w:name="_Toc253578090"/>
      <w:r>
        <w:t>Use Case:  View and m</w:t>
      </w:r>
      <w:r w:rsidR="00BC57A1">
        <w:t>anage basket</w:t>
      </w:r>
      <w:bookmarkEnd w:id="1374"/>
      <w:bookmarkEnd w:id="137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BD101A" w:rsidTr="00BC57A1">
        <w:trPr>
          <w:gridAfter w:val="1"/>
          <w:wAfter w:w="18" w:type="dxa"/>
          <w:trHeight w:val="360"/>
        </w:trPr>
        <w:tc>
          <w:tcPr>
            <w:tcW w:w="5580" w:type="dxa"/>
            <w:gridSpan w:val="2"/>
            <w:shd w:val="clear" w:color="auto" w:fill="E6E6E6"/>
          </w:tcPr>
          <w:p w:rsidR="00BC57A1" w:rsidRPr="00BD101A" w:rsidRDefault="00145F2A" w:rsidP="00122B88">
            <w:pPr>
              <w:pStyle w:val="TableHeading"/>
            </w:pPr>
            <w:r>
              <w:t>View and manage basket</w:t>
            </w:r>
          </w:p>
        </w:tc>
        <w:tc>
          <w:tcPr>
            <w:tcW w:w="2610" w:type="dxa"/>
            <w:shd w:val="clear" w:color="auto" w:fill="E6E6E6"/>
          </w:tcPr>
          <w:p w:rsidR="00BC57A1" w:rsidRPr="00BD101A" w:rsidRDefault="00602C50" w:rsidP="00122B88">
            <w:pPr>
              <w:pStyle w:val="TableHeading"/>
            </w:pPr>
            <w:r>
              <w:t>BKM0010</w:t>
            </w:r>
            <w:r w:rsidR="00BC57A1" w:rsidRPr="00BD101A">
              <w:t xml:space="preserve"> </w:t>
            </w:r>
          </w:p>
        </w:tc>
      </w:tr>
      <w:tr w:rsidR="00BC57A1" w:rsidRPr="00BD101A" w:rsidTr="00BC57A1">
        <w:tc>
          <w:tcPr>
            <w:tcW w:w="2268" w:type="dxa"/>
          </w:tcPr>
          <w:p w:rsidR="00BC57A1" w:rsidRPr="00BD101A" w:rsidRDefault="00BC57A1" w:rsidP="00BC57A1">
            <w:r w:rsidRPr="00BD101A">
              <w:t>Primary actors</w:t>
            </w:r>
          </w:p>
        </w:tc>
        <w:tc>
          <w:tcPr>
            <w:tcW w:w="5940" w:type="dxa"/>
            <w:gridSpan w:val="3"/>
          </w:tcPr>
          <w:p w:rsidR="00BC57A1" w:rsidRDefault="00BC57A1" w:rsidP="00BC57A1">
            <w:pPr>
              <w:pStyle w:val="BodyText"/>
            </w:pPr>
            <w:r w:rsidRPr="00BD101A">
              <w:t>Dealer user</w:t>
            </w:r>
          </w:p>
          <w:p w:rsidR="00AD0248" w:rsidRPr="00BD101A" w:rsidRDefault="00A348A0" w:rsidP="00BC57A1">
            <w:pPr>
              <w:pStyle w:val="BodyText"/>
            </w:pPr>
            <w:r>
              <w:t>CSR user</w:t>
            </w:r>
          </w:p>
        </w:tc>
      </w:tr>
      <w:tr w:rsidR="00BC57A1" w:rsidRPr="00BD101A" w:rsidTr="00BC57A1">
        <w:tc>
          <w:tcPr>
            <w:tcW w:w="2268" w:type="dxa"/>
          </w:tcPr>
          <w:p w:rsidR="00BC57A1" w:rsidRPr="00BD101A" w:rsidRDefault="00BC57A1" w:rsidP="00BC57A1">
            <w:r w:rsidRPr="00BD101A">
              <w:t>Summary Goal</w:t>
            </w:r>
          </w:p>
        </w:tc>
        <w:tc>
          <w:tcPr>
            <w:tcW w:w="5940" w:type="dxa"/>
            <w:gridSpan w:val="3"/>
          </w:tcPr>
          <w:p w:rsidR="00BC57A1" w:rsidRPr="00BD101A" w:rsidRDefault="00BC57A1" w:rsidP="00BC57A1">
            <w:pPr>
              <w:pStyle w:val="BodyText"/>
            </w:pPr>
            <w:r>
              <w:t xml:space="preserve">This use case allows a </w:t>
            </w:r>
            <w:r w:rsidR="0002100D">
              <w:t>user</w:t>
            </w:r>
            <w:r>
              <w:t xml:space="preserve"> to view and change the basket content, upon customer’s request.</w:t>
            </w:r>
          </w:p>
        </w:tc>
      </w:tr>
      <w:tr w:rsidR="00BC57A1" w:rsidRPr="00BD101A" w:rsidTr="00BC57A1">
        <w:trPr>
          <w:trHeight w:val="176"/>
        </w:trPr>
        <w:tc>
          <w:tcPr>
            <w:tcW w:w="2268" w:type="dxa"/>
          </w:tcPr>
          <w:p w:rsidR="00BC57A1" w:rsidRPr="00BD101A" w:rsidRDefault="00BC57A1" w:rsidP="00BC57A1">
            <w:r w:rsidRPr="00BD101A">
              <w:t>Pre-conditions</w:t>
            </w:r>
          </w:p>
        </w:tc>
        <w:tc>
          <w:tcPr>
            <w:tcW w:w="5940" w:type="dxa"/>
            <w:gridSpan w:val="3"/>
          </w:tcPr>
          <w:p w:rsidR="00BC57A1" w:rsidRDefault="00553E11" w:rsidP="00BC57A1">
            <w:pPr>
              <w:pStyle w:val="BodyText"/>
            </w:pPr>
            <w:r>
              <w:t>User</w:t>
            </w:r>
            <w:r w:rsidR="00BC57A1">
              <w:t xml:space="preserve"> is logged in</w:t>
            </w:r>
          </w:p>
          <w:p w:rsidR="00BC57A1" w:rsidRDefault="00BC57A1" w:rsidP="00BC57A1">
            <w:pPr>
              <w:pStyle w:val="BodyText"/>
            </w:pPr>
            <w:r>
              <w:t>The application is in the context of an existing or new customer.</w:t>
            </w:r>
          </w:p>
          <w:p w:rsidR="00BC57A1" w:rsidRPr="00BD101A" w:rsidRDefault="00BC57A1" w:rsidP="00BC57A1">
            <w:pPr>
              <w:pStyle w:val="BodyText"/>
            </w:pPr>
            <w:r>
              <w:t>Items have been added to the basket.</w:t>
            </w:r>
          </w:p>
        </w:tc>
      </w:tr>
      <w:tr w:rsidR="00BC57A1" w:rsidRPr="00BD101A" w:rsidTr="00BC57A1">
        <w:trPr>
          <w:trHeight w:val="176"/>
        </w:trPr>
        <w:tc>
          <w:tcPr>
            <w:tcW w:w="2268" w:type="dxa"/>
          </w:tcPr>
          <w:p w:rsidR="00BC57A1" w:rsidRPr="00BD101A" w:rsidRDefault="00BC57A1" w:rsidP="00BC57A1">
            <w:r w:rsidRPr="00BD101A">
              <w:t>Trigger</w:t>
            </w:r>
          </w:p>
        </w:tc>
        <w:tc>
          <w:tcPr>
            <w:tcW w:w="5940" w:type="dxa"/>
            <w:gridSpan w:val="3"/>
          </w:tcPr>
          <w:p w:rsidR="00BC57A1" w:rsidRDefault="00BC57A1" w:rsidP="00BC57A1">
            <w:pPr>
              <w:pStyle w:val="BodyText"/>
            </w:pPr>
            <w:r>
              <w:t>Either:</w:t>
            </w:r>
          </w:p>
          <w:p w:rsidR="00BC57A1" w:rsidRDefault="00BC57A1" w:rsidP="000F7361">
            <w:pPr>
              <w:pStyle w:val="BodyText"/>
              <w:numPr>
                <w:ilvl w:val="0"/>
                <w:numId w:val="307"/>
              </w:numPr>
            </w:pPr>
            <w:r>
              <w:t>The user has been redirected to the view basket after completion of one acquisition process</w:t>
            </w:r>
          </w:p>
          <w:p w:rsidR="00BC57A1" w:rsidRPr="00BD101A" w:rsidRDefault="00BC57A1" w:rsidP="000F7361">
            <w:pPr>
              <w:pStyle w:val="BodyText"/>
              <w:numPr>
                <w:ilvl w:val="0"/>
                <w:numId w:val="307"/>
              </w:numPr>
            </w:pPr>
            <w:r>
              <w:t>The user has selected an option to view his basket</w:t>
            </w:r>
          </w:p>
        </w:tc>
      </w:tr>
      <w:tr w:rsidR="00BC57A1" w:rsidRPr="00BD101A" w:rsidTr="00BC57A1">
        <w:trPr>
          <w:trHeight w:val="176"/>
        </w:trPr>
        <w:tc>
          <w:tcPr>
            <w:tcW w:w="2268" w:type="dxa"/>
          </w:tcPr>
          <w:p w:rsidR="00BC57A1" w:rsidRPr="00BD101A" w:rsidRDefault="00BC57A1" w:rsidP="00BC57A1">
            <w:r w:rsidRPr="00BD101A">
              <w:t>Minimum guarantees</w:t>
            </w:r>
          </w:p>
        </w:tc>
        <w:tc>
          <w:tcPr>
            <w:tcW w:w="5940" w:type="dxa"/>
            <w:gridSpan w:val="3"/>
          </w:tcPr>
          <w:p w:rsidR="00BC57A1" w:rsidRPr="00BD101A" w:rsidRDefault="00BC57A1" w:rsidP="00BC57A1">
            <w:pPr>
              <w:pStyle w:val="BodyText"/>
            </w:pPr>
            <w:r>
              <w:t>If no items have been added, then the basket is displayed as empty.</w:t>
            </w:r>
          </w:p>
        </w:tc>
      </w:tr>
      <w:tr w:rsidR="00BC57A1" w:rsidRPr="00BD101A" w:rsidTr="00BC57A1">
        <w:trPr>
          <w:trHeight w:val="176"/>
        </w:trPr>
        <w:tc>
          <w:tcPr>
            <w:tcW w:w="2268" w:type="dxa"/>
          </w:tcPr>
          <w:p w:rsidR="00BC57A1" w:rsidRPr="00BD101A" w:rsidRDefault="00BC57A1" w:rsidP="00BC57A1">
            <w:r w:rsidRPr="00BD101A">
              <w:t>Success guarantees:</w:t>
            </w:r>
          </w:p>
        </w:tc>
        <w:tc>
          <w:tcPr>
            <w:tcW w:w="5940" w:type="dxa"/>
            <w:gridSpan w:val="3"/>
          </w:tcPr>
          <w:p w:rsidR="00BC57A1" w:rsidRPr="00BD101A" w:rsidRDefault="00BC57A1" w:rsidP="00BC57A1">
            <w:pPr>
              <w:pStyle w:val="BodyText"/>
            </w:pPr>
            <w:r>
              <w:t>Some basket items have been added and are displayed as part of the basket content. The customer agreed with the content basket and now wants to checkout.</w:t>
            </w:r>
          </w:p>
        </w:tc>
      </w:tr>
      <w:tr w:rsidR="00BC57A1" w:rsidRPr="00BD101A" w:rsidTr="00BC57A1">
        <w:trPr>
          <w:trHeight w:val="176"/>
        </w:trPr>
        <w:tc>
          <w:tcPr>
            <w:tcW w:w="2268" w:type="dxa"/>
          </w:tcPr>
          <w:p w:rsidR="00BC57A1" w:rsidRPr="00BD101A" w:rsidRDefault="00BC57A1" w:rsidP="00BC57A1">
            <w:r w:rsidRPr="00BD101A">
              <w:t>Normal Flow:</w:t>
            </w:r>
          </w:p>
        </w:tc>
        <w:tc>
          <w:tcPr>
            <w:tcW w:w="5940" w:type="dxa"/>
            <w:gridSpan w:val="3"/>
          </w:tcPr>
          <w:p w:rsidR="00BC57A1" w:rsidRDefault="00BC57A1" w:rsidP="000F7361">
            <w:pPr>
              <w:pStyle w:val="Body"/>
              <w:numPr>
                <w:ilvl w:val="0"/>
                <w:numId w:val="308"/>
              </w:numPr>
            </w:pPr>
            <w:r>
              <w:t>The application displays the basket, its content and its total price as described below: (A1)</w:t>
            </w:r>
          </w:p>
          <w:p w:rsidR="00BC57A1" w:rsidRDefault="00E725B3" w:rsidP="00BC57A1">
            <w:pPr>
              <w:pStyle w:val="Body"/>
            </w:pPr>
            <w:r>
              <w:t xml:space="preserve">Account </w:t>
            </w:r>
            <w:r w:rsidR="00BC57A1">
              <w:t>information</w:t>
            </w:r>
            <w:r>
              <w:t xml:space="preserve"> (new or existing, address, attributes)</w:t>
            </w:r>
          </w:p>
          <w:p w:rsidR="00BC57A1" w:rsidRDefault="00BC57A1" w:rsidP="00BC57A1">
            <w:pPr>
              <w:pStyle w:val="Body"/>
            </w:pPr>
            <w:r>
              <w:t>Account related items and their price (recurring and/or non recurring</w:t>
            </w:r>
            <w:r w:rsidR="00E86F82">
              <w:t xml:space="preserve"> plus periodicity</w:t>
            </w:r>
            <w:r>
              <w:t>)</w:t>
            </w:r>
          </w:p>
          <w:p w:rsidR="00BC57A1" w:rsidRDefault="00A13724" w:rsidP="00BC57A1">
            <w:pPr>
              <w:pStyle w:val="Body"/>
            </w:pPr>
            <w:r>
              <w:t>Subscriber</w:t>
            </w:r>
            <w:r w:rsidR="00BC57A1">
              <w:t xml:space="preserve"> related items and their price (recurring and/or non recurring</w:t>
            </w:r>
            <w:r w:rsidR="00E86F82">
              <w:t xml:space="preserve"> plus periodicity</w:t>
            </w:r>
            <w:r w:rsidR="00BC57A1">
              <w:t>)</w:t>
            </w:r>
          </w:p>
          <w:p w:rsidR="005B740F" w:rsidRDefault="005B740F" w:rsidP="00BC57A1">
            <w:pPr>
              <w:pStyle w:val="Body"/>
            </w:pPr>
            <w:r>
              <w:t xml:space="preserve">Lines configuration (value or selected item) respectively to their </w:t>
            </w:r>
            <w:r w:rsidR="00A65E57">
              <w:t>subscriber</w:t>
            </w:r>
            <w:r w:rsidR="00E725B3">
              <w:t xml:space="preserve"> (A13)</w:t>
            </w:r>
          </w:p>
          <w:p w:rsidR="00BC57A1" w:rsidRDefault="00BC57A1" w:rsidP="00BC57A1">
            <w:pPr>
              <w:pStyle w:val="Body"/>
            </w:pPr>
            <w:r>
              <w:t>When an item is paid on next bill, installment charge can be displayed split in first bill and next ones.</w:t>
            </w:r>
          </w:p>
          <w:p w:rsidR="00BC57A1" w:rsidRDefault="00E86F82" w:rsidP="00BC57A1">
            <w:pPr>
              <w:pStyle w:val="Body"/>
            </w:pPr>
            <w:r>
              <w:t>Basket charges summary</w:t>
            </w:r>
          </w:p>
          <w:p w:rsidR="00BC57A1" w:rsidRDefault="00E86F82" w:rsidP="000F7361">
            <w:pPr>
              <w:pStyle w:val="Body"/>
              <w:numPr>
                <w:ilvl w:val="0"/>
                <w:numId w:val="308"/>
              </w:numPr>
            </w:pPr>
            <w:r>
              <w:t>User checkouts the basket (Refer to use case checkout)(A2)(A3)</w:t>
            </w:r>
            <w:r w:rsidR="00566404">
              <w:t>(A4)(A5)(A6)(A7)(A8)(A9)(A10)</w:t>
            </w:r>
            <w:r w:rsidR="005B740F">
              <w:t>(A11)</w:t>
            </w:r>
            <w:r w:rsidR="00582981">
              <w:t>(A12)</w:t>
            </w:r>
            <w:r>
              <w:t>.</w:t>
            </w:r>
          </w:p>
          <w:p w:rsidR="00BC57A1" w:rsidRPr="00BD101A" w:rsidRDefault="00BC57A1" w:rsidP="00DE606B">
            <w:pPr>
              <w:pStyle w:val="BodyText"/>
            </w:pPr>
          </w:p>
        </w:tc>
      </w:tr>
      <w:tr w:rsidR="00BC57A1" w:rsidRPr="00BD101A" w:rsidTr="00BC57A1">
        <w:trPr>
          <w:trHeight w:val="176"/>
        </w:trPr>
        <w:tc>
          <w:tcPr>
            <w:tcW w:w="2268" w:type="dxa"/>
          </w:tcPr>
          <w:p w:rsidR="00BC57A1" w:rsidRPr="00BD101A" w:rsidRDefault="00BC57A1" w:rsidP="00BC57A1">
            <w:r w:rsidRPr="00BD101A">
              <w:t>Alternative Flows:</w:t>
            </w:r>
          </w:p>
        </w:tc>
        <w:tc>
          <w:tcPr>
            <w:tcW w:w="5940" w:type="dxa"/>
            <w:gridSpan w:val="3"/>
          </w:tcPr>
          <w:p w:rsidR="00E86F82" w:rsidRDefault="00E86F82" w:rsidP="00E86F82">
            <w:pPr>
              <w:pStyle w:val="Body"/>
              <w:ind w:left="0"/>
            </w:pPr>
            <w:r>
              <w:t>A1: The basket content is empty</w:t>
            </w:r>
          </w:p>
          <w:p w:rsidR="00BC57A1" w:rsidRDefault="00E86F82" w:rsidP="000F7361">
            <w:pPr>
              <w:pStyle w:val="Body"/>
              <w:numPr>
                <w:ilvl w:val="0"/>
                <w:numId w:val="309"/>
              </w:numPr>
            </w:pPr>
            <w:r>
              <w:lastRenderedPageBreak/>
              <w:t>T</w:t>
            </w:r>
            <w:r w:rsidR="00BC57A1">
              <w:t xml:space="preserve">he application displays </w:t>
            </w:r>
            <w:r>
              <w:t>the basket content is empty</w:t>
            </w:r>
          </w:p>
          <w:p w:rsidR="00BC57A1" w:rsidRDefault="00BC57A1" w:rsidP="00E86F82">
            <w:pPr>
              <w:pStyle w:val="Body"/>
              <w:ind w:left="0"/>
            </w:pPr>
            <w:r>
              <w:t>A2:</w:t>
            </w:r>
            <w:r w:rsidR="00E86F82">
              <w:t xml:space="preserve"> </w:t>
            </w:r>
            <w:r w:rsidR="00553E11">
              <w:t>User</w:t>
            </w:r>
            <w:r w:rsidR="00E86F82">
              <w:t xml:space="preserve"> selects an item to remove</w:t>
            </w:r>
          </w:p>
          <w:p w:rsidR="00E86F82" w:rsidRDefault="00325101" w:rsidP="000F7361">
            <w:pPr>
              <w:pStyle w:val="Body"/>
              <w:numPr>
                <w:ilvl w:val="0"/>
                <w:numId w:val="310"/>
              </w:numPr>
            </w:pPr>
            <w:r>
              <w:t>Channel/CSR light</w:t>
            </w:r>
            <w:r w:rsidR="00E86F82">
              <w:t xml:space="preserve"> application redirects the user to the remove a basket item use case</w:t>
            </w:r>
          </w:p>
          <w:p w:rsidR="00E86F82" w:rsidRDefault="00E86F82" w:rsidP="005038D6">
            <w:pPr>
              <w:pStyle w:val="Body"/>
              <w:ind w:left="0"/>
            </w:pPr>
            <w:r>
              <w:t xml:space="preserve">A3: </w:t>
            </w:r>
            <w:r w:rsidR="00553E11">
              <w:t>User</w:t>
            </w:r>
            <w:r w:rsidR="00D41CD7">
              <w:t xml:space="preserve"> selects a </w:t>
            </w:r>
            <w:r w:rsidR="005038D6">
              <w:t>selection</w:t>
            </w:r>
            <w:r w:rsidR="00D41CD7">
              <w:t xml:space="preserve"> to modify its </w:t>
            </w:r>
            <w:r w:rsidR="002C56C0">
              <w:t>primary offer</w:t>
            </w:r>
            <w:r w:rsidR="005038D6">
              <w:t>/</w:t>
            </w:r>
            <w:r w:rsidR="00E95ABF">
              <w:t>supplementary offer</w:t>
            </w:r>
            <w:r w:rsidR="005038D6">
              <w:t xml:space="preserve">s </w:t>
            </w:r>
            <w:r w:rsidR="00D41CD7">
              <w:t>parameters value</w:t>
            </w:r>
          </w:p>
          <w:p w:rsidR="00D41CD7" w:rsidRDefault="00325101" w:rsidP="000F7361">
            <w:pPr>
              <w:pStyle w:val="Body"/>
              <w:numPr>
                <w:ilvl w:val="0"/>
                <w:numId w:val="311"/>
              </w:numPr>
            </w:pPr>
            <w:r>
              <w:t>Channel/CSR light</w:t>
            </w:r>
            <w:r w:rsidR="00D41CD7">
              <w:t xml:space="preserve"> application redirects the user to the </w:t>
            </w:r>
            <w:r w:rsidR="005038D6">
              <w:t xml:space="preserve">Configure </w:t>
            </w:r>
            <w:r w:rsidR="002C56C0">
              <w:t xml:space="preserve">primary </w:t>
            </w:r>
            <w:r w:rsidR="00D22280">
              <w:t>offers parameter</w:t>
            </w:r>
            <w:r w:rsidR="005038D6">
              <w:t>s use case</w:t>
            </w:r>
          </w:p>
          <w:p w:rsidR="00D41CD7" w:rsidRDefault="00D41CD7" w:rsidP="00D41CD7">
            <w:pPr>
              <w:pStyle w:val="Body"/>
              <w:ind w:left="0"/>
            </w:pPr>
            <w:r>
              <w:t xml:space="preserve">A4: </w:t>
            </w:r>
            <w:r w:rsidR="00553E11">
              <w:t>User</w:t>
            </w:r>
            <w:r>
              <w:t xml:space="preserve"> selects the option to continue shopping</w:t>
            </w:r>
          </w:p>
          <w:p w:rsidR="00D41CD7" w:rsidRDefault="00325101" w:rsidP="000F7361">
            <w:pPr>
              <w:pStyle w:val="Body"/>
              <w:numPr>
                <w:ilvl w:val="0"/>
                <w:numId w:val="312"/>
              </w:numPr>
            </w:pPr>
            <w:r>
              <w:t>Channel/CSR light</w:t>
            </w:r>
            <w:r w:rsidR="00D41CD7">
              <w:t xml:space="preserve"> application redirects the user </w:t>
            </w:r>
            <w:r w:rsidR="00FE095C">
              <w:t xml:space="preserve">to the browse </w:t>
            </w:r>
            <w:r w:rsidR="002C56C0">
              <w:t>primary offer</w:t>
            </w:r>
            <w:r w:rsidR="00FE095C">
              <w:t xml:space="preserve"> use case</w:t>
            </w:r>
          </w:p>
          <w:p w:rsidR="00D41CD7" w:rsidRDefault="00D41CD7" w:rsidP="00D41CD7">
            <w:pPr>
              <w:pStyle w:val="Body"/>
              <w:ind w:left="0"/>
            </w:pPr>
            <w:r>
              <w:t xml:space="preserve">A5: </w:t>
            </w:r>
            <w:r w:rsidR="00553E11">
              <w:t>User</w:t>
            </w:r>
            <w:r>
              <w:t xml:space="preserve"> selects the option to add a </w:t>
            </w:r>
            <w:r w:rsidR="00A65E57">
              <w:t>subscriber</w:t>
            </w:r>
            <w:r>
              <w:t xml:space="preserve"> in the context of an account bundle</w:t>
            </w:r>
          </w:p>
          <w:p w:rsidR="00FE095C" w:rsidRDefault="00325101" w:rsidP="000F7361">
            <w:pPr>
              <w:pStyle w:val="Body"/>
              <w:numPr>
                <w:ilvl w:val="0"/>
                <w:numId w:val="313"/>
              </w:numPr>
            </w:pPr>
            <w:r>
              <w:t>Channel/CSR light</w:t>
            </w:r>
            <w:r w:rsidR="00FE095C">
              <w:t xml:space="preserve"> application redirects the user to the Browse account bundle use case</w:t>
            </w:r>
          </w:p>
          <w:p w:rsidR="00D41CD7" w:rsidRDefault="00FE095C" w:rsidP="00D41CD7">
            <w:pPr>
              <w:pStyle w:val="Body"/>
              <w:ind w:left="60"/>
            </w:pPr>
            <w:r>
              <w:t xml:space="preserve">A6: </w:t>
            </w:r>
            <w:r w:rsidR="00553E11">
              <w:t>User</w:t>
            </w:r>
            <w:r>
              <w:t xml:space="preserve"> select a </w:t>
            </w:r>
            <w:r w:rsidR="002C56C0">
              <w:t>primary offer</w:t>
            </w:r>
            <w:r>
              <w:t xml:space="preserve"> or </w:t>
            </w:r>
            <w:r w:rsidR="002C56C0">
              <w:t>subscriber bundle</w:t>
            </w:r>
            <w:r>
              <w:t xml:space="preserve"> to select another one for the selection (new </w:t>
            </w:r>
            <w:r w:rsidR="00A65E57">
              <w:t>subscriber</w:t>
            </w:r>
            <w:r>
              <w:t xml:space="preserve"> or ‘swap’ </w:t>
            </w:r>
            <w:r w:rsidR="00A65E57">
              <w:t>subscriber</w:t>
            </w:r>
            <w:r>
              <w:t>)</w:t>
            </w:r>
          </w:p>
          <w:p w:rsidR="00FE095C" w:rsidRDefault="00325101" w:rsidP="000F7361">
            <w:pPr>
              <w:pStyle w:val="Body"/>
              <w:numPr>
                <w:ilvl w:val="0"/>
                <w:numId w:val="315"/>
              </w:numPr>
            </w:pPr>
            <w:r>
              <w:t>Channel/CSR light</w:t>
            </w:r>
            <w:r w:rsidR="00CE3755">
              <w:t xml:space="preserve"> application redirects the user to the Change </w:t>
            </w:r>
            <w:r w:rsidR="002C56C0">
              <w:t>primary offer</w:t>
            </w:r>
            <w:r w:rsidR="00CE3755">
              <w:t xml:space="preserve"> of a selection use case</w:t>
            </w:r>
          </w:p>
          <w:p w:rsidR="00CE3755" w:rsidRDefault="00CE3755" w:rsidP="00CE3755">
            <w:pPr>
              <w:pStyle w:val="Body"/>
              <w:ind w:left="60"/>
            </w:pPr>
            <w:r>
              <w:t xml:space="preserve">A7: </w:t>
            </w:r>
            <w:r w:rsidR="00553E11">
              <w:t>User</w:t>
            </w:r>
            <w:r>
              <w:t xml:space="preserve"> select the option to modify list of </w:t>
            </w:r>
            <w:r w:rsidR="002C56C0">
              <w:t>account offer</w:t>
            </w:r>
            <w:r>
              <w:t>s for a selection</w:t>
            </w:r>
          </w:p>
          <w:p w:rsidR="00CE3755" w:rsidRDefault="00325101" w:rsidP="000F7361">
            <w:pPr>
              <w:pStyle w:val="Body"/>
              <w:numPr>
                <w:ilvl w:val="0"/>
                <w:numId w:val="316"/>
              </w:numPr>
            </w:pPr>
            <w:r>
              <w:t>Channel/CSR light</w:t>
            </w:r>
            <w:r w:rsidR="00CE3755">
              <w:t xml:space="preserve"> application redirects the user to the Browse and Select </w:t>
            </w:r>
            <w:r w:rsidR="002C56C0">
              <w:t>account offer</w:t>
            </w:r>
            <w:r w:rsidR="00CE3755">
              <w:t>s use case</w:t>
            </w:r>
          </w:p>
          <w:p w:rsidR="00CE3755" w:rsidRDefault="00CE3755" w:rsidP="00CE3755">
            <w:pPr>
              <w:pStyle w:val="Body"/>
              <w:ind w:left="60"/>
            </w:pPr>
            <w:r>
              <w:t xml:space="preserve">A8: </w:t>
            </w:r>
            <w:r w:rsidR="00553E11">
              <w:t>User</w:t>
            </w:r>
            <w:r>
              <w:t xml:space="preserve"> select the option to modify list of </w:t>
            </w:r>
            <w:r w:rsidR="00D22280">
              <w:t>subscriber supplementary offer</w:t>
            </w:r>
            <w:r>
              <w:t>s for a selection</w:t>
            </w:r>
          </w:p>
          <w:p w:rsidR="00CE3755" w:rsidRDefault="00325101" w:rsidP="000F7361">
            <w:pPr>
              <w:pStyle w:val="Body"/>
              <w:numPr>
                <w:ilvl w:val="0"/>
                <w:numId w:val="317"/>
              </w:numPr>
            </w:pPr>
            <w:r>
              <w:t>Channel/CSR light</w:t>
            </w:r>
            <w:r w:rsidR="00CE3755">
              <w:t xml:space="preserve"> application redirects the user to the Browse and Select </w:t>
            </w:r>
            <w:r w:rsidR="00D22280">
              <w:t>subscriber supplementary offer</w:t>
            </w:r>
            <w:r w:rsidR="00CE3755">
              <w:t>s use case</w:t>
            </w:r>
          </w:p>
          <w:p w:rsidR="00CE3755" w:rsidRDefault="00CE3755" w:rsidP="00CE3755">
            <w:pPr>
              <w:pStyle w:val="Body"/>
              <w:ind w:left="60"/>
            </w:pPr>
            <w:r>
              <w:t>A9: The user parks his basket</w:t>
            </w:r>
          </w:p>
          <w:p w:rsidR="00CE3755" w:rsidRDefault="00325101" w:rsidP="000F7361">
            <w:pPr>
              <w:pStyle w:val="Body"/>
              <w:numPr>
                <w:ilvl w:val="0"/>
                <w:numId w:val="318"/>
              </w:numPr>
            </w:pPr>
            <w:r>
              <w:t>Channel/CSR light</w:t>
            </w:r>
            <w:r w:rsidR="00CE3755">
              <w:t xml:space="preserve"> application redirects the use case to the Park basket use case</w:t>
            </w:r>
          </w:p>
          <w:p w:rsidR="00CE3755" w:rsidRDefault="00CE3755" w:rsidP="00CE3755">
            <w:pPr>
              <w:pStyle w:val="Body"/>
              <w:ind w:left="60"/>
            </w:pPr>
            <w:r>
              <w:t>A10: The user decides to clear his basket</w:t>
            </w:r>
          </w:p>
          <w:p w:rsidR="00BC57A1" w:rsidRDefault="00325101" w:rsidP="000F7361">
            <w:pPr>
              <w:pStyle w:val="Body"/>
              <w:numPr>
                <w:ilvl w:val="0"/>
                <w:numId w:val="319"/>
              </w:numPr>
            </w:pPr>
            <w:r>
              <w:t>Channel/CSR light</w:t>
            </w:r>
            <w:r w:rsidR="00CE3755">
              <w:t xml:space="preserve"> application redirects the use case to the </w:t>
            </w:r>
            <w:r w:rsidR="00566404">
              <w:t>Empty</w:t>
            </w:r>
            <w:r w:rsidR="00CE3755">
              <w:t xml:space="preserve"> basket use case</w:t>
            </w:r>
          </w:p>
          <w:p w:rsidR="005B740F" w:rsidRDefault="005B740F" w:rsidP="00E95ABF">
            <w:pPr>
              <w:pStyle w:val="Body"/>
              <w:ind w:left="60"/>
            </w:pPr>
            <w:r>
              <w:t xml:space="preserve">A11: </w:t>
            </w:r>
            <w:r w:rsidR="00553E11">
              <w:t>User</w:t>
            </w:r>
            <w:r>
              <w:t xml:space="preserve"> selects the option to reconfigure </w:t>
            </w:r>
            <w:r w:rsidR="00E95ABF">
              <w:t>subscriber external ids</w:t>
            </w:r>
            <w:r>
              <w:t xml:space="preserve"> </w:t>
            </w:r>
            <w:r w:rsidR="003C30A0">
              <w:t>of a selection</w:t>
            </w:r>
          </w:p>
          <w:p w:rsidR="005B740F" w:rsidRDefault="00325101" w:rsidP="000F7361">
            <w:pPr>
              <w:pStyle w:val="Body"/>
              <w:numPr>
                <w:ilvl w:val="0"/>
                <w:numId w:val="471"/>
              </w:numPr>
            </w:pPr>
            <w:r>
              <w:t>Channel/CSR light</w:t>
            </w:r>
            <w:r w:rsidR="005B740F">
              <w:t xml:space="preserve"> application redirects the user to the </w:t>
            </w:r>
            <w:r w:rsidR="003C30A0">
              <w:t>‘</w:t>
            </w:r>
            <w:r w:rsidR="005B740F">
              <w:t>C</w:t>
            </w:r>
            <w:r w:rsidR="003C30A0">
              <w:t>onfigure</w:t>
            </w:r>
            <w:r w:rsidR="005B740F">
              <w:t xml:space="preserve"> </w:t>
            </w:r>
            <w:r w:rsidR="00E95ABF">
              <w:t>subscriber external ids</w:t>
            </w:r>
            <w:r w:rsidR="003C30A0">
              <w:t>’</w:t>
            </w:r>
            <w:r w:rsidR="005B740F">
              <w:t xml:space="preserve"> </w:t>
            </w:r>
            <w:r w:rsidR="005B740F">
              <w:t>use case</w:t>
            </w:r>
          </w:p>
          <w:p w:rsidR="00EB62F2" w:rsidRDefault="00EB62F2" w:rsidP="00EB62F2">
            <w:pPr>
              <w:pStyle w:val="Body"/>
              <w:ind w:left="60"/>
            </w:pPr>
            <w:r>
              <w:t xml:space="preserve">A12: </w:t>
            </w:r>
            <w:r w:rsidR="00553E11">
              <w:t>User</w:t>
            </w:r>
            <w:r>
              <w:t xml:space="preserve"> selects the op</w:t>
            </w:r>
            <w:r>
              <w:t xml:space="preserve">tion to reconfigure </w:t>
            </w:r>
            <w:r w:rsidR="00A65E57">
              <w:t>subscriber</w:t>
            </w:r>
            <w:r>
              <w:t xml:space="preserve"> information of a selection</w:t>
            </w:r>
          </w:p>
          <w:p w:rsidR="00EB62F2" w:rsidRDefault="00325101" w:rsidP="000F7361">
            <w:pPr>
              <w:pStyle w:val="Body"/>
              <w:numPr>
                <w:ilvl w:val="0"/>
                <w:numId w:val="472"/>
              </w:numPr>
            </w:pPr>
            <w:r>
              <w:t>Channel/CSR light</w:t>
            </w:r>
            <w:r w:rsidR="00EB62F2">
              <w:t xml:space="preserve"> application redirects the user to the ‘Set </w:t>
            </w:r>
            <w:r w:rsidR="00A65E57">
              <w:t>subscriber</w:t>
            </w:r>
            <w:r w:rsidR="00EB62F2">
              <w:t xml:space="preserve"> contact and set </w:t>
            </w:r>
            <w:r w:rsidR="00A65E57">
              <w:t>subscriber</w:t>
            </w:r>
            <w:r w:rsidR="00EB62F2">
              <w:t xml:space="preserve"> attributes’ use cases</w:t>
            </w:r>
          </w:p>
          <w:p w:rsidR="00E725B3" w:rsidRDefault="00E725B3" w:rsidP="00E725B3">
            <w:pPr>
              <w:pStyle w:val="Body"/>
              <w:ind w:left="60"/>
            </w:pPr>
            <w:r>
              <w:t>A13: Basket has been resumed and some lines have been un-reserved</w:t>
            </w:r>
          </w:p>
          <w:p w:rsidR="00E725B3" w:rsidRDefault="00E725B3" w:rsidP="000F7361">
            <w:pPr>
              <w:pStyle w:val="Body"/>
              <w:numPr>
                <w:ilvl w:val="0"/>
                <w:numId w:val="655"/>
              </w:numPr>
            </w:pPr>
            <w:r>
              <w:t>Channel application highlights the fact that some lines are not configured and invite the user to select the configure line option, in order to finalize lines configuration.</w:t>
            </w:r>
          </w:p>
          <w:p w:rsidR="00E725B3" w:rsidRDefault="00E725B3" w:rsidP="00E725B3">
            <w:pPr>
              <w:pStyle w:val="Body"/>
              <w:ind w:left="60"/>
            </w:pPr>
          </w:p>
          <w:p w:rsidR="00EB62F2" w:rsidRDefault="00EB62F2" w:rsidP="00EB62F2">
            <w:pPr>
              <w:pStyle w:val="Body"/>
              <w:ind w:left="60"/>
            </w:pPr>
          </w:p>
          <w:p w:rsidR="005B740F" w:rsidRPr="00BD101A" w:rsidRDefault="005B740F" w:rsidP="005B740F">
            <w:pPr>
              <w:pStyle w:val="Body"/>
              <w:ind w:left="60"/>
            </w:pPr>
          </w:p>
        </w:tc>
      </w:tr>
    </w:tbl>
    <w:p w:rsidR="00BC57A1" w:rsidRDefault="00BC57A1" w:rsidP="004752DD">
      <w:pPr>
        <w:pStyle w:val="Heading4"/>
      </w:pPr>
      <w:bookmarkStart w:id="1376" w:name="_Toc211083777"/>
      <w:bookmarkStart w:id="1377" w:name="_Toc253578091"/>
      <w:r>
        <w:lastRenderedPageBreak/>
        <w:t>Use Case:  Empty basket</w:t>
      </w:r>
      <w:bookmarkEnd w:id="1376"/>
      <w:bookmarkEnd w:id="137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A02AB0" w:rsidP="00122B88">
            <w:pPr>
              <w:pStyle w:val="TableHeading"/>
            </w:pPr>
            <w:r>
              <w:t>Empty Basket</w:t>
            </w:r>
          </w:p>
        </w:tc>
        <w:tc>
          <w:tcPr>
            <w:tcW w:w="2610" w:type="dxa"/>
            <w:shd w:val="clear" w:color="auto" w:fill="E6E6E6"/>
          </w:tcPr>
          <w:p w:rsidR="00BC57A1" w:rsidRPr="00E442E7" w:rsidRDefault="00602C50" w:rsidP="00122B88">
            <w:pPr>
              <w:pStyle w:val="TableHeading"/>
            </w:pPr>
            <w:r>
              <w:t>BKM0020</w:t>
            </w:r>
            <w:r w:rsidR="00BC57A1" w:rsidRPr="00E442E7">
              <w:t xml:space="preserve"> </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This Use Case allows the user to empty the content of the basket</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BC57A1" w:rsidRDefault="00BC57A1" w:rsidP="00BC57A1">
            <w:pPr>
              <w:pStyle w:val="BodyText"/>
            </w:pPr>
            <w:r>
              <w:t xml:space="preserve">The user is logged in. </w:t>
            </w:r>
          </w:p>
          <w:p w:rsidR="00BC57A1" w:rsidRPr="00E442E7" w:rsidRDefault="00BC57A1" w:rsidP="00BC57A1">
            <w:pPr>
              <w:pStyle w:val="BodyText"/>
            </w:pPr>
            <w:r>
              <w:t>The basket contains some items.</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Pr="00E442E7" w:rsidRDefault="00A02AB0" w:rsidP="00BC57A1">
            <w:pPr>
              <w:pStyle w:val="BodyText"/>
            </w:pPr>
            <w:r>
              <w:t>The user has selected the option to clear the basket</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A02AB0" w:rsidRDefault="00BC57A1" w:rsidP="00BC57A1">
            <w:pPr>
              <w:pStyle w:val="BodyText"/>
            </w:pPr>
            <w:r>
              <w:t>The basket has been cleared.</w:t>
            </w:r>
            <w:r w:rsidR="00A02AB0">
              <w:t xml:space="preserve"> </w:t>
            </w:r>
          </w:p>
          <w:p w:rsidR="00BC57A1" w:rsidRPr="006D15FA" w:rsidRDefault="00A02AB0" w:rsidP="00BC57A1">
            <w:pPr>
              <w:pStyle w:val="BodyText"/>
            </w:pPr>
            <w:r>
              <w:t xml:space="preserve">Customer </w:t>
            </w:r>
            <w:r w:rsidR="00A63391">
              <w:t xml:space="preserve">administrative </w:t>
            </w:r>
            <w:r>
              <w:t>data and credit checking result are not lost</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A02AB0" w:rsidRDefault="00325101" w:rsidP="000F7361">
            <w:pPr>
              <w:pStyle w:val="Body"/>
              <w:numPr>
                <w:ilvl w:val="0"/>
                <w:numId w:val="320"/>
              </w:numPr>
            </w:pPr>
            <w:r>
              <w:t>Channel/CSR light</w:t>
            </w:r>
            <w:r w:rsidR="00A02AB0">
              <w:t xml:space="preserve"> application display a confirmation message</w:t>
            </w:r>
          </w:p>
          <w:p w:rsidR="00A02AB0" w:rsidRDefault="00A02AB0" w:rsidP="000F7361">
            <w:pPr>
              <w:pStyle w:val="Body"/>
              <w:numPr>
                <w:ilvl w:val="0"/>
                <w:numId w:val="320"/>
              </w:numPr>
            </w:pPr>
            <w:r>
              <w:t>User confirms</w:t>
            </w:r>
          </w:p>
          <w:p w:rsidR="00E725B3" w:rsidRDefault="00E725B3" w:rsidP="000F7361">
            <w:pPr>
              <w:pStyle w:val="Body"/>
              <w:numPr>
                <w:ilvl w:val="0"/>
                <w:numId w:val="320"/>
              </w:numPr>
            </w:pPr>
            <w:r>
              <w:t>Channel/CSR light application un-reserve all lines values, if any.</w:t>
            </w:r>
          </w:p>
          <w:p w:rsidR="00BC57A1" w:rsidRPr="006D15FA" w:rsidRDefault="00325101" w:rsidP="000F7361">
            <w:pPr>
              <w:pStyle w:val="Body"/>
              <w:numPr>
                <w:ilvl w:val="0"/>
                <w:numId w:val="320"/>
              </w:numPr>
            </w:pPr>
            <w:r>
              <w:t>Channel/CSR light</w:t>
            </w:r>
            <w:r w:rsidR="00A02AB0">
              <w:t xml:space="preserve"> application clears the basket</w:t>
            </w: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BC57A1" w:rsidRPr="006D15FA" w:rsidRDefault="00BC57A1" w:rsidP="00332076">
            <w:pPr>
              <w:pStyle w:val="BodyText"/>
            </w:pPr>
          </w:p>
        </w:tc>
      </w:tr>
    </w:tbl>
    <w:p w:rsidR="00BC57A1" w:rsidRDefault="00BC57A1" w:rsidP="004752DD">
      <w:pPr>
        <w:pStyle w:val="Heading4"/>
      </w:pPr>
      <w:bookmarkStart w:id="1378" w:name="_Toc211083778"/>
      <w:bookmarkStart w:id="1379" w:name="_Toc253578092"/>
      <w:r>
        <w:t>Use Case:  Remove a basket item</w:t>
      </w:r>
      <w:bookmarkEnd w:id="1378"/>
      <w:bookmarkEnd w:id="137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BC57A1" w:rsidP="00122B88">
            <w:pPr>
              <w:pStyle w:val="TableHeading"/>
            </w:pPr>
            <w:r>
              <w:t>Remove a basket item</w:t>
            </w:r>
            <w:r w:rsidRPr="00E442E7">
              <w:t xml:space="preserve"> </w:t>
            </w:r>
          </w:p>
        </w:tc>
        <w:tc>
          <w:tcPr>
            <w:tcW w:w="2610" w:type="dxa"/>
            <w:shd w:val="clear" w:color="auto" w:fill="E6E6E6"/>
          </w:tcPr>
          <w:p w:rsidR="00BC57A1" w:rsidRPr="00E442E7" w:rsidRDefault="00602C50" w:rsidP="00122B88">
            <w:pPr>
              <w:pStyle w:val="TableHeading"/>
            </w:pPr>
            <w:r>
              <w:t>BKM0030</w:t>
            </w:r>
            <w:r w:rsidR="00BC57A1" w:rsidRPr="00E442E7">
              <w:t xml:space="preserve"> </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This use case allows the user to remove a basket item.</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BC57A1" w:rsidRPr="00E442E7" w:rsidRDefault="00BC57A1" w:rsidP="00BC57A1">
            <w:pPr>
              <w:pStyle w:val="BodyText"/>
            </w:pPr>
            <w:r>
              <w:t>Multiple basket items must exist and at least one item is removable.</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Pr="00E442E7" w:rsidRDefault="00553E11" w:rsidP="00BC57A1">
            <w:pPr>
              <w:pStyle w:val="BodyText"/>
            </w:pPr>
            <w:r>
              <w:t>User</w:t>
            </w:r>
            <w:r w:rsidR="00A02AB0">
              <w:t xml:space="preserve"> selects</w:t>
            </w:r>
            <w:r w:rsidR="00BC57A1">
              <w:t xml:space="preserve"> an item</w:t>
            </w:r>
            <w:r w:rsidR="00A02AB0">
              <w:t xml:space="preserve"> to remove</w:t>
            </w:r>
            <w:r w:rsidR="00BC57A1">
              <w:t xml:space="preserve"> in the basket. </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r>
              <w:t>Item can be removed only if it is a removable item.</w:t>
            </w: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BC57A1" w:rsidRPr="006D15FA" w:rsidRDefault="00BC57A1" w:rsidP="00BC57A1">
            <w:pPr>
              <w:pStyle w:val="BodyText"/>
            </w:pPr>
            <w:r>
              <w:t>The basket item has been removed.</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BC57A1" w:rsidRDefault="00325101" w:rsidP="000F7361">
            <w:pPr>
              <w:pStyle w:val="Body"/>
              <w:numPr>
                <w:ilvl w:val="0"/>
                <w:numId w:val="321"/>
              </w:numPr>
            </w:pPr>
            <w:r>
              <w:t>Channel/CSR light</w:t>
            </w:r>
            <w:r w:rsidR="00BC57A1">
              <w:t xml:space="preserve"> application displays a conf</w:t>
            </w:r>
            <w:r w:rsidR="005038D6">
              <w:t>irmation page with the</w:t>
            </w:r>
            <w:r w:rsidR="00BC57A1">
              <w:t xml:space="preserve"> item </w:t>
            </w:r>
            <w:r w:rsidR="005038D6">
              <w:t xml:space="preserve">label </w:t>
            </w:r>
            <w:r w:rsidR="00BC57A1">
              <w:t>to remove and the potential co</w:t>
            </w:r>
            <w:r w:rsidR="005038D6">
              <w:t>nsequences for the customer</w:t>
            </w:r>
          </w:p>
          <w:p w:rsidR="00E725B3" w:rsidRDefault="00E725B3" w:rsidP="000F7361">
            <w:pPr>
              <w:pStyle w:val="Body"/>
              <w:numPr>
                <w:ilvl w:val="0"/>
                <w:numId w:val="321"/>
              </w:numPr>
            </w:pPr>
            <w:r>
              <w:t>Channel/CSR light application un-reserves the corresponding line and value, if any, and if not shared with another item.</w:t>
            </w:r>
          </w:p>
          <w:p w:rsidR="005038D6" w:rsidRDefault="00325101" w:rsidP="000F7361">
            <w:pPr>
              <w:pStyle w:val="Body"/>
              <w:numPr>
                <w:ilvl w:val="0"/>
                <w:numId w:val="321"/>
              </w:numPr>
            </w:pPr>
            <w:r>
              <w:t>Channel/CSR light</w:t>
            </w:r>
            <w:r w:rsidR="005038D6">
              <w:t xml:space="preserve"> application removes the item</w:t>
            </w:r>
          </w:p>
          <w:p w:rsidR="00BC57A1" w:rsidRPr="006D15FA" w:rsidRDefault="00325101" w:rsidP="000F7361">
            <w:pPr>
              <w:pStyle w:val="Body"/>
              <w:numPr>
                <w:ilvl w:val="0"/>
                <w:numId w:val="321"/>
              </w:numPr>
            </w:pPr>
            <w:r>
              <w:t>Channel/CSR light</w:t>
            </w:r>
            <w:r w:rsidR="005038D6">
              <w:t xml:space="preserve"> application redirects the user to the view basket</w:t>
            </w: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BC57A1" w:rsidRPr="006D15FA" w:rsidRDefault="00BC57A1" w:rsidP="00332076">
            <w:pPr>
              <w:pStyle w:val="BodyText"/>
            </w:pPr>
          </w:p>
        </w:tc>
      </w:tr>
    </w:tbl>
    <w:p w:rsidR="00DB72B0" w:rsidRDefault="00DB72B0" w:rsidP="004752DD">
      <w:pPr>
        <w:pStyle w:val="Heading4"/>
      </w:pPr>
      <w:bookmarkStart w:id="1380" w:name="_Toc253578093"/>
      <w:r>
        <w:t xml:space="preserve">Use Case:  Change </w:t>
      </w:r>
      <w:r w:rsidR="002C56C0">
        <w:t>Primary offer</w:t>
      </w:r>
      <w:r>
        <w:t xml:space="preserve"> of a selection</w:t>
      </w:r>
      <w:bookmarkEnd w:id="138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B72B0" w:rsidRPr="00E442E7" w:rsidTr="00DB72B0">
        <w:trPr>
          <w:gridAfter w:val="1"/>
          <w:wAfter w:w="18" w:type="dxa"/>
          <w:trHeight w:val="360"/>
        </w:trPr>
        <w:tc>
          <w:tcPr>
            <w:tcW w:w="5580" w:type="dxa"/>
            <w:gridSpan w:val="2"/>
            <w:shd w:val="clear" w:color="auto" w:fill="E6E6E6"/>
          </w:tcPr>
          <w:p w:rsidR="00DB72B0" w:rsidRPr="00E442E7" w:rsidRDefault="00DB72B0" w:rsidP="00122B88">
            <w:pPr>
              <w:pStyle w:val="TableHeading"/>
            </w:pPr>
            <w:r>
              <w:t xml:space="preserve">Change </w:t>
            </w:r>
            <w:r w:rsidR="002C56C0">
              <w:t>primary offer</w:t>
            </w:r>
            <w:r>
              <w:t xml:space="preserve"> of selection</w:t>
            </w:r>
          </w:p>
        </w:tc>
        <w:tc>
          <w:tcPr>
            <w:tcW w:w="2610" w:type="dxa"/>
            <w:shd w:val="clear" w:color="auto" w:fill="E6E6E6"/>
          </w:tcPr>
          <w:p w:rsidR="00DB72B0" w:rsidRPr="00E442E7" w:rsidRDefault="00602C50" w:rsidP="00122B88">
            <w:pPr>
              <w:pStyle w:val="TableHeading"/>
            </w:pPr>
            <w:r>
              <w:t>BKM0040</w:t>
            </w:r>
            <w:r w:rsidR="00DB72B0" w:rsidRPr="00E442E7">
              <w:t xml:space="preserve"> </w:t>
            </w:r>
          </w:p>
        </w:tc>
      </w:tr>
      <w:tr w:rsidR="00DB72B0" w:rsidRPr="00E442E7" w:rsidTr="00DB72B0">
        <w:tc>
          <w:tcPr>
            <w:tcW w:w="2268" w:type="dxa"/>
          </w:tcPr>
          <w:p w:rsidR="00DB72B0" w:rsidRPr="00E442E7" w:rsidRDefault="00DB72B0" w:rsidP="00DB72B0">
            <w:r w:rsidRPr="00E442E7">
              <w:t>Primary actors</w:t>
            </w:r>
          </w:p>
        </w:tc>
        <w:tc>
          <w:tcPr>
            <w:tcW w:w="5940" w:type="dxa"/>
            <w:gridSpan w:val="3"/>
          </w:tcPr>
          <w:p w:rsidR="00DB72B0" w:rsidRDefault="00DB72B0" w:rsidP="00DB72B0">
            <w:pPr>
              <w:pStyle w:val="BodyText"/>
            </w:pPr>
            <w:r w:rsidRPr="00E442E7">
              <w:t xml:space="preserve">Dealer </w:t>
            </w:r>
            <w:r>
              <w:t>user</w:t>
            </w:r>
          </w:p>
          <w:p w:rsidR="00AD0248" w:rsidRPr="00E442E7" w:rsidRDefault="00A348A0" w:rsidP="00DB72B0">
            <w:pPr>
              <w:pStyle w:val="BodyText"/>
            </w:pPr>
            <w:r>
              <w:t>CSR user</w:t>
            </w:r>
          </w:p>
        </w:tc>
      </w:tr>
      <w:tr w:rsidR="00DB72B0" w:rsidRPr="00E442E7" w:rsidTr="00DB72B0">
        <w:tc>
          <w:tcPr>
            <w:tcW w:w="2268" w:type="dxa"/>
          </w:tcPr>
          <w:p w:rsidR="00DB72B0" w:rsidRPr="00E442E7" w:rsidRDefault="00DB72B0" w:rsidP="00DB72B0">
            <w:r w:rsidRPr="00E442E7">
              <w:t>Summary Goal</w:t>
            </w:r>
          </w:p>
        </w:tc>
        <w:tc>
          <w:tcPr>
            <w:tcW w:w="5940" w:type="dxa"/>
            <w:gridSpan w:val="3"/>
          </w:tcPr>
          <w:p w:rsidR="00DB72B0" w:rsidRPr="00E442E7" w:rsidRDefault="00DB72B0" w:rsidP="00DB72B0">
            <w:pPr>
              <w:pStyle w:val="BodyText"/>
            </w:pPr>
            <w:r>
              <w:t xml:space="preserve">This use case allows the user to select a new </w:t>
            </w:r>
            <w:r w:rsidR="002C56C0">
              <w:t>primary offer</w:t>
            </w:r>
            <w:r>
              <w:t xml:space="preserve"> for an already configured selection</w:t>
            </w:r>
          </w:p>
        </w:tc>
      </w:tr>
      <w:tr w:rsidR="00DB72B0" w:rsidRPr="00E442E7" w:rsidTr="00DB72B0">
        <w:trPr>
          <w:trHeight w:val="176"/>
        </w:trPr>
        <w:tc>
          <w:tcPr>
            <w:tcW w:w="2268" w:type="dxa"/>
          </w:tcPr>
          <w:p w:rsidR="00DB72B0" w:rsidRPr="00E442E7" w:rsidRDefault="00DB72B0" w:rsidP="00DB72B0">
            <w:r w:rsidRPr="00E442E7">
              <w:t>Pre-conditions</w:t>
            </w:r>
          </w:p>
        </w:tc>
        <w:tc>
          <w:tcPr>
            <w:tcW w:w="5940" w:type="dxa"/>
            <w:gridSpan w:val="3"/>
          </w:tcPr>
          <w:p w:rsidR="00DB72B0" w:rsidRPr="00E442E7" w:rsidRDefault="00DB72B0" w:rsidP="00DB72B0">
            <w:pPr>
              <w:pStyle w:val="BodyText"/>
            </w:pPr>
            <w:r>
              <w:t xml:space="preserve">An already configured </w:t>
            </w:r>
            <w:r w:rsidR="00A65E57">
              <w:t>subscriber</w:t>
            </w:r>
            <w:r>
              <w:t xml:space="preserve"> selection exists in the basket</w:t>
            </w:r>
          </w:p>
        </w:tc>
      </w:tr>
      <w:tr w:rsidR="00DB72B0" w:rsidRPr="00E442E7" w:rsidTr="00DB72B0">
        <w:trPr>
          <w:trHeight w:val="176"/>
        </w:trPr>
        <w:tc>
          <w:tcPr>
            <w:tcW w:w="2268" w:type="dxa"/>
          </w:tcPr>
          <w:p w:rsidR="00DB72B0" w:rsidRPr="00E442E7" w:rsidRDefault="00DB72B0" w:rsidP="00DB72B0">
            <w:r w:rsidRPr="00E442E7">
              <w:t>Trigger</w:t>
            </w:r>
          </w:p>
        </w:tc>
        <w:tc>
          <w:tcPr>
            <w:tcW w:w="5940" w:type="dxa"/>
            <w:gridSpan w:val="3"/>
          </w:tcPr>
          <w:p w:rsidR="00DB72B0" w:rsidRPr="00E442E7" w:rsidRDefault="00553E11" w:rsidP="00DB72B0">
            <w:pPr>
              <w:pStyle w:val="BodyText"/>
            </w:pPr>
            <w:r>
              <w:t>User</w:t>
            </w:r>
            <w:r w:rsidR="00DB72B0">
              <w:t xml:space="preserve"> selects the option to change the </w:t>
            </w:r>
            <w:r w:rsidR="002C56C0">
              <w:t>primary offer</w:t>
            </w:r>
            <w:r w:rsidR="00DB72B0">
              <w:t xml:space="preserve"> of the selection </w:t>
            </w:r>
          </w:p>
        </w:tc>
      </w:tr>
      <w:tr w:rsidR="00DB72B0" w:rsidRPr="00E442E7" w:rsidTr="00DB72B0">
        <w:trPr>
          <w:trHeight w:val="176"/>
        </w:trPr>
        <w:tc>
          <w:tcPr>
            <w:tcW w:w="2268" w:type="dxa"/>
          </w:tcPr>
          <w:p w:rsidR="00DB72B0" w:rsidRPr="00E442E7" w:rsidRDefault="00DB72B0" w:rsidP="00DB72B0">
            <w:r w:rsidRPr="00E442E7">
              <w:t>Minimum guarantees</w:t>
            </w:r>
          </w:p>
        </w:tc>
        <w:tc>
          <w:tcPr>
            <w:tcW w:w="5940" w:type="dxa"/>
            <w:gridSpan w:val="3"/>
          </w:tcPr>
          <w:p w:rsidR="00DB72B0" w:rsidRPr="006D15FA" w:rsidRDefault="00DB72B0" w:rsidP="00DB72B0">
            <w:pPr>
              <w:pStyle w:val="BodyText"/>
            </w:pPr>
          </w:p>
        </w:tc>
      </w:tr>
      <w:tr w:rsidR="00DB72B0" w:rsidRPr="00E442E7" w:rsidTr="00DB72B0">
        <w:trPr>
          <w:trHeight w:val="176"/>
        </w:trPr>
        <w:tc>
          <w:tcPr>
            <w:tcW w:w="2268" w:type="dxa"/>
          </w:tcPr>
          <w:p w:rsidR="00DB72B0" w:rsidRPr="00E442E7" w:rsidRDefault="00DB72B0" w:rsidP="00DB72B0">
            <w:r w:rsidRPr="00E442E7">
              <w:t>Success guarantees:</w:t>
            </w:r>
          </w:p>
        </w:tc>
        <w:tc>
          <w:tcPr>
            <w:tcW w:w="5940" w:type="dxa"/>
            <w:gridSpan w:val="3"/>
          </w:tcPr>
          <w:p w:rsidR="00DB72B0" w:rsidRPr="006D15FA" w:rsidRDefault="00A13724" w:rsidP="00DB72B0">
            <w:pPr>
              <w:pStyle w:val="BodyText"/>
            </w:pPr>
            <w:r>
              <w:t>Subscriber</w:t>
            </w:r>
            <w:r w:rsidR="00DB72B0">
              <w:t xml:space="preserve"> selection configuration is updated in the basket</w:t>
            </w:r>
          </w:p>
        </w:tc>
      </w:tr>
      <w:tr w:rsidR="00DB72B0" w:rsidRPr="00E442E7" w:rsidTr="00DB72B0">
        <w:trPr>
          <w:trHeight w:val="176"/>
        </w:trPr>
        <w:tc>
          <w:tcPr>
            <w:tcW w:w="2268" w:type="dxa"/>
          </w:tcPr>
          <w:p w:rsidR="00DB72B0" w:rsidRPr="00E442E7" w:rsidRDefault="00DB72B0" w:rsidP="00DB72B0">
            <w:r w:rsidRPr="00E442E7">
              <w:t>Normal Flow:</w:t>
            </w:r>
          </w:p>
        </w:tc>
        <w:tc>
          <w:tcPr>
            <w:tcW w:w="5940" w:type="dxa"/>
            <w:gridSpan w:val="3"/>
          </w:tcPr>
          <w:p w:rsidR="00DB72B0" w:rsidRDefault="00325101" w:rsidP="000F7361">
            <w:pPr>
              <w:pStyle w:val="ListNumberUC"/>
              <w:numPr>
                <w:ilvl w:val="0"/>
                <w:numId w:val="391"/>
              </w:numPr>
            </w:pPr>
            <w:r>
              <w:t>Channel/CSR light</w:t>
            </w:r>
            <w:r w:rsidR="00DB72B0">
              <w:t xml:space="preserve"> catalog redirects the user to the initial step to select new </w:t>
            </w:r>
            <w:r w:rsidR="002C56C0">
              <w:t>primary offer</w:t>
            </w:r>
            <w:r w:rsidR="00DB72B0">
              <w:t xml:space="preserve"> according to the selection type</w:t>
            </w:r>
          </w:p>
          <w:p w:rsidR="00DB72B0" w:rsidRPr="006D15FA" w:rsidRDefault="00332076" w:rsidP="00332076">
            <w:pPr>
              <w:pStyle w:val="ListNumberUC"/>
            </w:pPr>
            <w:r>
              <w:t>Next steps are similar too step executed to create the selection but takes into account information already set for the selection</w:t>
            </w:r>
          </w:p>
        </w:tc>
      </w:tr>
      <w:tr w:rsidR="00DB72B0" w:rsidRPr="00E442E7" w:rsidTr="00DB72B0">
        <w:trPr>
          <w:trHeight w:val="176"/>
        </w:trPr>
        <w:tc>
          <w:tcPr>
            <w:tcW w:w="2268" w:type="dxa"/>
          </w:tcPr>
          <w:p w:rsidR="00DB72B0" w:rsidRPr="00E442E7" w:rsidRDefault="00DB72B0" w:rsidP="00DB72B0">
            <w:r w:rsidRPr="00E442E7">
              <w:t>Alternative Flows:</w:t>
            </w:r>
          </w:p>
        </w:tc>
        <w:tc>
          <w:tcPr>
            <w:tcW w:w="5940" w:type="dxa"/>
            <w:gridSpan w:val="3"/>
          </w:tcPr>
          <w:p w:rsidR="00602C50" w:rsidRPr="006D15FA" w:rsidRDefault="00602C50" w:rsidP="00332076">
            <w:pPr>
              <w:pStyle w:val="BodyText"/>
            </w:pPr>
          </w:p>
        </w:tc>
      </w:tr>
    </w:tbl>
    <w:p w:rsidR="00BC57A1" w:rsidRDefault="00BC57A1" w:rsidP="004752DD">
      <w:pPr>
        <w:pStyle w:val="Heading4"/>
      </w:pPr>
      <w:bookmarkStart w:id="1381" w:name="_Toc211083785"/>
      <w:bookmarkStart w:id="1382" w:name="_Toc253578094"/>
      <w:r>
        <w:t>Use Case:  Save the current basket automatically</w:t>
      </w:r>
      <w:bookmarkEnd w:id="1381"/>
      <w:bookmarkEnd w:id="138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BC57A1" w:rsidP="00122B88">
            <w:pPr>
              <w:pStyle w:val="TableHeading"/>
            </w:pPr>
            <w:r>
              <w:t>Save the current basket automatically</w:t>
            </w:r>
            <w:r w:rsidRPr="00E442E7">
              <w:t xml:space="preserve"> </w:t>
            </w:r>
          </w:p>
        </w:tc>
        <w:tc>
          <w:tcPr>
            <w:tcW w:w="2610" w:type="dxa"/>
            <w:shd w:val="clear" w:color="auto" w:fill="E6E6E6"/>
          </w:tcPr>
          <w:p w:rsidR="00BC57A1" w:rsidRPr="00E442E7" w:rsidRDefault="00602C50" w:rsidP="00122B88">
            <w:pPr>
              <w:pStyle w:val="TableHeading"/>
            </w:pPr>
            <w:r>
              <w:t>BKM0050</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This use case allows the application to save the current basket and prevents the user from data loss in case of failure.</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BC57A1" w:rsidRPr="00E442E7" w:rsidRDefault="00BC57A1" w:rsidP="00BC57A1">
            <w:pPr>
              <w:pStyle w:val="BodyText"/>
            </w:pPr>
            <w:r>
              <w:t>Basket contains some items</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Default="000B2133" w:rsidP="00BC57A1">
            <w:pPr>
              <w:pStyle w:val="BodyText"/>
            </w:pPr>
            <w:r>
              <w:t>Either:</w:t>
            </w:r>
          </w:p>
          <w:p w:rsidR="000B2133" w:rsidRDefault="000B2133" w:rsidP="000F7361">
            <w:pPr>
              <w:pStyle w:val="BodyText"/>
              <w:numPr>
                <w:ilvl w:val="0"/>
                <w:numId w:val="322"/>
              </w:numPr>
            </w:pPr>
            <w:r>
              <w:t>Session expires</w:t>
            </w:r>
          </w:p>
          <w:p w:rsidR="000B2133" w:rsidRDefault="000B2133" w:rsidP="000F7361">
            <w:pPr>
              <w:pStyle w:val="BodyText"/>
              <w:numPr>
                <w:ilvl w:val="0"/>
                <w:numId w:val="322"/>
              </w:numPr>
            </w:pPr>
            <w:r>
              <w:t>User logout</w:t>
            </w:r>
          </w:p>
          <w:p w:rsidR="000B2133" w:rsidRPr="00E442E7" w:rsidRDefault="000B2133" w:rsidP="000F7361">
            <w:pPr>
              <w:pStyle w:val="BodyText"/>
              <w:numPr>
                <w:ilvl w:val="0"/>
                <w:numId w:val="322"/>
              </w:numPr>
            </w:pPr>
            <w:r>
              <w:t>Specific points during acquisition process</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r>
              <w:t>Basket is still available in the working session.</w:t>
            </w: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BC57A1" w:rsidRDefault="00BC57A1" w:rsidP="00BC57A1">
            <w:pPr>
              <w:pStyle w:val="BodyText"/>
            </w:pPr>
            <w:r>
              <w:t>Basket content has been saved successfully</w:t>
            </w:r>
          </w:p>
          <w:p w:rsidR="000B2133" w:rsidRPr="006D15FA" w:rsidRDefault="000B2133" w:rsidP="00BC57A1">
            <w:pPr>
              <w:pStyle w:val="BodyText"/>
            </w:pPr>
            <w:r>
              <w:t>Basket is still available in the working session</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BC57A1" w:rsidRPr="00332076" w:rsidRDefault="00BC57A1" w:rsidP="000F7361">
            <w:pPr>
              <w:pStyle w:val="ListNumberUC"/>
              <w:numPr>
                <w:ilvl w:val="0"/>
                <w:numId w:val="392"/>
              </w:numPr>
            </w:pPr>
            <w:r w:rsidRPr="00602C50">
              <w:rPr>
                <w:rStyle w:val="BodyChar"/>
                <w:color w:val="auto"/>
              </w:rPr>
              <w:t>The application saves the active basket and replaces the current basket saved in the database</w:t>
            </w:r>
            <w:r>
              <w:t>.</w:t>
            </w:r>
            <w:r w:rsidR="00E725B3">
              <w:t xml:space="preserve"> (A1)</w:t>
            </w: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E725B3" w:rsidRDefault="00E725B3" w:rsidP="00E725B3">
            <w:pPr>
              <w:pStyle w:val="BodyText"/>
            </w:pPr>
            <w:r>
              <w:t>A1: Session is expiring or User has logged out</w:t>
            </w:r>
          </w:p>
          <w:p w:rsidR="00E725B3" w:rsidRDefault="00E725B3" w:rsidP="00E725B3">
            <w:pPr>
              <w:pStyle w:val="ListNumberUC"/>
            </w:pPr>
            <w:r>
              <w:t>The application un-reserves all lines (having a value) in the basket that are configured “to be validated”, if any</w:t>
            </w:r>
          </w:p>
          <w:p w:rsidR="00E725B3" w:rsidRDefault="00E725B3" w:rsidP="00E725B3">
            <w:pPr>
              <w:pStyle w:val="ListNumberUC"/>
            </w:pPr>
            <w:r w:rsidRPr="00602C50">
              <w:rPr>
                <w:rStyle w:val="BodyChar"/>
                <w:color w:val="auto"/>
              </w:rPr>
              <w:t>The application saves the active basket and replaces the current basket saved in the database</w:t>
            </w:r>
            <w:r>
              <w:rPr>
                <w:rStyle w:val="BodyChar"/>
                <w:color w:val="auto"/>
              </w:rPr>
              <w:t>.</w:t>
            </w:r>
          </w:p>
          <w:p w:rsidR="00BC57A1" w:rsidRPr="006D15FA" w:rsidRDefault="00BC57A1" w:rsidP="00332076">
            <w:pPr>
              <w:pStyle w:val="BodyText"/>
            </w:pPr>
          </w:p>
        </w:tc>
      </w:tr>
    </w:tbl>
    <w:p w:rsidR="00BC57A1" w:rsidRDefault="00BC57A1" w:rsidP="004752DD">
      <w:pPr>
        <w:pStyle w:val="Heading4"/>
      </w:pPr>
      <w:bookmarkStart w:id="1383" w:name="_Toc211083786"/>
      <w:bookmarkStart w:id="1384" w:name="_Toc253578095"/>
      <w:r>
        <w:t>Use Case:  Manage an automatically saved basket</w:t>
      </w:r>
      <w:bookmarkEnd w:id="1383"/>
      <w:bookmarkEnd w:id="138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BC57A1" w:rsidP="00122B88">
            <w:pPr>
              <w:pStyle w:val="TableHeading"/>
            </w:pPr>
            <w:r>
              <w:t>Manage an automatically saved basket</w:t>
            </w:r>
            <w:r w:rsidRPr="00E442E7">
              <w:t xml:space="preserve"> </w:t>
            </w:r>
          </w:p>
        </w:tc>
        <w:tc>
          <w:tcPr>
            <w:tcW w:w="2610" w:type="dxa"/>
            <w:shd w:val="clear" w:color="auto" w:fill="E6E6E6"/>
          </w:tcPr>
          <w:p w:rsidR="00BC57A1" w:rsidRPr="00E442E7" w:rsidRDefault="00602C50" w:rsidP="00122B88">
            <w:pPr>
              <w:pStyle w:val="TableHeading"/>
            </w:pPr>
            <w:r>
              <w:t>BKM0060</w:t>
            </w:r>
            <w:r w:rsidR="00BC57A1" w:rsidRPr="00E442E7">
              <w:t xml:space="preserve"> </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 xml:space="preserve">This use case allows the user to manage a basket that has been saved automatically. It allows </w:t>
            </w:r>
            <w:r w:rsidR="00DC5534">
              <w:t>deciding</w:t>
            </w:r>
            <w:r>
              <w:t xml:space="preserve"> to discard, restore or park this basket when reconnecting to the application.</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BC57A1" w:rsidRDefault="0002100D" w:rsidP="00BC57A1">
            <w:pPr>
              <w:pStyle w:val="BodyText"/>
            </w:pPr>
            <w:r>
              <w:t>User</w:t>
            </w:r>
            <w:r w:rsidR="00BC57A1">
              <w:t xml:space="preserve"> is logged in.</w:t>
            </w:r>
          </w:p>
          <w:p w:rsidR="00BC57A1" w:rsidRPr="00E442E7" w:rsidRDefault="00BC57A1" w:rsidP="00BC57A1">
            <w:pPr>
              <w:pStyle w:val="BodyText"/>
            </w:pPr>
            <w:r>
              <w:t>A basket has been saved automatically for this user</w:t>
            </w:r>
            <w:r w:rsidR="000B2133">
              <w:t xml:space="preserve"> in previous session</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Pr="00E442E7" w:rsidRDefault="00553E11" w:rsidP="00BC57A1">
            <w:pPr>
              <w:pStyle w:val="BodyText"/>
            </w:pPr>
            <w:r>
              <w:t>User</w:t>
            </w:r>
            <w:r w:rsidR="00BC57A1">
              <w:t xml:space="preserve"> logs in successfully and an automatically saved basket is retrieved. </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r>
              <w:t>If the basket is not valid anymore, it will be deleted.</w:t>
            </w: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BC57A1" w:rsidRPr="006D15FA" w:rsidRDefault="00BC57A1" w:rsidP="00BC57A1">
            <w:pPr>
              <w:pStyle w:val="BodyText"/>
            </w:pPr>
            <w:r>
              <w:t>The basket has been restored, or discarded or parked or deleted.</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BC57A1" w:rsidRDefault="00BC57A1" w:rsidP="000F7361">
            <w:pPr>
              <w:pStyle w:val="Body"/>
              <w:numPr>
                <w:ilvl w:val="0"/>
                <w:numId w:val="323"/>
              </w:numPr>
            </w:pPr>
            <w:r>
              <w:t>The application indicates there is a saved basket from the previous session and prompts for choice.</w:t>
            </w:r>
          </w:p>
          <w:p w:rsidR="00BC57A1" w:rsidRDefault="00BC57A1" w:rsidP="000F7361">
            <w:pPr>
              <w:pStyle w:val="Body"/>
              <w:numPr>
                <w:ilvl w:val="0"/>
                <w:numId w:val="323"/>
              </w:numPr>
            </w:pPr>
            <w:r>
              <w:t>The user decides to retrieve and activate this basket (A1)</w:t>
            </w:r>
            <w:r w:rsidR="00A83CAE">
              <w:t>, (A2)</w:t>
            </w:r>
          </w:p>
          <w:p w:rsidR="00A83CAE" w:rsidRDefault="00A83CAE" w:rsidP="000F7361">
            <w:pPr>
              <w:pStyle w:val="Body"/>
              <w:numPr>
                <w:ilvl w:val="0"/>
                <w:numId w:val="323"/>
              </w:numPr>
            </w:pPr>
            <w:r>
              <w:t>The application validates the saved basket</w:t>
            </w:r>
            <w:r w:rsidR="00DE606B">
              <w:t xml:space="preserve"> </w:t>
            </w:r>
            <w:r>
              <w:t>(A3)</w:t>
            </w:r>
          </w:p>
          <w:p w:rsidR="00BC57A1" w:rsidRDefault="00BC57A1" w:rsidP="000F7361">
            <w:pPr>
              <w:pStyle w:val="Body"/>
              <w:numPr>
                <w:ilvl w:val="0"/>
                <w:numId w:val="323"/>
              </w:numPr>
            </w:pPr>
            <w:r>
              <w:t xml:space="preserve">The application </w:t>
            </w:r>
            <w:r w:rsidR="000B2133">
              <w:t>removed</w:t>
            </w:r>
            <w:r>
              <w:t xml:space="preserve"> the </w:t>
            </w:r>
            <w:r w:rsidR="000B2133">
              <w:t>automatically saved</w:t>
            </w:r>
            <w:r>
              <w:t xml:space="preserve"> basket.</w:t>
            </w:r>
          </w:p>
          <w:p w:rsidR="00BC57A1" w:rsidRDefault="00BC57A1" w:rsidP="000F7361">
            <w:pPr>
              <w:pStyle w:val="Body"/>
              <w:numPr>
                <w:ilvl w:val="0"/>
                <w:numId w:val="323"/>
              </w:numPr>
            </w:pPr>
            <w:r>
              <w:t xml:space="preserve">The application sets the customer context based on the </w:t>
            </w:r>
            <w:r w:rsidR="000B2133">
              <w:t xml:space="preserve">saved </w:t>
            </w:r>
            <w:r>
              <w:t>basket data.</w:t>
            </w:r>
          </w:p>
          <w:p w:rsidR="00BC57A1" w:rsidRDefault="00BC57A1" w:rsidP="000F7361">
            <w:pPr>
              <w:pStyle w:val="Body"/>
              <w:numPr>
                <w:ilvl w:val="0"/>
                <w:numId w:val="323"/>
              </w:numPr>
            </w:pPr>
            <w:r>
              <w:t xml:space="preserve">The application sets the </w:t>
            </w:r>
            <w:r w:rsidR="000B2133">
              <w:t xml:space="preserve">working session </w:t>
            </w:r>
            <w:r>
              <w:t>basket with retrieved data.</w:t>
            </w:r>
          </w:p>
          <w:p w:rsidR="00BC57A1" w:rsidRDefault="00BC57A1" w:rsidP="000F7361">
            <w:pPr>
              <w:pStyle w:val="Body"/>
              <w:numPr>
                <w:ilvl w:val="0"/>
                <w:numId w:val="323"/>
              </w:numPr>
            </w:pPr>
            <w:r>
              <w:t>The application updates the basket according to current catalog data</w:t>
            </w:r>
            <w:r w:rsidR="00A83CAE">
              <w:t xml:space="preserve"> version</w:t>
            </w:r>
            <w:r>
              <w:t>.</w:t>
            </w:r>
          </w:p>
          <w:p w:rsidR="00BC57A1" w:rsidRPr="006D15FA" w:rsidRDefault="00DC5534" w:rsidP="000F7361">
            <w:pPr>
              <w:pStyle w:val="ListNumberUC"/>
              <w:numPr>
                <w:ilvl w:val="0"/>
                <w:numId w:val="323"/>
              </w:numPr>
            </w:pPr>
            <w:r>
              <w:t>The application redirects the user to the View basket use case</w:t>
            </w: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BC57A1" w:rsidRDefault="00BC57A1" w:rsidP="00A83CAE">
            <w:pPr>
              <w:pStyle w:val="Body"/>
              <w:ind w:left="0"/>
            </w:pPr>
            <w:r>
              <w:t>A1</w:t>
            </w:r>
            <w:r w:rsidR="00A83CAE">
              <w:t xml:space="preserve">: User </w:t>
            </w:r>
            <w:r>
              <w:t>discard</w:t>
            </w:r>
            <w:r w:rsidR="00A83CAE">
              <w:t>s the basket</w:t>
            </w:r>
          </w:p>
          <w:p w:rsidR="00BC57A1" w:rsidRDefault="00BC57A1" w:rsidP="000F7361">
            <w:pPr>
              <w:pStyle w:val="Body"/>
              <w:numPr>
                <w:ilvl w:val="0"/>
                <w:numId w:val="324"/>
              </w:numPr>
            </w:pPr>
            <w:r>
              <w:t>The application prompts for confirmation.</w:t>
            </w:r>
          </w:p>
          <w:p w:rsidR="00BC57A1" w:rsidRDefault="00BC57A1" w:rsidP="000F7361">
            <w:pPr>
              <w:pStyle w:val="Body"/>
              <w:numPr>
                <w:ilvl w:val="0"/>
                <w:numId w:val="324"/>
              </w:numPr>
            </w:pPr>
            <w:r>
              <w:t>The user confirms</w:t>
            </w:r>
            <w:r w:rsidR="00A83CAE">
              <w:t xml:space="preserve"> (A4)</w:t>
            </w:r>
          </w:p>
          <w:p w:rsidR="00BC57A1" w:rsidRDefault="00BC57A1" w:rsidP="000F7361">
            <w:pPr>
              <w:pStyle w:val="Body"/>
              <w:numPr>
                <w:ilvl w:val="0"/>
                <w:numId w:val="324"/>
              </w:numPr>
            </w:pPr>
            <w:r>
              <w:t xml:space="preserve">The application deletes the saved </w:t>
            </w:r>
            <w:r w:rsidR="00A83CAE">
              <w:t>basket</w:t>
            </w:r>
            <w:r>
              <w:t>.</w:t>
            </w:r>
          </w:p>
          <w:p w:rsidR="00BC57A1" w:rsidRDefault="00A83CAE" w:rsidP="00A83CAE">
            <w:pPr>
              <w:pStyle w:val="Body"/>
              <w:ind w:left="0"/>
            </w:pPr>
            <w:r>
              <w:t xml:space="preserve">A2: User </w:t>
            </w:r>
            <w:r w:rsidR="00BC57A1">
              <w:t>park</w:t>
            </w:r>
            <w:r>
              <w:t>s the basket</w:t>
            </w:r>
          </w:p>
          <w:p w:rsidR="00BC57A1" w:rsidRDefault="00325101" w:rsidP="000F7361">
            <w:pPr>
              <w:pStyle w:val="Body"/>
              <w:numPr>
                <w:ilvl w:val="0"/>
                <w:numId w:val="325"/>
              </w:numPr>
            </w:pPr>
            <w:r>
              <w:t>Channel/CSR light</w:t>
            </w:r>
            <w:r w:rsidR="00A83CAE">
              <w:t xml:space="preserve"> application redirect the user to the Park basket use case</w:t>
            </w:r>
          </w:p>
          <w:p w:rsidR="00A83CAE" w:rsidRDefault="00325101" w:rsidP="000F7361">
            <w:pPr>
              <w:pStyle w:val="Body"/>
              <w:numPr>
                <w:ilvl w:val="0"/>
                <w:numId w:val="325"/>
              </w:numPr>
            </w:pPr>
            <w:r>
              <w:t>Channel/CSR light</w:t>
            </w:r>
            <w:r w:rsidR="00A83CAE">
              <w:t xml:space="preserve"> application deletes the saved basket</w:t>
            </w:r>
          </w:p>
          <w:p w:rsidR="00BC57A1" w:rsidRDefault="00A83CAE" w:rsidP="00A83CAE">
            <w:pPr>
              <w:pStyle w:val="Body"/>
              <w:ind w:left="0"/>
            </w:pPr>
            <w:r>
              <w:t xml:space="preserve">A3: </w:t>
            </w:r>
            <w:r w:rsidR="00BC57A1">
              <w:t>Basket to retrieve is not valid</w:t>
            </w:r>
          </w:p>
          <w:p w:rsidR="00BC57A1" w:rsidRDefault="00325101" w:rsidP="000F7361">
            <w:pPr>
              <w:pStyle w:val="Body"/>
              <w:numPr>
                <w:ilvl w:val="0"/>
                <w:numId w:val="326"/>
              </w:numPr>
            </w:pPr>
            <w:r>
              <w:t>Channel/CSR light</w:t>
            </w:r>
            <w:r w:rsidR="00BC57A1">
              <w:t xml:space="preserve"> Application informs the user that an attempt to restore a basket has failed and informs the user of the reason.</w:t>
            </w:r>
          </w:p>
          <w:p w:rsidR="00BC57A1" w:rsidRDefault="00A83CAE" w:rsidP="000F7361">
            <w:pPr>
              <w:pStyle w:val="Body"/>
              <w:numPr>
                <w:ilvl w:val="0"/>
                <w:numId w:val="326"/>
              </w:numPr>
            </w:pPr>
            <w:r>
              <w:t>The application deletes the saved basket.</w:t>
            </w:r>
          </w:p>
          <w:p w:rsidR="00A83CAE" w:rsidRDefault="00BC57A1" w:rsidP="00A83CAE">
            <w:pPr>
              <w:pStyle w:val="Body"/>
              <w:ind w:left="0"/>
            </w:pPr>
            <w:r>
              <w:t>A4</w:t>
            </w:r>
            <w:r w:rsidR="00A83CAE">
              <w:t>: User cancels</w:t>
            </w:r>
          </w:p>
          <w:p w:rsidR="00BC57A1" w:rsidRDefault="00325101" w:rsidP="000F7361">
            <w:pPr>
              <w:pStyle w:val="Body"/>
              <w:numPr>
                <w:ilvl w:val="0"/>
                <w:numId w:val="327"/>
              </w:numPr>
            </w:pPr>
            <w:r>
              <w:t>Channel/CSR light</w:t>
            </w:r>
            <w:r w:rsidR="00BC57A1">
              <w:t xml:space="preserve"> Application </w:t>
            </w:r>
            <w:r w:rsidR="00A83CAE">
              <w:t>prompts again the user for choice</w:t>
            </w:r>
          </w:p>
          <w:p w:rsidR="00A83CAE" w:rsidRDefault="00A83CAE" w:rsidP="000F7361">
            <w:pPr>
              <w:pStyle w:val="Body"/>
              <w:numPr>
                <w:ilvl w:val="0"/>
                <w:numId w:val="327"/>
              </w:numPr>
            </w:pPr>
            <w:r>
              <w:t>Next steps are similar to nominal use case.</w:t>
            </w:r>
          </w:p>
          <w:p w:rsidR="00BC57A1" w:rsidRPr="006D15FA" w:rsidRDefault="00BC57A1" w:rsidP="00DC5534">
            <w:pPr>
              <w:pStyle w:val="ListBullet2"/>
              <w:numPr>
                <w:ilvl w:val="0"/>
                <w:numId w:val="0"/>
              </w:numPr>
            </w:pPr>
          </w:p>
        </w:tc>
      </w:tr>
    </w:tbl>
    <w:p w:rsidR="00BC57A1" w:rsidRDefault="00BC57A1" w:rsidP="004752DD">
      <w:pPr>
        <w:pStyle w:val="Heading4"/>
      </w:pPr>
      <w:bookmarkStart w:id="1385" w:name="_Toc211083787"/>
      <w:bookmarkStart w:id="1386" w:name="_Toc253578096"/>
      <w:r>
        <w:t>Use Case:  Park basket</w:t>
      </w:r>
      <w:bookmarkEnd w:id="1385"/>
      <w:bookmarkEnd w:id="138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BC57A1" w:rsidP="00122B88">
            <w:pPr>
              <w:pStyle w:val="TableHeading"/>
            </w:pPr>
            <w:r>
              <w:t>Park basket</w:t>
            </w:r>
            <w:r w:rsidRPr="00E442E7">
              <w:t xml:space="preserve"> </w:t>
            </w:r>
          </w:p>
        </w:tc>
        <w:tc>
          <w:tcPr>
            <w:tcW w:w="2610" w:type="dxa"/>
            <w:shd w:val="clear" w:color="auto" w:fill="E6E6E6"/>
          </w:tcPr>
          <w:p w:rsidR="00BC57A1" w:rsidRPr="00E442E7" w:rsidRDefault="00602C50" w:rsidP="00122B88">
            <w:pPr>
              <w:pStyle w:val="TableHeading"/>
            </w:pPr>
            <w:r>
              <w:t>BKM0070</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 xml:space="preserve">This use case allows </w:t>
            </w:r>
            <w:r w:rsidR="00A9344A">
              <w:t>user</w:t>
            </w:r>
            <w:r>
              <w:t xml:space="preserve"> to park the basket.</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5D43E6" w:rsidRDefault="005D43E6" w:rsidP="00BC57A1">
            <w:pPr>
              <w:pStyle w:val="BodyText"/>
            </w:pPr>
            <w:r>
              <w:t>Either:</w:t>
            </w:r>
          </w:p>
          <w:p w:rsidR="00BC57A1" w:rsidRDefault="00BC57A1" w:rsidP="000F7361">
            <w:pPr>
              <w:pStyle w:val="BodyText"/>
              <w:numPr>
                <w:ilvl w:val="0"/>
                <w:numId w:val="328"/>
              </w:numPr>
            </w:pPr>
            <w:r>
              <w:t>A basket in the working session must exist.</w:t>
            </w:r>
          </w:p>
          <w:p w:rsidR="005D43E6" w:rsidRPr="00E442E7" w:rsidRDefault="005D43E6" w:rsidP="000F7361">
            <w:pPr>
              <w:pStyle w:val="BodyText"/>
              <w:numPr>
                <w:ilvl w:val="0"/>
                <w:numId w:val="328"/>
              </w:numPr>
            </w:pPr>
            <w:r>
              <w:t>An automatically saved basket exist</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Pr="00E442E7" w:rsidRDefault="00553E11" w:rsidP="00BC57A1">
            <w:pPr>
              <w:pStyle w:val="BodyText"/>
            </w:pPr>
            <w:r>
              <w:t>User</w:t>
            </w:r>
            <w:r w:rsidR="00BC57A1">
              <w:t xml:space="preserve"> decides to park the basket.</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BC57A1" w:rsidRDefault="00BC57A1" w:rsidP="00BC57A1">
            <w:pPr>
              <w:pStyle w:val="BodyText"/>
            </w:pPr>
            <w:r>
              <w:t xml:space="preserve">The basket has been successfully parked and </w:t>
            </w:r>
            <w:r w:rsidR="00A9344A">
              <w:t>user</w:t>
            </w:r>
            <w:r>
              <w:t xml:space="preserve"> is informed.</w:t>
            </w:r>
          </w:p>
          <w:p w:rsidR="005D43E6" w:rsidRPr="006D15FA" w:rsidRDefault="005D43E6" w:rsidP="00BC57A1">
            <w:pPr>
              <w:pStyle w:val="BodyText"/>
            </w:pPr>
            <w:r>
              <w:t>Basket in current session is cleared</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BC57A1" w:rsidRDefault="00BC57A1" w:rsidP="000F7361">
            <w:pPr>
              <w:pStyle w:val="BodyText"/>
              <w:numPr>
                <w:ilvl w:val="0"/>
                <w:numId w:val="656"/>
              </w:numPr>
              <w:tabs>
                <w:tab w:val="clear" w:pos="720"/>
                <w:tab w:val="num" w:pos="414"/>
              </w:tabs>
              <w:ind w:left="414"/>
            </w:pPr>
            <w:r>
              <w:t>The application prompts the user for entering an ID.</w:t>
            </w:r>
          </w:p>
          <w:p w:rsidR="00BC57A1" w:rsidRDefault="005D43E6" w:rsidP="000F7361">
            <w:pPr>
              <w:pStyle w:val="BodyText"/>
              <w:numPr>
                <w:ilvl w:val="0"/>
                <w:numId w:val="656"/>
              </w:numPr>
              <w:tabs>
                <w:tab w:val="clear" w:pos="720"/>
                <w:tab w:val="num" w:pos="414"/>
              </w:tabs>
              <w:ind w:left="414"/>
            </w:pPr>
            <w:r>
              <w:t>The user enters an ID (</w:t>
            </w:r>
            <w:r w:rsidR="00BC57A1">
              <w:t>A1).</w:t>
            </w:r>
          </w:p>
          <w:p w:rsidR="00BC57A1" w:rsidRDefault="00BC57A1" w:rsidP="000F7361">
            <w:pPr>
              <w:pStyle w:val="BodyText"/>
              <w:numPr>
                <w:ilvl w:val="0"/>
                <w:numId w:val="656"/>
              </w:numPr>
              <w:tabs>
                <w:tab w:val="clear" w:pos="720"/>
                <w:tab w:val="num" w:pos="414"/>
              </w:tabs>
              <w:ind w:left="414"/>
            </w:pPr>
            <w:r>
              <w:t xml:space="preserve">The application checks </w:t>
            </w:r>
            <w:r w:rsidR="00E725B3">
              <w:t xml:space="preserve">if </w:t>
            </w:r>
            <w:r>
              <w:t xml:space="preserve">the ID </w:t>
            </w:r>
            <w:r w:rsidR="00E725B3">
              <w:t>not already used</w:t>
            </w:r>
            <w:r>
              <w:t xml:space="preserve"> (A2)</w:t>
            </w:r>
          </w:p>
          <w:p w:rsidR="00E725B3" w:rsidRDefault="00E725B3" w:rsidP="000F7361">
            <w:pPr>
              <w:pStyle w:val="BodyText"/>
              <w:numPr>
                <w:ilvl w:val="0"/>
                <w:numId w:val="656"/>
              </w:numPr>
              <w:tabs>
                <w:tab w:val="clear" w:pos="720"/>
                <w:tab w:val="num" w:pos="414"/>
              </w:tabs>
              <w:ind w:left="414"/>
            </w:pPr>
            <w:r>
              <w:t>The application un-reserves all lines (having a value) in the basket that are configured “to be validated”, if any</w:t>
            </w:r>
          </w:p>
          <w:p w:rsidR="00E725B3" w:rsidRDefault="00E725B3" w:rsidP="000F7361">
            <w:pPr>
              <w:pStyle w:val="BodyText"/>
              <w:numPr>
                <w:ilvl w:val="0"/>
                <w:numId w:val="656"/>
              </w:numPr>
              <w:tabs>
                <w:tab w:val="clear" w:pos="720"/>
                <w:tab w:val="num" w:pos="414"/>
              </w:tabs>
              <w:ind w:left="414"/>
            </w:pPr>
            <w:r>
              <w:t>The application park</w:t>
            </w:r>
            <w:r>
              <w:t>s the basket using the ID</w:t>
            </w:r>
          </w:p>
          <w:p w:rsidR="005D43E6" w:rsidRPr="006D15FA" w:rsidRDefault="005D43E6" w:rsidP="000F7361">
            <w:pPr>
              <w:pStyle w:val="BodyText"/>
              <w:numPr>
                <w:ilvl w:val="0"/>
                <w:numId w:val="656"/>
              </w:numPr>
              <w:tabs>
                <w:tab w:val="clear" w:pos="720"/>
                <w:tab w:val="num" w:pos="414"/>
              </w:tabs>
              <w:ind w:left="414"/>
            </w:pPr>
            <w:r>
              <w:t>The application clears the working session basket</w:t>
            </w: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BC57A1" w:rsidRDefault="00BC57A1" w:rsidP="005D43E6">
            <w:pPr>
              <w:pStyle w:val="Body"/>
              <w:ind w:left="0"/>
            </w:pPr>
            <w:r>
              <w:t>A1:The user cancels the action</w:t>
            </w:r>
          </w:p>
          <w:p w:rsidR="005D43E6" w:rsidRDefault="00325101" w:rsidP="000F7361">
            <w:pPr>
              <w:pStyle w:val="Body"/>
              <w:numPr>
                <w:ilvl w:val="0"/>
                <w:numId w:val="329"/>
              </w:numPr>
            </w:pPr>
            <w:r>
              <w:t>Channel/CSR light</w:t>
            </w:r>
            <w:r w:rsidR="005D43E6">
              <w:t xml:space="preserve"> application redirects the user to the step he was when selecting the park basket option</w:t>
            </w:r>
          </w:p>
          <w:p w:rsidR="005D43E6" w:rsidRDefault="00BC57A1" w:rsidP="005D43E6">
            <w:pPr>
              <w:pStyle w:val="Body"/>
              <w:ind w:left="0"/>
            </w:pPr>
            <w:r>
              <w:t>A2:</w:t>
            </w:r>
            <w:r w:rsidR="005D43E6">
              <w:t xml:space="preserve"> </w:t>
            </w:r>
            <w:r>
              <w:t xml:space="preserve">The ID already exists. </w:t>
            </w:r>
          </w:p>
          <w:p w:rsidR="00BC57A1" w:rsidRDefault="00BC57A1" w:rsidP="000F7361">
            <w:pPr>
              <w:pStyle w:val="Body"/>
              <w:numPr>
                <w:ilvl w:val="0"/>
                <w:numId w:val="330"/>
              </w:numPr>
            </w:pPr>
            <w:r>
              <w:t>The application prompts for a new value.</w:t>
            </w:r>
          </w:p>
          <w:p w:rsidR="00BC57A1" w:rsidRPr="006D15FA" w:rsidRDefault="00BC57A1" w:rsidP="00DC5534">
            <w:pPr>
              <w:pStyle w:val="BodyText"/>
            </w:pPr>
          </w:p>
        </w:tc>
      </w:tr>
    </w:tbl>
    <w:p w:rsidR="00BC57A1" w:rsidRDefault="00BC57A1" w:rsidP="004752DD">
      <w:pPr>
        <w:pStyle w:val="Heading4"/>
      </w:pPr>
      <w:bookmarkStart w:id="1387" w:name="_Toc211083788"/>
      <w:bookmarkStart w:id="1388" w:name="_Toc253578097"/>
      <w:r>
        <w:t>Use Case:  Resume a parked basket</w:t>
      </w:r>
      <w:bookmarkEnd w:id="1387"/>
      <w:bookmarkEnd w:id="138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BC57A1" w:rsidP="00122B88">
            <w:pPr>
              <w:pStyle w:val="TableHeading"/>
            </w:pPr>
            <w:r>
              <w:t>Resume a parked basket</w:t>
            </w:r>
          </w:p>
        </w:tc>
        <w:tc>
          <w:tcPr>
            <w:tcW w:w="2610" w:type="dxa"/>
            <w:shd w:val="clear" w:color="auto" w:fill="E6E6E6"/>
          </w:tcPr>
          <w:p w:rsidR="00BC57A1" w:rsidRPr="00E442E7" w:rsidRDefault="00602C50" w:rsidP="00122B88">
            <w:pPr>
              <w:pStyle w:val="TableHeading"/>
            </w:pPr>
            <w:r>
              <w:t>BKM0080</w:t>
            </w:r>
            <w:r w:rsidR="00BC57A1" w:rsidRPr="00E442E7">
              <w:t xml:space="preserve"> </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This use case allows the user to resume a basket that has been parked.</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BC57A1" w:rsidRPr="00E442E7" w:rsidRDefault="00BC57A1" w:rsidP="00BC57A1">
            <w:pPr>
              <w:pStyle w:val="BodyText"/>
            </w:pPr>
            <w:r>
              <w:t>A basket has been parked.</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Pr="00E442E7" w:rsidRDefault="00553E11" w:rsidP="00BC57A1">
            <w:pPr>
              <w:pStyle w:val="BodyText"/>
            </w:pPr>
            <w:r>
              <w:t>User</w:t>
            </w:r>
            <w:r w:rsidR="00BC57A1">
              <w:t xml:space="preserve"> decides to resume a parked basket.</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BC57A1" w:rsidRPr="006D15FA" w:rsidRDefault="00BC57A1" w:rsidP="00BC57A1">
            <w:pPr>
              <w:pStyle w:val="BodyText"/>
            </w:pPr>
            <w:r>
              <w:t>The active basket has been loaded with items from the parked basked and the customer context has been set accordingly.</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BC57A1" w:rsidRDefault="00BC57A1" w:rsidP="000F7361">
            <w:pPr>
              <w:pStyle w:val="Body"/>
              <w:numPr>
                <w:ilvl w:val="0"/>
                <w:numId w:val="331"/>
              </w:numPr>
            </w:pPr>
            <w:r>
              <w:t>The application disp</w:t>
            </w:r>
            <w:r w:rsidR="005D43E6">
              <w:t>lays the list of parked baskets (A1)</w:t>
            </w:r>
          </w:p>
          <w:p w:rsidR="00BC57A1" w:rsidRDefault="00BC57A1" w:rsidP="000F7361">
            <w:pPr>
              <w:pStyle w:val="Body"/>
              <w:numPr>
                <w:ilvl w:val="0"/>
                <w:numId w:val="331"/>
              </w:numPr>
            </w:pPr>
            <w:r>
              <w:t>The user selects the basket to resume and submits.</w:t>
            </w:r>
          </w:p>
          <w:p w:rsidR="00BC57A1" w:rsidRDefault="00BC57A1" w:rsidP="000F7361">
            <w:pPr>
              <w:pStyle w:val="Body"/>
              <w:numPr>
                <w:ilvl w:val="0"/>
                <w:numId w:val="331"/>
              </w:numPr>
            </w:pPr>
            <w:r>
              <w:t>The application prompts for confirmation.</w:t>
            </w:r>
          </w:p>
          <w:p w:rsidR="00BC57A1" w:rsidRDefault="005D43E6" w:rsidP="000F7361">
            <w:pPr>
              <w:pStyle w:val="Body"/>
              <w:numPr>
                <w:ilvl w:val="0"/>
                <w:numId w:val="331"/>
              </w:numPr>
            </w:pPr>
            <w:r>
              <w:t xml:space="preserve">The user confirms </w:t>
            </w:r>
            <w:r w:rsidR="00BC57A1">
              <w:t>(A</w:t>
            </w:r>
            <w:r>
              <w:t>2</w:t>
            </w:r>
            <w:r w:rsidR="00BC57A1">
              <w:t>).</w:t>
            </w:r>
          </w:p>
          <w:p w:rsidR="00BC57A1" w:rsidRDefault="00BC57A1" w:rsidP="000F7361">
            <w:pPr>
              <w:pStyle w:val="Body"/>
              <w:numPr>
                <w:ilvl w:val="0"/>
                <w:numId w:val="331"/>
              </w:numPr>
            </w:pPr>
            <w:r>
              <w:t>The application retrieves the parked basket.</w:t>
            </w:r>
          </w:p>
          <w:p w:rsidR="005D43E6" w:rsidRDefault="005D43E6" w:rsidP="000F7361">
            <w:pPr>
              <w:pStyle w:val="Body"/>
              <w:numPr>
                <w:ilvl w:val="0"/>
                <w:numId w:val="331"/>
              </w:numPr>
            </w:pPr>
            <w:r>
              <w:t>The application check parked basket validity (A3)</w:t>
            </w:r>
          </w:p>
          <w:p w:rsidR="00BC57A1" w:rsidRDefault="00BC57A1" w:rsidP="000F7361">
            <w:pPr>
              <w:pStyle w:val="Body"/>
              <w:numPr>
                <w:ilvl w:val="0"/>
                <w:numId w:val="331"/>
              </w:numPr>
            </w:pPr>
            <w:r>
              <w:t>The application clears the active basket.</w:t>
            </w:r>
          </w:p>
          <w:p w:rsidR="00BC57A1" w:rsidRDefault="00BC57A1" w:rsidP="000F7361">
            <w:pPr>
              <w:pStyle w:val="Body"/>
              <w:numPr>
                <w:ilvl w:val="0"/>
                <w:numId w:val="331"/>
              </w:numPr>
            </w:pPr>
            <w:r>
              <w:t>The application sets the customer context based on the basket data.</w:t>
            </w:r>
          </w:p>
          <w:p w:rsidR="00BC57A1" w:rsidRDefault="00BC57A1" w:rsidP="000F7361">
            <w:pPr>
              <w:pStyle w:val="Body"/>
              <w:numPr>
                <w:ilvl w:val="0"/>
                <w:numId w:val="331"/>
              </w:numPr>
            </w:pPr>
            <w:r>
              <w:t>The application sets the active basket with retrieved data.</w:t>
            </w:r>
          </w:p>
          <w:p w:rsidR="00BC57A1" w:rsidRDefault="00BC57A1" w:rsidP="000F7361">
            <w:pPr>
              <w:pStyle w:val="Body"/>
              <w:numPr>
                <w:ilvl w:val="0"/>
                <w:numId w:val="331"/>
              </w:numPr>
            </w:pPr>
            <w:r>
              <w:t>The application updates the basket according to current catalog data</w:t>
            </w:r>
            <w:r w:rsidR="005D43E6">
              <w:t xml:space="preserve"> version</w:t>
            </w:r>
            <w:r>
              <w:t>.</w:t>
            </w:r>
          </w:p>
          <w:p w:rsidR="00BC57A1" w:rsidRDefault="00BC57A1" w:rsidP="000F7361">
            <w:pPr>
              <w:pStyle w:val="Body"/>
              <w:numPr>
                <w:ilvl w:val="0"/>
                <w:numId w:val="331"/>
              </w:numPr>
            </w:pPr>
            <w:r>
              <w:t xml:space="preserve">The application removes the parked basket </w:t>
            </w:r>
          </w:p>
          <w:p w:rsidR="00BC57A1" w:rsidRDefault="00BC57A1" w:rsidP="000F7361">
            <w:pPr>
              <w:pStyle w:val="Body"/>
              <w:numPr>
                <w:ilvl w:val="0"/>
                <w:numId w:val="331"/>
              </w:numPr>
            </w:pPr>
            <w:r>
              <w:t xml:space="preserve">The </w:t>
            </w:r>
            <w:r w:rsidR="005D43E6">
              <w:t>application redirects the user to the View basket use case</w:t>
            </w:r>
            <w:r>
              <w:t>.</w:t>
            </w:r>
          </w:p>
          <w:p w:rsidR="00BC57A1" w:rsidRPr="006D15FA" w:rsidRDefault="00BC57A1" w:rsidP="00DC5534">
            <w:pPr>
              <w:pStyle w:val="BodyText"/>
            </w:pP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BC57A1" w:rsidRDefault="00BC57A1" w:rsidP="005D43E6">
            <w:pPr>
              <w:pStyle w:val="Body"/>
              <w:ind w:left="0"/>
            </w:pPr>
            <w:r>
              <w:t xml:space="preserve">A1: </w:t>
            </w:r>
            <w:r w:rsidR="005D43E6">
              <w:t>There is no parked basket found</w:t>
            </w:r>
          </w:p>
          <w:p w:rsidR="005D43E6" w:rsidRDefault="00325101" w:rsidP="000F7361">
            <w:pPr>
              <w:pStyle w:val="Body"/>
              <w:numPr>
                <w:ilvl w:val="0"/>
                <w:numId w:val="332"/>
              </w:numPr>
            </w:pPr>
            <w:r>
              <w:t>Channel/CSR light</w:t>
            </w:r>
            <w:r w:rsidR="005D43E6">
              <w:t xml:space="preserve"> application displays an error message informing user there is no parked basked found</w:t>
            </w:r>
          </w:p>
          <w:p w:rsidR="00BC57A1" w:rsidRDefault="005D43E6" w:rsidP="005D43E6">
            <w:pPr>
              <w:pStyle w:val="Body"/>
              <w:ind w:left="0"/>
            </w:pPr>
            <w:r>
              <w:t xml:space="preserve">A2: </w:t>
            </w:r>
            <w:r w:rsidR="00553E11">
              <w:t>User</w:t>
            </w:r>
            <w:r w:rsidR="00BC57A1">
              <w:t xml:space="preserve"> cancel</w:t>
            </w:r>
            <w:r>
              <w:t>s</w:t>
            </w:r>
          </w:p>
          <w:p w:rsidR="005D43E6" w:rsidRDefault="00325101" w:rsidP="000F7361">
            <w:pPr>
              <w:pStyle w:val="Body"/>
              <w:numPr>
                <w:ilvl w:val="0"/>
                <w:numId w:val="333"/>
              </w:numPr>
            </w:pPr>
            <w:r>
              <w:t>Channel/CSR light</w:t>
            </w:r>
            <w:r w:rsidR="005D43E6">
              <w:t xml:space="preserve"> application redirects the user to the parked baskets list</w:t>
            </w:r>
          </w:p>
          <w:p w:rsidR="005D43E6" w:rsidRDefault="005D43E6" w:rsidP="005D43E6">
            <w:pPr>
              <w:pStyle w:val="Body"/>
              <w:ind w:left="0"/>
            </w:pPr>
            <w:r>
              <w:t>A3: Basket is not valid</w:t>
            </w:r>
          </w:p>
          <w:p w:rsidR="005D43E6" w:rsidRDefault="00325101" w:rsidP="000F7361">
            <w:pPr>
              <w:pStyle w:val="Body"/>
              <w:numPr>
                <w:ilvl w:val="0"/>
                <w:numId w:val="334"/>
              </w:numPr>
            </w:pPr>
            <w:r>
              <w:t>Channel/CSR light</w:t>
            </w:r>
            <w:r w:rsidR="005D43E6">
              <w:t xml:space="preserve"> application informs the user the basket is no longer valid</w:t>
            </w:r>
          </w:p>
          <w:p w:rsidR="005D43E6" w:rsidRDefault="00325101" w:rsidP="000F7361">
            <w:pPr>
              <w:pStyle w:val="Body"/>
              <w:numPr>
                <w:ilvl w:val="0"/>
                <w:numId w:val="334"/>
              </w:numPr>
            </w:pPr>
            <w:r>
              <w:t>Channel/CSR light</w:t>
            </w:r>
            <w:r w:rsidR="005D43E6">
              <w:t xml:space="preserve"> application removes the parked basket</w:t>
            </w:r>
          </w:p>
          <w:p w:rsidR="00BC57A1" w:rsidRPr="006D15FA" w:rsidRDefault="00BC57A1" w:rsidP="00DC5534">
            <w:pPr>
              <w:pStyle w:val="BodyText"/>
            </w:pPr>
          </w:p>
        </w:tc>
      </w:tr>
    </w:tbl>
    <w:p w:rsidR="00BC57A1" w:rsidRDefault="00BC57A1" w:rsidP="004752DD">
      <w:pPr>
        <w:pStyle w:val="Heading4"/>
      </w:pPr>
      <w:bookmarkStart w:id="1389" w:name="_Toc211083789"/>
      <w:bookmarkStart w:id="1390" w:name="_Toc253578098"/>
      <w:r>
        <w:t>Use Case:  Delete parked basket</w:t>
      </w:r>
      <w:bookmarkEnd w:id="1389"/>
      <w:bookmarkEnd w:id="139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C57A1" w:rsidRPr="00E442E7" w:rsidTr="00BC57A1">
        <w:trPr>
          <w:gridAfter w:val="1"/>
          <w:wAfter w:w="18" w:type="dxa"/>
          <w:trHeight w:val="360"/>
        </w:trPr>
        <w:tc>
          <w:tcPr>
            <w:tcW w:w="5580" w:type="dxa"/>
            <w:gridSpan w:val="2"/>
            <w:shd w:val="clear" w:color="auto" w:fill="E6E6E6"/>
          </w:tcPr>
          <w:p w:rsidR="00BC57A1" w:rsidRPr="00E442E7" w:rsidRDefault="00BC57A1" w:rsidP="00122B88">
            <w:pPr>
              <w:pStyle w:val="TableHeading"/>
            </w:pPr>
            <w:r>
              <w:t>Delete parked basket</w:t>
            </w:r>
          </w:p>
        </w:tc>
        <w:tc>
          <w:tcPr>
            <w:tcW w:w="2610" w:type="dxa"/>
            <w:shd w:val="clear" w:color="auto" w:fill="E6E6E6"/>
          </w:tcPr>
          <w:p w:rsidR="00BC57A1" w:rsidRPr="00602C50" w:rsidRDefault="00602C50" w:rsidP="00122B88">
            <w:pPr>
              <w:pStyle w:val="TableHeading"/>
              <w:rPr>
                <w:b w:val="0"/>
                <w:bCs/>
              </w:rPr>
            </w:pPr>
            <w:r>
              <w:t>BKM0090</w:t>
            </w:r>
            <w:r w:rsidR="00BC57A1" w:rsidRPr="00602C50">
              <w:rPr>
                <w:b w:val="0"/>
                <w:bCs/>
              </w:rPr>
              <w:t xml:space="preserve"> </w:t>
            </w:r>
          </w:p>
        </w:tc>
      </w:tr>
      <w:tr w:rsidR="00BC57A1" w:rsidRPr="00E442E7" w:rsidTr="00BC57A1">
        <w:tc>
          <w:tcPr>
            <w:tcW w:w="2268" w:type="dxa"/>
          </w:tcPr>
          <w:p w:rsidR="00BC57A1" w:rsidRPr="00E442E7" w:rsidRDefault="00BC57A1" w:rsidP="00BC57A1">
            <w:r w:rsidRPr="00E442E7">
              <w:t>Primary actors</w:t>
            </w:r>
          </w:p>
        </w:tc>
        <w:tc>
          <w:tcPr>
            <w:tcW w:w="5940" w:type="dxa"/>
            <w:gridSpan w:val="3"/>
          </w:tcPr>
          <w:p w:rsidR="00BC57A1" w:rsidRDefault="00BC57A1" w:rsidP="00BC57A1">
            <w:pPr>
              <w:pStyle w:val="BodyText"/>
            </w:pPr>
            <w:r w:rsidRPr="00E442E7">
              <w:t xml:space="preserve">Dealer </w:t>
            </w:r>
            <w:r>
              <w:t>user</w:t>
            </w:r>
          </w:p>
          <w:p w:rsidR="00AD0248" w:rsidRPr="00E442E7" w:rsidRDefault="00A348A0" w:rsidP="00BC57A1">
            <w:pPr>
              <w:pStyle w:val="BodyText"/>
            </w:pPr>
            <w:r>
              <w:t>CSR user</w:t>
            </w:r>
          </w:p>
        </w:tc>
      </w:tr>
      <w:tr w:rsidR="00BC57A1" w:rsidRPr="00E442E7" w:rsidTr="00BC57A1">
        <w:tc>
          <w:tcPr>
            <w:tcW w:w="2268" w:type="dxa"/>
          </w:tcPr>
          <w:p w:rsidR="00BC57A1" w:rsidRPr="00E442E7" w:rsidRDefault="00BC57A1" w:rsidP="00BC57A1">
            <w:r w:rsidRPr="00E442E7">
              <w:t>Summary Goal</w:t>
            </w:r>
          </w:p>
        </w:tc>
        <w:tc>
          <w:tcPr>
            <w:tcW w:w="5940" w:type="dxa"/>
            <w:gridSpan w:val="3"/>
          </w:tcPr>
          <w:p w:rsidR="00BC57A1" w:rsidRPr="00E442E7" w:rsidRDefault="00BC57A1" w:rsidP="00BC57A1">
            <w:pPr>
              <w:pStyle w:val="BodyText"/>
            </w:pPr>
            <w:r>
              <w:t>This use case allows the user to delete baskets from parked baskets.</w:t>
            </w:r>
          </w:p>
        </w:tc>
      </w:tr>
      <w:tr w:rsidR="00BC57A1" w:rsidRPr="00E442E7" w:rsidTr="00BC57A1">
        <w:trPr>
          <w:trHeight w:val="176"/>
        </w:trPr>
        <w:tc>
          <w:tcPr>
            <w:tcW w:w="2268" w:type="dxa"/>
          </w:tcPr>
          <w:p w:rsidR="00BC57A1" w:rsidRPr="00E442E7" w:rsidRDefault="00BC57A1" w:rsidP="00BC57A1">
            <w:r w:rsidRPr="00E442E7">
              <w:t>Pre-conditions</w:t>
            </w:r>
          </w:p>
        </w:tc>
        <w:tc>
          <w:tcPr>
            <w:tcW w:w="5940" w:type="dxa"/>
            <w:gridSpan w:val="3"/>
          </w:tcPr>
          <w:p w:rsidR="00BC57A1" w:rsidRPr="00E442E7" w:rsidRDefault="00BC57A1" w:rsidP="00BC57A1">
            <w:pPr>
              <w:pStyle w:val="BodyText"/>
            </w:pPr>
            <w:r>
              <w:t>Some parked baskets exist.</w:t>
            </w:r>
          </w:p>
        </w:tc>
      </w:tr>
      <w:tr w:rsidR="00BC57A1" w:rsidRPr="00E442E7" w:rsidTr="00BC57A1">
        <w:trPr>
          <w:trHeight w:val="176"/>
        </w:trPr>
        <w:tc>
          <w:tcPr>
            <w:tcW w:w="2268" w:type="dxa"/>
          </w:tcPr>
          <w:p w:rsidR="00BC57A1" w:rsidRPr="00E442E7" w:rsidRDefault="00BC57A1" w:rsidP="00BC57A1">
            <w:r w:rsidRPr="00E442E7">
              <w:t>Trigger</w:t>
            </w:r>
          </w:p>
        </w:tc>
        <w:tc>
          <w:tcPr>
            <w:tcW w:w="5940" w:type="dxa"/>
            <w:gridSpan w:val="3"/>
          </w:tcPr>
          <w:p w:rsidR="00BC57A1" w:rsidRPr="00E442E7" w:rsidRDefault="00553E11" w:rsidP="00BC57A1">
            <w:pPr>
              <w:pStyle w:val="BodyText"/>
            </w:pPr>
            <w:r>
              <w:t>User</w:t>
            </w:r>
            <w:r w:rsidR="00BC57A1">
              <w:t xml:space="preserve"> decides to delete one or more parked baskets that are useless.</w:t>
            </w:r>
          </w:p>
        </w:tc>
      </w:tr>
      <w:tr w:rsidR="00BC57A1" w:rsidRPr="00E442E7" w:rsidTr="00BC57A1">
        <w:trPr>
          <w:trHeight w:val="176"/>
        </w:trPr>
        <w:tc>
          <w:tcPr>
            <w:tcW w:w="2268" w:type="dxa"/>
          </w:tcPr>
          <w:p w:rsidR="00BC57A1" w:rsidRPr="00E442E7" w:rsidRDefault="00BC57A1" w:rsidP="00BC57A1">
            <w:r w:rsidRPr="00E442E7">
              <w:t>Minimum guarantees</w:t>
            </w:r>
          </w:p>
        </w:tc>
        <w:tc>
          <w:tcPr>
            <w:tcW w:w="5940" w:type="dxa"/>
            <w:gridSpan w:val="3"/>
          </w:tcPr>
          <w:p w:rsidR="00BC57A1" w:rsidRPr="006D15FA" w:rsidRDefault="00BC57A1" w:rsidP="00BC57A1">
            <w:pPr>
              <w:pStyle w:val="BodyText"/>
            </w:pPr>
          </w:p>
        </w:tc>
      </w:tr>
      <w:tr w:rsidR="00BC57A1" w:rsidRPr="00E442E7" w:rsidTr="00BC57A1">
        <w:trPr>
          <w:trHeight w:val="176"/>
        </w:trPr>
        <w:tc>
          <w:tcPr>
            <w:tcW w:w="2268" w:type="dxa"/>
          </w:tcPr>
          <w:p w:rsidR="00BC57A1" w:rsidRPr="00E442E7" w:rsidRDefault="00BC57A1" w:rsidP="00BC57A1">
            <w:r w:rsidRPr="00E442E7">
              <w:t>Success guarantees:</w:t>
            </w:r>
          </w:p>
        </w:tc>
        <w:tc>
          <w:tcPr>
            <w:tcW w:w="5940" w:type="dxa"/>
            <w:gridSpan w:val="3"/>
          </w:tcPr>
          <w:p w:rsidR="00BC57A1" w:rsidRPr="006D15FA" w:rsidRDefault="00BC57A1" w:rsidP="00BC57A1">
            <w:pPr>
              <w:pStyle w:val="BodyText"/>
            </w:pPr>
            <w:r>
              <w:t>Selected baskets have been purged.</w:t>
            </w:r>
          </w:p>
        </w:tc>
      </w:tr>
      <w:tr w:rsidR="00BC57A1" w:rsidRPr="00E442E7" w:rsidTr="00BC57A1">
        <w:trPr>
          <w:trHeight w:val="176"/>
        </w:trPr>
        <w:tc>
          <w:tcPr>
            <w:tcW w:w="2268" w:type="dxa"/>
          </w:tcPr>
          <w:p w:rsidR="00BC57A1" w:rsidRPr="00E442E7" w:rsidRDefault="00BC57A1" w:rsidP="00BC57A1">
            <w:r w:rsidRPr="00E442E7">
              <w:t>Normal Flow:</w:t>
            </w:r>
          </w:p>
        </w:tc>
        <w:tc>
          <w:tcPr>
            <w:tcW w:w="5940" w:type="dxa"/>
            <w:gridSpan w:val="3"/>
          </w:tcPr>
          <w:p w:rsidR="00BC57A1" w:rsidRDefault="00BC57A1" w:rsidP="000F7361">
            <w:pPr>
              <w:pStyle w:val="Body"/>
              <w:numPr>
                <w:ilvl w:val="0"/>
                <w:numId w:val="335"/>
              </w:numPr>
            </w:pPr>
            <w:r>
              <w:t>The application displays the list of parked baskets.</w:t>
            </w:r>
            <w:r w:rsidR="00284D6F">
              <w:t>(A1)</w:t>
            </w:r>
          </w:p>
          <w:p w:rsidR="00BC57A1" w:rsidRDefault="00BC57A1" w:rsidP="000F7361">
            <w:pPr>
              <w:pStyle w:val="Body"/>
              <w:numPr>
                <w:ilvl w:val="0"/>
                <w:numId w:val="335"/>
              </w:numPr>
            </w:pPr>
            <w:r>
              <w:t>The user selects basket</w:t>
            </w:r>
            <w:r w:rsidR="00284D6F">
              <w:t>s</w:t>
            </w:r>
            <w:r>
              <w:t xml:space="preserve"> to delete and submits.</w:t>
            </w:r>
          </w:p>
          <w:p w:rsidR="00BC57A1" w:rsidRDefault="00BC57A1" w:rsidP="000F7361">
            <w:pPr>
              <w:pStyle w:val="Body"/>
              <w:numPr>
                <w:ilvl w:val="0"/>
                <w:numId w:val="335"/>
              </w:numPr>
            </w:pPr>
            <w:r>
              <w:t>The application prompts for confirmation.</w:t>
            </w:r>
          </w:p>
          <w:p w:rsidR="00BC57A1" w:rsidRDefault="00284D6F" w:rsidP="000F7361">
            <w:pPr>
              <w:pStyle w:val="Body"/>
              <w:numPr>
                <w:ilvl w:val="0"/>
                <w:numId w:val="335"/>
              </w:numPr>
            </w:pPr>
            <w:r>
              <w:t xml:space="preserve">The user confirms </w:t>
            </w:r>
            <w:r w:rsidR="00BC57A1">
              <w:t>(A2).</w:t>
            </w:r>
          </w:p>
          <w:p w:rsidR="00BC57A1" w:rsidRDefault="00BC57A1" w:rsidP="000F7361">
            <w:pPr>
              <w:pStyle w:val="Body"/>
              <w:numPr>
                <w:ilvl w:val="0"/>
                <w:numId w:val="335"/>
              </w:numPr>
            </w:pPr>
            <w:r>
              <w:t>The application deletes selected parked baskets.</w:t>
            </w:r>
          </w:p>
          <w:p w:rsidR="00BC57A1" w:rsidRDefault="00BC57A1" w:rsidP="000F7361">
            <w:pPr>
              <w:pStyle w:val="Body"/>
              <w:numPr>
                <w:ilvl w:val="0"/>
                <w:numId w:val="335"/>
              </w:numPr>
            </w:pPr>
            <w:r>
              <w:t>The application displays the updated list of parked baskets.</w:t>
            </w:r>
          </w:p>
          <w:p w:rsidR="00BC57A1" w:rsidRPr="006D15FA" w:rsidRDefault="00BC57A1" w:rsidP="00DC5534">
            <w:pPr>
              <w:pStyle w:val="BodyText"/>
            </w:pPr>
          </w:p>
        </w:tc>
      </w:tr>
      <w:tr w:rsidR="00BC57A1" w:rsidRPr="00E442E7" w:rsidTr="00BC57A1">
        <w:trPr>
          <w:trHeight w:val="176"/>
        </w:trPr>
        <w:tc>
          <w:tcPr>
            <w:tcW w:w="2268" w:type="dxa"/>
          </w:tcPr>
          <w:p w:rsidR="00BC57A1" w:rsidRPr="00E442E7" w:rsidRDefault="00BC57A1" w:rsidP="00BC57A1">
            <w:r w:rsidRPr="00E442E7">
              <w:t>Alternative Flows:</w:t>
            </w:r>
          </w:p>
        </w:tc>
        <w:tc>
          <w:tcPr>
            <w:tcW w:w="5940" w:type="dxa"/>
            <w:gridSpan w:val="3"/>
          </w:tcPr>
          <w:p w:rsidR="00284D6F" w:rsidRDefault="00284D6F" w:rsidP="00284D6F">
            <w:pPr>
              <w:pStyle w:val="Body"/>
              <w:ind w:left="0"/>
            </w:pPr>
            <w:r>
              <w:t>A1: There is no parked basket found</w:t>
            </w:r>
          </w:p>
          <w:p w:rsidR="00284D6F" w:rsidRDefault="00325101" w:rsidP="000F7361">
            <w:pPr>
              <w:pStyle w:val="Body"/>
              <w:numPr>
                <w:ilvl w:val="0"/>
                <w:numId w:val="336"/>
              </w:numPr>
            </w:pPr>
            <w:r>
              <w:t>Channel/CSR light</w:t>
            </w:r>
            <w:r w:rsidR="00284D6F">
              <w:t xml:space="preserve"> application displays an error message informing user there is no parked basked found</w:t>
            </w:r>
          </w:p>
          <w:p w:rsidR="00284D6F" w:rsidRDefault="00284D6F" w:rsidP="00284D6F">
            <w:pPr>
              <w:pStyle w:val="Body"/>
              <w:ind w:left="0"/>
            </w:pPr>
            <w:r>
              <w:t xml:space="preserve">A2: </w:t>
            </w:r>
            <w:r w:rsidR="00553E11">
              <w:t>User</w:t>
            </w:r>
            <w:r>
              <w:t xml:space="preserve"> cancels</w:t>
            </w:r>
          </w:p>
          <w:p w:rsidR="00BC57A1" w:rsidRPr="006D15FA" w:rsidRDefault="00325101" w:rsidP="000F7361">
            <w:pPr>
              <w:pStyle w:val="Body"/>
              <w:numPr>
                <w:ilvl w:val="0"/>
                <w:numId w:val="337"/>
              </w:numPr>
            </w:pPr>
            <w:r>
              <w:t>Channel/CSR light</w:t>
            </w:r>
            <w:r w:rsidR="00284D6F">
              <w:t xml:space="preserve"> application redirects the user to the parked baskets list</w:t>
            </w:r>
          </w:p>
        </w:tc>
      </w:tr>
    </w:tbl>
    <w:p w:rsidR="00BC57A1" w:rsidRDefault="00325101" w:rsidP="00BC57A1">
      <w:pPr>
        <w:pStyle w:val="Heading3forModuleRequirements"/>
      </w:pPr>
      <w:bookmarkStart w:id="1391" w:name="_Toc211083790"/>
      <w:bookmarkStart w:id="1392" w:name="_Toc253578099"/>
      <w:bookmarkStart w:id="1393" w:name="_Toc253578796"/>
      <w:r>
        <w:t>Channel/CSR light</w:t>
      </w:r>
      <w:r w:rsidR="00BC57A1">
        <w:t xml:space="preserve"> application requirements</w:t>
      </w:r>
      <w:bookmarkEnd w:id="1391"/>
      <w:bookmarkEnd w:id="1392"/>
      <w:bookmarkEnd w:id="1393"/>
    </w:p>
    <w:p w:rsidR="00BC57A1" w:rsidRDefault="00BC57A1" w:rsidP="00BC57A1">
      <w:pPr>
        <w:pStyle w:val="Requirements"/>
      </w:pPr>
      <w:bookmarkStart w:id="1394" w:name="_Toc253578797"/>
      <w:r>
        <w:t xml:space="preserve">CHA-3.9.4.10 </w:t>
      </w:r>
      <w:r w:rsidR="00325101">
        <w:t>Channel/CSR light</w:t>
      </w:r>
      <w:r>
        <w:t xml:space="preserve"> application shall allow a </w:t>
      </w:r>
      <w:r w:rsidR="0002100D">
        <w:t>user</w:t>
      </w:r>
      <w:r>
        <w:t xml:space="preserve"> to manage a basket for a customer with respect of use case ‘view and manage basket’ describe</w:t>
      </w:r>
      <w:r w:rsidR="008B4127">
        <w:t>d</w:t>
      </w:r>
      <w:r>
        <w:t xml:space="preserve"> above.</w:t>
      </w:r>
      <w:bookmarkEnd w:id="1394"/>
    </w:p>
    <w:p w:rsidR="00E725B3" w:rsidRDefault="00E725B3" w:rsidP="00E725B3">
      <w:pPr>
        <w:pStyle w:val="Requirements"/>
        <w:ind w:left="288"/>
      </w:pPr>
      <w:bookmarkStart w:id="1395" w:name="_Toc232587426"/>
      <w:bookmarkStart w:id="1396" w:name="_Toc253578798"/>
      <w:r>
        <w:t>CHA-3.9.4.10.1 Channel/CSR light application shall display if the basket (or order) applies to an existing account or a new account.</w:t>
      </w:r>
      <w:bookmarkEnd w:id="1395"/>
      <w:bookmarkEnd w:id="1396"/>
    </w:p>
    <w:p w:rsidR="00E725B3" w:rsidRDefault="00E725B3" w:rsidP="00E725B3">
      <w:pPr>
        <w:pStyle w:val="Requirements"/>
        <w:ind w:left="288"/>
      </w:pPr>
      <w:bookmarkStart w:id="1397" w:name="_Toc232587427"/>
      <w:bookmarkStart w:id="1398" w:name="_Toc253578799"/>
      <w:r>
        <w:t>CHA-3.9.4.10.2</w:t>
      </w:r>
      <w:r>
        <w:t xml:space="preserve"> when order applies to an existing account, the impacted account reference shall be displayed.</w:t>
      </w:r>
      <w:bookmarkEnd w:id="1397"/>
      <w:bookmarkEnd w:id="1398"/>
    </w:p>
    <w:p w:rsidR="00BC57A1" w:rsidRDefault="00BC57A1" w:rsidP="00BC57A1">
      <w:pPr>
        <w:pStyle w:val="Requirements"/>
      </w:pPr>
      <w:bookmarkStart w:id="1399" w:name="_Toc253578800"/>
      <w:r>
        <w:t>CHA-3.9.4.20 in the view basket, the total section, at the bottom shall display the following information:</w:t>
      </w:r>
      <w:bookmarkEnd w:id="1399"/>
    </w:p>
    <w:p w:rsidR="00BC57A1" w:rsidRDefault="008B4127" w:rsidP="008B4127">
      <w:pPr>
        <w:pStyle w:val="Requirements"/>
        <w:numPr>
          <w:ilvl w:val="1"/>
          <w:numId w:val="0"/>
        </w:numPr>
        <w:tabs>
          <w:tab w:val="num" w:pos="1080"/>
        </w:tabs>
        <w:ind w:left="648" w:hanging="360"/>
      </w:pPr>
      <w:bookmarkStart w:id="1400" w:name="_Toc253578801"/>
      <w:r>
        <w:t xml:space="preserve">CHA-3.9.4.20.1 </w:t>
      </w:r>
      <w:r w:rsidR="00BC57A1">
        <w:t>Sub total per periodicity for recurring prices (not displayed when one selection in the basket)</w:t>
      </w:r>
      <w:bookmarkEnd w:id="1400"/>
    </w:p>
    <w:p w:rsidR="00BC57A1" w:rsidRDefault="008B4127" w:rsidP="008B4127">
      <w:pPr>
        <w:pStyle w:val="Requirements"/>
        <w:numPr>
          <w:ilvl w:val="1"/>
          <w:numId w:val="0"/>
        </w:numPr>
        <w:tabs>
          <w:tab w:val="num" w:pos="1080"/>
        </w:tabs>
        <w:ind w:left="648" w:hanging="360"/>
      </w:pPr>
      <w:bookmarkStart w:id="1401" w:name="_Toc253578802"/>
      <w:r>
        <w:t xml:space="preserve">CHA-3.9.4.20.2 </w:t>
      </w:r>
      <w:r w:rsidR="00BC57A1">
        <w:t>Sub total for upfront costs (not displayed when one selection in the basket)</w:t>
      </w:r>
      <w:bookmarkEnd w:id="1401"/>
    </w:p>
    <w:p w:rsidR="00BC57A1" w:rsidRDefault="008B4127" w:rsidP="008B4127">
      <w:pPr>
        <w:pStyle w:val="Requirements"/>
        <w:numPr>
          <w:ilvl w:val="1"/>
          <w:numId w:val="0"/>
        </w:numPr>
        <w:tabs>
          <w:tab w:val="num" w:pos="1080"/>
        </w:tabs>
        <w:ind w:left="648" w:hanging="360"/>
      </w:pPr>
      <w:bookmarkStart w:id="1402" w:name="_Toc253578803"/>
      <w:r>
        <w:t xml:space="preserve">CHA-3.9.4.20.3 </w:t>
      </w:r>
      <w:r w:rsidR="00BC57A1">
        <w:t>Total per periodicity for recurring prices</w:t>
      </w:r>
      <w:bookmarkEnd w:id="1402"/>
    </w:p>
    <w:p w:rsidR="00BC57A1" w:rsidRDefault="008B4127" w:rsidP="008B4127">
      <w:pPr>
        <w:pStyle w:val="Requirements"/>
        <w:numPr>
          <w:ilvl w:val="1"/>
          <w:numId w:val="0"/>
        </w:numPr>
        <w:tabs>
          <w:tab w:val="num" w:pos="1080"/>
        </w:tabs>
        <w:ind w:left="648" w:hanging="360"/>
      </w:pPr>
      <w:bookmarkStart w:id="1403" w:name="_Toc253578804"/>
      <w:r>
        <w:t xml:space="preserve">CHA-3.9.4.20.4 </w:t>
      </w:r>
      <w:r w:rsidR="00BC57A1">
        <w:t>Total for upfront costs</w:t>
      </w:r>
      <w:bookmarkEnd w:id="1403"/>
    </w:p>
    <w:p w:rsidR="00BC57A1" w:rsidRDefault="008B4127" w:rsidP="008B4127">
      <w:pPr>
        <w:pStyle w:val="Requirements"/>
        <w:numPr>
          <w:ilvl w:val="1"/>
          <w:numId w:val="0"/>
        </w:numPr>
        <w:tabs>
          <w:tab w:val="num" w:pos="1080"/>
        </w:tabs>
        <w:ind w:left="648" w:hanging="360"/>
      </w:pPr>
      <w:bookmarkStart w:id="1404" w:name="_Toc253578805"/>
      <w:r>
        <w:t xml:space="preserve">CHA-3.9.4.20.5 </w:t>
      </w:r>
      <w:r w:rsidR="00BC57A1">
        <w:t>Total on subscription</w:t>
      </w:r>
      <w:bookmarkEnd w:id="1404"/>
    </w:p>
    <w:p w:rsidR="008B4127" w:rsidRDefault="008B4127" w:rsidP="008B4127">
      <w:pPr>
        <w:pStyle w:val="Requirements"/>
      </w:pPr>
      <w:bookmarkStart w:id="1405" w:name="_Toc253578806"/>
      <w:r>
        <w:t xml:space="preserve">CHA-3.9.4.40 on the view basket, </w:t>
      </w:r>
      <w:r w:rsidR="00325101">
        <w:t>Channel/CSR light</w:t>
      </w:r>
      <w:r>
        <w:t xml:space="preserve"> application shall allow the user to remove an item with respect of use case remove basket item</w:t>
      </w:r>
      <w:bookmarkEnd w:id="1405"/>
    </w:p>
    <w:p w:rsidR="00BC57A1" w:rsidRDefault="00BC57A1" w:rsidP="008B4127">
      <w:pPr>
        <w:pStyle w:val="Requirements"/>
      </w:pPr>
      <w:bookmarkStart w:id="1406" w:name="_Toc253578807"/>
      <w:r>
        <w:t xml:space="preserve">CHA-3.9.4.50 on the view basket, </w:t>
      </w:r>
      <w:r w:rsidR="00325101">
        <w:t>Channel/CSR light</w:t>
      </w:r>
      <w:r>
        <w:t xml:space="preserve"> application sh</w:t>
      </w:r>
      <w:r w:rsidR="003D2A5F">
        <w:t>ould</w:t>
      </w:r>
      <w:r>
        <w:t xml:space="preserve"> </w:t>
      </w:r>
      <w:r w:rsidR="008B4127">
        <w:t>always</w:t>
      </w:r>
      <w:r>
        <w:t xml:space="preserve"> allow the user to remove an item</w:t>
      </w:r>
      <w:r w:rsidR="008B4127">
        <w:t xml:space="preserve"> except for specific case where the item is not removable</w:t>
      </w:r>
      <w:bookmarkEnd w:id="1406"/>
    </w:p>
    <w:p w:rsidR="00BC57A1" w:rsidRDefault="00BC57A1" w:rsidP="008B4127">
      <w:pPr>
        <w:pStyle w:val="Requirements"/>
        <w:ind w:left="288"/>
      </w:pPr>
      <w:bookmarkStart w:id="1407" w:name="_Toc253578808"/>
      <w:r>
        <w:t xml:space="preserve">CHA-3.9.4.50.1 on the view basket, </w:t>
      </w:r>
      <w:r w:rsidR="00325101">
        <w:t>Channel/CSR light</w:t>
      </w:r>
      <w:r>
        <w:t xml:space="preserve"> application sh</w:t>
      </w:r>
      <w:r w:rsidR="003D2A5F">
        <w:t>ould</w:t>
      </w:r>
      <w:r>
        <w:t xml:space="preserve"> inform the user of the reason why a basket item is not removable.</w:t>
      </w:r>
      <w:bookmarkEnd w:id="1407"/>
    </w:p>
    <w:p w:rsidR="00BC57A1" w:rsidRDefault="00BC57A1" w:rsidP="00BC57A1">
      <w:pPr>
        <w:pStyle w:val="Requirements"/>
        <w:ind w:left="288"/>
      </w:pPr>
      <w:bookmarkStart w:id="1408" w:name="_Toc253578809"/>
      <w:r>
        <w:t xml:space="preserve">CHA-3.9.4.50.2 on the view basket, </w:t>
      </w:r>
      <w:r w:rsidR="00325101">
        <w:t>Channel/CSR light</w:t>
      </w:r>
      <w:r>
        <w:t xml:space="preserve"> application shall prevent a user from removing an </w:t>
      </w:r>
      <w:r w:rsidR="002C56C0">
        <w:t>account offer</w:t>
      </w:r>
      <w:r>
        <w:t xml:space="preserve"> (basket item) declared as mandatory in a new account bundle.</w:t>
      </w:r>
      <w:bookmarkEnd w:id="1408"/>
    </w:p>
    <w:p w:rsidR="00BC57A1" w:rsidRDefault="00BC57A1" w:rsidP="00BC57A1">
      <w:pPr>
        <w:pStyle w:val="Requirements"/>
        <w:ind w:left="288"/>
      </w:pPr>
      <w:bookmarkStart w:id="1409" w:name="_Toc253578810"/>
      <w:r>
        <w:t xml:space="preserve">CHA-3.9.4.50.3 on the view basket, </w:t>
      </w:r>
      <w:r w:rsidR="00325101">
        <w:t>Channel/CSR light</w:t>
      </w:r>
      <w:r>
        <w:t xml:space="preserve"> application shall prevent a user from removing a </w:t>
      </w:r>
      <w:r w:rsidR="00D22280">
        <w:t>subscriber supplementary offer</w:t>
      </w:r>
      <w:r>
        <w:t xml:space="preserve"> (basket item) declared as mandatory in a new </w:t>
      </w:r>
      <w:r w:rsidR="002C56C0">
        <w:t>subscriber bundle</w:t>
      </w:r>
      <w:r>
        <w:t xml:space="preserve"> (subscribed selective would be lower than min rule definition).</w:t>
      </w:r>
      <w:bookmarkEnd w:id="1409"/>
    </w:p>
    <w:p w:rsidR="00BC57A1" w:rsidRDefault="00BC57A1" w:rsidP="00BC57A1">
      <w:pPr>
        <w:pStyle w:val="Requirements"/>
        <w:ind w:left="288"/>
      </w:pPr>
      <w:bookmarkStart w:id="1410" w:name="_Toc253578811"/>
      <w:r>
        <w:t xml:space="preserve">CHA-3.9.4.50.4 on the view basket, </w:t>
      </w:r>
      <w:r w:rsidR="00325101">
        <w:t>Channel/CSR light</w:t>
      </w:r>
      <w:r>
        <w:t xml:space="preserve"> application shall prevent a user from removing a selective </w:t>
      </w:r>
      <w:r w:rsidR="00E95ABF">
        <w:t>offer</w:t>
      </w:r>
      <w:r>
        <w:t xml:space="preserve"> (basket item) that would not satisfy the selective rule definition once removed (subscribed selective would be lower than min rule definition).</w:t>
      </w:r>
      <w:bookmarkEnd w:id="1410"/>
    </w:p>
    <w:p w:rsidR="00BC57A1" w:rsidRDefault="00BC57A1" w:rsidP="00BC57A1">
      <w:pPr>
        <w:pStyle w:val="Requirements"/>
        <w:ind w:left="288"/>
      </w:pPr>
      <w:bookmarkStart w:id="1411" w:name="_Toc253578812"/>
      <w:r>
        <w:t xml:space="preserve">CHA-3.9.4.50.5 on the view basket, </w:t>
      </w:r>
      <w:r w:rsidR="00325101">
        <w:t>Channel/CSR light</w:t>
      </w:r>
      <w:r>
        <w:t xml:space="preserve"> application shall prevent a user from removing an </w:t>
      </w:r>
      <w:r w:rsidR="002C56C0">
        <w:t>account offer</w:t>
      </w:r>
      <w:r>
        <w:t xml:space="preserve"> (basket item) with an instantiated regular balance, pointed by a shadow balance, if this </w:t>
      </w:r>
      <w:r w:rsidR="002C56C0">
        <w:t>account offer</w:t>
      </w:r>
      <w:r>
        <w:t xml:space="preserve"> is the only one in the basket having this regular balance.</w:t>
      </w:r>
      <w:bookmarkEnd w:id="1411"/>
    </w:p>
    <w:p w:rsidR="00D72E8A" w:rsidRDefault="00BC57A1" w:rsidP="00D72E8A">
      <w:pPr>
        <w:pStyle w:val="Requirements"/>
        <w:ind w:left="288"/>
      </w:pPr>
      <w:bookmarkStart w:id="1412" w:name="_Toc253578813"/>
      <w:r>
        <w:t xml:space="preserve">CHA-3.9.4.50.6 on the view basket, </w:t>
      </w:r>
      <w:r w:rsidR="00325101">
        <w:t>Channel/CSR light</w:t>
      </w:r>
      <w:r>
        <w:t xml:space="preserve"> application shall prevent a user from removing a</w:t>
      </w:r>
      <w:r w:rsidR="00E95ABF">
        <w:t>n</w:t>
      </w:r>
      <w:r>
        <w:t xml:space="preserve"> </w:t>
      </w:r>
      <w:r w:rsidR="00E95ABF">
        <w:t>offer</w:t>
      </w:r>
      <w:r>
        <w:t xml:space="preserve"> (account or </w:t>
      </w:r>
      <w:r w:rsidR="00A65E57">
        <w:t>subscriber</w:t>
      </w:r>
      <w:r>
        <w:t>) according to pre-requisite rule</w:t>
      </w:r>
      <w:r w:rsidR="00D72E8A">
        <w:t>s (both ‘and’ and ‘or’ operand)</w:t>
      </w:r>
      <w:bookmarkEnd w:id="1412"/>
      <w:r w:rsidR="00D72E8A" w:rsidRPr="00D72E8A">
        <w:t xml:space="preserve"> </w:t>
      </w:r>
    </w:p>
    <w:p w:rsidR="00D72E8A" w:rsidRDefault="00D72E8A" w:rsidP="00D72E8A">
      <w:pPr>
        <w:pStyle w:val="Requirements"/>
      </w:pPr>
      <w:bookmarkStart w:id="1413" w:name="_Toc253578814"/>
      <w:r>
        <w:t xml:space="preserve">CHA-3.9.4.55 </w:t>
      </w:r>
      <w:r w:rsidR="00325101">
        <w:t>Channel/CSR light</w:t>
      </w:r>
      <w:r>
        <w:t xml:space="preserve"> application shall inform the user that when removing an account bundle, all </w:t>
      </w:r>
      <w:r w:rsidR="00A65E57">
        <w:t>subscriber</w:t>
      </w:r>
      <w:r>
        <w:t>s subscribed in the context of the account bundle will be removed as well.</w:t>
      </w:r>
      <w:bookmarkEnd w:id="1413"/>
    </w:p>
    <w:p w:rsidR="00BC57A1" w:rsidRDefault="00BC57A1" w:rsidP="00D72E8A">
      <w:pPr>
        <w:pStyle w:val="Requirements"/>
      </w:pPr>
      <w:bookmarkStart w:id="1414" w:name="_Toc253578815"/>
      <w:r>
        <w:t xml:space="preserve">CHA-3.9.4.60 </w:t>
      </w:r>
      <w:r w:rsidR="00D72E8A">
        <w:t>O</w:t>
      </w:r>
      <w:r>
        <w:t xml:space="preserve">n the view basket, </w:t>
      </w:r>
      <w:r w:rsidR="00325101">
        <w:t>Channel/CSR light</w:t>
      </w:r>
      <w:r>
        <w:t xml:space="preserve"> application shall </w:t>
      </w:r>
      <w:r w:rsidR="00D72E8A">
        <w:t xml:space="preserve">display the option to modify the </w:t>
      </w:r>
      <w:r w:rsidR="002C56C0">
        <w:t>primary offer</w:t>
      </w:r>
      <w:r w:rsidR="00D72E8A">
        <w:t xml:space="preserve"> and </w:t>
      </w:r>
      <w:r w:rsidR="00E95ABF">
        <w:t>supplementary offer</w:t>
      </w:r>
      <w:r w:rsidR="00D72E8A">
        <w:t>s parameters only if there is at least one parameter to configure</w:t>
      </w:r>
      <w:bookmarkEnd w:id="1414"/>
      <w:r w:rsidR="00D72E8A">
        <w:t xml:space="preserve"> </w:t>
      </w:r>
    </w:p>
    <w:p w:rsidR="00BC57A1" w:rsidRDefault="00BC57A1" w:rsidP="00D72E8A">
      <w:pPr>
        <w:pStyle w:val="Requirements"/>
      </w:pPr>
      <w:bookmarkStart w:id="1415" w:name="_Toc253578816"/>
      <w:r>
        <w:t xml:space="preserve">CHA-3.9.4.70 </w:t>
      </w:r>
      <w:r w:rsidR="00325101">
        <w:t>Channel/CSR light</w:t>
      </w:r>
      <w:r>
        <w:t xml:space="preserve"> application shall </w:t>
      </w:r>
      <w:r w:rsidR="00D72E8A">
        <w:t>allow a user</w:t>
      </w:r>
      <w:r>
        <w:t xml:space="preserve"> </w:t>
      </w:r>
      <w:r w:rsidR="00D72E8A">
        <w:t>re</w:t>
      </w:r>
      <w:r w:rsidR="00D72E8A">
        <w:t>configuring</w:t>
      </w:r>
      <w:r>
        <w:t xml:space="preserve"> </w:t>
      </w:r>
      <w:r w:rsidR="002C56C0">
        <w:t>primary offer</w:t>
      </w:r>
      <w:r w:rsidR="00D72E8A">
        <w:t xml:space="preserve"> and</w:t>
      </w:r>
      <w:r>
        <w:t xml:space="preserve"> </w:t>
      </w:r>
      <w:r w:rsidR="002C56C0">
        <w:t>subscriber bundle</w:t>
      </w:r>
      <w:r w:rsidR="00D72E8A">
        <w:t xml:space="preserve"> of a selection with respect of use case </w:t>
      </w:r>
      <w:r w:rsidR="003D2A5F">
        <w:t>‘</w:t>
      </w:r>
      <w:r w:rsidR="00D72E8A">
        <w:t xml:space="preserve">Change </w:t>
      </w:r>
      <w:r w:rsidR="002C56C0">
        <w:t>primary offer</w:t>
      </w:r>
      <w:r w:rsidR="00D72E8A">
        <w:t xml:space="preserve"> of a selection</w:t>
      </w:r>
      <w:r w:rsidR="003D2A5F">
        <w:t>’</w:t>
      </w:r>
      <w:r>
        <w:t>.</w:t>
      </w:r>
      <w:bookmarkEnd w:id="1415"/>
    </w:p>
    <w:p w:rsidR="00BC57A1" w:rsidRDefault="00BC57A1" w:rsidP="00BC57A1">
      <w:pPr>
        <w:pStyle w:val="Requirements"/>
      </w:pPr>
      <w:bookmarkStart w:id="1416" w:name="_Toc253578817"/>
      <w:r>
        <w:t xml:space="preserve">CHA-3.9.4.90 </w:t>
      </w:r>
      <w:r w:rsidR="00325101">
        <w:t>Channel/CSR light</w:t>
      </w:r>
      <w:r>
        <w:t xml:space="preserve"> application shall display new </w:t>
      </w:r>
      <w:r w:rsidR="00A65E57">
        <w:t>subscriber</w:t>
      </w:r>
      <w:r>
        <w:t>s subscribed in the context of an account bundle grouped in a dedicated section.</w:t>
      </w:r>
      <w:bookmarkEnd w:id="1416"/>
    </w:p>
    <w:p w:rsidR="00BC57A1" w:rsidRDefault="00BC57A1" w:rsidP="00BC57A1">
      <w:pPr>
        <w:pStyle w:val="Requirements"/>
      </w:pPr>
      <w:bookmarkStart w:id="1417" w:name="_Toc253578818"/>
      <w:r>
        <w:t xml:space="preserve">CHA-3.9.4.100 </w:t>
      </w:r>
      <w:r w:rsidR="00325101">
        <w:t>Channel/CSR light</w:t>
      </w:r>
      <w:r>
        <w:t xml:space="preserve"> application shall display a </w:t>
      </w:r>
      <w:r w:rsidR="00D22280">
        <w:t>primary offer</w:t>
      </w:r>
      <w:r>
        <w:t xml:space="preserve"> of a </w:t>
      </w:r>
      <w:r w:rsidR="00A65E57">
        <w:t>subscriber</w:t>
      </w:r>
      <w:r>
        <w:t xml:space="preserve"> bundle under the same label when clicking on information icon.</w:t>
      </w:r>
      <w:bookmarkEnd w:id="1417"/>
    </w:p>
    <w:p w:rsidR="00BC57A1" w:rsidRDefault="00BC57A1" w:rsidP="00BC57A1">
      <w:pPr>
        <w:pStyle w:val="Requirements"/>
      </w:pPr>
      <w:bookmarkStart w:id="1418" w:name="_Toc253578819"/>
      <w:r>
        <w:t xml:space="preserve">CHA-3.9.4.200 </w:t>
      </w:r>
      <w:r w:rsidR="00325101">
        <w:t>Channel/CSR light</w:t>
      </w:r>
      <w:r>
        <w:t xml:space="preserve"> application shall allow a </w:t>
      </w:r>
      <w:r w:rsidR="0002100D">
        <w:t>user</w:t>
      </w:r>
      <w:r>
        <w:t xml:space="preserve"> to empty a basket for a customer with respect of use case ‘empty basket’ describe above.</w:t>
      </w:r>
      <w:bookmarkEnd w:id="1418"/>
    </w:p>
    <w:p w:rsidR="00BC57A1" w:rsidRDefault="00BC57A1" w:rsidP="00BC57A1">
      <w:pPr>
        <w:pStyle w:val="Requirements"/>
      </w:pPr>
      <w:bookmarkStart w:id="1419" w:name="_Toc253578820"/>
      <w:r>
        <w:t xml:space="preserve">CHA-3.9.4.230 </w:t>
      </w:r>
      <w:r w:rsidR="00325101">
        <w:t>Channel/CSR light</w:t>
      </w:r>
      <w:r>
        <w:t xml:space="preserve"> application shall save a basket automatically with respect of use case ‘save the current basket automatically’ describe above.</w:t>
      </w:r>
      <w:bookmarkEnd w:id="1419"/>
    </w:p>
    <w:p w:rsidR="00D72E8A" w:rsidRDefault="00D72E8A" w:rsidP="00D72E8A">
      <w:pPr>
        <w:pStyle w:val="Requirements"/>
        <w:ind w:left="288"/>
      </w:pPr>
      <w:bookmarkStart w:id="1420" w:name="_Toc253578821"/>
      <w:r>
        <w:t xml:space="preserve">CHA-3.9.4.230.1 </w:t>
      </w:r>
      <w:r w:rsidR="00325101">
        <w:t>Channel/CSR light</w:t>
      </w:r>
      <w:r>
        <w:t xml:space="preserve"> application shall by default automatically saved the basket</w:t>
      </w:r>
      <w:r w:rsidR="00593D65">
        <w:t xml:space="preserve"> just before entering in shopping domain after </w:t>
      </w:r>
      <w:r w:rsidR="00A63391">
        <w:t xml:space="preserve">administrative </w:t>
      </w:r>
      <w:r w:rsidR="00593D65">
        <w:t>steps.</w:t>
      </w:r>
      <w:bookmarkEnd w:id="1420"/>
    </w:p>
    <w:p w:rsidR="00593D65" w:rsidRDefault="00593D65" w:rsidP="00593D65">
      <w:pPr>
        <w:pStyle w:val="Requirements"/>
        <w:ind w:left="288"/>
      </w:pPr>
      <w:bookmarkStart w:id="1421" w:name="_Toc253578822"/>
      <w:r>
        <w:t xml:space="preserve">CHA-3.9.4.230.2 </w:t>
      </w:r>
      <w:r w:rsidR="00325101">
        <w:t>Channel/CSR light</w:t>
      </w:r>
      <w:r>
        <w:t xml:space="preserve"> application shall by default automatically saved the basket after adding or reconfiguring any selection to the basket.</w:t>
      </w:r>
      <w:bookmarkEnd w:id="1421"/>
    </w:p>
    <w:p w:rsidR="00BC57A1" w:rsidRDefault="00BC57A1" w:rsidP="00BC57A1">
      <w:pPr>
        <w:pStyle w:val="Requirements"/>
      </w:pPr>
      <w:bookmarkStart w:id="1422" w:name="_Toc253578823"/>
      <w:r>
        <w:t xml:space="preserve">CHA-3.9.4.240 </w:t>
      </w:r>
      <w:r w:rsidR="00325101">
        <w:t>Channel/CSR light</w:t>
      </w:r>
      <w:r>
        <w:t xml:space="preserve"> application shall allow a </w:t>
      </w:r>
      <w:r w:rsidR="0002100D">
        <w:t>user</w:t>
      </w:r>
      <w:r>
        <w:t xml:space="preserve"> to manage an automatically saved basket for a customer with respect of use case ‘manage an automatically saved basket’ describe above.</w:t>
      </w:r>
      <w:bookmarkEnd w:id="1422"/>
    </w:p>
    <w:p w:rsidR="00BC57A1" w:rsidRDefault="00BC57A1" w:rsidP="00593D65">
      <w:pPr>
        <w:pStyle w:val="Requirements"/>
      </w:pPr>
      <w:bookmarkStart w:id="1423" w:name="_Toc253578824"/>
      <w:r>
        <w:t xml:space="preserve">CHA-3.9.4.250 When </w:t>
      </w:r>
      <w:r w:rsidR="00593D65">
        <w:t>a</w:t>
      </w:r>
      <w:r>
        <w:t xml:space="preserve"> saved </w:t>
      </w:r>
      <w:r w:rsidR="00593D65">
        <w:t xml:space="preserve">or parked </w:t>
      </w:r>
      <w:r>
        <w:t xml:space="preserve">basket is retrieved and its management allowed, </w:t>
      </w:r>
      <w:r w:rsidR="00325101">
        <w:t>Channel/CSR light</w:t>
      </w:r>
      <w:r>
        <w:t xml:space="preserve"> application shall make a basket invalid when there is an account bundle in the basket and the customer has already subscribed (including order in progress) to an account bundle.</w:t>
      </w:r>
      <w:bookmarkEnd w:id="1423"/>
    </w:p>
    <w:p w:rsidR="00BC57A1" w:rsidRDefault="00BC57A1" w:rsidP="00593D65">
      <w:pPr>
        <w:pStyle w:val="Requirements"/>
      </w:pPr>
      <w:bookmarkStart w:id="1424" w:name="_Toc253578825"/>
      <w:r>
        <w:t xml:space="preserve">CHA-3.9.4.260 </w:t>
      </w:r>
      <w:r w:rsidR="00593D65">
        <w:t>When a saved or parked</w:t>
      </w:r>
      <w:r>
        <w:t xml:space="preserve"> is retrieved and its management allowed, </w:t>
      </w:r>
      <w:r w:rsidR="00325101">
        <w:t>Channel/CSR light</w:t>
      </w:r>
      <w:r>
        <w:t xml:space="preserve"> application shall make a basket invalid when there are </w:t>
      </w:r>
      <w:r w:rsidR="002C56C0">
        <w:t>account offer</w:t>
      </w:r>
      <w:r>
        <w:t>s in the basket already subscribed (including request in progress) for the customer.</w:t>
      </w:r>
      <w:bookmarkEnd w:id="1424"/>
    </w:p>
    <w:p w:rsidR="00593D65" w:rsidRPr="002520F1" w:rsidRDefault="00593D65" w:rsidP="00593D65">
      <w:pPr>
        <w:pStyle w:val="Requirements"/>
      </w:pPr>
      <w:bookmarkStart w:id="1425" w:name="_Toc253578826"/>
      <w:r>
        <w:t xml:space="preserve">CHA-3.9.4.265 </w:t>
      </w:r>
      <w:r w:rsidR="00325101">
        <w:t>Channel/CSR light</w:t>
      </w:r>
      <w:r>
        <w:t xml:space="preserve"> application shall re-apply catalog logic when resuming a basket.</w:t>
      </w:r>
      <w:bookmarkEnd w:id="1425"/>
    </w:p>
    <w:p w:rsidR="00BC57A1" w:rsidRDefault="00BC57A1" w:rsidP="00593D65">
      <w:pPr>
        <w:pStyle w:val="Requirements"/>
      </w:pPr>
      <w:bookmarkStart w:id="1426" w:name="_Toc253578827"/>
      <w:r>
        <w:t xml:space="preserve">CHA-3.9.4.270 </w:t>
      </w:r>
      <w:r w:rsidR="00325101">
        <w:t>Channel/CSR light</w:t>
      </w:r>
      <w:r>
        <w:t xml:space="preserve"> application shall allow to park the current basket (working session) with respect of use case ‘park basket’ describe above.</w:t>
      </w:r>
      <w:bookmarkEnd w:id="1426"/>
    </w:p>
    <w:p w:rsidR="00BC57A1" w:rsidRDefault="00BC57A1" w:rsidP="00593D65">
      <w:pPr>
        <w:pStyle w:val="Requirements"/>
      </w:pPr>
      <w:bookmarkStart w:id="1427" w:name="_Toc253578828"/>
      <w:r>
        <w:t xml:space="preserve">CHA-3.9.4.280 </w:t>
      </w:r>
      <w:r w:rsidR="00325101">
        <w:t>Channel/CSR light</w:t>
      </w:r>
      <w:r>
        <w:t xml:space="preserve"> application shall not change the customer context when the user triggers the use case ‘park the basket’ or ‘empty basket’.</w:t>
      </w:r>
      <w:bookmarkEnd w:id="1427"/>
    </w:p>
    <w:p w:rsidR="00BC57A1" w:rsidRDefault="00BC57A1" w:rsidP="00BC57A1">
      <w:pPr>
        <w:pStyle w:val="Requirements"/>
      </w:pPr>
      <w:bookmarkStart w:id="1428" w:name="_Toc253578829"/>
      <w:r>
        <w:t xml:space="preserve">CHA-3.9.4.290 </w:t>
      </w:r>
      <w:r w:rsidR="00325101">
        <w:t>Channel/CSR light</w:t>
      </w:r>
      <w:r>
        <w:t xml:space="preserve"> application shall share all the parked baskets across a dealer organization and their users. A parked basket shall be visible and can b</w:t>
      </w:r>
      <w:r>
        <w:t>e resumed by any users of the same dealer organization.</w:t>
      </w:r>
      <w:bookmarkEnd w:id="1428"/>
    </w:p>
    <w:p w:rsidR="00593D65" w:rsidRDefault="00593D65" w:rsidP="00593D65">
      <w:pPr>
        <w:pStyle w:val="Requirements"/>
        <w:ind w:left="288"/>
      </w:pPr>
      <w:bookmarkStart w:id="1429" w:name="_Toc253578830"/>
      <w:r>
        <w:t xml:space="preserve">CHA-3.9.4.290.1 </w:t>
      </w:r>
      <w:r w:rsidR="00325101">
        <w:t>Channel/CSR light</w:t>
      </w:r>
      <w:r>
        <w:t xml:space="preserve"> application shall by default filter basket parked by employees of the same level.</w:t>
      </w:r>
      <w:bookmarkEnd w:id="1429"/>
    </w:p>
    <w:p w:rsidR="00BC57A1" w:rsidRDefault="00BC57A1" w:rsidP="00BC57A1">
      <w:pPr>
        <w:pStyle w:val="Requirements"/>
      </w:pPr>
      <w:bookmarkStart w:id="1430" w:name="_Toc253578831"/>
      <w:r>
        <w:t xml:space="preserve">CHA-3.9.4.300 </w:t>
      </w:r>
      <w:r w:rsidR="00325101">
        <w:t>Channel/CSR light</w:t>
      </w:r>
      <w:r>
        <w:t xml:space="preserve"> application shall prevent a </w:t>
      </w:r>
      <w:r w:rsidR="0002100D">
        <w:t>user</w:t>
      </w:r>
      <w:r>
        <w:t xml:space="preserve"> to park a basket with the same ID than another one already parked.</w:t>
      </w:r>
      <w:bookmarkEnd w:id="1430"/>
      <w:r>
        <w:t xml:space="preserve"> </w:t>
      </w:r>
    </w:p>
    <w:p w:rsidR="00BC57A1" w:rsidRDefault="00BC57A1" w:rsidP="00BC57A1">
      <w:pPr>
        <w:pStyle w:val="Requirements"/>
      </w:pPr>
      <w:bookmarkStart w:id="1431" w:name="_Toc253578832"/>
      <w:r>
        <w:t xml:space="preserve">CHA-3.9.4.310 </w:t>
      </w:r>
      <w:r w:rsidR="00325101">
        <w:t>Channel/CSR light</w:t>
      </w:r>
      <w:r>
        <w:t xml:space="preserve"> application shall allow to resume a parked basket (set as the working session basket) with respect of use case ‘resume a parked basket’ describe above.</w:t>
      </w:r>
      <w:bookmarkEnd w:id="1431"/>
    </w:p>
    <w:p w:rsidR="00BC57A1" w:rsidRDefault="00513818" w:rsidP="00513818">
      <w:pPr>
        <w:pStyle w:val="Requirements"/>
        <w:ind w:left="288"/>
      </w:pPr>
      <w:bookmarkStart w:id="1432" w:name="_Toc253578833"/>
      <w:r>
        <w:t>CHA-3.9.4.310.1</w:t>
      </w:r>
      <w:r w:rsidR="00BC57A1">
        <w:t>0 once a basket has been resumed, the application automatically switches to the right context. .</w:t>
      </w:r>
      <w:bookmarkEnd w:id="1432"/>
    </w:p>
    <w:p w:rsidR="00CA2A06" w:rsidRDefault="00BC57A1" w:rsidP="00513818">
      <w:pPr>
        <w:pStyle w:val="Requirements"/>
      </w:pPr>
      <w:bookmarkStart w:id="1433" w:name="_Toc253578834"/>
      <w:r>
        <w:t xml:space="preserve">CHA-3.9.4.320 </w:t>
      </w:r>
      <w:r w:rsidR="00325101">
        <w:t>Channel/CSR light</w:t>
      </w:r>
      <w:r>
        <w:t xml:space="preserve"> application shall allow to delete parked basket with respect of use case ‘delete parked basket’ describe above.</w:t>
      </w:r>
      <w:bookmarkEnd w:id="1433"/>
    </w:p>
    <w:p w:rsidR="00D24C51" w:rsidRDefault="00D24C51" w:rsidP="00D24C51">
      <w:pPr>
        <w:pStyle w:val="Capability"/>
      </w:pPr>
      <w:bookmarkStart w:id="1434" w:name="_Toc211083791"/>
      <w:bookmarkStart w:id="1435" w:name="_Toc253578100"/>
      <w:bookmarkStart w:id="1436" w:name="_Toc253578835"/>
      <w:r>
        <w:t xml:space="preserve">Capability </w:t>
      </w:r>
      <w:r>
        <w:fldChar w:fldCharType="begin"/>
      </w:r>
      <w:r>
        <w:instrText xml:space="preserve"> LISTNUM "business req" \* MERGEFORMAT </w:instrText>
      </w:r>
      <w:r>
        <w:fldChar w:fldCharType="separate"/>
      </w:r>
      <w:r>
        <w:rPr>
          <w:noProof/>
        </w:rPr>
        <w:t>1</w:t>
      </w:r>
      <w:r>
        <w:fldChar w:fldCharType="end">
          <w:numberingChange w:id="1437" w:author="Raphaël Guého" w:date="2010-01-04T14:43:00Z" w:original="9."/>
        </w:fldChar>
      </w:r>
      <w:r>
        <w:t xml:space="preserve"> Checkout</w:t>
      </w:r>
      <w:bookmarkEnd w:id="1434"/>
      <w:r w:rsidR="00AA7DEF">
        <w:t xml:space="preserve"> - CHK</w:t>
      </w:r>
      <w:bookmarkEnd w:id="1435"/>
      <w:bookmarkEnd w:id="1436"/>
    </w:p>
    <w:p w:rsidR="00D24C51" w:rsidRDefault="00D24C51" w:rsidP="00D24C51">
      <w:pPr>
        <w:pStyle w:val="Heading3"/>
      </w:pPr>
      <w:bookmarkStart w:id="1438" w:name="_Toc211083792"/>
      <w:bookmarkStart w:id="1439" w:name="_Toc253578101"/>
      <w:r>
        <w:t>Capability Description</w:t>
      </w:r>
      <w:bookmarkEnd w:id="1438"/>
      <w:bookmarkEnd w:id="1439"/>
    </w:p>
    <w:p w:rsidR="00D24C51" w:rsidRDefault="00D24C51" w:rsidP="00D24C51">
      <w:pPr>
        <w:pStyle w:val="ListContinue2"/>
      </w:pPr>
      <w:r w:rsidRPr="00AD664B">
        <w:t>This c</w:t>
      </w:r>
      <w:r>
        <w:t xml:space="preserve">apability allows finalizing an order by getting confirmation to the customer, finalizing last configuration </w:t>
      </w:r>
      <w:r w:rsidRPr="00AD7B8B">
        <w:rPr>
          <w:strike/>
        </w:rPr>
        <w:t>and confirming amount directly collected by the dealer</w:t>
      </w:r>
    </w:p>
    <w:p w:rsidR="00D24C51" w:rsidRDefault="00D24C51" w:rsidP="00D24C51">
      <w:pPr>
        <w:pStyle w:val="Heading3"/>
      </w:pPr>
      <w:bookmarkStart w:id="1440" w:name="_Toc211083793"/>
      <w:bookmarkStart w:id="1441" w:name="_Toc253578102"/>
      <w:r>
        <w:t>Capability Assumptions/Dependencies</w:t>
      </w:r>
      <w:bookmarkEnd w:id="1440"/>
      <w:bookmarkEnd w:id="1441"/>
    </w:p>
    <w:p w:rsidR="00D24C51" w:rsidRDefault="00D24C51" w:rsidP="00D24C51">
      <w:pPr>
        <w:pStyle w:val="BodyText"/>
      </w:pPr>
    </w:p>
    <w:p w:rsidR="00D24C51" w:rsidRDefault="00D24C51" w:rsidP="00D24C51">
      <w:pPr>
        <w:pStyle w:val="Heading3"/>
      </w:pPr>
      <w:bookmarkStart w:id="1442" w:name="_Toc211083794"/>
      <w:bookmarkStart w:id="1443" w:name="_Toc253578103"/>
      <w:r>
        <w:t>Capability Use Cases</w:t>
      </w:r>
      <w:bookmarkEnd w:id="1442"/>
      <w:bookmarkEnd w:id="1443"/>
    </w:p>
    <w:p w:rsidR="00D24C51" w:rsidRDefault="00D24C51" w:rsidP="004752DD">
      <w:pPr>
        <w:pStyle w:val="Heading4"/>
      </w:pPr>
      <w:bookmarkStart w:id="1444" w:name="_Toc211083795"/>
      <w:bookmarkStart w:id="1445" w:name="_Toc253578104"/>
      <w:r>
        <w:t>Use Case:  Checkout</w:t>
      </w:r>
      <w:bookmarkEnd w:id="1444"/>
      <w:bookmarkEnd w:id="144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24C51" w:rsidRPr="00E442E7" w:rsidTr="00D24C51">
        <w:trPr>
          <w:gridAfter w:val="1"/>
          <w:wAfter w:w="18" w:type="dxa"/>
          <w:trHeight w:val="360"/>
        </w:trPr>
        <w:tc>
          <w:tcPr>
            <w:tcW w:w="5580" w:type="dxa"/>
            <w:gridSpan w:val="2"/>
            <w:shd w:val="clear" w:color="auto" w:fill="E6E6E6"/>
          </w:tcPr>
          <w:p w:rsidR="00D24C51" w:rsidRPr="00E442E7" w:rsidRDefault="00D24C51" w:rsidP="00122B88">
            <w:pPr>
              <w:pStyle w:val="TableHeading"/>
            </w:pPr>
            <w:r>
              <w:t>Checkout</w:t>
            </w:r>
          </w:p>
        </w:tc>
        <w:tc>
          <w:tcPr>
            <w:tcW w:w="2610" w:type="dxa"/>
            <w:shd w:val="clear" w:color="auto" w:fill="E6E6E6"/>
          </w:tcPr>
          <w:p w:rsidR="00D24C51" w:rsidRPr="00E442E7" w:rsidRDefault="00602C50" w:rsidP="00122B88">
            <w:pPr>
              <w:pStyle w:val="TableHeading"/>
            </w:pPr>
            <w:r>
              <w:t>CHK0010</w:t>
            </w:r>
            <w:r w:rsidR="00D24C51" w:rsidRPr="00E442E7">
              <w:t xml:space="preserve"> </w:t>
            </w:r>
          </w:p>
        </w:tc>
      </w:tr>
      <w:tr w:rsidR="00D24C51" w:rsidRPr="00E442E7" w:rsidTr="00D24C51">
        <w:tc>
          <w:tcPr>
            <w:tcW w:w="2268" w:type="dxa"/>
          </w:tcPr>
          <w:p w:rsidR="00D24C51" w:rsidRPr="00E442E7" w:rsidRDefault="00D24C51" w:rsidP="00D24C51">
            <w:r w:rsidRPr="00E442E7">
              <w:t>Primary actors</w:t>
            </w:r>
          </w:p>
        </w:tc>
        <w:tc>
          <w:tcPr>
            <w:tcW w:w="5940" w:type="dxa"/>
            <w:gridSpan w:val="3"/>
          </w:tcPr>
          <w:p w:rsidR="00D24C51" w:rsidRDefault="00D24C51" w:rsidP="00D24C51">
            <w:pPr>
              <w:pStyle w:val="BodyText"/>
            </w:pPr>
            <w:r w:rsidRPr="00E442E7">
              <w:t xml:space="preserve">Dealer </w:t>
            </w:r>
            <w:r>
              <w:t>user</w:t>
            </w:r>
          </w:p>
          <w:p w:rsidR="00AD0248" w:rsidRPr="00E442E7" w:rsidRDefault="00A348A0" w:rsidP="00D24C51">
            <w:pPr>
              <w:pStyle w:val="BodyText"/>
            </w:pPr>
            <w:r>
              <w:t>CSR user</w:t>
            </w:r>
          </w:p>
        </w:tc>
      </w:tr>
      <w:tr w:rsidR="00D24C51" w:rsidRPr="00E442E7" w:rsidTr="00D24C51">
        <w:tc>
          <w:tcPr>
            <w:tcW w:w="2268" w:type="dxa"/>
          </w:tcPr>
          <w:p w:rsidR="00D24C51" w:rsidRPr="00E442E7" w:rsidRDefault="00D24C51" w:rsidP="00D24C51">
            <w:r w:rsidRPr="00E442E7">
              <w:t>Summary Goal</w:t>
            </w:r>
          </w:p>
        </w:tc>
        <w:tc>
          <w:tcPr>
            <w:tcW w:w="5940" w:type="dxa"/>
            <w:gridSpan w:val="3"/>
          </w:tcPr>
          <w:p w:rsidR="00D24C51" w:rsidRPr="00E442E7" w:rsidRDefault="00D24C51" w:rsidP="00D24C51">
            <w:pPr>
              <w:pStyle w:val="BodyText"/>
            </w:pPr>
            <w:r>
              <w:t>This Use Case allows the user to checkout his basket.</w:t>
            </w:r>
          </w:p>
        </w:tc>
      </w:tr>
      <w:tr w:rsidR="00D24C51" w:rsidRPr="00E442E7" w:rsidTr="00D24C51">
        <w:trPr>
          <w:trHeight w:val="176"/>
        </w:trPr>
        <w:tc>
          <w:tcPr>
            <w:tcW w:w="2268" w:type="dxa"/>
          </w:tcPr>
          <w:p w:rsidR="00D24C51" w:rsidRPr="00E442E7" w:rsidRDefault="00D24C51" w:rsidP="00D24C51">
            <w:r w:rsidRPr="00E442E7">
              <w:t>Pre-conditions</w:t>
            </w:r>
          </w:p>
        </w:tc>
        <w:tc>
          <w:tcPr>
            <w:tcW w:w="5940" w:type="dxa"/>
            <w:gridSpan w:val="3"/>
          </w:tcPr>
          <w:p w:rsidR="00D24C51" w:rsidRPr="00E442E7" w:rsidRDefault="00D24C51" w:rsidP="00D24C51">
            <w:pPr>
              <w:pStyle w:val="BodyText"/>
            </w:pPr>
            <w:r>
              <w:t xml:space="preserve">The basket content must be valid and contains at least one </w:t>
            </w:r>
            <w:r w:rsidR="00A65E57">
              <w:t>subscriber</w:t>
            </w:r>
            <w:r>
              <w:t xml:space="preserve"> correctly configured.</w:t>
            </w:r>
          </w:p>
        </w:tc>
      </w:tr>
      <w:tr w:rsidR="00D24C51" w:rsidRPr="00E442E7" w:rsidTr="00D24C51">
        <w:trPr>
          <w:trHeight w:val="176"/>
        </w:trPr>
        <w:tc>
          <w:tcPr>
            <w:tcW w:w="2268" w:type="dxa"/>
          </w:tcPr>
          <w:p w:rsidR="00D24C51" w:rsidRPr="00E442E7" w:rsidRDefault="00D24C51" w:rsidP="00D24C51">
            <w:r w:rsidRPr="00E442E7">
              <w:t>Trigger</w:t>
            </w:r>
          </w:p>
        </w:tc>
        <w:tc>
          <w:tcPr>
            <w:tcW w:w="5940" w:type="dxa"/>
            <w:gridSpan w:val="3"/>
          </w:tcPr>
          <w:p w:rsidR="00D24C51" w:rsidRPr="00E442E7" w:rsidRDefault="00553E11" w:rsidP="00D24C51">
            <w:pPr>
              <w:pStyle w:val="BodyText"/>
            </w:pPr>
            <w:r>
              <w:t>User</w:t>
            </w:r>
            <w:r w:rsidR="00D24C51">
              <w:t xml:space="preserve"> has selected the checkout option</w:t>
            </w:r>
          </w:p>
        </w:tc>
      </w:tr>
      <w:tr w:rsidR="00D24C51" w:rsidRPr="00E442E7" w:rsidTr="00D24C51">
        <w:trPr>
          <w:trHeight w:val="176"/>
        </w:trPr>
        <w:tc>
          <w:tcPr>
            <w:tcW w:w="2268" w:type="dxa"/>
          </w:tcPr>
          <w:p w:rsidR="00D24C51" w:rsidRPr="00E442E7" w:rsidRDefault="00D24C51" w:rsidP="00D24C51">
            <w:r w:rsidRPr="00E442E7">
              <w:t>Minimum guarantees</w:t>
            </w:r>
          </w:p>
        </w:tc>
        <w:tc>
          <w:tcPr>
            <w:tcW w:w="5940" w:type="dxa"/>
            <w:gridSpan w:val="3"/>
          </w:tcPr>
          <w:p w:rsidR="00D24C51" w:rsidRPr="006D15FA" w:rsidRDefault="00D24C51" w:rsidP="00D24C51">
            <w:pPr>
              <w:pStyle w:val="BodyText"/>
            </w:pPr>
            <w:r>
              <w:t>The Dealer can cancel the checkout at any moment before the last confirmation step, the submission.</w:t>
            </w:r>
          </w:p>
        </w:tc>
      </w:tr>
      <w:tr w:rsidR="00D24C51" w:rsidRPr="00E442E7" w:rsidTr="00D24C51">
        <w:trPr>
          <w:trHeight w:val="176"/>
        </w:trPr>
        <w:tc>
          <w:tcPr>
            <w:tcW w:w="2268" w:type="dxa"/>
          </w:tcPr>
          <w:p w:rsidR="00D24C51" w:rsidRPr="00E442E7" w:rsidRDefault="00D24C51" w:rsidP="00D24C51">
            <w:r w:rsidRPr="00E442E7">
              <w:t>Success guarantees:</w:t>
            </w:r>
          </w:p>
        </w:tc>
        <w:tc>
          <w:tcPr>
            <w:tcW w:w="5940" w:type="dxa"/>
            <w:gridSpan w:val="3"/>
          </w:tcPr>
          <w:p w:rsidR="00D24C51" w:rsidRDefault="00D24C51" w:rsidP="00D24C51">
            <w:pPr>
              <w:pStyle w:val="BodyText"/>
            </w:pPr>
            <w:r>
              <w:t>The Dealer has entered successfully all information required by the checkout and has submitted the order.</w:t>
            </w:r>
          </w:p>
          <w:p w:rsidR="00D24C51" w:rsidRDefault="00325101" w:rsidP="00FF600C">
            <w:pPr>
              <w:pStyle w:val="BodyText"/>
            </w:pPr>
            <w:r>
              <w:t>Channel/CSR light</w:t>
            </w:r>
            <w:r w:rsidR="00D24C51">
              <w:t xml:space="preserve"> application has </w:t>
            </w:r>
            <w:r w:rsidR="00FF600C">
              <w:t>posted</w:t>
            </w:r>
            <w:r w:rsidR="00D24C51">
              <w:t xml:space="preserve"> a new order with all the order information necessary to the backend.</w:t>
            </w:r>
          </w:p>
          <w:p w:rsidR="0047401D" w:rsidRPr="006D15FA" w:rsidRDefault="0047401D" w:rsidP="00FF600C">
            <w:pPr>
              <w:pStyle w:val="BodyText"/>
            </w:pPr>
            <w:r>
              <w:t>Order number has been assigned and displayed</w:t>
            </w:r>
          </w:p>
        </w:tc>
      </w:tr>
      <w:tr w:rsidR="00D24C51" w:rsidRPr="00E442E7" w:rsidTr="00D24C51">
        <w:trPr>
          <w:trHeight w:val="176"/>
        </w:trPr>
        <w:tc>
          <w:tcPr>
            <w:tcW w:w="2268" w:type="dxa"/>
          </w:tcPr>
          <w:p w:rsidR="00D24C51" w:rsidRPr="00E442E7" w:rsidRDefault="00D24C51" w:rsidP="00D24C51">
            <w:r w:rsidRPr="00E442E7">
              <w:t>Normal Flow:</w:t>
            </w:r>
          </w:p>
        </w:tc>
        <w:tc>
          <w:tcPr>
            <w:tcW w:w="5940" w:type="dxa"/>
            <w:gridSpan w:val="3"/>
          </w:tcPr>
          <w:p w:rsidR="00004EAC" w:rsidRDefault="00325101" w:rsidP="000F7361">
            <w:pPr>
              <w:pStyle w:val="Body"/>
              <w:numPr>
                <w:ilvl w:val="0"/>
                <w:numId w:val="338"/>
              </w:numPr>
            </w:pPr>
            <w:r>
              <w:t>Channel/CSR light</w:t>
            </w:r>
            <w:r w:rsidR="00D24C51">
              <w:t xml:space="preserve"> application basket is ready for checkout (A2)</w:t>
            </w:r>
            <w:r w:rsidR="00004EAC" w:rsidRPr="00163AA8">
              <w:rPr>
                <w:strike/>
              </w:rPr>
              <w:t>(A3)</w:t>
            </w:r>
          </w:p>
          <w:p w:rsidR="00AC1073" w:rsidRDefault="00325101" w:rsidP="000F7361">
            <w:pPr>
              <w:pStyle w:val="Body"/>
              <w:numPr>
                <w:ilvl w:val="0"/>
                <w:numId w:val="338"/>
              </w:numPr>
            </w:pPr>
            <w:r>
              <w:t>Channel/CSR light</w:t>
            </w:r>
            <w:r w:rsidR="00AC1073">
              <w:t xml:space="preserve"> application displays terms and conditions (A4)</w:t>
            </w:r>
          </w:p>
          <w:p w:rsidR="00AC1073" w:rsidRDefault="00553E11" w:rsidP="000F7361">
            <w:pPr>
              <w:pStyle w:val="Body"/>
              <w:numPr>
                <w:ilvl w:val="0"/>
                <w:numId w:val="338"/>
              </w:numPr>
            </w:pPr>
            <w:r>
              <w:t>User</w:t>
            </w:r>
            <w:r w:rsidR="00AC1073">
              <w:t xml:space="preserve"> accepts terms and conditions for the customer (A5)</w:t>
            </w:r>
          </w:p>
          <w:p w:rsidR="00FF600C" w:rsidRPr="00AD7B8B" w:rsidRDefault="00325101" w:rsidP="000F7361">
            <w:pPr>
              <w:pStyle w:val="Body"/>
              <w:numPr>
                <w:ilvl w:val="0"/>
                <w:numId w:val="338"/>
              </w:numPr>
              <w:rPr>
                <w:strike/>
              </w:rPr>
            </w:pPr>
            <w:r>
              <w:rPr>
                <w:strike/>
              </w:rPr>
              <w:t>Channel/CSR light</w:t>
            </w:r>
            <w:r w:rsidR="00FF600C" w:rsidRPr="00AD7B8B">
              <w:rPr>
                <w:strike/>
              </w:rPr>
              <w:t xml:space="preserve"> application </w:t>
            </w:r>
            <w:r w:rsidR="0047401D" w:rsidRPr="00AD7B8B">
              <w:rPr>
                <w:strike/>
              </w:rPr>
              <w:t>validates the dealer has collected deposit and immediate payment (Refer to review deposit an payment)</w:t>
            </w:r>
          </w:p>
          <w:p w:rsidR="00FF600C" w:rsidRDefault="00325101" w:rsidP="000F7361">
            <w:pPr>
              <w:pStyle w:val="Body"/>
              <w:numPr>
                <w:ilvl w:val="0"/>
                <w:numId w:val="338"/>
              </w:numPr>
            </w:pPr>
            <w:r>
              <w:t>Channel/CSR light</w:t>
            </w:r>
            <w:r w:rsidR="00D24C51">
              <w:t xml:space="preserve"> application displays a confirmation of the order to review with the customer. Refer to </w:t>
            </w:r>
            <w:r w:rsidR="0047401D">
              <w:t>use case Review order. (A1)</w:t>
            </w:r>
          </w:p>
          <w:p w:rsidR="00FF600C" w:rsidRDefault="00D24C51" w:rsidP="000F7361">
            <w:pPr>
              <w:pStyle w:val="Body"/>
              <w:numPr>
                <w:ilvl w:val="0"/>
                <w:numId w:val="338"/>
              </w:numPr>
            </w:pPr>
            <w:r>
              <w:t>After getting customer agree</w:t>
            </w:r>
            <w:r>
              <w:t xml:space="preserve">ment, </w:t>
            </w:r>
            <w:r w:rsidR="00A9344A">
              <w:t>user</w:t>
            </w:r>
            <w:r>
              <w:t xml:space="preserve"> submits finally the order. </w:t>
            </w:r>
            <w:r w:rsidR="00E44DD8">
              <w:t>(A6)(A7)(A8)(A9)</w:t>
            </w:r>
          </w:p>
          <w:p w:rsidR="00D24C51" w:rsidRPr="006D15FA" w:rsidRDefault="00325101" w:rsidP="000F7361">
            <w:pPr>
              <w:pStyle w:val="Body"/>
              <w:numPr>
                <w:ilvl w:val="0"/>
                <w:numId w:val="338"/>
              </w:numPr>
            </w:pPr>
            <w:r>
              <w:t>Channel/CSR light</w:t>
            </w:r>
            <w:r w:rsidR="00FF600C">
              <w:t xml:space="preserve"> application displays a</w:t>
            </w:r>
            <w:r w:rsidR="00D24C51">
              <w:t xml:space="preserve"> message inform</w:t>
            </w:r>
            <w:r w:rsidR="00FF600C">
              <w:t>ing</w:t>
            </w:r>
            <w:r w:rsidR="00D24C51">
              <w:t xml:space="preserve"> the user that the order has been successfully submitted and an order number is returned. </w:t>
            </w:r>
            <w:r w:rsidR="0002100D">
              <w:t>User</w:t>
            </w:r>
            <w:r w:rsidR="00D24C51">
              <w:t xml:space="preserve"> must give this order number to the customer, for furt</w:t>
            </w:r>
            <w:r w:rsidR="00D24C51">
              <w:t>her communication with the CSR.</w:t>
            </w:r>
          </w:p>
        </w:tc>
      </w:tr>
      <w:tr w:rsidR="00D24C51" w:rsidRPr="00E442E7" w:rsidTr="00D24C51">
        <w:trPr>
          <w:trHeight w:val="176"/>
        </w:trPr>
        <w:tc>
          <w:tcPr>
            <w:tcW w:w="2268" w:type="dxa"/>
          </w:tcPr>
          <w:p w:rsidR="00D24C51" w:rsidRPr="00E442E7" w:rsidRDefault="00D24C51" w:rsidP="00D24C51">
            <w:r w:rsidRPr="00E442E7">
              <w:t>Alternative Flows:</w:t>
            </w:r>
          </w:p>
        </w:tc>
        <w:tc>
          <w:tcPr>
            <w:tcW w:w="5940" w:type="dxa"/>
            <w:gridSpan w:val="3"/>
          </w:tcPr>
          <w:p w:rsidR="00FF600C" w:rsidRDefault="00D24C51" w:rsidP="00DC5534">
            <w:pPr>
              <w:pStyle w:val="BodyText"/>
            </w:pPr>
            <w:r>
              <w:t xml:space="preserve">A1: </w:t>
            </w:r>
            <w:r w:rsidR="00553E11">
              <w:t>User</w:t>
            </w:r>
            <w:r>
              <w:t xml:space="preserve"> cancel</w:t>
            </w:r>
            <w:r w:rsidR="00FF600C">
              <w:t>s</w:t>
            </w:r>
            <w:r>
              <w:t xml:space="preserve"> </w:t>
            </w:r>
          </w:p>
          <w:p w:rsidR="00FF600C" w:rsidRDefault="00325101" w:rsidP="000F7361">
            <w:pPr>
              <w:pStyle w:val="ListNumberUC"/>
              <w:numPr>
                <w:ilvl w:val="0"/>
                <w:numId w:val="339"/>
              </w:numPr>
            </w:pPr>
            <w:r>
              <w:t>Channel/CSR light</w:t>
            </w:r>
            <w:r w:rsidR="00FF600C">
              <w:t xml:space="preserve"> application redirects the user to the view and manage basket use case</w:t>
            </w:r>
          </w:p>
          <w:p w:rsidR="00FF600C" w:rsidRDefault="00D24C51" w:rsidP="00DC5534">
            <w:pPr>
              <w:pStyle w:val="BodyText"/>
            </w:pPr>
            <w:r>
              <w:t>A2: The cont</w:t>
            </w:r>
            <w:r w:rsidR="00FF600C">
              <w:t>ent of the basket is not valid</w:t>
            </w:r>
            <w:r w:rsidR="0047401D">
              <w:t xml:space="preserve"> for</w:t>
            </w:r>
            <w:r w:rsidR="00FF600C">
              <w:t xml:space="preserve"> checkout</w:t>
            </w:r>
          </w:p>
          <w:p w:rsidR="00D24C51" w:rsidRDefault="00325101" w:rsidP="000F7361">
            <w:pPr>
              <w:pStyle w:val="ListNumberUC"/>
              <w:numPr>
                <w:ilvl w:val="0"/>
                <w:numId w:val="340"/>
              </w:numPr>
            </w:pPr>
            <w:r>
              <w:t>Channel/CSR light</w:t>
            </w:r>
            <w:r w:rsidR="00FF600C">
              <w:t xml:space="preserve"> application displays an error message informing the user why the basket is not valid for checkout</w:t>
            </w:r>
            <w:r w:rsidR="00D24C51">
              <w:t xml:space="preserve"> </w:t>
            </w:r>
          </w:p>
          <w:p w:rsidR="00004EAC" w:rsidRPr="00163AA8" w:rsidRDefault="00004EAC" w:rsidP="00DC5534">
            <w:pPr>
              <w:pStyle w:val="BodyText"/>
              <w:rPr>
                <w:strike/>
              </w:rPr>
            </w:pPr>
            <w:r w:rsidRPr="00163AA8">
              <w:rPr>
                <w:strike/>
              </w:rPr>
              <w:t xml:space="preserve">A3: There is a new account and there is at least one existing or new </w:t>
            </w:r>
            <w:r w:rsidR="00A65E57">
              <w:rPr>
                <w:strike/>
              </w:rPr>
              <w:t>subscriber</w:t>
            </w:r>
            <w:r w:rsidRPr="00163AA8">
              <w:rPr>
                <w:strike/>
              </w:rPr>
              <w:t xml:space="preserve"> candidate as recipient for the account notification</w:t>
            </w:r>
          </w:p>
          <w:p w:rsidR="00004EAC" w:rsidRDefault="00325101" w:rsidP="000F7361">
            <w:pPr>
              <w:pStyle w:val="ListNumberUC"/>
              <w:numPr>
                <w:ilvl w:val="0"/>
                <w:numId w:val="343"/>
              </w:numPr>
            </w:pPr>
            <w:r>
              <w:rPr>
                <w:strike/>
              </w:rPr>
              <w:t>Channel/CSR light</w:t>
            </w:r>
            <w:r w:rsidR="00004EAC" w:rsidRPr="00163AA8">
              <w:rPr>
                <w:strike/>
              </w:rPr>
              <w:t xml:space="preserve"> application redirects the user to the Configure account notification use case</w:t>
            </w:r>
            <w:r w:rsidR="00004EAC">
              <w:t>.</w:t>
            </w:r>
          </w:p>
          <w:p w:rsidR="00AC1073" w:rsidRDefault="00AC1073" w:rsidP="00AC1073">
            <w:pPr>
              <w:pStyle w:val="BodyText"/>
            </w:pPr>
            <w:r>
              <w:t>A4: No terms and conditions exist for any selected products</w:t>
            </w:r>
          </w:p>
          <w:p w:rsidR="00AC1073" w:rsidRDefault="00325101" w:rsidP="000F7361">
            <w:pPr>
              <w:pStyle w:val="ListNumberUC"/>
              <w:numPr>
                <w:ilvl w:val="0"/>
                <w:numId w:val="468"/>
              </w:numPr>
            </w:pPr>
            <w:r>
              <w:t>Channel/CSR light</w:t>
            </w:r>
            <w:r w:rsidR="00AC1073">
              <w:t xml:space="preserve"> application redirects the user to the next nominal flow step 3</w:t>
            </w:r>
          </w:p>
          <w:p w:rsidR="00AC1073" w:rsidRDefault="00AC1073" w:rsidP="00AC1073">
            <w:pPr>
              <w:pStyle w:val="BodyText"/>
            </w:pPr>
            <w:r>
              <w:t xml:space="preserve">A5: </w:t>
            </w:r>
            <w:r w:rsidR="00553E11">
              <w:t>User</w:t>
            </w:r>
            <w:r>
              <w:t xml:space="preserve"> refuse terms and conditions after discussing them with the customer</w:t>
            </w:r>
          </w:p>
          <w:p w:rsidR="00AC1073" w:rsidRDefault="00553E11" w:rsidP="000F7361">
            <w:pPr>
              <w:pStyle w:val="ListNumberUC"/>
              <w:numPr>
                <w:ilvl w:val="0"/>
                <w:numId w:val="469"/>
              </w:numPr>
            </w:pPr>
            <w:r>
              <w:t>User</w:t>
            </w:r>
            <w:r w:rsidR="00AC1073">
              <w:t xml:space="preserve"> selects the deny option</w:t>
            </w:r>
          </w:p>
          <w:p w:rsidR="00AC1073" w:rsidRDefault="00325101" w:rsidP="000F7361">
            <w:pPr>
              <w:pStyle w:val="ListNumberUC"/>
              <w:numPr>
                <w:ilvl w:val="0"/>
                <w:numId w:val="469"/>
              </w:numPr>
            </w:pPr>
            <w:r>
              <w:t>Channel/CSR light</w:t>
            </w:r>
            <w:r w:rsidR="00AC1073">
              <w:t xml:space="preserve"> </w:t>
            </w:r>
            <w:r w:rsidR="00163AA8">
              <w:t xml:space="preserve">application redirects the user to the </w:t>
            </w:r>
            <w:r w:rsidR="005A627C">
              <w:t>‘</w:t>
            </w:r>
            <w:r w:rsidR="00163AA8">
              <w:t>view and manage</w:t>
            </w:r>
            <w:r w:rsidR="00AC1073">
              <w:t xml:space="preserve"> </w:t>
            </w:r>
            <w:r w:rsidR="00163AA8">
              <w:t>basket</w:t>
            </w:r>
            <w:r w:rsidR="005A627C">
              <w:t>’</w:t>
            </w:r>
            <w:r w:rsidR="00163AA8">
              <w:t xml:space="preserve"> </w:t>
            </w:r>
            <w:r w:rsidR="00AC1073">
              <w:t>use case.</w:t>
            </w:r>
          </w:p>
          <w:p w:rsidR="00E44DD8" w:rsidRDefault="00E44DD8" w:rsidP="00E44DD8">
            <w:pPr>
              <w:pStyle w:val="ListNumberUC"/>
              <w:numPr>
                <w:ilvl w:val="0"/>
                <w:numId w:val="0"/>
              </w:numPr>
              <w:ind w:left="418" w:hanging="418"/>
            </w:pPr>
            <w:r>
              <w:t>A6: User adds one deposit to the order</w:t>
            </w:r>
          </w:p>
          <w:p w:rsidR="00E44DD8" w:rsidRDefault="00E44DD8" w:rsidP="000F7361">
            <w:pPr>
              <w:pStyle w:val="ListNumberUC"/>
              <w:numPr>
                <w:ilvl w:val="0"/>
                <w:numId w:val="533"/>
              </w:numPr>
            </w:pPr>
            <w:r>
              <w:t>Channel application redirects user to add deposit use case</w:t>
            </w:r>
          </w:p>
          <w:p w:rsidR="00E44DD8" w:rsidRDefault="00E44DD8" w:rsidP="000F7361">
            <w:pPr>
              <w:pStyle w:val="ListNumberUC"/>
              <w:numPr>
                <w:ilvl w:val="0"/>
                <w:numId w:val="533"/>
              </w:numPr>
            </w:pPr>
            <w:r>
              <w:t>User sets deposit</w:t>
            </w:r>
          </w:p>
          <w:p w:rsidR="00E44DD8" w:rsidRDefault="00E44DD8" w:rsidP="000F7361">
            <w:pPr>
              <w:pStyle w:val="ListNumberUC"/>
              <w:numPr>
                <w:ilvl w:val="0"/>
                <w:numId w:val="533"/>
              </w:numPr>
            </w:pPr>
            <w:r>
              <w:t>Channel application adds the deposit to the order at the account level</w:t>
            </w:r>
          </w:p>
          <w:p w:rsidR="00E44DD8" w:rsidRDefault="00E44DD8" w:rsidP="000F7361">
            <w:pPr>
              <w:pStyle w:val="ListNumberUC"/>
              <w:numPr>
                <w:ilvl w:val="0"/>
                <w:numId w:val="533"/>
              </w:numPr>
            </w:pPr>
            <w:r>
              <w:t xml:space="preserve">Channel application redirects user to step 5 of nominal use case </w:t>
            </w:r>
          </w:p>
          <w:p w:rsidR="00E44DD8" w:rsidRDefault="00E44DD8" w:rsidP="00E44DD8">
            <w:pPr>
              <w:pStyle w:val="ListNumberUC"/>
              <w:numPr>
                <w:ilvl w:val="0"/>
                <w:numId w:val="0"/>
              </w:numPr>
              <w:ind w:left="418" w:hanging="418"/>
            </w:pPr>
            <w:r>
              <w:t>A7: User removes a deposit from the order</w:t>
            </w:r>
          </w:p>
          <w:p w:rsidR="00E44DD8" w:rsidRDefault="00E44DD8" w:rsidP="000F7361">
            <w:pPr>
              <w:pStyle w:val="ListNumberUC"/>
              <w:numPr>
                <w:ilvl w:val="0"/>
                <w:numId w:val="534"/>
              </w:numPr>
            </w:pPr>
            <w:r>
              <w:t>Channel application removes the deposit from order</w:t>
            </w:r>
          </w:p>
          <w:p w:rsidR="00E44DD8" w:rsidRDefault="00E44DD8" w:rsidP="000F7361">
            <w:pPr>
              <w:pStyle w:val="ListNumberUC"/>
              <w:numPr>
                <w:ilvl w:val="0"/>
                <w:numId w:val="534"/>
              </w:numPr>
            </w:pPr>
            <w:r>
              <w:t xml:space="preserve">Channel application redirects user to step 5 of nominal use case </w:t>
            </w:r>
          </w:p>
          <w:p w:rsidR="00E44DD8" w:rsidRDefault="00E44DD8" w:rsidP="00E44DD8">
            <w:pPr>
              <w:pStyle w:val="ListNumberUC"/>
              <w:numPr>
                <w:ilvl w:val="0"/>
                <w:numId w:val="0"/>
              </w:numPr>
              <w:ind w:left="418" w:hanging="418"/>
            </w:pPr>
            <w:r>
              <w:t>A8: User adds a prepayment to the order</w:t>
            </w:r>
          </w:p>
          <w:p w:rsidR="00E44DD8" w:rsidRDefault="00E44DD8" w:rsidP="000F7361">
            <w:pPr>
              <w:pStyle w:val="ListNumberUC"/>
              <w:numPr>
                <w:ilvl w:val="0"/>
                <w:numId w:val="535"/>
              </w:numPr>
            </w:pPr>
            <w:r>
              <w:t>Channel application redirects user to register prepayment use case</w:t>
            </w:r>
          </w:p>
          <w:p w:rsidR="00E44DD8" w:rsidRDefault="00E44DD8" w:rsidP="000F7361">
            <w:pPr>
              <w:pStyle w:val="ListNumberUC"/>
              <w:numPr>
                <w:ilvl w:val="0"/>
                <w:numId w:val="535"/>
              </w:numPr>
            </w:pPr>
            <w:r>
              <w:t>User registers the prepayment</w:t>
            </w:r>
          </w:p>
          <w:p w:rsidR="00E44DD8" w:rsidRDefault="00E44DD8" w:rsidP="000F7361">
            <w:pPr>
              <w:pStyle w:val="ListNumberUC"/>
              <w:numPr>
                <w:ilvl w:val="0"/>
                <w:numId w:val="535"/>
              </w:numPr>
            </w:pPr>
            <w:r>
              <w:t>Channel application adds the prepayment to the order at the account level</w:t>
            </w:r>
          </w:p>
          <w:p w:rsidR="00E44DD8" w:rsidRDefault="00E44DD8" w:rsidP="000F7361">
            <w:pPr>
              <w:pStyle w:val="ListNumberUC"/>
              <w:numPr>
                <w:ilvl w:val="0"/>
                <w:numId w:val="535"/>
              </w:numPr>
            </w:pPr>
            <w:r>
              <w:t>Channel application redirects user to step 5 of nominal use case</w:t>
            </w:r>
          </w:p>
          <w:p w:rsidR="00E44DD8" w:rsidRDefault="00E44DD8" w:rsidP="00E44DD8">
            <w:pPr>
              <w:pStyle w:val="ListNumberUC"/>
              <w:numPr>
                <w:ilvl w:val="0"/>
                <w:numId w:val="0"/>
              </w:numPr>
              <w:ind w:left="418" w:hanging="418"/>
            </w:pPr>
            <w:r>
              <w:t>A9: User removes a prepayment from the order</w:t>
            </w:r>
          </w:p>
          <w:p w:rsidR="00E44DD8" w:rsidRDefault="00E44DD8" w:rsidP="000F7361">
            <w:pPr>
              <w:pStyle w:val="ListNumberUC"/>
              <w:numPr>
                <w:ilvl w:val="0"/>
                <w:numId w:val="536"/>
              </w:numPr>
            </w:pPr>
            <w:r>
              <w:t>Channel application removes the prepayment from order</w:t>
            </w:r>
          </w:p>
          <w:p w:rsidR="00E44DD8" w:rsidRPr="006D15FA" w:rsidRDefault="00E44DD8" w:rsidP="000F7361">
            <w:pPr>
              <w:pStyle w:val="ListNumberUC"/>
              <w:numPr>
                <w:ilvl w:val="0"/>
                <w:numId w:val="536"/>
              </w:numPr>
            </w:pPr>
            <w:r>
              <w:t>Channel application redirects user to step 5 of nominal use case</w:t>
            </w:r>
          </w:p>
        </w:tc>
      </w:tr>
    </w:tbl>
    <w:p w:rsidR="00D24C51" w:rsidRPr="00E44DD8" w:rsidRDefault="00D24C51" w:rsidP="004752DD">
      <w:pPr>
        <w:pStyle w:val="Heading4"/>
        <w:rPr>
          <w:strike/>
        </w:rPr>
      </w:pPr>
      <w:bookmarkStart w:id="1446" w:name="_Toc211083796"/>
      <w:bookmarkStart w:id="1447" w:name="_Toc253578105"/>
      <w:r w:rsidRPr="00E44DD8">
        <w:rPr>
          <w:strike/>
        </w:rPr>
        <w:t>Use Case:  Review payment and deposit</w:t>
      </w:r>
      <w:bookmarkEnd w:id="1446"/>
      <w:r w:rsidR="00AD0248" w:rsidRPr="00E44DD8">
        <w:rPr>
          <w:strike/>
        </w:rPr>
        <w:t xml:space="preserve"> (V2)</w:t>
      </w:r>
      <w:bookmarkEnd w:id="1447"/>
    </w:p>
    <w:p w:rsidR="00AD0248" w:rsidRPr="00E44DD8" w:rsidRDefault="00AD0248" w:rsidP="00AD0248">
      <w:pPr>
        <w:pStyle w:val="BodyText"/>
        <w:rPr>
          <w:strike/>
        </w:rPr>
      </w:pPr>
      <w:r w:rsidRPr="00E44DD8">
        <w:rPr>
          <w:strike/>
        </w:rPr>
        <w:t>To be reviewed</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24C51" w:rsidRPr="00E44DD8" w:rsidTr="00D24C51">
        <w:trPr>
          <w:gridAfter w:val="1"/>
          <w:wAfter w:w="18" w:type="dxa"/>
          <w:trHeight w:val="360"/>
        </w:trPr>
        <w:tc>
          <w:tcPr>
            <w:tcW w:w="5580" w:type="dxa"/>
            <w:gridSpan w:val="2"/>
            <w:shd w:val="clear" w:color="auto" w:fill="E6E6E6"/>
          </w:tcPr>
          <w:p w:rsidR="00D24C51" w:rsidRPr="00E44DD8" w:rsidRDefault="00D24C51" w:rsidP="00122B88">
            <w:pPr>
              <w:pStyle w:val="TableHeading"/>
              <w:rPr>
                <w:strike/>
              </w:rPr>
            </w:pPr>
            <w:r w:rsidRPr="00E44DD8">
              <w:rPr>
                <w:strike/>
              </w:rPr>
              <w:t>Review payment and deposit</w:t>
            </w:r>
          </w:p>
        </w:tc>
        <w:tc>
          <w:tcPr>
            <w:tcW w:w="2610" w:type="dxa"/>
            <w:shd w:val="clear" w:color="auto" w:fill="E6E6E6"/>
          </w:tcPr>
          <w:p w:rsidR="00D24C51" w:rsidRPr="00E44DD8" w:rsidRDefault="00602C50" w:rsidP="00122B88">
            <w:pPr>
              <w:pStyle w:val="TableHeading"/>
              <w:rPr>
                <w:strike/>
              </w:rPr>
            </w:pPr>
            <w:r w:rsidRPr="00E44DD8">
              <w:rPr>
                <w:strike/>
              </w:rPr>
              <w:t>CHK0020</w:t>
            </w:r>
            <w:r w:rsidR="00D24C51" w:rsidRPr="00E44DD8">
              <w:rPr>
                <w:strike/>
              </w:rPr>
              <w:t xml:space="preserve"> </w:t>
            </w:r>
          </w:p>
        </w:tc>
      </w:tr>
      <w:tr w:rsidR="00D24C51" w:rsidRPr="00E44DD8" w:rsidTr="00D24C51">
        <w:tc>
          <w:tcPr>
            <w:tcW w:w="2268" w:type="dxa"/>
          </w:tcPr>
          <w:p w:rsidR="00D24C51" w:rsidRPr="00E44DD8" w:rsidRDefault="00D24C51" w:rsidP="00D24C51">
            <w:pPr>
              <w:rPr>
                <w:strike/>
              </w:rPr>
            </w:pPr>
            <w:r w:rsidRPr="00E44DD8">
              <w:rPr>
                <w:strike/>
              </w:rPr>
              <w:t>Primary actors</w:t>
            </w:r>
          </w:p>
        </w:tc>
        <w:tc>
          <w:tcPr>
            <w:tcW w:w="5940" w:type="dxa"/>
            <w:gridSpan w:val="3"/>
          </w:tcPr>
          <w:p w:rsidR="00D24C51" w:rsidRPr="00E44DD8" w:rsidRDefault="00D24C51" w:rsidP="00D24C51">
            <w:pPr>
              <w:pStyle w:val="BodyText"/>
              <w:rPr>
                <w:strike/>
              </w:rPr>
            </w:pPr>
            <w:r w:rsidRPr="00E44DD8">
              <w:rPr>
                <w:strike/>
              </w:rPr>
              <w:t>Dealer user</w:t>
            </w:r>
          </w:p>
          <w:p w:rsidR="00AD0248" w:rsidRPr="00E44DD8" w:rsidRDefault="00A348A0" w:rsidP="00D24C51">
            <w:pPr>
              <w:pStyle w:val="BodyText"/>
              <w:rPr>
                <w:strike/>
              </w:rPr>
            </w:pPr>
            <w:r w:rsidRPr="00E44DD8">
              <w:rPr>
                <w:strike/>
              </w:rPr>
              <w:t>CSR user</w:t>
            </w:r>
          </w:p>
        </w:tc>
      </w:tr>
      <w:tr w:rsidR="00D24C51" w:rsidRPr="00E44DD8" w:rsidTr="00D24C51">
        <w:tc>
          <w:tcPr>
            <w:tcW w:w="2268" w:type="dxa"/>
          </w:tcPr>
          <w:p w:rsidR="00D24C51" w:rsidRPr="00E44DD8" w:rsidRDefault="00D24C51" w:rsidP="00D24C51">
            <w:pPr>
              <w:rPr>
                <w:strike/>
              </w:rPr>
            </w:pPr>
            <w:r w:rsidRPr="00E44DD8">
              <w:rPr>
                <w:strike/>
              </w:rPr>
              <w:t>Summary Goal</w:t>
            </w:r>
          </w:p>
        </w:tc>
        <w:tc>
          <w:tcPr>
            <w:tcW w:w="5940" w:type="dxa"/>
            <w:gridSpan w:val="3"/>
          </w:tcPr>
          <w:p w:rsidR="00D24C51" w:rsidRPr="00E44DD8" w:rsidRDefault="0047401D" w:rsidP="00D24C51">
            <w:pPr>
              <w:pStyle w:val="BodyText"/>
              <w:rPr>
                <w:strike/>
              </w:rPr>
            </w:pPr>
            <w:r w:rsidRPr="00E44DD8">
              <w:rPr>
                <w:strike/>
              </w:rPr>
              <w:t xml:space="preserve">This use case allows a </w:t>
            </w:r>
            <w:r w:rsidR="0002100D" w:rsidRPr="00E44DD8">
              <w:rPr>
                <w:strike/>
              </w:rPr>
              <w:t>user</w:t>
            </w:r>
            <w:r w:rsidRPr="00E44DD8">
              <w:rPr>
                <w:strike/>
              </w:rPr>
              <w:t xml:space="preserve"> to get the total amount he has to collect and option</w:t>
            </w:r>
            <w:r w:rsidRPr="00E44DD8">
              <w:rPr>
                <w:strike/>
              </w:rPr>
              <w:t>ally the deposit.</w:t>
            </w:r>
          </w:p>
        </w:tc>
      </w:tr>
      <w:tr w:rsidR="00D24C51" w:rsidRPr="00E44DD8" w:rsidTr="00D24C51">
        <w:trPr>
          <w:trHeight w:val="176"/>
        </w:trPr>
        <w:tc>
          <w:tcPr>
            <w:tcW w:w="2268" w:type="dxa"/>
          </w:tcPr>
          <w:p w:rsidR="00D24C51" w:rsidRPr="00E44DD8" w:rsidRDefault="00D24C51" w:rsidP="00D24C51">
            <w:pPr>
              <w:rPr>
                <w:strike/>
              </w:rPr>
            </w:pPr>
            <w:r w:rsidRPr="00E44DD8">
              <w:rPr>
                <w:strike/>
              </w:rPr>
              <w:t>Pre-conditions</w:t>
            </w:r>
          </w:p>
        </w:tc>
        <w:tc>
          <w:tcPr>
            <w:tcW w:w="5940" w:type="dxa"/>
            <w:gridSpan w:val="3"/>
          </w:tcPr>
          <w:p w:rsidR="00D24C51" w:rsidRPr="00E44DD8" w:rsidRDefault="00D24C51" w:rsidP="00D24C51">
            <w:pPr>
              <w:pStyle w:val="BodyText"/>
              <w:rPr>
                <w:strike/>
              </w:rPr>
            </w:pPr>
            <w:r w:rsidRPr="00E44DD8">
              <w:rPr>
                <w:strike/>
              </w:rPr>
              <w:t>Some of the items in the basket have non recurring charges to pay immediately to the dealer</w:t>
            </w:r>
            <w:r w:rsidR="0047401D" w:rsidRPr="00E44DD8">
              <w:rPr>
                <w:strike/>
              </w:rPr>
              <w:t xml:space="preserve"> and/or there is a deposit to collect.</w:t>
            </w:r>
          </w:p>
        </w:tc>
      </w:tr>
      <w:tr w:rsidR="00D24C51" w:rsidRPr="00E44DD8" w:rsidTr="00D24C51">
        <w:trPr>
          <w:trHeight w:val="176"/>
        </w:trPr>
        <w:tc>
          <w:tcPr>
            <w:tcW w:w="2268" w:type="dxa"/>
          </w:tcPr>
          <w:p w:rsidR="00D24C51" w:rsidRPr="00E44DD8" w:rsidRDefault="00D24C51" w:rsidP="00D24C51">
            <w:pPr>
              <w:rPr>
                <w:strike/>
              </w:rPr>
            </w:pPr>
            <w:r w:rsidRPr="00E44DD8">
              <w:rPr>
                <w:strike/>
              </w:rPr>
              <w:t>Trigger</w:t>
            </w:r>
          </w:p>
        </w:tc>
        <w:tc>
          <w:tcPr>
            <w:tcW w:w="5940" w:type="dxa"/>
            <w:gridSpan w:val="3"/>
          </w:tcPr>
          <w:p w:rsidR="00D24C51" w:rsidRPr="00E44DD8" w:rsidRDefault="00004EAC" w:rsidP="00D24C51">
            <w:pPr>
              <w:pStyle w:val="BodyText"/>
              <w:rPr>
                <w:strike/>
              </w:rPr>
            </w:pPr>
            <w:r w:rsidRPr="00E44DD8">
              <w:rPr>
                <w:strike/>
              </w:rPr>
              <w:t xml:space="preserve">User has been redirected by </w:t>
            </w:r>
            <w:r w:rsidR="00325101" w:rsidRPr="00E44DD8">
              <w:rPr>
                <w:strike/>
              </w:rPr>
              <w:t>Channel/CSR light</w:t>
            </w:r>
            <w:r w:rsidRPr="00E44DD8">
              <w:rPr>
                <w:strike/>
              </w:rPr>
              <w:t xml:space="preserve"> application in checkout process</w:t>
            </w:r>
          </w:p>
        </w:tc>
      </w:tr>
      <w:tr w:rsidR="00D24C51" w:rsidRPr="00E44DD8" w:rsidTr="00D24C51">
        <w:trPr>
          <w:trHeight w:val="176"/>
        </w:trPr>
        <w:tc>
          <w:tcPr>
            <w:tcW w:w="2268" w:type="dxa"/>
          </w:tcPr>
          <w:p w:rsidR="00D24C51" w:rsidRPr="00E44DD8" w:rsidRDefault="00D24C51" w:rsidP="00D24C51">
            <w:pPr>
              <w:rPr>
                <w:strike/>
              </w:rPr>
            </w:pPr>
            <w:r w:rsidRPr="00E44DD8">
              <w:rPr>
                <w:strike/>
              </w:rPr>
              <w:t>Minimum guarantees</w:t>
            </w:r>
          </w:p>
        </w:tc>
        <w:tc>
          <w:tcPr>
            <w:tcW w:w="5940" w:type="dxa"/>
            <w:gridSpan w:val="3"/>
          </w:tcPr>
          <w:p w:rsidR="00D24C51" w:rsidRPr="00E44DD8" w:rsidRDefault="00D24C51" w:rsidP="00D24C51">
            <w:pPr>
              <w:pStyle w:val="BodyText"/>
              <w:rPr>
                <w:strike/>
              </w:rPr>
            </w:pPr>
          </w:p>
        </w:tc>
      </w:tr>
      <w:tr w:rsidR="00D24C51" w:rsidRPr="00E44DD8" w:rsidTr="00D24C51">
        <w:trPr>
          <w:trHeight w:val="176"/>
        </w:trPr>
        <w:tc>
          <w:tcPr>
            <w:tcW w:w="2268" w:type="dxa"/>
          </w:tcPr>
          <w:p w:rsidR="00D24C51" w:rsidRPr="00E44DD8" w:rsidRDefault="00D24C51" w:rsidP="00D24C51">
            <w:pPr>
              <w:rPr>
                <w:strike/>
              </w:rPr>
            </w:pPr>
            <w:r w:rsidRPr="00E44DD8">
              <w:rPr>
                <w:strike/>
              </w:rPr>
              <w:t>Success guarantees:</w:t>
            </w:r>
          </w:p>
        </w:tc>
        <w:tc>
          <w:tcPr>
            <w:tcW w:w="5940" w:type="dxa"/>
            <w:gridSpan w:val="3"/>
          </w:tcPr>
          <w:p w:rsidR="00D24C51" w:rsidRPr="00E44DD8" w:rsidRDefault="001273C8" w:rsidP="00D24C51">
            <w:pPr>
              <w:pStyle w:val="BodyText"/>
              <w:rPr>
                <w:strike/>
              </w:rPr>
            </w:pPr>
            <w:r w:rsidRPr="00E44DD8">
              <w:rPr>
                <w:strike/>
              </w:rPr>
              <w:t>Total NRC amount to collect has been displayed</w:t>
            </w:r>
          </w:p>
          <w:p w:rsidR="001273C8" w:rsidRPr="00E44DD8" w:rsidRDefault="001273C8" w:rsidP="00D24C51">
            <w:pPr>
              <w:pStyle w:val="BodyText"/>
              <w:rPr>
                <w:strike/>
              </w:rPr>
            </w:pPr>
            <w:r w:rsidRPr="00E44DD8">
              <w:rPr>
                <w:strike/>
              </w:rPr>
              <w:t>Deposit to collect has been displayed</w:t>
            </w:r>
          </w:p>
          <w:p w:rsidR="001273C8" w:rsidRPr="00E44DD8" w:rsidRDefault="00553E11" w:rsidP="00D24C51">
            <w:pPr>
              <w:pStyle w:val="BodyText"/>
              <w:rPr>
                <w:strike/>
              </w:rPr>
            </w:pPr>
            <w:r w:rsidRPr="00E44DD8">
              <w:rPr>
                <w:strike/>
              </w:rPr>
              <w:t>User</w:t>
            </w:r>
            <w:r w:rsidR="001273C8" w:rsidRPr="00E44DD8">
              <w:rPr>
                <w:strike/>
              </w:rPr>
              <w:t xml:space="preserve"> has confirmed he has collected these amounts</w:t>
            </w:r>
          </w:p>
        </w:tc>
      </w:tr>
      <w:tr w:rsidR="00D24C51" w:rsidRPr="00E44DD8" w:rsidTr="00D24C51">
        <w:trPr>
          <w:trHeight w:val="176"/>
        </w:trPr>
        <w:tc>
          <w:tcPr>
            <w:tcW w:w="2268" w:type="dxa"/>
          </w:tcPr>
          <w:p w:rsidR="00D24C51" w:rsidRPr="00E44DD8" w:rsidRDefault="00D24C51" w:rsidP="00D24C51">
            <w:pPr>
              <w:rPr>
                <w:strike/>
              </w:rPr>
            </w:pPr>
            <w:r w:rsidRPr="00E44DD8">
              <w:rPr>
                <w:strike/>
              </w:rPr>
              <w:t>Normal Flow:</w:t>
            </w:r>
          </w:p>
        </w:tc>
        <w:tc>
          <w:tcPr>
            <w:tcW w:w="5940" w:type="dxa"/>
            <w:gridSpan w:val="3"/>
          </w:tcPr>
          <w:p w:rsidR="00D24C51" w:rsidRPr="00E44DD8" w:rsidRDefault="00325101" w:rsidP="000F7361">
            <w:pPr>
              <w:pStyle w:val="Body"/>
              <w:numPr>
                <w:ilvl w:val="0"/>
                <w:numId w:val="341"/>
              </w:numPr>
              <w:rPr>
                <w:strike/>
              </w:rPr>
            </w:pPr>
            <w:r w:rsidRPr="00E44DD8">
              <w:rPr>
                <w:strike/>
              </w:rPr>
              <w:t>Channel/CSR light</w:t>
            </w:r>
            <w:r w:rsidR="001273C8" w:rsidRPr="00E44DD8">
              <w:rPr>
                <w:strike/>
              </w:rPr>
              <w:t xml:space="preserve"> application displays list of items requiring immediate payment with item label, NRC label and amount</w:t>
            </w:r>
          </w:p>
          <w:p w:rsidR="001273C8" w:rsidRPr="00E44DD8" w:rsidRDefault="00325101" w:rsidP="000F7361">
            <w:pPr>
              <w:pStyle w:val="Body"/>
              <w:numPr>
                <w:ilvl w:val="0"/>
                <w:numId w:val="341"/>
              </w:numPr>
              <w:rPr>
                <w:strike/>
              </w:rPr>
            </w:pPr>
            <w:r w:rsidRPr="00E44DD8">
              <w:rPr>
                <w:strike/>
              </w:rPr>
              <w:t>Channel/CSR light</w:t>
            </w:r>
            <w:r w:rsidR="001273C8" w:rsidRPr="00E44DD8">
              <w:rPr>
                <w:strike/>
              </w:rPr>
              <w:t xml:space="preserve"> application displays the total amount to collect</w:t>
            </w:r>
          </w:p>
          <w:p w:rsidR="001273C8" w:rsidRPr="00E44DD8" w:rsidRDefault="00325101" w:rsidP="000F7361">
            <w:pPr>
              <w:pStyle w:val="Body"/>
              <w:numPr>
                <w:ilvl w:val="0"/>
                <w:numId w:val="341"/>
              </w:numPr>
              <w:rPr>
                <w:strike/>
              </w:rPr>
            </w:pPr>
            <w:r w:rsidRPr="00E44DD8">
              <w:rPr>
                <w:strike/>
              </w:rPr>
              <w:t>Channel/CSR light</w:t>
            </w:r>
            <w:r w:rsidR="001273C8" w:rsidRPr="00E44DD8">
              <w:rPr>
                <w:strike/>
              </w:rPr>
              <w:t xml:space="preserve"> application displays the deposit amount</w:t>
            </w:r>
          </w:p>
          <w:p w:rsidR="001273C8" w:rsidRPr="00E44DD8" w:rsidRDefault="00553E11" w:rsidP="000F7361">
            <w:pPr>
              <w:pStyle w:val="Body"/>
              <w:numPr>
                <w:ilvl w:val="0"/>
                <w:numId w:val="341"/>
              </w:numPr>
              <w:rPr>
                <w:strike/>
              </w:rPr>
            </w:pPr>
            <w:r w:rsidRPr="00E44DD8">
              <w:rPr>
                <w:strike/>
              </w:rPr>
              <w:t>User</w:t>
            </w:r>
            <w:r w:rsidR="00D24C51" w:rsidRPr="00E44DD8">
              <w:rPr>
                <w:strike/>
              </w:rPr>
              <w:t xml:space="preserve"> </w:t>
            </w:r>
            <w:r w:rsidR="001273C8" w:rsidRPr="00E44DD8">
              <w:rPr>
                <w:strike/>
              </w:rPr>
              <w:t>confirms he has collected theses amounts</w:t>
            </w:r>
          </w:p>
          <w:p w:rsidR="00D24C51" w:rsidRPr="00E44DD8" w:rsidRDefault="00D24C51" w:rsidP="00DE606B">
            <w:pPr>
              <w:pStyle w:val="ListNumberUC"/>
              <w:numPr>
                <w:ilvl w:val="0"/>
                <w:numId w:val="0"/>
              </w:numPr>
              <w:rPr>
                <w:strike/>
              </w:rPr>
            </w:pPr>
          </w:p>
        </w:tc>
      </w:tr>
      <w:tr w:rsidR="00D24C51" w:rsidRPr="00E44DD8" w:rsidTr="00D24C51">
        <w:trPr>
          <w:trHeight w:val="176"/>
        </w:trPr>
        <w:tc>
          <w:tcPr>
            <w:tcW w:w="2268" w:type="dxa"/>
          </w:tcPr>
          <w:p w:rsidR="00D24C51" w:rsidRPr="00E44DD8" w:rsidRDefault="00D24C51" w:rsidP="00D24C51">
            <w:pPr>
              <w:rPr>
                <w:strike/>
              </w:rPr>
            </w:pPr>
            <w:r w:rsidRPr="00E44DD8">
              <w:rPr>
                <w:strike/>
              </w:rPr>
              <w:t>Alternative Flows:</w:t>
            </w:r>
          </w:p>
        </w:tc>
        <w:tc>
          <w:tcPr>
            <w:tcW w:w="5940" w:type="dxa"/>
            <w:gridSpan w:val="3"/>
          </w:tcPr>
          <w:p w:rsidR="00D24C51" w:rsidRPr="00E44DD8" w:rsidRDefault="00D24C51" w:rsidP="00DE606B">
            <w:pPr>
              <w:pStyle w:val="ListBullet2"/>
              <w:numPr>
                <w:ilvl w:val="0"/>
                <w:numId w:val="0"/>
              </w:numPr>
              <w:ind w:left="780" w:hanging="360"/>
              <w:rPr>
                <w:strike/>
              </w:rPr>
            </w:pPr>
          </w:p>
        </w:tc>
      </w:tr>
    </w:tbl>
    <w:p w:rsidR="00D24C51" w:rsidRDefault="00D24C51" w:rsidP="004752DD">
      <w:pPr>
        <w:pStyle w:val="Heading4"/>
      </w:pPr>
      <w:bookmarkStart w:id="1448" w:name="_Toc211083797"/>
      <w:bookmarkStart w:id="1449" w:name="_Toc253578106"/>
      <w:r>
        <w:t>Use Case:  Review order</w:t>
      </w:r>
      <w:bookmarkEnd w:id="1448"/>
      <w:bookmarkEnd w:id="144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24C51" w:rsidRPr="00E442E7" w:rsidTr="00D24C51">
        <w:trPr>
          <w:gridAfter w:val="1"/>
          <w:wAfter w:w="18" w:type="dxa"/>
          <w:trHeight w:val="360"/>
        </w:trPr>
        <w:tc>
          <w:tcPr>
            <w:tcW w:w="5580" w:type="dxa"/>
            <w:gridSpan w:val="2"/>
            <w:shd w:val="clear" w:color="auto" w:fill="E6E6E6"/>
          </w:tcPr>
          <w:p w:rsidR="00D24C51" w:rsidRPr="00E442E7" w:rsidRDefault="00D24C51" w:rsidP="00122B88">
            <w:pPr>
              <w:pStyle w:val="TableHeading"/>
            </w:pPr>
            <w:r>
              <w:t>Review order</w:t>
            </w:r>
          </w:p>
        </w:tc>
        <w:tc>
          <w:tcPr>
            <w:tcW w:w="2610" w:type="dxa"/>
            <w:shd w:val="clear" w:color="auto" w:fill="E6E6E6"/>
          </w:tcPr>
          <w:p w:rsidR="00D24C51" w:rsidRPr="00E442E7" w:rsidRDefault="00602C50" w:rsidP="00122B88">
            <w:pPr>
              <w:pStyle w:val="TableHeading"/>
            </w:pPr>
            <w:r>
              <w:t>CHK0030</w:t>
            </w:r>
            <w:r w:rsidR="00D24C51" w:rsidRPr="00E442E7">
              <w:t xml:space="preserve"> </w:t>
            </w:r>
          </w:p>
        </w:tc>
      </w:tr>
      <w:tr w:rsidR="00D24C51" w:rsidRPr="00E442E7" w:rsidTr="00D24C51">
        <w:tc>
          <w:tcPr>
            <w:tcW w:w="2268" w:type="dxa"/>
          </w:tcPr>
          <w:p w:rsidR="00D24C51" w:rsidRPr="00E442E7" w:rsidRDefault="00D24C51" w:rsidP="00D24C51">
            <w:r w:rsidRPr="00E442E7">
              <w:t>Primary actors</w:t>
            </w:r>
          </w:p>
        </w:tc>
        <w:tc>
          <w:tcPr>
            <w:tcW w:w="5940" w:type="dxa"/>
            <w:gridSpan w:val="3"/>
          </w:tcPr>
          <w:p w:rsidR="00D24C51" w:rsidRDefault="00D24C51" w:rsidP="00D24C51">
            <w:pPr>
              <w:pStyle w:val="BodyText"/>
            </w:pPr>
            <w:r w:rsidRPr="00E442E7">
              <w:t xml:space="preserve">Dealer </w:t>
            </w:r>
            <w:r>
              <w:t>user</w:t>
            </w:r>
          </w:p>
          <w:p w:rsidR="00AD0248" w:rsidRPr="00E442E7" w:rsidRDefault="00A348A0" w:rsidP="00D24C51">
            <w:pPr>
              <w:pStyle w:val="BodyText"/>
            </w:pPr>
            <w:r>
              <w:t>CSR user</w:t>
            </w:r>
          </w:p>
        </w:tc>
      </w:tr>
      <w:tr w:rsidR="00D24C51" w:rsidRPr="00E442E7" w:rsidTr="00D24C51">
        <w:tc>
          <w:tcPr>
            <w:tcW w:w="2268" w:type="dxa"/>
          </w:tcPr>
          <w:p w:rsidR="00D24C51" w:rsidRPr="00E442E7" w:rsidRDefault="00D24C51" w:rsidP="00D24C51">
            <w:r w:rsidRPr="00E442E7">
              <w:t>Summary Goal</w:t>
            </w:r>
          </w:p>
        </w:tc>
        <w:tc>
          <w:tcPr>
            <w:tcW w:w="5940" w:type="dxa"/>
            <w:gridSpan w:val="3"/>
          </w:tcPr>
          <w:p w:rsidR="00D24C51" w:rsidRPr="00E442E7" w:rsidRDefault="00D24C51" w:rsidP="00D24C51">
            <w:pPr>
              <w:pStyle w:val="BodyText"/>
            </w:pPr>
            <w:r>
              <w:t>This use case allows the user to review the order for the last time before finalizing the checkout process.</w:t>
            </w:r>
          </w:p>
        </w:tc>
      </w:tr>
      <w:tr w:rsidR="00D24C51" w:rsidRPr="00E442E7" w:rsidTr="00D24C51">
        <w:trPr>
          <w:trHeight w:val="176"/>
        </w:trPr>
        <w:tc>
          <w:tcPr>
            <w:tcW w:w="2268" w:type="dxa"/>
          </w:tcPr>
          <w:p w:rsidR="00D24C51" w:rsidRPr="00E442E7" w:rsidRDefault="00D24C51" w:rsidP="00D24C51">
            <w:r w:rsidRPr="00E442E7">
              <w:t>Pre-conditions</w:t>
            </w:r>
          </w:p>
        </w:tc>
        <w:tc>
          <w:tcPr>
            <w:tcW w:w="5940" w:type="dxa"/>
            <w:gridSpan w:val="3"/>
          </w:tcPr>
          <w:p w:rsidR="00D24C51" w:rsidRPr="00E442E7" w:rsidRDefault="00D24C51" w:rsidP="00D24C51">
            <w:pPr>
              <w:pStyle w:val="BodyText"/>
            </w:pPr>
            <w:r>
              <w:t>A valid order is in the checkout process.</w:t>
            </w:r>
          </w:p>
        </w:tc>
      </w:tr>
      <w:tr w:rsidR="00D24C51" w:rsidRPr="00E442E7" w:rsidTr="00D24C51">
        <w:trPr>
          <w:trHeight w:val="176"/>
        </w:trPr>
        <w:tc>
          <w:tcPr>
            <w:tcW w:w="2268" w:type="dxa"/>
          </w:tcPr>
          <w:p w:rsidR="00D24C51" w:rsidRPr="00E442E7" w:rsidRDefault="00D24C51" w:rsidP="00D24C51">
            <w:r w:rsidRPr="00E442E7">
              <w:t>Trigger</w:t>
            </w:r>
          </w:p>
        </w:tc>
        <w:tc>
          <w:tcPr>
            <w:tcW w:w="5940" w:type="dxa"/>
            <w:gridSpan w:val="3"/>
          </w:tcPr>
          <w:p w:rsidR="00D24C51" w:rsidRPr="00E442E7" w:rsidRDefault="000A1C34" w:rsidP="00D24C51">
            <w:pPr>
              <w:pStyle w:val="BodyText"/>
            </w:pPr>
            <w:r>
              <w:t xml:space="preserve">User has been redirected by </w:t>
            </w:r>
            <w:r w:rsidR="00325101">
              <w:t>Channel/CSR light</w:t>
            </w:r>
            <w:r>
              <w:t xml:space="preserve"> application in checkout process</w:t>
            </w:r>
          </w:p>
        </w:tc>
      </w:tr>
      <w:tr w:rsidR="00D24C51" w:rsidRPr="00E442E7" w:rsidTr="00D24C51">
        <w:trPr>
          <w:trHeight w:val="176"/>
        </w:trPr>
        <w:tc>
          <w:tcPr>
            <w:tcW w:w="2268" w:type="dxa"/>
          </w:tcPr>
          <w:p w:rsidR="00D24C51" w:rsidRPr="00E442E7" w:rsidRDefault="00D24C51" w:rsidP="00D24C51">
            <w:r w:rsidRPr="00E442E7">
              <w:t>Minimum guarantees</w:t>
            </w:r>
          </w:p>
        </w:tc>
        <w:tc>
          <w:tcPr>
            <w:tcW w:w="5940" w:type="dxa"/>
            <w:gridSpan w:val="3"/>
          </w:tcPr>
          <w:p w:rsidR="00D24C51" w:rsidRPr="006D15FA" w:rsidRDefault="00D24C51" w:rsidP="00D24C51">
            <w:pPr>
              <w:pStyle w:val="BodyText"/>
            </w:pPr>
            <w:r>
              <w:t xml:space="preserve">If the customer does not agree with the order, </w:t>
            </w:r>
            <w:r w:rsidR="0002100D">
              <w:t>user</w:t>
            </w:r>
            <w:r>
              <w:t xml:space="preserve"> can change the content of the order to satisfy the customer</w:t>
            </w:r>
            <w:r w:rsidR="004B6A8A">
              <w:t xml:space="preserve"> by returning on view Basket</w:t>
            </w:r>
          </w:p>
        </w:tc>
      </w:tr>
      <w:tr w:rsidR="00D24C51" w:rsidRPr="00E442E7" w:rsidTr="00D24C51">
        <w:trPr>
          <w:trHeight w:val="176"/>
        </w:trPr>
        <w:tc>
          <w:tcPr>
            <w:tcW w:w="2268" w:type="dxa"/>
          </w:tcPr>
          <w:p w:rsidR="00D24C51" w:rsidRPr="00E442E7" w:rsidRDefault="00D24C51" w:rsidP="00D24C51">
            <w:r w:rsidRPr="00E442E7">
              <w:t>Success guarantees:</w:t>
            </w:r>
          </w:p>
        </w:tc>
        <w:tc>
          <w:tcPr>
            <w:tcW w:w="5940" w:type="dxa"/>
            <w:gridSpan w:val="3"/>
          </w:tcPr>
          <w:p w:rsidR="00D24C51" w:rsidRPr="006D15FA" w:rsidRDefault="00553E11" w:rsidP="00D24C51">
            <w:pPr>
              <w:pStyle w:val="BodyText"/>
            </w:pPr>
            <w:r>
              <w:t>User</w:t>
            </w:r>
            <w:r w:rsidR="00D24C51">
              <w:t xml:space="preserve"> had the agreement of the customer on the order to review.</w:t>
            </w:r>
          </w:p>
        </w:tc>
      </w:tr>
      <w:tr w:rsidR="00D24C51" w:rsidRPr="00E442E7" w:rsidTr="00D24C51">
        <w:trPr>
          <w:trHeight w:val="176"/>
        </w:trPr>
        <w:tc>
          <w:tcPr>
            <w:tcW w:w="2268" w:type="dxa"/>
          </w:tcPr>
          <w:p w:rsidR="00D24C51" w:rsidRPr="00E442E7" w:rsidRDefault="00D24C51" w:rsidP="00D24C51">
            <w:r w:rsidRPr="00E442E7">
              <w:t>Normal Flow:</w:t>
            </w:r>
          </w:p>
        </w:tc>
        <w:tc>
          <w:tcPr>
            <w:tcW w:w="5940" w:type="dxa"/>
            <w:gridSpan w:val="3"/>
          </w:tcPr>
          <w:p w:rsidR="00D24C51" w:rsidRDefault="00325101" w:rsidP="000F7361">
            <w:pPr>
              <w:pStyle w:val="Body"/>
              <w:numPr>
                <w:ilvl w:val="0"/>
                <w:numId w:val="342"/>
              </w:numPr>
            </w:pPr>
            <w:r>
              <w:t>Channel/CSR light</w:t>
            </w:r>
            <w:r w:rsidR="00004EAC">
              <w:t xml:space="preserve"> application displays the order to review with following information:</w:t>
            </w:r>
          </w:p>
          <w:p w:rsidR="005A627C" w:rsidRDefault="005A627C" w:rsidP="005A627C">
            <w:pPr>
              <w:pStyle w:val="BodyText"/>
              <w:ind w:left="576"/>
            </w:pPr>
            <w:r>
              <w:t>New or Existing billing account reference</w:t>
            </w:r>
          </w:p>
          <w:p w:rsidR="005A627C" w:rsidRDefault="005A627C" w:rsidP="00004EAC">
            <w:pPr>
              <w:pStyle w:val="BodyText"/>
              <w:ind w:left="576"/>
            </w:pPr>
            <w:r>
              <w:t>New or updated Billing account</w:t>
            </w:r>
            <w:r w:rsidRPr="00374CFF">
              <w:t xml:space="preserve"> </w:t>
            </w:r>
            <w:r>
              <w:t>information</w:t>
            </w:r>
          </w:p>
          <w:p w:rsidR="00004EAC" w:rsidRDefault="00004EAC" w:rsidP="00004EAC">
            <w:pPr>
              <w:pStyle w:val="BodyText"/>
              <w:ind w:left="576"/>
            </w:pPr>
            <w:r>
              <w:t>Basket or Order content:</w:t>
            </w:r>
          </w:p>
          <w:p w:rsidR="00004EAC" w:rsidRDefault="00004EAC" w:rsidP="00004EAC">
            <w:pPr>
              <w:pStyle w:val="BodyText"/>
              <w:ind w:left="864"/>
            </w:pPr>
            <w:r>
              <w:t xml:space="preserve">New </w:t>
            </w:r>
            <w:r w:rsidR="00A65E57">
              <w:t>subscriber</w:t>
            </w:r>
            <w:r>
              <w:t>s</w:t>
            </w:r>
          </w:p>
          <w:p w:rsidR="00004EAC" w:rsidRPr="00AD0248" w:rsidRDefault="00A13724" w:rsidP="00004EAC">
            <w:pPr>
              <w:pStyle w:val="BodyText"/>
              <w:ind w:left="864"/>
            </w:pPr>
            <w:r>
              <w:t>Subscriber</w:t>
            </w:r>
            <w:r w:rsidR="00004EAC" w:rsidRPr="00AD0248">
              <w:t>s to migrate</w:t>
            </w:r>
          </w:p>
          <w:p w:rsidR="00004EAC" w:rsidRPr="00374CFF" w:rsidRDefault="00004EAC" w:rsidP="00004EAC">
            <w:pPr>
              <w:pStyle w:val="BodyText"/>
              <w:ind w:left="864"/>
            </w:pPr>
            <w:r>
              <w:t>Total Amount as in basket</w:t>
            </w:r>
          </w:p>
          <w:p w:rsidR="00004EAC" w:rsidRPr="00163AA8" w:rsidRDefault="00004EAC" w:rsidP="00004EAC">
            <w:pPr>
              <w:pStyle w:val="BodyText"/>
              <w:ind w:left="864"/>
              <w:rPr>
                <w:strike/>
              </w:rPr>
            </w:pPr>
            <w:r w:rsidRPr="00163AA8">
              <w:rPr>
                <w:strike/>
              </w:rPr>
              <w:t>Total Amount already collected</w:t>
            </w:r>
          </w:p>
          <w:p w:rsidR="00004EAC" w:rsidRPr="00163AA8" w:rsidRDefault="00004EAC" w:rsidP="00004EAC">
            <w:pPr>
              <w:pStyle w:val="BodyText"/>
              <w:ind w:left="864"/>
              <w:rPr>
                <w:strike/>
              </w:rPr>
            </w:pPr>
            <w:r w:rsidRPr="00163AA8">
              <w:rPr>
                <w:strike/>
              </w:rPr>
              <w:t>Deposit</w:t>
            </w:r>
          </w:p>
          <w:p w:rsidR="00D24C51" w:rsidRDefault="00A9344A" w:rsidP="000F7361">
            <w:pPr>
              <w:pStyle w:val="Body"/>
              <w:numPr>
                <w:ilvl w:val="0"/>
                <w:numId w:val="342"/>
              </w:numPr>
            </w:pPr>
            <w:r>
              <w:t>User</w:t>
            </w:r>
            <w:r w:rsidR="00D24C51">
              <w:t xml:space="preserve"> selects the pretty print option, print</w:t>
            </w:r>
            <w:r w:rsidR="00004EAC">
              <w:t>s</w:t>
            </w:r>
            <w:r w:rsidR="00D24C51">
              <w:t xml:space="preserve"> the order and give</w:t>
            </w:r>
            <w:r w:rsidR="00004EAC">
              <w:t>s</w:t>
            </w:r>
            <w:r w:rsidR="00D24C51">
              <w:t xml:space="preserve"> it to the customer for review.</w:t>
            </w:r>
            <w:r w:rsidR="005A627C">
              <w:t xml:space="preserve"> (A1)</w:t>
            </w:r>
          </w:p>
          <w:p w:rsidR="004B6A8A" w:rsidRDefault="00553E11" w:rsidP="000F7361">
            <w:pPr>
              <w:pStyle w:val="Body"/>
              <w:numPr>
                <w:ilvl w:val="0"/>
                <w:numId w:val="342"/>
              </w:numPr>
            </w:pPr>
            <w:r>
              <w:t>User</w:t>
            </w:r>
            <w:r w:rsidR="004B6A8A">
              <w:t xml:space="preserve"> submits the order</w:t>
            </w:r>
          </w:p>
          <w:p w:rsidR="00D24C51" w:rsidRDefault="00325101" w:rsidP="000F7361">
            <w:pPr>
              <w:pStyle w:val="Body"/>
              <w:numPr>
                <w:ilvl w:val="0"/>
                <w:numId w:val="342"/>
              </w:numPr>
            </w:pPr>
            <w:r>
              <w:t>Channel/CSR light</w:t>
            </w:r>
            <w:r w:rsidR="004B6A8A">
              <w:t xml:space="preserve"> application posts the order </w:t>
            </w:r>
          </w:p>
          <w:p w:rsidR="004B6A8A" w:rsidRDefault="00325101" w:rsidP="000F7361">
            <w:pPr>
              <w:pStyle w:val="Body"/>
              <w:numPr>
                <w:ilvl w:val="0"/>
                <w:numId w:val="342"/>
              </w:numPr>
            </w:pPr>
            <w:r>
              <w:t>Channel/CSR light</w:t>
            </w:r>
            <w:r w:rsidR="004B6A8A">
              <w:t xml:space="preserve"> application confirms the submission has been done and displays the order number</w:t>
            </w:r>
          </w:p>
          <w:p w:rsidR="00D24C51" w:rsidRPr="006D15FA" w:rsidRDefault="00D24C51" w:rsidP="00352CF2">
            <w:pPr>
              <w:pStyle w:val="ListNumberNormal"/>
            </w:pPr>
          </w:p>
        </w:tc>
      </w:tr>
      <w:tr w:rsidR="00D24C51" w:rsidRPr="00E442E7" w:rsidTr="00D24C51">
        <w:trPr>
          <w:trHeight w:val="176"/>
        </w:trPr>
        <w:tc>
          <w:tcPr>
            <w:tcW w:w="2268" w:type="dxa"/>
          </w:tcPr>
          <w:p w:rsidR="00D24C51" w:rsidRPr="00E442E7" w:rsidRDefault="00D24C51" w:rsidP="00D24C51">
            <w:r w:rsidRPr="00E442E7">
              <w:t>Alternative Flows:</w:t>
            </w:r>
          </w:p>
        </w:tc>
        <w:tc>
          <w:tcPr>
            <w:tcW w:w="5940" w:type="dxa"/>
            <w:gridSpan w:val="3"/>
          </w:tcPr>
          <w:p w:rsidR="005A627C" w:rsidRDefault="005A627C" w:rsidP="005A627C">
            <w:pPr>
              <w:pStyle w:val="BodyText"/>
            </w:pPr>
            <w:r>
              <w:t>A1: User does not select the pretty print option</w:t>
            </w:r>
          </w:p>
          <w:p w:rsidR="005A627C" w:rsidRDefault="005A627C" w:rsidP="000F7361">
            <w:pPr>
              <w:pStyle w:val="Body"/>
              <w:numPr>
                <w:ilvl w:val="0"/>
                <w:numId w:val="657"/>
              </w:numPr>
            </w:pPr>
            <w:r>
              <w:t>User submits the order</w:t>
            </w:r>
          </w:p>
          <w:p w:rsidR="005A627C" w:rsidRDefault="005A627C" w:rsidP="000F7361">
            <w:pPr>
              <w:pStyle w:val="Body"/>
              <w:numPr>
                <w:ilvl w:val="0"/>
                <w:numId w:val="657"/>
              </w:numPr>
            </w:pPr>
            <w:r>
              <w:t xml:space="preserve">Channel/CSR light application posts the order </w:t>
            </w:r>
          </w:p>
          <w:p w:rsidR="005A627C" w:rsidRDefault="005A627C" w:rsidP="000F7361">
            <w:pPr>
              <w:pStyle w:val="Body"/>
              <w:numPr>
                <w:ilvl w:val="0"/>
                <w:numId w:val="657"/>
              </w:numPr>
            </w:pPr>
            <w:r>
              <w:t>Channel/CSR light application confirms the submission has been done and displays the order number</w:t>
            </w:r>
          </w:p>
          <w:p w:rsidR="00D24C51" w:rsidRPr="006D15FA" w:rsidRDefault="00D24C51" w:rsidP="005F5BCE">
            <w:pPr>
              <w:pStyle w:val="BodyText"/>
            </w:pPr>
          </w:p>
        </w:tc>
      </w:tr>
    </w:tbl>
    <w:p w:rsidR="00D24C51" w:rsidRDefault="00325101" w:rsidP="00D24C51">
      <w:pPr>
        <w:pStyle w:val="Heading3forModuleRequirements"/>
      </w:pPr>
      <w:bookmarkStart w:id="1450" w:name="_Toc211083798"/>
      <w:bookmarkStart w:id="1451" w:name="_Toc253578107"/>
      <w:bookmarkStart w:id="1452" w:name="_Toc253578836"/>
      <w:r>
        <w:t>Channel/CSR light</w:t>
      </w:r>
      <w:r w:rsidR="00D24C51">
        <w:t xml:space="preserve"> application requirements</w:t>
      </w:r>
      <w:bookmarkEnd w:id="1450"/>
      <w:bookmarkEnd w:id="1451"/>
      <w:bookmarkEnd w:id="1452"/>
    </w:p>
    <w:p w:rsidR="00691449" w:rsidRDefault="00691449" w:rsidP="00691449">
      <w:pPr>
        <w:pStyle w:val="Requirements"/>
      </w:pPr>
      <w:bookmarkStart w:id="1453" w:name="_Toc253578837"/>
      <w:r>
        <w:t xml:space="preserve">CHA-3.10.4.10 </w:t>
      </w:r>
      <w:r w:rsidR="00325101">
        <w:t>Channel/CSR light</w:t>
      </w:r>
      <w:r>
        <w:t xml:space="preserve"> application shall a user to checkout a basket with respect of use case ‘Checkout’ describe above.</w:t>
      </w:r>
      <w:bookmarkEnd w:id="1453"/>
    </w:p>
    <w:p w:rsidR="00D24C51" w:rsidRDefault="00691449" w:rsidP="00691449">
      <w:pPr>
        <w:pStyle w:val="Requirements"/>
      </w:pPr>
      <w:bookmarkStart w:id="1454" w:name="_Toc253578838"/>
      <w:r>
        <w:t>CHA-3.10.4.2</w:t>
      </w:r>
      <w:r w:rsidR="00D24C51">
        <w:t xml:space="preserve">0 </w:t>
      </w:r>
      <w:r w:rsidR="00325101">
        <w:t>Channel/CSR light</w:t>
      </w:r>
      <w:r w:rsidR="00D24C51">
        <w:t xml:space="preserve"> application shall </w:t>
      </w:r>
      <w:r>
        <w:t>validate the basket is ready to checkout</w:t>
      </w:r>
      <w:bookmarkEnd w:id="1454"/>
    </w:p>
    <w:p w:rsidR="00691449" w:rsidRPr="002B067E" w:rsidRDefault="00691449" w:rsidP="00691449">
      <w:pPr>
        <w:pStyle w:val="Requirements"/>
        <w:ind w:left="288"/>
      </w:pPr>
      <w:bookmarkStart w:id="1455" w:name="_Toc253578839"/>
      <w:r>
        <w:t xml:space="preserve">CHA-3.10.4.20.1 </w:t>
      </w:r>
      <w:r w:rsidR="00325101" w:rsidRPr="002B067E">
        <w:t>Channel/CSR light</w:t>
      </w:r>
      <w:r w:rsidRPr="002B067E">
        <w:t xml:space="preserve"> application shall validate there is at least one new </w:t>
      </w:r>
      <w:r w:rsidR="00A65E57">
        <w:t>subscriber</w:t>
      </w:r>
      <w:r w:rsidRPr="002B067E">
        <w:t xml:space="preserve"> or swap of an existing </w:t>
      </w:r>
      <w:r w:rsidR="00A65E57">
        <w:t>subscriber</w:t>
      </w:r>
      <w:r w:rsidRPr="002B067E">
        <w:t xml:space="preserve"> selection in the basket</w:t>
      </w:r>
      <w:bookmarkEnd w:id="1455"/>
    </w:p>
    <w:p w:rsidR="00691449" w:rsidRDefault="00691449" w:rsidP="00691449">
      <w:pPr>
        <w:pStyle w:val="Requirements"/>
        <w:ind w:left="288"/>
      </w:pPr>
      <w:bookmarkStart w:id="1456" w:name="_Toc253578840"/>
      <w:r>
        <w:t xml:space="preserve">CHA-3.10.4.20.2 </w:t>
      </w:r>
      <w:r w:rsidR="00325101">
        <w:t>Channel/CSR light</w:t>
      </w:r>
      <w:r>
        <w:t xml:space="preserve"> application shall validate there is at least one postpaid </w:t>
      </w:r>
      <w:r w:rsidR="00A65E57">
        <w:t>subscriber</w:t>
      </w:r>
      <w:r>
        <w:t xml:space="preserve"> in the basket if there is a postpaid </w:t>
      </w:r>
      <w:r w:rsidR="002C56C0">
        <w:t>account offer</w:t>
      </w:r>
      <w:r>
        <w:t xml:space="preserve"> in the basket</w:t>
      </w:r>
      <w:bookmarkEnd w:id="1456"/>
    </w:p>
    <w:p w:rsidR="005A627C" w:rsidRDefault="005A627C" w:rsidP="005A627C">
      <w:pPr>
        <w:pStyle w:val="Requirements"/>
        <w:ind w:left="288"/>
      </w:pPr>
      <w:bookmarkStart w:id="1457" w:name="_Toc232587469"/>
      <w:bookmarkStart w:id="1458" w:name="_Toc253578841"/>
      <w:r>
        <w:t>CHA-3.10.4.20.3</w:t>
      </w:r>
      <w:r>
        <w:t xml:space="preserve"> Channel/CSR light application shall validate there is no line configured “to be validated” without having a value.</w:t>
      </w:r>
      <w:bookmarkEnd w:id="1457"/>
      <w:bookmarkEnd w:id="1458"/>
    </w:p>
    <w:p w:rsidR="00D24C51" w:rsidRPr="00E44DD8" w:rsidRDefault="00D24C51" w:rsidP="00691449">
      <w:pPr>
        <w:pStyle w:val="Requirements"/>
        <w:rPr>
          <w:strike/>
        </w:rPr>
      </w:pPr>
      <w:bookmarkStart w:id="1459" w:name="_Toc253578842"/>
      <w:r w:rsidRPr="00E44DD8">
        <w:rPr>
          <w:strike/>
        </w:rPr>
        <w:t>CHA-3.10.4.</w:t>
      </w:r>
      <w:r w:rsidR="00691449" w:rsidRPr="00E44DD8">
        <w:rPr>
          <w:strike/>
        </w:rPr>
        <w:t>3</w:t>
      </w:r>
      <w:r w:rsidRPr="00E44DD8">
        <w:rPr>
          <w:strike/>
        </w:rPr>
        <w:t xml:space="preserve">0 </w:t>
      </w:r>
      <w:r w:rsidR="00325101" w:rsidRPr="00E44DD8">
        <w:rPr>
          <w:strike/>
        </w:rPr>
        <w:t>Channel/CSR light</w:t>
      </w:r>
      <w:r w:rsidRPr="00E44DD8">
        <w:rPr>
          <w:strike/>
        </w:rPr>
        <w:t xml:space="preserve"> application shall allow a </w:t>
      </w:r>
      <w:r w:rsidR="0002100D" w:rsidRPr="00E44DD8">
        <w:rPr>
          <w:strike/>
        </w:rPr>
        <w:t>user</w:t>
      </w:r>
      <w:r w:rsidRPr="00E44DD8">
        <w:rPr>
          <w:strike/>
        </w:rPr>
        <w:t xml:space="preserve"> to review payment </w:t>
      </w:r>
      <w:r w:rsidR="00691449" w:rsidRPr="00E44DD8">
        <w:rPr>
          <w:strike/>
        </w:rPr>
        <w:t>to collect and deposit with respect of use case Review payment and deposit</w:t>
      </w:r>
      <w:r w:rsidR="002B067E" w:rsidRPr="00E44DD8">
        <w:rPr>
          <w:strike/>
        </w:rPr>
        <w:t xml:space="preserve"> (V2) To be reviewed</w:t>
      </w:r>
      <w:bookmarkEnd w:id="1459"/>
    </w:p>
    <w:p w:rsidR="00691449" w:rsidRPr="00E44DD8" w:rsidRDefault="00D24C51" w:rsidP="00691449">
      <w:pPr>
        <w:pStyle w:val="Requirements"/>
        <w:ind w:firstLine="288"/>
        <w:rPr>
          <w:strike/>
        </w:rPr>
      </w:pPr>
      <w:bookmarkStart w:id="1460" w:name="_Toc253578843"/>
      <w:r w:rsidRPr="00E44DD8">
        <w:rPr>
          <w:strike/>
        </w:rPr>
        <w:t>CHA-3.10.4.</w:t>
      </w:r>
      <w:r w:rsidR="00691449" w:rsidRPr="00E44DD8">
        <w:rPr>
          <w:strike/>
        </w:rPr>
        <w:t>30</w:t>
      </w:r>
      <w:r w:rsidRPr="00E44DD8">
        <w:rPr>
          <w:strike/>
        </w:rPr>
        <w:t xml:space="preserve">.1 </w:t>
      </w:r>
      <w:r w:rsidR="00325101" w:rsidRPr="00E44DD8">
        <w:rPr>
          <w:strike/>
        </w:rPr>
        <w:t>Channel/CSR light</w:t>
      </w:r>
      <w:r w:rsidR="00691449" w:rsidRPr="00E44DD8">
        <w:rPr>
          <w:strike/>
        </w:rPr>
        <w:t xml:space="preserve"> application shall consider all NRC that has to be paid immediately according to same logic as in consumer application for Comverse one 3.1 (refer to quoting FRS)</w:t>
      </w:r>
      <w:bookmarkEnd w:id="1460"/>
    </w:p>
    <w:p w:rsidR="00D24C51" w:rsidRPr="00E44DD8" w:rsidRDefault="00691449" w:rsidP="00691449">
      <w:pPr>
        <w:pStyle w:val="Requirements"/>
        <w:ind w:firstLine="288"/>
        <w:rPr>
          <w:strike/>
        </w:rPr>
      </w:pPr>
      <w:bookmarkStart w:id="1461" w:name="_Toc253578844"/>
      <w:r w:rsidRPr="00E44DD8">
        <w:rPr>
          <w:strike/>
        </w:rPr>
        <w:t xml:space="preserve">CHA-3.10.4.30.2 </w:t>
      </w:r>
      <w:r w:rsidR="00325101" w:rsidRPr="00E44DD8">
        <w:rPr>
          <w:strike/>
        </w:rPr>
        <w:t>Channel/CSR light</w:t>
      </w:r>
      <w:r w:rsidRPr="00E44DD8">
        <w:rPr>
          <w:strike/>
        </w:rPr>
        <w:t xml:space="preserve"> application shall consider deposit returned by credit checking</w:t>
      </w:r>
      <w:bookmarkEnd w:id="1461"/>
    </w:p>
    <w:p w:rsidR="00691449" w:rsidRPr="00E44DD8" w:rsidRDefault="00691449" w:rsidP="0064611F">
      <w:pPr>
        <w:pStyle w:val="ISSUE-RESOLVED"/>
      </w:pPr>
      <w:bookmarkStart w:id="1462" w:name="_Toc234982485"/>
      <w:r w:rsidRPr="00E44DD8">
        <w:t>Is there any deposit notion associated to an offer in PC?</w:t>
      </w:r>
      <w:bookmarkEnd w:id="1462"/>
    </w:p>
    <w:p w:rsidR="00E44DD8" w:rsidRPr="00E44DD8" w:rsidRDefault="00E44DD8" w:rsidP="0064611F">
      <w:pPr>
        <w:pStyle w:val="ISSUE-RESOLVED-body"/>
      </w:pPr>
      <w:r w:rsidRPr="00E44DD8">
        <w:t>No there isn’t</w:t>
      </w:r>
    </w:p>
    <w:p w:rsidR="00742EF6" w:rsidRPr="00E44DD8" w:rsidRDefault="00742EF6" w:rsidP="0060705D">
      <w:pPr>
        <w:pStyle w:val="Requirements"/>
        <w:ind w:left="288"/>
        <w:rPr>
          <w:strike/>
        </w:rPr>
      </w:pPr>
      <w:bookmarkStart w:id="1463" w:name="_Toc253578845"/>
      <w:r w:rsidRPr="00E44DD8">
        <w:rPr>
          <w:strike/>
        </w:rPr>
        <w:t xml:space="preserve">CHA-3.10.4.30.3 </w:t>
      </w:r>
      <w:r w:rsidR="00325101" w:rsidRPr="00E44DD8">
        <w:rPr>
          <w:strike/>
        </w:rPr>
        <w:t>Channel/CSR light</w:t>
      </w:r>
      <w:r w:rsidRPr="00E44DD8">
        <w:rPr>
          <w:strike/>
        </w:rPr>
        <w:t xml:space="preserve"> application shall send/provision these payment and deposit to Comverse</w:t>
      </w:r>
      <w:r w:rsidR="0060705D" w:rsidRPr="00E44DD8">
        <w:rPr>
          <w:strike/>
        </w:rPr>
        <w:t xml:space="preserve"> One Billing</w:t>
      </w:r>
      <w:bookmarkEnd w:id="1463"/>
    </w:p>
    <w:p w:rsidR="00D24C51" w:rsidRDefault="00691449" w:rsidP="00F82ADE">
      <w:pPr>
        <w:pStyle w:val="Requirements"/>
      </w:pPr>
      <w:bookmarkStart w:id="1464" w:name="_Toc253578846"/>
      <w:r>
        <w:t>CHA-3.10.4.4</w:t>
      </w:r>
      <w:r w:rsidR="00D24C51">
        <w:t xml:space="preserve">0 </w:t>
      </w:r>
      <w:r w:rsidR="00325101">
        <w:t>Channel/CSR light</w:t>
      </w:r>
      <w:r w:rsidR="00F82ADE">
        <w:t xml:space="preserve"> application shall allow a </w:t>
      </w:r>
      <w:r w:rsidR="0002100D">
        <w:t>user</w:t>
      </w:r>
      <w:r w:rsidR="00F82ADE">
        <w:t xml:space="preserve"> to review the order and print it with respect of use case Review order</w:t>
      </w:r>
      <w:bookmarkEnd w:id="1464"/>
    </w:p>
    <w:p w:rsidR="005A627C" w:rsidRDefault="005A627C" w:rsidP="005A627C">
      <w:pPr>
        <w:pStyle w:val="Requirements"/>
        <w:ind w:left="288"/>
      </w:pPr>
      <w:bookmarkStart w:id="1465" w:name="_Toc232587475"/>
      <w:bookmarkStart w:id="1466" w:name="_Toc253578847"/>
      <w:r>
        <w:t>CHA-3.10.4.40.1 Channel/CSR light application shall display if the order applies to an existing account or a new account.</w:t>
      </w:r>
      <w:bookmarkEnd w:id="1465"/>
      <w:bookmarkEnd w:id="1466"/>
    </w:p>
    <w:p w:rsidR="005A627C" w:rsidRDefault="005A627C" w:rsidP="005A627C">
      <w:pPr>
        <w:pStyle w:val="Requirements"/>
        <w:ind w:left="288"/>
      </w:pPr>
      <w:bookmarkStart w:id="1467" w:name="_Toc232587476"/>
      <w:bookmarkStart w:id="1468" w:name="_Toc253578848"/>
      <w:r>
        <w:t>CHA-3.10.4.40.2 when order applies to an existing account, the impacted account reference shall be displayed.</w:t>
      </w:r>
      <w:bookmarkEnd w:id="1467"/>
      <w:bookmarkEnd w:id="1468"/>
    </w:p>
    <w:p w:rsidR="008B0477" w:rsidRPr="000D166C" w:rsidRDefault="008B0477" w:rsidP="008B0477">
      <w:pPr>
        <w:pStyle w:val="Requirements"/>
        <w:rPr>
          <w:strike/>
        </w:rPr>
      </w:pPr>
      <w:bookmarkStart w:id="1469" w:name="_Toc253578849"/>
      <w:r w:rsidRPr="000D166C">
        <w:rPr>
          <w:strike/>
        </w:rPr>
        <w:t xml:space="preserve">CHA-3.10.4.50 </w:t>
      </w:r>
      <w:r w:rsidR="00325101">
        <w:rPr>
          <w:strike/>
        </w:rPr>
        <w:t>Channel/CSR light</w:t>
      </w:r>
      <w:r w:rsidRPr="000D166C">
        <w:rPr>
          <w:strike/>
        </w:rPr>
        <w:t xml:space="preserve"> application shall allow a </w:t>
      </w:r>
      <w:r w:rsidR="0002100D">
        <w:rPr>
          <w:strike/>
        </w:rPr>
        <w:t>user</w:t>
      </w:r>
      <w:r w:rsidRPr="000D166C">
        <w:rPr>
          <w:strike/>
        </w:rPr>
        <w:t xml:space="preserve"> to configure account level notification with respect of use case Configure account notification</w:t>
      </w:r>
      <w:bookmarkEnd w:id="1469"/>
    </w:p>
    <w:p w:rsidR="008B0477" w:rsidRDefault="008B0477" w:rsidP="008B0477">
      <w:pPr>
        <w:pStyle w:val="Requirements"/>
        <w:ind w:left="288"/>
        <w:rPr>
          <w:strike/>
        </w:rPr>
      </w:pPr>
      <w:bookmarkStart w:id="1470" w:name="_Toc253578850"/>
      <w:r w:rsidRPr="000D166C">
        <w:rPr>
          <w:strike/>
        </w:rPr>
        <w:t xml:space="preserve">CHA-3.10.4.50.1 </w:t>
      </w:r>
      <w:r w:rsidR="00325101">
        <w:rPr>
          <w:strike/>
        </w:rPr>
        <w:t>Channel/CSR light</w:t>
      </w:r>
      <w:r w:rsidRPr="000D166C">
        <w:rPr>
          <w:strike/>
        </w:rPr>
        <w:t xml:space="preserve"> application shall respect same logic as in Consumer application (refer to Account Notification FRS)</w:t>
      </w:r>
      <w:bookmarkEnd w:id="1470"/>
    </w:p>
    <w:p w:rsidR="00E44DD8" w:rsidRDefault="00E44DD8" w:rsidP="00E44DD8">
      <w:pPr>
        <w:pStyle w:val="Requirements"/>
      </w:pPr>
      <w:bookmarkStart w:id="1471" w:name="_Toc253578851"/>
      <w:r>
        <w:t>CHA-3.10.4.60 Channel/CSR light application shall allow user to add deposits in the order</w:t>
      </w:r>
      <w:bookmarkEnd w:id="1471"/>
      <w:r>
        <w:t xml:space="preserve"> </w:t>
      </w:r>
    </w:p>
    <w:p w:rsidR="00E44DD8" w:rsidRDefault="00E44DD8" w:rsidP="00E44DD8">
      <w:pPr>
        <w:pStyle w:val="Requirements"/>
      </w:pPr>
      <w:bookmarkStart w:id="1472" w:name="_Toc253578852"/>
      <w:r>
        <w:t>CHA-3.10.4.70 Channel/CSR light application shall allow user to remove a deposit from the order</w:t>
      </w:r>
      <w:bookmarkEnd w:id="1472"/>
    </w:p>
    <w:p w:rsidR="00E44DD8" w:rsidRDefault="00E44DD8" w:rsidP="00E44DD8">
      <w:pPr>
        <w:pStyle w:val="Requirements"/>
      </w:pPr>
      <w:bookmarkStart w:id="1473" w:name="_Toc253578853"/>
      <w:r>
        <w:t>CHA-3.10.4.80 Channel/CSR light application shall display for every deposit the deposit type, the deposit amount and the associated payment method.</w:t>
      </w:r>
      <w:bookmarkEnd w:id="1473"/>
    </w:p>
    <w:p w:rsidR="00E44DD8" w:rsidRDefault="00E44DD8" w:rsidP="00E44DD8">
      <w:pPr>
        <w:pStyle w:val="Requirements"/>
      </w:pPr>
      <w:bookmarkStart w:id="1474" w:name="_Toc253578854"/>
      <w:r>
        <w:t>CHA-3.10.4.90 Channel/CSR light application shall allow user to register p</w:t>
      </w:r>
      <w:r>
        <w:t>repayments in the order</w:t>
      </w:r>
      <w:bookmarkEnd w:id="1474"/>
      <w:r>
        <w:t xml:space="preserve"> </w:t>
      </w:r>
    </w:p>
    <w:p w:rsidR="00E44DD8" w:rsidRDefault="00E44DD8" w:rsidP="00E44DD8">
      <w:pPr>
        <w:pStyle w:val="Requirements"/>
      </w:pPr>
      <w:bookmarkStart w:id="1475" w:name="_Toc253578855"/>
      <w:r>
        <w:t>CHA-3.10.4.100 Channel/CSR light application shall allow user to remove prepayments from the order</w:t>
      </w:r>
      <w:bookmarkEnd w:id="1475"/>
      <w:r>
        <w:t xml:space="preserve"> </w:t>
      </w:r>
    </w:p>
    <w:p w:rsidR="00E44DD8" w:rsidRPr="00E44DD8" w:rsidRDefault="00E44DD8" w:rsidP="00E44DD8">
      <w:pPr>
        <w:pStyle w:val="Requirements"/>
      </w:pPr>
      <w:bookmarkStart w:id="1476" w:name="_Toc253578856"/>
      <w:r>
        <w:t>CHA-3.10.4.110 Channel/CSR light application shall display for every prepayment the prepayment amount.</w:t>
      </w:r>
      <w:bookmarkEnd w:id="1476"/>
    </w:p>
    <w:p w:rsidR="00A95BA9" w:rsidRPr="00297EE0" w:rsidRDefault="00A95BA9" w:rsidP="00F62615">
      <w:pPr>
        <w:pStyle w:val="Capability"/>
      </w:pPr>
      <w:bookmarkStart w:id="1477" w:name="_Toc209529615"/>
      <w:bookmarkStart w:id="1478" w:name="_Toc253578108"/>
      <w:bookmarkStart w:id="1479" w:name="_Toc253578857"/>
      <w:r w:rsidRPr="00297EE0">
        <w:t xml:space="preserve">Capability </w:t>
      </w:r>
      <w:r w:rsidRPr="00297EE0">
        <w:fldChar w:fldCharType="begin"/>
      </w:r>
      <w:r w:rsidRPr="00297EE0">
        <w:instrText xml:space="preserve"> LISTNUM "business req" \* MERGEFORMAT </w:instrText>
      </w:r>
      <w:r w:rsidRPr="00297EE0">
        <w:fldChar w:fldCharType="separate"/>
      </w:r>
      <w:r w:rsidRPr="00297EE0">
        <w:rPr>
          <w:noProof/>
        </w:rPr>
        <w:t>1</w:t>
      </w:r>
      <w:r w:rsidRPr="00297EE0">
        <w:fldChar w:fldCharType="end">
          <w:numberingChange w:id="1480" w:author="Raphaël Guého" w:date="2010-01-04T14:43:00Z" w:original="10."/>
        </w:fldChar>
      </w:r>
      <w:r w:rsidRPr="00297EE0">
        <w:t xml:space="preserve"> </w:t>
      </w:r>
      <w:bookmarkEnd w:id="1477"/>
      <w:r w:rsidR="00F62615" w:rsidRPr="00297EE0">
        <w:t>Requests in referral</w:t>
      </w:r>
      <w:r w:rsidR="00430E6F" w:rsidRPr="00297EE0">
        <w:t xml:space="preserve"> Management</w:t>
      </w:r>
      <w:r w:rsidR="00AA7DEF" w:rsidRPr="00297EE0">
        <w:t xml:space="preserve"> </w:t>
      </w:r>
      <w:r w:rsidR="00297EE0">
        <w:t>–</w:t>
      </w:r>
      <w:r w:rsidR="00AA7DEF" w:rsidRPr="00297EE0">
        <w:t xml:space="preserve"> RRM</w:t>
      </w:r>
      <w:bookmarkEnd w:id="1478"/>
      <w:bookmarkEnd w:id="1479"/>
    </w:p>
    <w:p w:rsidR="00A95BA9" w:rsidRPr="00297EE0" w:rsidRDefault="00A95BA9" w:rsidP="00A95BA9">
      <w:pPr>
        <w:pStyle w:val="Heading3"/>
      </w:pPr>
      <w:bookmarkStart w:id="1481" w:name="_Toc209529616"/>
      <w:bookmarkStart w:id="1482" w:name="_Toc253578109"/>
      <w:r w:rsidRPr="00297EE0">
        <w:t>Capability Description</w:t>
      </w:r>
      <w:bookmarkEnd w:id="1481"/>
      <w:bookmarkEnd w:id="1482"/>
    </w:p>
    <w:p w:rsidR="00A95BA9" w:rsidRPr="00297EE0" w:rsidRDefault="009D620C" w:rsidP="00A95BA9">
      <w:pPr>
        <w:pStyle w:val="BodyText"/>
      </w:pPr>
      <w:r w:rsidRPr="00297EE0">
        <w:t>This capability allows management of referral process between the dealer and the referral.</w:t>
      </w:r>
    </w:p>
    <w:p w:rsidR="00A95BA9" w:rsidRPr="00297EE0" w:rsidRDefault="00A95BA9" w:rsidP="00A95BA9">
      <w:pPr>
        <w:pStyle w:val="Heading3"/>
      </w:pPr>
      <w:bookmarkStart w:id="1483" w:name="_Toc209529617"/>
      <w:bookmarkStart w:id="1484" w:name="_Toc253578110"/>
      <w:r w:rsidRPr="00297EE0">
        <w:t>Capability Assumptions/Dependencies</w:t>
      </w:r>
      <w:bookmarkEnd w:id="1483"/>
      <w:bookmarkEnd w:id="1484"/>
    </w:p>
    <w:p w:rsidR="00A95BA9" w:rsidRPr="00297EE0" w:rsidRDefault="00A95BA9" w:rsidP="00A95BA9">
      <w:pPr>
        <w:pStyle w:val="BodyText"/>
      </w:pPr>
    </w:p>
    <w:p w:rsidR="00A95BA9" w:rsidRPr="00297EE0" w:rsidRDefault="00A95BA9" w:rsidP="002E16E6">
      <w:pPr>
        <w:pStyle w:val="Heading3"/>
      </w:pPr>
      <w:bookmarkStart w:id="1485" w:name="_Toc209529618"/>
      <w:bookmarkStart w:id="1486" w:name="_Toc253578111"/>
      <w:r w:rsidRPr="00297EE0">
        <w:t>Capability Use Cases</w:t>
      </w:r>
      <w:bookmarkEnd w:id="1485"/>
      <w:bookmarkEnd w:id="1486"/>
    </w:p>
    <w:p w:rsidR="001F5238" w:rsidRPr="00297EE0" w:rsidRDefault="001F5238" w:rsidP="00046257">
      <w:pPr>
        <w:pStyle w:val="Heading4"/>
      </w:pPr>
      <w:bookmarkStart w:id="1487" w:name="_Toc210732851"/>
      <w:bookmarkStart w:id="1488" w:name="_Toc253578112"/>
      <w:r w:rsidRPr="00297EE0">
        <w:t>Use Case:  Vi</w:t>
      </w:r>
      <w:r w:rsidR="00B144CD" w:rsidRPr="00297EE0">
        <w:t>ew list of requests in referral</w:t>
      </w:r>
      <w:bookmarkEnd w:id="1488"/>
      <w:r w:rsidR="00B144CD" w:rsidRPr="00297EE0">
        <w:t xml:space="preserve"> </w:t>
      </w:r>
      <w:bookmarkEnd w:id="1487"/>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1F5238" w:rsidRPr="00297EE0" w:rsidTr="001A7305">
        <w:trPr>
          <w:trHeight w:val="360"/>
        </w:trPr>
        <w:tc>
          <w:tcPr>
            <w:tcW w:w="5580" w:type="dxa"/>
            <w:gridSpan w:val="2"/>
            <w:shd w:val="clear" w:color="auto" w:fill="E6E6E6"/>
          </w:tcPr>
          <w:p w:rsidR="001F5238" w:rsidRPr="00297EE0" w:rsidRDefault="001F5238" w:rsidP="00122B88">
            <w:pPr>
              <w:pStyle w:val="TableHeading"/>
            </w:pPr>
            <w:r w:rsidRPr="00297EE0">
              <w:t xml:space="preserve">View </w:t>
            </w:r>
            <w:r w:rsidR="002166EC" w:rsidRPr="00297EE0">
              <w:t>list of requests in referral</w:t>
            </w:r>
          </w:p>
        </w:tc>
        <w:tc>
          <w:tcPr>
            <w:tcW w:w="2880" w:type="dxa"/>
            <w:shd w:val="clear" w:color="auto" w:fill="E6E6E6"/>
          </w:tcPr>
          <w:p w:rsidR="001F5238" w:rsidRPr="00297EE0" w:rsidRDefault="00B34058" w:rsidP="00122B88">
            <w:pPr>
              <w:pStyle w:val="TableHeading"/>
            </w:pPr>
            <w:r w:rsidRPr="00297EE0">
              <w:t>RRM0010</w:t>
            </w:r>
            <w:r w:rsidR="001F5238" w:rsidRPr="00297EE0">
              <w:t xml:space="preserve"> </w:t>
            </w:r>
          </w:p>
        </w:tc>
      </w:tr>
      <w:tr w:rsidR="001F5238" w:rsidRPr="00297EE0" w:rsidTr="001A7305">
        <w:tc>
          <w:tcPr>
            <w:tcW w:w="2268" w:type="dxa"/>
          </w:tcPr>
          <w:p w:rsidR="001F5238" w:rsidRPr="00297EE0" w:rsidRDefault="001F5238" w:rsidP="001A7305">
            <w:r w:rsidRPr="00297EE0">
              <w:t>Primary actors</w:t>
            </w:r>
          </w:p>
        </w:tc>
        <w:tc>
          <w:tcPr>
            <w:tcW w:w="6192" w:type="dxa"/>
            <w:gridSpan w:val="2"/>
          </w:tcPr>
          <w:p w:rsidR="00046257" w:rsidRDefault="00046257" w:rsidP="001C6190">
            <w:pPr>
              <w:pStyle w:val="BodyText"/>
            </w:pPr>
            <w:r>
              <w:t>Dealer user</w:t>
            </w:r>
          </w:p>
          <w:p w:rsidR="001F5238" w:rsidRDefault="00133813" w:rsidP="001A7305">
            <w:pPr>
              <w:pStyle w:val="BodyText"/>
            </w:pPr>
            <w:r w:rsidRPr="00297EE0">
              <w:t xml:space="preserve">Telco </w:t>
            </w:r>
            <w:r w:rsidR="001F5238" w:rsidRPr="00297EE0">
              <w:t>Referral User</w:t>
            </w:r>
          </w:p>
          <w:p w:rsidR="001C6190" w:rsidRPr="00297EE0" w:rsidRDefault="001C6190" w:rsidP="001A7305">
            <w:pPr>
              <w:pStyle w:val="BodyText"/>
            </w:pPr>
            <w:r>
              <w:t>CSR user</w:t>
            </w:r>
          </w:p>
        </w:tc>
      </w:tr>
      <w:tr w:rsidR="001F5238" w:rsidRPr="00297EE0" w:rsidTr="001A7305">
        <w:tc>
          <w:tcPr>
            <w:tcW w:w="2268" w:type="dxa"/>
          </w:tcPr>
          <w:p w:rsidR="001F5238" w:rsidRPr="00297EE0" w:rsidRDefault="001F5238" w:rsidP="001A7305">
            <w:r w:rsidRPr="00297EE0">
              <w:t>Summary Goal</w:t>
            </w:r>
          </w:p>
        </w:tc>
        <w:tc>
          <w:tcPr>
            <w:tcW w:w="6192" w:type="dxa"/>
            <w:gridSpan w:val="2"/>
          </w:tcPr>
          <w:p w:rsidR="001F5238" w:rsidRPr="00297EE0" w:rsidRDefault="001F5238" w:rsidP="001A7305">
            <w:pPr>
              <w:pStyle w:val="BodyText"/>
            </w:pPr>
            <w:r w:rsidRPr="00297EE0">
              <w:t xml:space="preserve">This use case allows the referral users </w:t>
            </w:r>
            <w:r w:rsidR="00B90DDE" w:rsidRPr="00297EE0">
              <w:t>viewing</w:t>
            </w:r>
            <w:r w:rsidRPr="00297EE0">
              <w:t xml:space="preserve"> a list of </w:t>
            </w:r>
            <w:r w:rsidR="002166EC" w:rsidRPr="00297EE0">
              <w:t>requests in referral</w:t>
            </w:r>
          </w:p>
        </w:tc>
      </w:tr>
      <w:tr w:rsidR="001F5238" w:rsidRPr="00297EE0" w:rsidTr="001A7305">
        <w:trPr>
          <w:trHeight w:val="176"/>
        </w:trPr>
        <w:tc>
          <w:tcPr>
            <w:tcW w:w="2268" w:type="dxa"/>
          </w:tcPr>
          <w:p w:rsidR="001F5238" w:rsidRPr="00297EE0" w:rsidRDefault="001F5238" w:rsidP="001A7305">
            <w:r w:rsidRPr="00297EE0">
              <w:t>Pre-conditions</w:t>
            </w:r>
          </w:p>
        </w:tc>
        <w:tc>
          <w:tcPr>
            <w:tcW w:w="6192" w:type="dxa"/>
            <w:gridSpan w:val="2"/>
          </w:tcPr>
          <w:p w:rsidR="001F5238" w:rsidRPr="00297EE0" w:rsidRDefault="001F5238" w:rsidP="001A7305">
            <w:pPr>
              <w:pStyle w:val="BodyText"/>
            </w:pPr>
            <w:r w:rsidRPr="00297EE0">
              <w:t>The user is logged.</w:t>
            </w:r>
          </w:p>
        </w:tc>
      </w:tr>
      <w:tr w:rsidR="001F5238" w:rsidRPr="00297EE0" w:rsidTr="001A7305">
        <w:trPr>
          <w:trHeight w:val="176"/>
        </w:trPr>
        <w:tc>
          <w:tcPr>
            <w:tcW w:w="2268" w:type="dxa"/>
          </w:tcPr>
          <w:p w:rsidR="001F5238" w:rsidRPr="00297EE0" w:rsidRDefault="001F5238" w:rsidP="001A7305">
            <w:r w:rsidRPr="00297EE0">
              <w:t>Trigger</w:t>
            </w:r>
          </w:p>
        </w:tc>
        <w:tc>
          <w:tcPr>
            <w:tcW w:w="6192" w:type="dxa"/>
            <w:gridSpan w:val="2"/>
          </w:tcPr>
          <w:p w:rsidR="001F5238" w:rsidRPr="00297EE0" w:rsidRDefault="00DB103A" w:rsidP="001A7305">
            <w:pPr>
              <w:pStyle w:val="BodyText"/>
            </w:pPr>
            <w:r w:rsidRPr="00297EE0">
              <w:t>The user has selected the option to view the list</w:t>
            </w:r>
            <w:r w:rsidR="00046257">
              <w:t xml:space="preserve"> of requests in referral</w:t>
            </w:r>
          </w:p>
        </w:tc>
      </w:tr>
      <w:tr w:rsidR="001F5238" w:rsidRPr="00297EE0" w:rsidTr="001A7305">
        <w:trPr>
          <w:trHeight w:val="176"/>
        </w:trPr>
        <w:tc>
          <w:tcPr>
            <w:tcW w:w="2268" w:type="dxa"/>
          </w:tcPr>
          <w:p w:rsidR="001F5238" w:rsidRPr="00297EE0" w:rsidRDefault="001F5238" w:rsidP="001A7305">
            <w:r w:rsidRPr="00297EE0">
              <w:t>Minimum guarantees</w:t>
            </w:r>
          </w:p>
        </w:tc>
        <w:tc>
          <w:tcPr>
            <w:tcW w:w="6192" w:type="dxa"/>
            <w:gridSpan w:val="2"/>
          </w:tcPr>
          <w:p w:rsidR="001F5238" w:rsidRPr="00297EE0" w:rsidRDefault="001F5238" w:rsidP="001A7305">
            <w:pPr>
              <w:pStyle w:val="BodyText"/>
            </w:pPr>
          </w:p>
        </w:tc>
      </w:tr>
      <w:tr w:rsidR="001F5238" w:rsidRPr="00297EE0" w:rsidTr="001A7305">
        <w:trPr>
          <w:trHeight w:val="176"/>
        </w:trPr>
        <w:tc>
          <w:tcPr>
            <w:tcW w:w="2268" w:type="dxa"/>
          </w:tcPr>
          <w:p w:rsidR="001F5238" w:rsidRPr="00297EE0" w:rsidRDefault="001F5238" w:rsidP="001A7305">
            <w:r w:rsidRPr="00297EE0">
              <w:t>Success guarantees:</w:t>
            </w:r>
          </w:p>
        </w:tc>
        <w:tc>
          <w:tcPr>
            <w:tcW w:w="6192" w:type="dxa"/>
            <w:gridSpan w:val="2"/>
          </w:tcPr>
          <w:p w:rsidR="001F5238" w:rsidRPr="00297EE0" w:rsidRDefault="002166EC" w:rsidP="001A7305">
            <w:pPr>
              <w:pStyle w:val="BodyText"/>
            </w:pPr>
            <w:r w:rsidRPr="00297EE0">
              <w:t xml:space="preserve">List of </w:t>
            </w:r>
            <w:r w:rsidR="00B90DDE" w:rsidRPr="00297EE0">
              <w:t>requests</w:t>
            </w:r>
            <w:r w:rsidRPr="00297EE0">
              <w:t xml:space="preserve"> in referral</w:t>
            </w:r>
            <w:r w:rsidR="00B90DDE" w:rsidRPr="00297EE0">
              <w:t xml:space="preserve"> is displayed</w:t>
            </w:r>
          </w:p>
        </w:tc>
      </w:tr>
      <w:tr w:rsidR="001F5238" w:rsidRPr="00297EE0" w:rsidTr="001A7305">
        <w:trPr>
          <w:trHeight w:val="176"/>
        </w:trPr>
        <w:tc>
          <w:tcPr>
            <w:tcW w:w="2268" w:type="dxa"/>
          </w:tcPr>
          <w:p w:rsidR="001F5238" w:rsidRPr="00297EE0" w:rsidRDefault="001F5238" w:rsidP="001A7305">
            <w:r w:rsidRPr="00297EE0">
              <w:t>Normal Flow:</w:t>
            </w:r>
          </w:p>
        </w:tc>
        <w:tc>
          <w:tcPr>
            <w:tcW w:w="6192" w:type="dxa"/>
            <w:gridSpan w:val="2"/>
          </w:tcPr>
          <w:p w:rsidR="00046257" w:rsidRDefault="00046257" w:rsidP="000F7361">
            <w:pPr>
              <w:pStyle w:val="BodyText"/>
              <w:numPr>
                <w:ilvl w:val="0"/>
                <w:numId w:val="138"/>
              </w:numPr>
            </w:pPr>
            <w:r w:rsidRPr="00297EE0">
              <w:t>Channel/CSR light application displays list of requests in referral sorted by status and referral date and time</w:t>
            </w:r>
            <w:r>
              <w:t xml:space="preserve"> (A1). </w:t>
            </w:r>
          </w:p>
          <w:p w:rsidR="00046257" w:rsidRPr="00297EE0" w:rsidRDefault="00046257" w:rsidP="000F7361">
            <w:pPr>
              <w:pStyle w:val="BodyText"/>
              <w:numPr>
                <w:ilvl w:val="0"/>
                <w:numId w:val="497"/>
              </w:numPr>
            </w:pPr>
            <w:r>
              <w:t>C</w:t>
            </w:r>
            <w:r w:rsidRPr="00297EE0">
              <w:t>hannel/CSR light application displays following information</w:t>
            </w:r>
            <w:r>
              <w:t xml:space="preserve"> </w:t>
            </w:r>
          </w:p>
          <w:p w:rsidR="00046257" w:rsidRPr="00297EE0" w:rsidRDefault="00046257" w:rsidP="000F7361">
            <w:pPr>
              <w:pStyle w:val="BodyText"/>
              <w:numPr>
                <w:ilvl w:val="1"/>
                <w:numId w:val="138"/>
              </w:numPr>
            </w:pPr>
            <w:r w:rsidRPr="00297EE0">
              <w:t>Customer first/last name</w:t>
            </w:r>
            <w:r>
              <w:t xml:space="preserve"> </w:t>
            </w:r>
            <w:r w:rsidRPr="00297EE0">
              <w:t>or company name</w:t>
            </w:r>
          </w:p>
          <w:p w:rsidR="00046257" w:rsidRDefault="00046257" w:rsidP="000F7361">
            <w:pPr>
              <w:pStyle w:val="BodyText"/>
              <w:numPr>
                <w:ilvl w:val="1"/>
                <w:numId w:val="138"/>
              </w:numPr>
            </w:pPr>
            <w:r w:rsidRPr="00297EE0">
              <w:t>Referral date and time</w:t>
            </w:r>
          </w:p>
          <w:p w:rsidR="00046257" w:rsidRPr="00297EE0" w:rsidRDefault="00046257" w:rsidP="000F7361">
            <w:pPr>
              <w:pStyle w:val="BodyText"/>
              <w:numPr>
                <w:ilvl w:val="1"/>
                <w:numId w:val="138"/>
              </w:numPr>
            </w:pPr>
            <w:r w:rsidRPr="00297EE0">
              <w:t>Referral status</w:t>
            </w:r>
          </w:p>
          <w:p w:rsidR="001F5238" w:rsidRPr="00297EE0" w:rsidRDefault="001F5238" w:rsidP="00F76D0B">
            <w:pPr>
              <w:pStyle w:val="Body"/>
            </w:pPr>
          </w:p>
        </w:tc>
      </w:tr>
      <w:tr w:rsidR="001F5238" w:rsidRPr="00297EE0" w:rsidTr="001A7305">
        <w:trPr>
          <w:trHeight w:val="176"/>
        </w:trPr>
        <w:tc>
          <w:tcPr>
            <w:tcW w:w="2268" w:type="dxa"/>
          </w:tcPr>
          <w:p w:rsidR="001F5238" w:rsidRPr="00297EE0" w:rsidRDefault="001F5238" w:rsidP="001A7305">
            <w:r w:rsidRPr="00297EE0">
              <w:t>Alternative Flows:</w:t>
            </w:r>
          </w:p>
        </w:tc>
        <w:tc>
          <w:tcPr>
            <w:tcW w:w="6192" w:type="dxa"/>
            <w:gridSpan w:val="2"/>
          </w:tcPr>
          <w:p w:rsidR="00046257" w:rsidRPr="00297EE0" w:rsidRDefault="00046257" w:rsidP="00046257">
            <w:pPr>
              <w:pStyle w:val="BodyText"/>
            </w:pPr>
            <w:r w:rsidRPr="00297EE0">
              <w:t xml:space="preserve">A1: </w:t>
            </w:r>
            <w:r>
              <w:t>User is a Telco referral user</w:t>
            </w:r>
          </w:p>
          <w:p w:rsidR="00046257" w:rsidRPr="00297EE0" w:rsidRDefault="00046257" w:rsidP="000F7361">
            <w:pPr>
              <w:pStyle w:val="BodyText"/>
              <w:numPr>
                <w:ilvl w:val="0"/>
                <w:numId w:val="496"/>
              </w:numPr>
            </w:pPr>
            <w:r w:rsidRPr="00297EE0">
              <w:t>Channel/CSR light application displays list of requests in referral by referred date and time by default. (A</w:t>
            </w:r>
            <w:r>
              <w:t>2</w:t>
            </w:r>
            <w:r w:rsidRPr="00297EE0">
              <w:t>) (A</w:t>
            </w:r>
            <w:r>
              <w:t>3</w:t>
            </w:r>
            <w:r w:rsidRPr="00297EE0">
              <w:t>)</w:t>
            </w:r>
          </w:p>
          <w:p w:rsidR="00046257" w:rsidRDefault="00046257" w:rsidP="000F7361">
            <w:pPr>
              <w:pStyle w:val="BodyText"/>
              <w:numPr>
                <w:ilvl w:val="0"/>
                <w:numId w:val="498"/>
              </w:numPr>
            </w:pPr>
            <w:r>
              <w:t>C</w:t>
            </w:r>
            <w:r w:rsidRPr="00297EE0">
              <w:t>hannel/CSR light application displays following information</w:t>
            </w:r>
            <w:r>
              <w:t xml:space="preserve"> </w:t>
            </w:r>
          </w:p>
          <w:p w:rsidR="00046257" w:rsidRPr="00297EE0" w:rsidRDefault="00046257" w:rsidP="000F7361">
            <w:pPr>
              <w:pStyle w:val="BodyText"/>
              <w:numPr>
                <w:ilvl w:val="0"/>
                <w:numId w:val="499"/>
              </w:numPr>
            </w:pPr>
            <w:r w:rsidRPr="00297EE0">
              <w:t>Customer first/last name or company name</w:t>
            </w:r>
          </w:p>
          <w:p w:rsidR="00046257" w:rsidRDefault="00046257" w:rsidP="000F7361">
            <w:pPr>
              <w:pStyle w:val="BodyText"/>
              <w:numPr>
                <w:ilvl w:val="0"/>
                <w:numId w:val="500"/>
              </w:numPr>
            </w:pPr>
            <w:r w:rsidRPr="00297EE0">
              <w:t>Referral date and time</w:t>
            </w:r>
          </w:p>
          <w:p w:rsidR="00046257" w:rsidRDefault="00046257" w:rsidP="000F7361">
            <w:pPr>
              <w:pStyle w:val="BodyText"/>
              <w:numPr>
                <w:ilvl w:val="0"/>
                <w:numId w:val="501"/>
              </w:numPr>
              <w:rPr>
                <w:ins w:id="1489" w:author="Raphaël Guého" w:date="2010-01-04T14:44:00Z"/>
              </w:rPr>
            </w:pPr>
            <w:r w:rsidRPr="00297EE0">
              <w:t>Credit checking return reason</w:t>
            </w:r>
          </w:p>
          <w:p w:rsidR="00E955E0" w:rsidRDefault="00E955E0" w:rsidP="000F7361">
            <w:pPr>
              <w:pStyle w:val="BodyText"/>
              <w:numPr>
                <w:ilvl w:val="0"/>
                <w:numId w:val="501"/>
              </w:numPr>
            </w:pPr>
            <w:ins w:id="1490" w:author="Raphaël Guého" w:date="2010-01-04T14:44:00Z">
              <w:r w:rsidRPr="00297EE0">
                <w:t>Referral status</w:t>
              </w:r>
            </w:ins>
          </w:p>
          <w:p w:rsidR="00DB103A" w:rsidRPr="00297EE0" w:rsidRDefault="00046257" w:rsidP="00046257">
            <w:pPr>
              <w:pStyle w:val="BodyText"/>
            </w:pPr>
            <w:r w:rsidRPr="00297EE0">
              <w:t>A</w:t>
            </w:r>
            <w:r>
              <w:t>2</w:t>
            </w:r>
            <w:r w:rsidR="00B144CD" w:rsidRPr="00297EE0">
              <w:t>:</w:t>
            </w:r>
            <w:r w:rsidR="001F5238" w:rsidRPr="00297EE0">
              <w:t xml:space="preserve"> </w:t>
            </w:r>
            <w:r w:rsidR="002166EC" w:rsidRPr="00297EE0">
              <w:t>Request in referral</w:t>
            </w:r>
            <w:r w:rsidR="001F5238" w:rsidRPr="00297EE0">
              <w:t xml:space="preserve"> is </w:t>
            </w:r>
            <w:r w:rsidR="00B144CD" w:rsidRPr="00297EE0">
              <w:t>locked</w:t>
            </w:r>
          </w:p>
          <w:p w:rsidR="001F5238" w:rsidRPr="00297EE0" w:rsidRDefault="00325101" w:rsidP="000F7361">
            <w:pPr>
              <w:pStyle w:val="BodyText"/>
              <w:numPr>
                <w:ilvl w:val="0"/>
                <w:numId w:val="144"/>
              </w:numPr>
            </w:pPr>
            <w:r w:rsidRPr="00297EE0">
              <w:t>Channel/CSR light</w:t>
            </w:r>
            <w:r w:rsidR="00DB103A" w:rsidRPr="00297EE0">
              <w:t xml:space="preserve"> application prevents</w:t>
            </w:r>
            <w:r w:rsidR="001F5238" w:rsidRPr="00297EE0">
              <w:t xml:space="preserve"> another referral user </w:t>
            </w:r>
            <w:r w:rsidR="00DB103A" w:rsidRPr="00297EE0">
              <w:t xml:space="preserve">to select the </w:t>
            </w:r>
            <w:r w:rsidR="002166EC" w:rsidRPr="00297EE0">
              <w:t>request</w:t>
            </w:r>
            <w:r w:rsidR="00DB103A" w:rsidRPr="00297EE0">
              <w:t xml:space="preserve"> and displays following additional information:</w:t>
            </w:r>
          </w:p>
          <w:p w:rsidR="001F5238" w:rsidRPr="00297EE0" w:rsidRDefault="001F5238" w:rsidP="000F7361">
            <w:pPr>
              <w:pStyle w:val="Body"/>
              <w:numPr>
                <w:ilvl w:val="0"/>
                <w:numId w:val="501"/>
              </w:numPr>
            </w:pPr>
            <w:r w:rsidRPr="00297EE0">
              <w:t>Login of referral user who lock the customer</w:t>
            </w:r>
          </w:p>
          <w:p w:rsidR="00B144CD" w:rsidRPr="00297EE0" w:rsidRDefault="001F5238" w:rsidP="000F7361">
            <w:pPr>
              <w:pStyle w:val="Body"/>
              <w:numPr>
                <w:ilvl w:val="0"/>
                <w:numId w:val="501"/>
              </w:numPr>
            </w:pPr>
            <w:r w:rsidRPr="00297EE0">
              <w:t>Lock duration</w:t>
            </w:r>
          </w:p>
          <w:p w:rsidR="00B144CD" w:rsidRPr="00297EE0" w:rsidRDefault="00046257" w:rsidP="00046257">
            <w:pPr>
              <w:pStyle w:val="Body"/>
              <w:ind w:left="0"/>
            </w:pPr>
            <w:r w:rsidRPr="00297EE0">
              <w:t>A</w:t>
            </w:r>
            <w:r>
              <w:t>3</w:t>
            </w:r>
            <w:r w:rsidR="00B144CD" w:rsidRPr="00297EE0">
              <w:t>: R</w:t>
            </w:r>
            <w:r w:rsidR="002166EC" w:rsidRPr="00297EE0">
              <w:t xml:space="preserve">equest </w:t>
            </w:r>
            <w:r w:rsidR="00B144CD" w:rsidRPr="00297EE0">
              <w:t>is locked and referral user selects the option to unlock it</w:t>
            </w:r>
          </w:p>
          <w:p w:rsidR="00B144CD" w:rsidRPr="00297EE0" w:rsidRDefault="00325101" w:rsidP="000F7361">
            <w:pPr>
              <w:pStyle w:val="Body"/>
              <w:numPr>
                <w:ilvl w:val="0"/>
                <w:numId w:val="271"/>
              </w:numPr>
            </w:pPr>
            <w:r w:rsidRPr="00297EE0">
              <w:t>Channel/CSR light</w:t>
            </w:r>
            <w:r w:rsidR="00B144CD" w:rsidRPr="00297EE0">
              <w:t xml:space="preserve"> application redirects the user to the unlock </w:t>
            </w:r>
            <w:r w:rsidR="002166EC" w:rsidRPr="00297EE0">
              <w:t>request in referral</w:t>
            </w:r>
            <w:r w:rsidR="00B144CD" w:rsidRPr="00297EE0">
              <w:t xml:space="preserve"> use case</w:t>
            </w:r>
          </w:p>
        </w:tc>
      </w:tr>
    </w:tbl>
    <w:p w:rsidR="00046257" w:rsidRPr="00297EE0" w:rsidRDefault="00046257" w:rsidP="00046257">
      <w:pPr>
        <w:pStyle w:val="Heading4"/>
      </w:pPr>
      <w:bookmarkStart w:id="1491" w:name="_Toc210732854"/>
      <w:bookmarkStart w:id="1492" w:name="_Toc210732853"/>
      <w:bookmarkStart w:id="1493" w:name="_Toc253578113"/>
      <w:r w:rsidRPr="00297EE0">
        <w:t xml:space="preserve">Use Case:  View </w:t>
      </w:r>
      <w:r>
        <w:t xml:space="preserve">details of </w:t>
      </w:r>
      <w:r w:rsidRPr="00297EE0">
        <w:t>request in referral</w:t>
      </w:r>
      <w:bookmarkEnd w:id="1493"/>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046257" w:rsidRPr="00297EE0" w:rsidTr="00046257">
        <w:trPr>
          <w:trHeight w:val="360"/>
        </w:trPr>
        <w:tc>
          <w:tcPr>
            <w:tcW w:w="5580" w:type="dxa"/>
            <w:gridSpan w:val="2"/>
            <w:shd w:val="clear" w:color="auto" w:fill="E6E6E6"/>
          </w:tcPr>
          <w:p w:rsidR="00046257" w:rsidRPr="00297EE0" w:rsidRDefault="00046257" w:rsidP="00046257">
            <w:pPr>
              <w:pStyle w:val="TableHeading"/>
            </w:pPr>
            <w:r w:rsidRPr="00297EE0">
              <w:t xml:space="preserve">View </w:t>
            </w:r>
            <w:r>
              <w:t>details of r</w:t>
            </w:r>
            <w:r w:rsidRPr="00297EE0">
              <w:t>equest in referral</w:t>
            </w:r>
          </w:p>
        </w:tc>
        <w:tc>
          <w:tcPr>
            <w:tcW w:w="2880" w:type="dxa"/>
            <w:shd w:val="clear" w:color="auto" w:fill="E6E6E6"/>
          </w:tcPr>
          <w:p w:rsidR="00046257" w:rsidRPr="00297EE0" w:rsidRDefault="00046257" w:rsidP="00046257">
            <w:pPr>
              <w:pStyle w:val="TableHeading"/>
            </w:pPr>
            <w:r w:rsidRPr="00297EE0">
              <w:t>RRM00</w:t>
            </w:r>
            <w:r>
              <w:t>2</w:t>
            </w:r>
            <w:r w:rsidRPr="00297EE0">
              <w:t xml:space="preserve">0 </w:t>
            </w:r>
          </w:p>
        </w:tc>
      </w:tr>
      <w:tr w:rsidR="00046257" w:rsidRPr="00297EE0" w:rsidTr="00046257">
        <w:tc>
          <w:tcPr>
            <w:tcW w:w="2268" w:type="dxa"/>
          </w:tcPr>
          <w:p w:rsidR="00046257" w:rsidRPr="00297EE0" w:rsidRDefault="00046257" w:rsidP="00046257">
            <w:r w:rsidRPr="00297EE0">
              <w:t>Primary actors</w:t>
            </w:r>
          </w:p>
        </w:tc>
        <w:tc>
          <w:tcPr>
            <w:tcW w:w="6192" w:type="dxa"/>
            <w:gridSpan w:val="2"/>
          </w:tcPr>
          <w:p w:rsidR="00046257" w:rsidRDefault="00046257" w:rsidP="00046257">
            <w:pPr>
              <w:pStyle w:val="BodyText"/>
            </w:pPr>
            <w:r w:rsidRPr="00297EE0">
              <w:t>Dealer User</w:t>
            </w:r>
          </w:p>
          <w:p w:rsidR="00046257" w:rsidRPr="00297EE0" w:rsidRDefault="001C6190" w:rsidP="00046257">
            <w:pPr>
              <w:pStyle w:val="BodyText"/>
            </w:pPr>
            <w:r>
              <w:t>CSR user</w:t>
            </w:r>
          </w:p>
        </w:tc>
      </w:tr>
      <w:tr w:rsidR="00046257" w:rsidRPr="00297EE0" w:rsidTr="00046257">
        <w:tc>
          <w:tcPr>
            <w:tcW w:w="2268" w:type="dxa"/>
          </w:tcPr>
          <w:p w:rsidR="00046257" w:rsidRPr="00297EE0" w:rsidRDefault="00046257" w:rsidP="00046257">
            <w:r w:rsidRPr="00297EE0">
              <w:t>Summary Goal</w:t>
            </w:r>
          </w:p>
        </w:tc>
        <w:tc>
          <w:tcPr>
            <w:tcW w:w="6192" w:type="dxa"/>
            <w:gridSpan w:val="2"/>
          </w:tcPr>
          <w:p w:rsidR="00046257" w:rsidRPr="00297EE0" w:rsidRDefault="00046257" w:rsidP="00046257">
            <w:pPr>
              <w:pStyle w:val="BodyText"/>
            </w:pPr>
            <w:r w:rsidRPr="00297EE0">
              <w:t>This use case allows users to viewing a request in referral and acting on it according to request in referral status</w:t>
            </w:r>
          </w:p>
        </w:tc>
      </w:tr>
      <w:tr w:rsidR="00046257" w:rsidRPr="00297EE0" w:rsidTr="00046257">
        <w:trPr>
          <w:trHeight w:val="176"/>
        </w:trPr>
        <w:tc>
          <w:tcPr>
            <w:tcW w:w="2268" w:type="dxa"/>
          </w:tcPr>
          <w:p w:rsidR="00046257" w:rsidRPr="00297EE0" w:rsidRDefault="00046257" w:rsidP="00046257">
            <w:r w:rsidRPr="00297EE0">
              <w:t>Pre-conditions</w:t>
            </w:r>
          </w:p>
        </w:tc>
        <w:tc>
          <w:tcPr>
            <w:tcW w:w="6192" w:type="dxa"/>
            <w:gridSpan w:val="2"/>
          </w:tcPr>
          <w:p w:rsidR="00046257" w:rsidRPr="00297EE0" w:rsidRDefault="00046257" w:rsidP="00046257">
            <w:pPr>
              <w:pStyle w:val="BodyText"/>
            </w:pPr>
            <w:r w:rsidRPr="00297EE0">
              <w:t>User is logged in</w:t>
            </w:r>
          </w:p>
        </w:tc>
      </w:tr>
      <w:tr w:rsidR="00046257" w:rsidRPr="00297EE0" w:rsidTr="00046257">
        <w:trPr>
          <w:trHeight w:val="176"/>
        </w:trPr>
        <w:tc>
          <w:tcPr>
            <w:tcW w:w="2268" w:type="dxa"/>
          </w:tcPr>
          <w:p w:rsidR="00046257" w:rsidRPr="00297EE0" w:rsidRDefault="00046257" w:rsidP="00046257">
            <w:r w:rsidRPr="00297EE0">
              <w:t>Trigger</w:t>
            </w:r>
          </w:p>
        </w:tc>
        <w:tc>
          <w:tcPr>
            <w:tcW w:w="6192" w:type="dxa"/>
            <w:gridSpan w:val="2"/>
          </w:tcPr>
          <w:p w:rsidR="00046257" w:rsidRPr="00297EE0" w:rsidRDefault="00046257" w:rsidP="00046257">
            <w:pPr>
              <w:pStyle w:val="BodyText"/>
            </w:pPr>
            <w:r w:rsidRPr="00297EE0">
              <w:t>User has selected a request in referral</w:t>
            </w:r>
          </w:p>
        </w:tc>
      </w:tr>
      <w:tr w:rsidR="00046257" w:rsidRPr="00297EE0" w:rsidTr="00046257">
        <w:trPr>
          <w:trHeight w:val="176"/>
        </w:trPr>
        <w:tc>
          <w:tcPr>
            <w:tcW w:w="2268" w:type="dxa"/>
          </w:tcPr>
          <w:p w:rsidR="00046257" w:rsidRPr="00297EE0" w:rsidRDefault="00046257" w:rsidP="00046257">
            <w:r w:rsidRPr="00297EE0">
              <w:t>Minimum guarantees</w:t>
            </w:r>
          </w:p>
        </w:tc>
        <w:tc>
          <w:tcPr>
            <w:tcW w:w="6192" w:type="dxa"/>
            <w:gridSpan w:val="2"/>
          </w:tcPr>
          <w:p w:rsidR="00046257" w:rsidRPr="00297EE0" w:rsidRDefault="00046257" w:rsidP="00046257">
            <w:pPr>
              <w:pStyle w:val="BodyText"/>
            </w:pPr>
            <w:r w:rsidRPr="00297EE0">
              <w:t>Dealer user can’t do anything on the request if not in a final state and not in request for more information state</w:t>
            </w:r>
          </w:p>
        </w:tc>
      </w:tr>
      <w:tr w:rsidR="00046257" w:rsidRPr="00297EE0" w:rsidTr="00046257">
        <w:trPr>
          <w:trHeight w:val="176"/>
        </w:trPr>
        <w:tc>
          <w:tcPr>
            <w:tcW w:w="2268" w:type="dxa"/>
          </w:tcPr>
          <w:p w:rsidR="00046257" w:rsidRPr="00297EE0" w:rsidRDefault="00046257" w:rsidP="00046257">
            <w:r w:rsidRPr="00297EE0">
              <w:t>Success guarantees:</w:t>
            </w:r>
          </w:p>
        </w:tc>
        <w:tc>
          <w:tcPr>
            <w:tcW w:w="6192" w:type="dxa"/>
            <w:gridSpan w:val="2"/>
          </w:tcPr>
          <w:p w:rsidR="00046257" w:rsidRPr="00297EE0" w:rsidRDefault="00046257" w:rsidP="00046257">
            <w:pPr>
              <w:pStyle w:val="BodyText"/>
            </w:pPr>
            <w:r w:rsidRPr="00297EE0">
              <w:t>Either</w:t>
            </w:r>
          </w:p>
          <w:p w:rsidR="00046257" w:rsidRPr="00297EE0" w:rsidRDefault="00046257" w:rsidP="000F7361">
            <w:pPr>
              <w:pStyle w:val="BodyText"/>
              <w:numPr>
                <w:ilvl w:val="0"/>
                <w:numId w:val="152"/>
              </w:numPr>
            </w:pPr>
            <w:r w:rsidRPr="00297EE0">
              <w:t>User is redirected to continue shopping</w:t>
            </w:r>
          </w:p>
          <w:p w:rsidR="00046257" w:rsidRPr="00297EE0" w:rsidRDefault="00046257" w:rsidP="000F7361">
            <w:pPr>
              <w:pStyle w:val="BodyText"/>
              <w:numPr>
                <w:ilvl w:val="0"/>
                <w:numId w:val="152"/>
              </w:numPr>
            </w:pPr>
            <w:r w:rsidRPr="00297EE0">
              <w:t>Request in referral is canceled</w:t>
            </w:r>
          </w:p>
          <w:p w:rsidR="00046257" w:rsidRPr="00297EE0" w:rsidRDefault="00046257" w:rsidP="000F7361">
            <w:pPr>
              <w:pStyle w:val="BodyText"/>
              <w:numPr>
                <w:ilvl w:val="0"/>
                <w:numId w:val="142"/>
              </w:numPr>
            </w:pPr>
            <w:r w:rsidRPr="00297EE0">
              <w:t>Request in referral status is changed from required more information to referred</w:t>
            </w:r>
          </w:p>
        </w:tc>
      </w:tr>
      <w:tr w:rsidR="00046257" w:rsidRPr="00297EE0" w:rsidTr="00046257">
        <w:trPr>
          <w:trHeight w:val="176"/>
        </w:trPr>
        <w:tc>
          <w:tcPr>
            <w:tcW w:w="2268" w:type="dxa"/>
          </w:tcPr>
          <w:p w:rsidR="00046257" w:rsidRPr="00297EE0" w:rsidRDefault="00046257" w:rsidP="00046257">
            <w:r w:rsidRPr="00297EE0">
              <w:t>Normal Flow:</w:t>
            </w:r>
          </w:p>
        </w:tc>
        <w:tc>
          <w:tcPr>
            <w:tcW w:w="6192" w:type="dxa"/>
            <w:gridSpan w:val="2"/>
          </w:tcPr>
          <w:p w:rsidR="00046257" w:rsidRPr="00297EE0" w:rsidRDefault="00046257" w:rsidP="000F7361">
            <w:pPr>
              <w:pStyle w:val="BodyText"/>
              <w:numPr>
                <w:ilvl w:val="0"/>
                <w:numId w:val="141"/>
              </w:numPr>
            </w:pPr>
            <w:r w:rsidRPr="00297EE0">
              <w:t>Channel/CSR light application displays the request in referral with following information</w:t>
            </w:r>
          </w:p>
          <w:p w:rsidR="00E955E0" w:rsidRDefault="00E955E0" w:rsidP="00E955E0">
            <w:pPr>
              <w:pStyle w:val="Body"/>
              <w:rPr>
                <w:ins w:id="1494" w:author="Raphaël Guého" w:date="2010-01-04T14:50:00Z"/>
              </w:rPr>
            </w:pPr>
            <w:r w:rsidRPr="00297EE0">
              <w:t>Customer information</w:t>
            </w:r>
          </w:p>
          <w:p w:rsidR="00E955E0" w:rsidRDefault="00E955E0" w:rsidP="00E955E0">
            <w:pPr>
              <w:pStyle w:val="Body"/>
              <w:numPr>
                <w:ilvl w:val="1"/>
                <w:numId w:val="142"/>
              </w:numPr>
              <w:rPr>
                <w:ins w:id="1495" w:author="Raphaël Guého" w:date="2010-01-04T14:51:00Z"/>
              </w:rPr>
            </w:pPr>
            <w:ins w:id="1496" w:author="Raphaël Guého" w:date="2010-01-04T14:51:00Z">
              <w:r w:rsidRPr="00297EE0">
                <w:t>Customer first/last name or company name</w:t>
              </w:r>
            </w:ins>
          </w:p>
          <w:p w:rsidR="00E955E0" w:rsidRPr="00297EE0" w:rsidRDefault="00E955E0" w:rsidP="00E955E0">
            <w:pPr>
              <w:pStyle w:val="Body"/>
              <w:numPr>
                <w:ilvl w:val="1"/>
                <w:numId w:val="142"/>
              </w:numPr>
            </w:pPr>
            <w:ins w:id="1497" w:author="Raphaël Guého" w:date="2010-01-04T14:51:00Z">
              <w:r>
                <w:t xml:space="preserve">Account information (contact, administrative </w:t>
              </w:r>
            </w:ins>
            <w:ins w:id="1498" w:author="Raphaël Guého" w:date="2010-01-04T14:52:00Z">
              <w:r>
                <w:t xml:space="preserve">data </w:t>
              </w:r>
            </w:ins>
            <w:ins w:id="1499" w:author="Raphaël Guého" w:date="2010-01-04T14:51:00Z">
              <w:r>
                <w:t xml:space="preserve">and billing </w:t>
              </w:r>
            </w:ins>
            <w:ins w:id="1500" w:author="Raphaël Guého" w:date="2010-01-04T14:52:00Z">
              <w:r>
                <w:t>information)</w:t>
              </w:r>
            </w:ins>
          </w:p>
          <w:p w:rsidR="00E955E0" w:rsidRDefault="00E955E0" w:rsidP="00046257">
            <w:pPr>
              <w:pStyle w:val="Body"/>
              <w:rPr>
                <w:ins w:id="1501" w:author="Raphaël Guého" w:date="2010-01-05T18:23:00Z"/>
              </w:rPr>
            </w:pPr>
            <w:ins w:id="1502" w:author="Raphaël Guého" w:date="2010-01-04T14:53:00Z">
              <w:r>
                <w:t>Referral information</w:t>
              </w:r>
            </w:ins>
          </w:p>
          <w:p w:rsidR="0069010D" w:rsidRPr="00297EE0" w:rsidRDefault="0069010D" w:rsidP="0069010D">
            <w:pPr>
              <w:pStyle w:val="Body"/>
              <w:numPr>
                <w:ilvl w:val="1"/>
                <w:numId w:val="142"/>
              </w:numPr>
              <w:rPr>
                <w:ins w:id="1503" w:author="Raphaël Guého" w:date="2010-01-05T18:23:00Z"/>
              </w:rPr>
            </w:pPr>
            <w:ins w:id="1504" w:author="Raphaël Guého" w:date="2010-01-05T18:24:00Z">
              <w:r>
                <w:t>Same information as in ‘View list of requests in referral’ use case</w:t>
              </w:r>
            </w:ins>
          </w:p>
          <w:p w:rsidR="00046257" w:rsidRPr="00297EE0" w:rsidDel="00D60A7A" w:rsidRDefault="00046257" w:rsidP="00046257">
            <w:pPr>
              <w:pStyle w:val="Body"/>
              <w:rPr>
                <w:del w:id="1505" w:author="Raphaël Guého" w:date="2010-01-04T14:54:00Z"/>
              </w:rPr>
            </w:pPr>
            <w:del w:id="1506" w:author="Raphaël Guého" w:date="2010-01-04T14:54:00Z">
              <w:r w:rsidRPr="00297EE0" w:rsidDel="00D60A7A">
                <w:delText>Request in referral status</w:delText>
              </w:r>
            </w:del>
          </w:p>
          <w:p w:rsidR="00046257" w:rsidRPr="00297EE0" w:rsidDel="00D60A7A" w:rsidRDefault="00046257" w:rsidP="00046257">
            <w:pPr>
              <w:pStyle w:val="Body"/>
              <w:rPr>
                <w:del w:id="1507" w:author="Raphaël Guého" w:date="2010-01-04T14:54:00Z"/>
              </w:rPr>
            </w:pPr>
            <w:del w:id="1508" w:author="Raphaël Guého" w:date="2010-01-04T14:54:00Z">
              <w:r w:rsidRPr="00297EE0" w:rsidDel="00D60A7A">
                <w:delText>All other administrative data</w:delText>
              </w:r>
            </w:del>
          </w:p>
          <w:p w:rsidR="00046257" w:rsidRPr="00297EE0" w:rsidRDefault="00046257" w:rsidP="00046257">
            <w:pPr>
              <w:pStyle w:val="Body"/>
            </w:pPr>
            <w:r w:rsidRPr="00297EE0">
              <w:t>Deposit value</w:t>
            </w:r>
            <w:ins w:id="1509" w:author="Raphaël Guého" w:date="2010-01-04T14:56:00Z">
              <w:r w:rsidR="00D60A7A">
                <w:t xml:space="preserve"> </w:t>
              </w:r>
            </w:ins>
            <w:r w:rsidRPr="00297EE0">
              <w:t>(if required)</w:t>
            </w:r>
          </w:p>
          <w:p w:rsidR="00046257" w:rsidRPr="00297EE0" w:rsidRDefault="00046257" w:rsidP="00046257">
            <w:pPr>
              <w:pStyle w:val="Body"/>
            </w:pPr>
            <w:r w:rsidRPr="00297EE0">
              <w:t>Credit checking error code and description</w:t>
            </w:r>
          </w:p>
          <w:p w:rsidR="00046257" w:rsidRPr="00297EE0" w:rsidRDefault="00046257" w:rsidP="00046257">
            <w:pPr>
              <w:pStyle w:val="Body"/>
            </w:pPr>
            <w:r w:rsidRPr="00297EE0">
              <w:t xml:space="preserve">Vetting value </w:t>
            </w:r>
          </w:p>
          <w:p w:rsidR="00046257" w:rsidRPr="00297EE0" w:rsidRDefault="00731A36" w:rsidP="00046257">
            <w:pPr>
              <w:pStyle w:val="Body"/>
            </w:pPr>
            <w:ins w:id="1510" w:author="Raphaël Guého" w:date="2010-01-05T17:36:00Z">
              <w:r>
                <w:t>Requester f</w:t>
              </w:r>
            </w:ins>
            <w:del w:id="1511" w:author="Raphaël Guého" w:date="2010-01-05T17:36:00Z">
              <w:r w:rsidR="00046257" w:rsidRPr="00297EE0" w:rsidDel="00731A36">
                <w:delText>F</w:delText>
              </w:r>
            </w:del>
            <w:r w:rsidR="00046257" w:rsidRPr="00297EE0">
              <w:t xml:space="preserve">ree text note </w:t>
            </w:r>
            <w:del w:id="1512" w:author="Raphaël Guého" w:date="2010-01-05T17:36:00Z">
              <w:r w:rsidR="00046257" w:rsidRPr="00297EE0" w:rsidDel="00731A36">
                <w:delText>alert</w:delText>
              </w:r>
            </w:del>
          </w:p>
          <w:p w:rsidR="00046257" w:rsidRPr="00297EE0" w:rsidRDefault="00046257" w:rsidP="00046257">
            <w:pPr>
              <w:pStyle w:val="Body"/>
            </w:pPr>
            <w:r w:rsidRPr="00297EE0">
              <w:t>Re</w:t>
            </w:r>
            <w:ins w:id="1513" w:author="Raphaël Guého" w:date="2010-01-05T17:36:00Z">
              <w:r w:rsidR="00731A36">
                <w:t xml:space="preserve">ferral free text </w:t>
              </w:r>
            </w:ins>
            <w:del w:id="1514" w:author="Raphaël Guého" w:date="2010-01-05T17:36:00Z">
              <w:r w:rsidRPr="00297EE0" w:rsidDel="00731A36">
                <w:delText>quest for information</w:delText>
              </w:r>
            </w:del>
            <w:r w:rsidRPr="00297EE0">
              <w:t xml:space="preserve"> note</w:t>
            </w:r>
          </w:p>
          <w:p w:rsidR="00F26555" w:rsidRDefault="00F26555" w:rsidP="000F7361">
            <w:pPr>
              <w:pStyle w:val="BodyText"/>
              <w:numPr>
                <w:ilvl w:val="0"/>
                <w:numId w:val="141"/>
              </w:numPr>
              <w:rPr>
                <w:ins w:id="1515" w:author="Raphaël Guého" w:date="2010-01-05T17:44:00Z"/>
              </w:rPr>
            </w:pPr>
            <w:ins w:id="1516" w:author="Raphaël Guého" w:date="2010-01-05T17:44:00Z">
              <w:r>
                <w:t xml:space="preserve">User optionally </w:t>
              </w:r>
              <w:r w:rsidRPr="00297EE0">
                <w:t>set</w:t>
              </w:r>
              <w:r>
                <w:t>s or updates</w:t>
              </w:r>
              <w:r w:rsidRPr="00297EE0">
                <w:t xml:space="preserve"> </w:t>
              </w:r>
              <w:r>
                <w:t xml:space="preserve">‘Requester free text note’ </w:t>
              </w:r>
              <w:r w:rsidRPr="00297EE0">
                <w:t xml:space="preserve">to inform </w:t>
              </w:r>
              <w:r>
                <w:t xml:space="preserve">referral user </w:t>
              </w:r>
            </w:ins>
            <w:ins w:id="1517" w:author="Raphaël Guého" w:date="2010-01-05T17:46:00Z">
              <w:r>
                <w:t xml:space="preserve">(e.g. </w:t>
              </w:r>
            </w:ins>
            <w:ins w:id="1518" w:author="Raphaël Guého" w:date="2010-01-05T17:45:00Z">
              <w:r>
                <w:t>additional information about the customer</w:t>
              </w:r>
            </w:ins>
            <w:ins w:id="1519" w:author="Raphaël Guého" w:date="2010-01-05T17:46:00Z">
              <w:r>
                <w:t>)</w:t>
              </w:r>
            </w:ins>
          </w:p>
          <w:p w:rsidR="00046257" w:rsidRPr="00297EE0" w:rsidRDefault="00046257" w:rsidP="000F7361">
            <w:pPr>
              <w:pStyle w:val="BodyText"/>
              <w:numPr>
                <w:ilvl w:val="0"/>
                <w:numId w:val="141"/>
              </w:numPr>
            </w:pPr>
            <w:r w:rsidRPr="00297EE0">
              <w:t>User selects the option to continue shopping. (A1)(A2)(A3)(A4)</w:t>
            </w:r>
          </w:p>
          <w:p w:rsidR="00046257" w:rsidRPr="00297EE0" w:rsidRDefault="00046257" w:rsidP="000F7361">
            <w:pPr>
              <w:pStyle w:val="BodyText"/>
              <w:numPr>
                <w:ilvl w:val="0"/>
                <w:numId w:val="141"/>
              </w:numPr>
            </w:pPr>
            <w:r w:rsidRPr="00297EE0">
              <w:t>Channel/CSR light application deletes the request in referral</w:t>
            </w:r>
          </w:p>
          <w:p w:rsidR="00046257" w:rsidRPr="00297EE0" w:rsidRDefault="00046257" w:rsidP="000F7361">
            <w:pPr>
              <w:pStyle w:val="BodyText"/>
              <w:numPr>
                <w:ilvl w:val="0"/>
                <w:numId w:val="141"/>
              </w:numPr>
            </w:pPr>
            <w:r w:rsidRPr="00297EE0">
              <w:t>Channel/CSR light application redirects the user to shopping</w:t>
            </w:r>
          </w:p>
        </w:tc>
      </w:tr>
      <w:tr w:rsidR="00046257" w:rsidRPr="00297EE0" w:rsidTr="00046257">
        <w:trPr>
          <w:trHeight w:val="176"/>
        </w:trPr>
        <w:tc>
          <w:tcPr>
            <w:tcW w:w="2268" w:type="dxa"/>
          </w:tcPr>
          <w:p w:rsidR="00046257" w:rsidRPr="00297EE0" w:rsidRDefault="00046257" w:rsidP="00046257">
            <w:r w:rsidRPr="00297EE0">
              <w:t>Alternative Flows:</w:t>
            </w:r>
          </w:p>
        </w:tc>
        <w:tc>
          <w:tcPr>
            <w:tcW w:w="6192" w:type="dxa"/>
            <w:gridSpan w:val="2"/>
          </w:tcPr>
          <w:p w:rsidR="00046257" w:rsidRPr="00297EE0" w:rsidRDefault="00046257" w:rsidP="00046257">
            <w:pPr>
              <w:pStyle w:val="BodyText"/>
            </w:pPr>
            <w:r w:rsidRPr="00297EE0">
              <w:t xml:space="preserve">A1: request in referral is not in a final status </w:t>
            </w:r>
          </w:p>
          <w:p w:rsidR="00046257" w:rsidRPr="00297EE0" w:rsidRDefault="00046257" w:rsidP="000F7361">
            <w:pPr>
              <w:pStyle w:val="BodyText"/>
              <w:numPr>
                <w:ilvl w:val="0"/>
                <w:numId w:val="145"/>
              </w:numPr>
            </w:pPr>
            <w:r w:rsidRPr="00297EE0">
              <w:t>Channel/CSR light application prevents user to select the continue shopping option.</w:t>
            </w:r>
          </w:p>
          <w:p w:rsidR="00046257" w:rsidRPr="00297EE0" w:rsidRDefault="00046257" w:rsidP="00046257">
            <w:pPr>
              <w:pStyle w:val="BodyText"/>
            </w:pPr>
            <w:r w:rsidRPr="00297EE0">
              <w:t xml:space="preserve">A2: request in referral is in accepted status but user has selected the cancel option (customer </w:t>
            </w:r>
            <w:ins w:id="1520" w:author="Raphaël Guého" w:date="2010-01-04T14:55:00Z">
              <w:r w:rsidR="00D60A7A">
                <w:t>has</w:t>
              </w:r>
            </w:ins>
            <w:del w:id="1521" w:author="Raphaël Guého" w:date="2010-01-04T14:55:00Z">
              <w:r w:rsidRPr="00297EE0" w:rsidDel="00D60A7A">
                <w:delText>is</w:delText>
              </w:r>
            </w:del>
            <w:r w:rsidRPr="00297EE0">
              <w:t xml:space="preserve"> gone)</w:t>
            </w:r>
          </w:p>
          <w:p w:rsidR="00046257" w:rsidRPr="00297EE0" w:rsidRDefault="00046257" w:rsidP="000F7361">
            <w:pPr>
              <w:pStyle w:val="BodyText"/>
              <w:numPr>
                <w:ilvl w:val="0"/>
                <w:numId w:val="146"/>
              </w:numPr>
            </w:pPr>
            <w:r w:rsidRPr="00297EE0">
              <w:t>Channel/CSR light application display</w:t>
            </w:r>
            <w:ins w:id="1522" w:author="Raphaël Guého" w:date="2010-01-04T14:55:00Z">
              <w:r w:rsidR="00D60A7A">
                <w:t>s</w:t>
              </w:r>
            </w:ins>
            <w:r w:rsidRPr="00297EE0">
              <w:t xml:space="preserve"> a confirmation message</w:t>
            </w:r>
          </w:p>
          <w:p w:rsidR="00046257" w:rsidRPr="00297EE0" w:rsidRDefault="00046257" w:rsidP="000F7361">
            <w:pPr>
              <w:pStyle w:val="BodyText"/>
              <w:numPr>
                <w:ilvl w:val="0"/>
                <w:numId w:val="146"/>
              </w:numPr>
            </w:pPr>
            <w:r w:rsidRPr="00297EE0">
              <w:t>User confirms</w:t>
            </w:r>
          </w:p>
          <w:p w:rsidR="00046257" w:rsidRPr="00297EE0" w:rsidRDefault="00046257" w:rsidP="000F7361">
            <w:pPr>
              <w:pStyle w:val="BodyText"/>
              <w:numPr>
                <w:ilvl w:val="0"/>
                <w:numId w:val="146"/>
              </w:numPr>
            </w:pPr>
            <w:r w:rsidRPr="00297EE0">
              <w:t>Channel/CSR light application deletes the request in referral.</w:t>
            </w:r>
          </w:p>
          <w:p w:rsidR="00046257" w:rsidRPr="00297EE0" w:rsidRDefault="00046257" w:rsidP="00046257">
            <w:pPr>
              <w:pStyle w:val="BodyText"/>
            </w:pPr>
            <w:r w:rsidRPr="00297EE0">
              <w:t>A3: Request’s in referral status is rejected</w:t>
            </w:r>
          </w:p>
          <w:p w:rsidR="00046257" w:rsidRPr="00297EE0" w:rsidRDefault="00046257" w:rsidP="000F7361">
            <w:pPr>
              <w:pStyle w:val="BodyText"/>
              <w:numPr>
                <w:ilvl w:val="0"/>
                <w:numId w:val="151"/>
              </w:numPr>
            </w:pPr>
            <w:r w:rsidRPr="00297EE0">
              <w:t>Channel/CSR light application displays a message to inform the user he can continue shopping in prepaid mode</w:t>
            </w:r>
          </w:p>
          <w:p w:rsidR="00046257" w:rsidRPr="00297EE0" w:rsidRDefault="00046257" w:rsidP="000F7361">
            <w:pPr>
              <w:pStyle w:val="BodyText"/>
              <w:numPr>
                <w:ilvl w:val="0"/>
                <w:numId w:val="151"/>
              </w:numPr>
            </w:pPr>
            <w:r w:rsidRPr="00297EE0">
              <w:t>User confirms (A5)</w:t>
            </w:r>
          </w:p>
          <w:p w:rsidR="00046257" w:rsidRPr="00297EE0" w:rsidRDefault="00046257" w:rsidP="000F7361">
            <w:pPr>
              <w:pStyle w:val="BodyText"/>
              <w:numPr>
                <w:ilvl w:val="0"/>
                <w:numId w:val="151"/>
              </w:numPr>
            </w:pPr>
            <w:r w:rsidRPr="00297EE0">
              <w:t>Channel/CSR light application deletes the request in referral</w:t>
            </w:r>
          </w:p>
          <w:p w:rsidR="00046257" w:rsidRPr="00297EE0" w:rsidRDefault="00046257" w:rsidP="000F7361">
            <w:pPr>
              <w:pStyle w:val="BodyText"/>
              <w:numPr>
                <w:ilvl w:val="0"/>
                <w:numId w:val="151"/>
              </w:numPr>
            </w:pPr>
            <w:r w:rsidRPr="00297EE0">
              <w:t>Channel/CSR light application redirects the user to shopping in prepaid mode</w:t>
            </w:r>
          </w:p>
          <w:p w:rsidR="00046257" w:rsidRPr="00297EE0" w:rsidRDefault="00046257" w:rsidP="00046257">
            <w:pPr>
              <w:pStyle w:val="BodyText"/>
            </w:pPr>
            <w:r w:rsidRPr="00297EE0">
              <w:t>A4: Request’s in referral status is request for more information</w:t>
            </w:r>
          </w:p>
          <w:p w:rsidR="00046257" w:rsidRPr="00297EE0" w:rsidRDefault="00046257" w:rsidP="000F7361">
            <w:pPr>
              <w:pStyle w:val="BodyText"/>
              <w:numPr>
                <w:ilvl w:val="0"/>
                <w:numId w:val="154"/>
              </w:numPr>
            </w:pPr>
            <w:r w:rsidRPr="00297EE0">
              <w:t>User confirms he has sent information</w:t>
            </w:r>
          </w:p>
          <w:p w:rsidR="00046257" w:rsidRPr="00297EE0" w:rsidRDefault="00046257" w:rsidP="000F7361">
            <w:pPr>
              <w:pStyle w:val="BodyText"/>
              <w:numPr>
                <w:ilvl w:val="0"/>
                <w:numId w:val="154"/>
              </w:numPr>
            </w:pPr>
            <w:r w:rsidRPr="00297EE0">
              <w:t>Channel/CSR light application set status to referred</w:t>
            </w:r>
          </w:p>
          <w:p w:rsidR="00046257" w:rsidRPr="00297EE0" w:rsidRDefault="00046257" w:rsidP="00046257">
            <w:pPr>
              <w:pStyle w:val="BodyText"/>
            </w:pPr>
            <w:r w:rsidRPr="00297EE0">
              <w:t>A5: User cancels</w:t>
            </w:r>
          </w:p>
          <w:p w:rsidR="00046257" w:rsidRPr="00297EE0" w:rsidRDefault="00046257" w:rsidP="000F7361">
            <w:pPr>
              <w:pStyle w:val="BodyText"/>
              <w:numPr>
                <w:ilvl w:val="0"/>
                <w:numId w:val="153"/>
              </w:numPr>
            </w:pPr>
            <w:r w:rsidRPr="00297EE0">
              <w:t>Channel/CSR light application deletes the request in referral and redirects the user to the home page</w:t>
            </w:r>
          </w:p>
        </w:tc>
      </w:tr>
    </w:tbl>
    <w:p w:rsidR="001A7305" w:rsidRPr="00297EE0" w:rsidRDefault="001A7305" w:rsidP="00046257">
      <w:pPr>
        <w:pStyle w:val="Heading4"/>
      </w:pPr>
      <w:bookmarkStart w:id="1523" w:name="_Toc253578114"/>
      <w:r w:rsidRPr="00297EE0">
        <w:t xml:space="preserve">Use Case:  </w:t>
      </w:r>
      <w:r w:rsidR="00046257">
        <w:t>Handle Status of a request in referral</w:t>
      </w:r>
      <w:bookmarkEnd w:id="1492"/>
      <w:bookmarkEnd w:id="1523"/>
    </w:p>
    <w:p w:rsidR="001A7305" w:rsidRPr="00297EE0" w:rsidRDefault="001A7305" w:rsidP="001A7305">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1A7305" w:rsidRPr="00297EE0" w:rsidTr="001A7305">
        <w:trPr>
          <w:trHeight w:val="360"/>
        </w:trPr>
        <w:tc>
          <w:tcPr>
            <w:tcW w:w="5580" w:type="dxa"/>
            <w:gridSpan w:val="2"/>
            <w:shd w:val="clear" w:color="auto" w:fill="E6E6E6"/>
          </w:tcPr>
          <w:p w:rsidR="001A7305" w:rsidRPr="00297EE0" w:rsidRDefault="001A7305" w:rsidP="00122B88">
            <w:pPr>
              <w:pStyle w:val="TableHeading"/>
            </w:pPr>
            <w:r w:rsidRPr="00297EE0">
              <w:t>Handle Status</w:t>
            </w:r>
            <w:r w:rsidR="00046257">
              <w:t xml:space="preserve"> of a request in referral</w:t>
            </w:r>
          </w:p>
        </w:tc>
        <w:tc>
          <w:tcPr>
            <w:tcW w:w="2880" w:type="dxa"/>
            <w:shd w:val="clear" w:color="auto" w:fill="E6E6E6"/>
          </w:tcPr>
          <w:p w:rsidR="001A7305" w:rsidRPr="00297EE0" w:rsidRDefault="00B34058" w:rsidP="00122B88">
            <w:pPr>
              <w:pStyle w:val="TableHeading"/>
            </w:pPr>
            <w:r w:rsidRPr="00297EE0">
              <w:t>RRM00</w:t>
            </w:r>
            <w:r w:rsidR="00046257">
              <w:t>3</w:t>
            </w:r>
            <w:r w:rsidRPr="00297EE0">
              <w:t>0</w:t>
            </w:r>
            <w:r w:rsidR="001A7305" w:rsidRPr="00297EE0">
              <w:t xml:space="preserve"> </w:t>
            </w:r>
          </w:p>
        </w:tc>
      </w:tr>
      <w:tr w:rsidR="001A7305" w:rsidRPr="00297EE0" w:rsidTr="001A7305">
        <w:tc>
          <w:tcPr>
            <w:tcW w:w="2268" w:type="dxa"/>
          </w:tcPr>
          <w:p w:rsidR="001A7305" w:rsidRPr="00297EE0" w:rsidRDefault="001A7305" w:rsidP="001A7305">
            <w:r w:rsidRPr="00297EE0">
              <w:t>Primary actors</w:t>
            </w:r>
          </w:p>
        </w:tc>
        <w:tc>
          <w:tcPr>
            <w:tcW w:w="6192" w:type="dxa"/>
            <w:gridSpan w:val="2"/>
          </w:tcPr>
          <w:p w:rsidR="001A7305" w:rsidRPr="00297EE0" w:rsidRDefault="00133813" w:rsidP="001A7305">
            <w:pPr>
              <w:pStyle w:val="BodyText"/>
            </w:pPr>
            <w:r w:rsidRPr="00297EE0">
              <w:t xml:space="preserve">Telco </w:t>
            </w:r>
            <w:r w:rsidR="001A7305" w:rsidRPr="00297EE0">
              <w:t>Referral User</w:t>
            </w:r>
          </w:p>
        </w:tc>
      </w:tr>
      <w:tr w:rsidR="001A7305" w:rsidRPr="00297EE0" w:rsidTr="001A7305">
        <w:tc>
          <w:tcPr>
            <w:tcW w:w="2268" w:type="dxa"/>
          </w:tcPr>
          <w:p w:rsidR="001A7305" w:rsidRPr="00297EE0" w:rsidRDefault="001A7305" w:rsidP="001A7305">
            <w:r w:rsidRPr="00297EE0">
              <w:t>Summary Goal</w:t>
            </w:r>
          </w:p>
        </w:tc>
        <w:tc>
          <w:tcPr>
            <w:tcW w:w="6192" w:type="dxa"/>
            <w:gridSpan w:val="2"/>
          </w:tcPr>
          <w:p w:rsidR="001A7305" w:rsidRPr="00297EE0" w:rsidRDefault="001A7305" w:rsidP="001A7305">
            <w:pPr>
              <w:pStyle w:val="BodyText"/>
            </w:pPr>
            <w:r w:rsidRPr="00297EE0">
              <w:t xml:space="preserve">This use case allows the referral users </w:t>
            </w:r>
            <w:r w:rsidR="002166EC" w:rsidRPr="00297EE0">
              <w:t>viewing</w:t>
            </w:r>
            <w:r w:rsidRPr="00297EE0">
              <w:t xml:space="preserve"> </w:t>
            </w:r>
            <w:r w:rsidR="002166EC" w:rsidRPr="00297EE0">
              <w:t xml:space="preserve">request in referral </w:t>
            </w:r>
            <w:r w:rsidRPr="00297EE0">
              <w:t xml:space="preserve">information and </w:t>
            </w:r>
            <w:r w:rsidR="002166EC" w:rsidRPr="00297EE0">
              <w:t>making</w:t>
            </w:r>
            <w:r w:rsidRPr="00297EE0">
              <w:t xml:space="preserve"> a decision or </w:t>
            </w:r>
            <w:r w:rsidR="002166EC" w:rsidRPr="00297EE0">
              <w:t>requiring</w:t>
            </w:r>
            <w:r w:rsidRPr="00297EE0">
              <w:t xml:space="preserve"> more information.</w:t>
            </w:r>
          </w:p>
        </w:tc>
      </w:tr>
      <w:tr w:rsidR="001A7305" w:rsidRPr="00297EE0" w:rsidTr="001A7305">
        <w:trPr>
          <w:trHeight w:val="176"/>
        </w:trPr>
        <w:tc>
          <w:tcPr>
            <w:tcW w:w="2268" w:type="dxa"/>
          </w:tcPr>
          <w:p w:rsidR="001A7305" w:rsidRPr="00297EE0" w:rsidRDefault="001A7305" w:rsidP="001A7305">
            <w:r w:rsidRPr="00297EE0">
              <w:t>Pre-conditions</w:t>
            </w:r>
          </w:p>
        </w:tc>
        <w:tc>
          <w:tcPr>
            <w:tcW w:w="6192" w:type="dxa"/>
            <w:gridSpan w:val="2"/>
          </w:tcPr>
          <w:p w:rsidR="001A7305" w:rsidRPr="00297EE0" w:rsidRDefault="001A7305" w:rsidP="001A7305">
            <w:pPr>
              <w:pStyle w:val="BodyText"/>
            </w:pPr>
            <w:r w:rsidRPr="00297EE0">
              <w:t xml:space="preserve">The user is viewing list of </w:t>
            </w:r>
            <w:r w:rsidR="002166EC" w:rsidRPr="00297EE0">
              <w:t>requests in referral</w:t>
            </w:r>
          </w:p>
        </w:tc>
      </w:tr>
      <w:tr w:rsidR="001A7305" w:rsidRPr="00297EE0" w:rsidTr="001A7305">
        <w:trPr>
          <w:trHeight w:val="176"/>
        </w:trPr>
        <w:tc>
          <w:tcPr>
            <w:tcW w:w="2268" w:type="dxa"/>
          </w:tcPr>
          <w:p w:rsidR="001A7305" w:rsidRPr="00297EE0" w:rsidRDefault="001A7305" w:rsidP="001A7305">
            <w:r w:rsidRPr="00297EE0">
              <w:t>Trigger</w:t>
            </w:r>
          </w:p>
        </w:tc>
        <w:tc>
          <w:tcPr>
            <w:tcW w:w="6192" w:type="dxa"/>
            <w:gridSpan w:val="2"/>
          </w:tcPr>
          <w:p w:rsidR="001A7305" w:rsidRPr="00297EE0" w:rsidRDefault="001A7305" w:rsidP="001A7305">
            <w:pPr>
              <w:pStyle w:val="BodyText"/>
            </w:pPr>
            <w:r w:rsidRPr="00297EE0">
              <w:t xml:space="preserve">The user has selected a </w:t>
            </w:r>
            <w:r w:rsidR="002166EC" w:rsidRPr="00297EE0">
              <w:t>request</w:t>
            </w:r>
          </w:p>
        </w:tc>
      </w:tr>
      <w:tr w:rsidR="001A7305" w:rsidRPr="00297EE0" w:rsidTr="001A7305">
        <w:trPr>
          <w:trHeight w:val="176"/>
        </w:trPr>
        <w:tc>
          <w:tcPr>
            <w:tcW w:w="2268" w:type="dxa"/>
          </w:tcPr>
          <w:p w:rsidR="001A7305" w:rsidRPr="00297EE0" w:rsidRDefault="001A7305" w:rsidP="001A7305">
            <w:r w:rsidRPr="00297EE0">
              <w:t>Minimum guarantees</w:t>
            </w:r>
          </w:p>
        </w:tc>
        <w:tc>
          <w:tcPr>
            <w:tcW w:w="6192" w:type="dxa"/>
            <w:gridSpan w:val="2"/>
          </w:tcPr>
          <w:p w:rsidR="001A7305" w:rsidRPr="00297EE0" w:rsidRDefault="001A7305" w:rsidP="001A7305">
            <w:pPr>
              <w:pStyle w:val="BodyText"/>
            </w:pPr>
            <w:r w:rsidRPr="00297EE0">
              <w:t xml:space="preserve">If the </w:t>
            </w:r>
            <w:r w:rsidR="002166EC" w:rsidRPr="00297EE0">
              <w:t>request in referral</w:t>
            </w:r>
            <w:r w:rsidRPr="00297EE0">
              <w:t xml:space="preserve"> is locked by another user, </w:t>
            </w:r>
            <w:r w:rsidR="00325101" w:rsidRPr="00297EE0">
              <w:t>Channel/CSR light</w:t>
            </w:r>
            <w:r w:rsidRPr="00297EE0">
              <w:t xml:space="preserve"> application prevent the user to change anything on </w:t>
            </w:r>
            <w:r w:rsidR="002166EC" w:rsidRPr="00297EE0">
              <w:t>it</w:t>
            </w:r>
          </w:p>
        </w:tc>
      </w:tr>
      <w:tr w:rsidR="001A7305" w:rsidRPr="00297EE0" w:rsidTr="001A7305">
        <w:trPr>
          <w:trHeight w:val="176"/>
        </w:trPr>
        <w:tc>
          <w:tcPr>
            <w:tcW w:w="2268" w:type="dxa"/>
          </w:tcPr>
          <w:p w:rsidR="001A7305" w:rsidRPr="00297EE0" w:rsidRDefault="001A7305" w:rsidP="001A7305">
            <w:r w:rsidRPr="00297EE0">
              <w:t>Success guarantees:</w:t>
            </w:r>
          </w:p>
        </w:tc>
        <w:tc>
          <w:tcPr>
            <w:tcW w:w="6192" w:type="dxa"/>
            <w:gridSpan w:val="2"/>
          </w:tcPr>
          <w:p w:rsidR="002166EC" w:rsidRPr="00297EE0" w:rsidRDefault="002166EC" w:rsidP="002166EC">
            <w:pPr>
              <w:pStyle w:val="BodyText"/>
            </w:pPr>
            <w:r w:rsidRPr="00297EE0">
              <w:t>Either</w:t>
            </w:r>
          </w:p>
          <w:p w:rsidR="001A7305" w:rsidRPr="00297EE0" w:rsidRDefault="001A7305" w:rsidP="000F7361">
            <w:pPr>
              <w:pStyle w:val="BodyText"/>
              <w:numPr>
                <w:ilvl w:val="0"/>
                <w:numId w:val="139"/>
              </w:numPr>
            </w:pPr>
            <w:r w:rsidRPr="00297EE0">
              <w:t xml:space="preserve">The referral user </w:t>
            </w:r>
            <w:r w:rsidR="002166EC" w:rsidRPr="00297EE0">
              <w:t>has taken</w:t>
            </w:r>
            <w:r w:rsidRPr="00297EE0">
              <w:t xml:space="preserve"> a decision or </w:t>
            </w:r>
            <w:r w:rsidR="002166EC" w:rsidRPr="00297EE0">
              <w:t xml:space="preserve">has </w:t>
            </w:r>
            <w:r w:rsidRPr="00297EE0">
              <w:t>require</w:t>
            </w:r>
            <w:r w:rsidR="002166EC" w:rsidRPr="00297EE0">
              <w:t>d</w:t>
            </w:r>
            <w:r w:rsidRPr="00297EE0">
              <w:t xml:space="preserve"> more information</w:t>
            </w:r>
            <w:r w:rsidR="002166EC" w:rsidRPr="00297EE0">
              <w:t xml:space="preserve"> from the dealer</w:t>
            </w:r>
            <w:r w:rsidRPr="00297EE0">
              <w:t>.</w:t>
            </w:r>
          </w:p>
          <w:p w:rsidR="001A7305" w:rsidRPr="00297EE0" w:rsidRDefault="001A7305" w:rsidP="000F7361">
            <w:pPr>
              <w:pStyle w:val="BodyText"/>
              <w:numPr>
                <w:ilvl w:val="0"/>
                <w:numId w:val="139"/>
              </w:numPr>
            </w:pPr>
            <w:r w:rsidRPr="00297EE0">
              <w:t xml:space="preserve">The </w:t>
            </w:r>
            <w:r w:rsidR="002166EC" w:rsidRPr="00297EE0">
              <w:t>request’s in referral</w:t>
            </w:r>
            <w:r w:rsidRPr="00297EE0">
              <w:t xml:space="preserve"> status is set to unlock.</w:t>
            </w:r>
          </w:p>
        </w:tc>
      </w:tr>
      <w:tr w:rsidR="001A7305" w:rsidRPr="00297EE0" w:rsidTr="001A7305">
        <w:trPr>
          <w:trHeight w:val="176"/>
        </w:trPr>
        <w:tc>
          <w:tcPr>
            <w:tcW w:w="2268" w:type="dxa"/>
          </w:tcPr>
          <w:p w:rsidR="001A7305" w:rsidRPr="00297EE0" w:rsidRDefault="001A7305" w:rsidP="001A7305">
            <w:r w:rsidRPr="00297EE0">
              <w:t>Normal Flow:</w:t>
            </w:r>
          </w:p>
        </w:tc>
        <w:tc>
          <w:tcPr>
            <w:tcW w:w="6192" w:type="dxa"/>
            <w:gridSpan w:val="2"/>
          </w:tcPr>
          <w:p w:rsidR="001A7305" w:rsidRPr="00297EE0" w:rsidRDefault="00325101" w:rsidP="000F7361">
            <w:pPr>
              <w:pStyle w:val="BodyText"/>
              <w:numPr>
                <w:ilvl w:val="0"/>
                <w:numId w:val="140"/>
              </w:numPr>
            </w:pPr>
            <w:r w:rsidRPr="00297EE0">
              <w:t>Channel/CSR light</w:t>
            </w:r>
            <w:r w:rsidR="001A7305" w:rsidRPr="00297EE0">
              <w:t xml:space="preserve"> application locks the referred customer request to the user</w:t>
            </w:r>
          </w:p>
          <w:p w:rsidR="001A7305" w:rsidRPr="00297EE0" w:rsidRDefault="00325101" w:rsidP="000F7361">
            <w:pPr>
              <w:pStyle w:val="BodyText"/>
              <w:numPr>
                <w:ilvl w:val="0"/>
                <w:numId w:val="140"/>
              </w:numPr>
            </w:pPr>
            <w:r w:rsidRPr="00297EE0">
              <w:t>Channel/CSR light</w:t>
            </w:r>
            <w:r w:rsidR="001A7305" w:rsidRPr="00297EE0">
              <w:t xml:space="preserve"> application displays the </w:t>
            </w:r>
            <w:r w:rsidR="002166EC" w:rsidRPr="00297EE0">
              <w:t>request in referral</w:t>
            </w:r>
            <w:r w:rsidR="00FB12BC" w:rsidRPr="00297EE0">
              <w:t xml:space="preserve"> with following information:</w:t>
            </w:r>
          </w:p>
          <w:p w:rsidR="00EA623C" w:rsidRPr="00297EE0" w:rsidDel="00D60A7A" w:rsidRDefault="00EA623C" w:rsidP="000F7361">
            <w:pPr>
              <w:pStyle w:val="Body"/>
              <w:numPr>
                <w:ilvl w:val="0"/>
                <w:numId w:val="502"/>
              </w:numPr>
              <w:rPr>
                <w:del w:id="1524" w:author="Raphaël Guého" w:date="2010-01-04T14:59:00Z"/>
              </w:rPr>
            </w:pPr>
            <w:del w:id="1525" w:author="Raphaël Guého" w:date="2010-01-04T14:59:00Z">
              <w:r w:rsidRPr="00297EE0" w:rsidDel="00D60A7A">
                <w:delText>Request in referral status</w:delText>
              </w:r>
            </w:del>
          </w:p>
          <w:p w:rsidR="001A7305" w:rsidRDefault="001A7305" w:rsidP="000F7361">
            <w:pPr>
              <w:pStyle w:val="Body"/>
              <w:numPr>
                <w:ilvl w:val="0"/>
                <w:numId w:val="502"/>
              </w:numPr>
              <w:rPr>
                <w:ins w:id="1526" w:author="Raphaël Guého" w:date="2010-01-04T14:59:00Z"/>
              </w:rPr>
            </w:pPr>
            <w:r w:rsidRPr="00297EE0">
              <w:t>Customer information</w:t>
            </w:r>
          </w:p>
          <w:p w:rsidR="00D60A7A" w:rsidRDefault="00D60A7A" w:rsidP="00D60A7A">
            <w:pPr>
              <w:pStyle w:val="Body"/>
              <w:numPr>
                <w:ilvl w:val="2"/>
                <w:numId w:val="142"/>
              </w:numPr>
              <w:rPr>
                <w:ins w:id="1527" w:author="Raphaël Guého" w:date="2010-01-04T14:59:00Z"/>
              </w:rPr>
              <w:pPrChange w:id="1528" w:author="Raphaël Guého" w:date="2010-01-04T14:59:00Z">
                <w:pPr>
                  <w:pStyle w:val="Body"/>
                  <w:numPr>
                    <w:ilvl w:val="1"/>
                    <w:numId w:val="142"/>
                  </w:numPr>
                  <w:tabs>
                    <w:tab w:val="num" w:pos="1080"/>
                  </w:tabs>
                  <w:ind w:left="1080" w:hanging="360"/>
                </w:pPr>
              </w:pPrChange>
            </w:pPr>
            <w:ins w:id="1529" w:author="Raphaël Guého" w:date="2010-01-04T14:59:00Z">
              <w:r w:rsidRPr="00297EE0">
                <w:t>Customer first/last name or company name</w:t>
              </w:r>
            </w:ins>
          </w:p>
          <w:p w:rsidR="00D60A7A" w:rsidRPr="00297EE0" w:rsidRDefault="00D60A7A" w:rsidP="00D60A7A">
            <w:pPr>
              <w:pStyle w:val="Body"/>
              <w:numPr>
                <w:ilvl w:val="2"/>
                <w:numId w:val="142"/>
              </w:numPr>
              <w:rPr>
                <w:ins w:id="1530" w:author="Raphaël Guého" w:date="2010-01-04T14:59:00Z"/>
              </w:rPr>
              <w:pPrChange w:id="1531" w:author="Raphaël Guého" w:date="2010-01-04T14:59:00Z">
                <w:pPr>
                  <w:pStyle w:val="Body"/>
                  <w:numPr>
                    <w:ilvl w:val="1"/>
                    <w:numId w:val="142"/>
                  </w:numPr>
                  <w:tabs>
                    <w:tab w:val="num" w:pos="1080"/>
                  </w:tabs>
                  <w:ind w:left="1080" w:hanging="360"/>
                </w:pPr>
              </w:pPrChange>
            </w:pPr>
            <w:ins w:id="1532" w:author="Raphaël Guého" w:date="2010-01-04T14:59:00Z">
              <w:r>
                <w:t>Account information (contact, administrative data and billing information)</w:t>
              </w:r>
            </w:ins>
          </w:p>
          <w:p w:rsidR="00541588" w:rsidRDefault="00D60A7A" w:rsidP="000F7361">
            <w:pPr>
              <w:pStyle w:val="Body"/>
              <w:numPr>
                <w:ilvl w:val="0"/>
                <w:numId w:val="502"/>
              </w:numPr>
              <w:rPr>
                <w:ins w:id="1533" w:author="Raphaël Guého" w:date="2010-01-05T18:31:00Z"/>
              </w:rPr>
            </w:pPr>
            <w:ins w:id="1534" w:author="Raphaël Guého" w:date="2010-01-04T15:00:00Z">
              <w:r>
                <w:t xml:space="preserve">Referral information </w:t>
              </w:r>
            </w:ins>
          </w:p>
          <w:p w:rsidR="00541588" w:rsidRPr="00297EE0" w:rsidRDefault="00541588" w:rsidP="00541588">
            <w:pPr>
              <w:pStyle w:val="Body"/>
              <w:numPr>
                <w:ilvl w:val="2"/>
                <w:numId w:val="142"/>
              </w:numPr>
              <w:rPr>
                <w:ins w:id="1535" w:author="Raphaël Guého" w:date="2010-01-05T18:31:00Z"/>
              </w:rPr>
            </w:pPr>
            <w:ins w:id="1536" w:author="Raphaël Guého" w:date="2010-01-05T18:31:00Z">
              <w:r>
                <w:t>Same information as in ‘View list of requests in referral’ use case</w:t>
              </w:r>
            </w:ins>
          </w:p>
          <w:p w:rsidR="00D60A7A" w:rsidRPr="00297EE0" w:rsidDel="00541588" w:rsidRDefault="00541588" w:rsidP="00541588">
            <w:pPr>
              <w:pStyle w:val="Body"/>
              <w:numPr>
                <w:ilvl w:val="0"/>
                <w:numId w:val="502"/>
              </w:numPr>
              <w:rPr>
                <w:del w:id="1537" w:author="Raphaël Guého" w:date="2010-01-05T18:31:00Z"/>
              </w:rPr>
            </w:pPr>
            <w:ins w:id="1538" w:author="Raphaël Guého" w:date="2010-01-05T18:31:00Z">
              <w:r>
                <w:t xml:space="preserve"> </w:t>
              </w:r>
            </w:ins>
          </w:p>
          <w:p w:rsidR="001A7305" w:rsidRPr="00297EE0" w:rsidDel="00D60A7A" w:rsidRDefault="001A7305" w:rsidP="000F7361">
            <w:pPr>
              <w:pStyle w:val="Body"/>
              <w:numPr>
                <w:ilvl w:val="0"/>
                <w:numId w:val="502"/>
              </w:numPr>
              <w:rPr>
                <w:del w:id="1539" w:author="Raphaël Guého" w:date="2010-01-04T15:00:00Z"/>
              </w:rPr>
            </w:pPr>
            <w:del w:id="1540" w:author="Raphaël Guého" w:date="2010-01-04T15:00:00Z">
              <w:r w:rsidRPr="00297EE0" w:rsidDel="00D60A7A">
                <w:delText xml:space="preserve">All other </w:delText>
              </w:r>
              <w:r w:rsidR="00A63391" w:rsidRPr="00297EE0" w:rsidDel="00D60A7A">
                <w:delText xml:space="preserve">administrative </w:delText>
              </w:r>
              <w:r w:rsidRPr="00297EE0" w:rsidDel="00D60A7A">
                <w:delText>data</w:delText>
              </w:r>
            </w:del>
          </w:p>
          <w:p w:rsidR="001A7305" w:rsidRPr="00297EE0" w:rsidRDefault="001A7305" w:rsidP="000F7361">
            <w:pPr>
              <w:pStyle w:val="Body"/>
              <w:numPr>
                <w:ilvl w:val="0"/>
                <w:numId w:val="502"/>
              </w:numPr>
            </w:pPr>
            <w:r w:rsidRPr="00297EE0">
              <w:t>Deposit value(if required)</w:t>
            </w:r>
          </w:p>
          <w:p w:rsidR="001A7305" w:rsidRPr="00297EE0" w:rsidRDefault="001A7305" w:rsidP="000F7361">
            <w:pPr>
              <w:pStyle w:val="Body"/>
              <w:numPr>
                <w:ilvl w:val="0"/>
                <w:numId w:val="502"/>
              </w:numPr>
            </w:pPr>
            <w:r w:rsidRPr="00297EE0">
              <w:t>Credit checking error code and description</w:t>
            </w:r>
          </w:p>
          <w:p w:rsidR="001A7305" w:rsidRPr="00297EE0" w:rsidRDefault="001A7305" w:rsidP="000F7361">
            <w:pPr>
              <w:pStyle w:val="Body"/>
              <w:numPr>
                <w:ilvl w:val="0"/>
                <w:numId w:val="502"/>
              </w:numPr>
            </w:pPr>
            <w:r w:rsidRPr="00297EE0">
              <w:t xml:space="preserve">Vetting value </w:t>
            </w:r>
          </w:p>
          <w:p w:rsidR="003C3196" w:rsidRPr="00297EE0" w:rsidRDefault="00731A36" w:rsidP="000F7361">
            <w:pPr>
              <w:pStyle w:val="Body"/>
              <w:numPr>
                <w:ilvl w:val="0"/>
                <w:numId w:val="502"/>
              </w:numPr>
            </w:pPr>
            <w:ins w:id="1541" w:author="Raphaël Guého" w:date="2010-01-05T17:34:00Z">
              <w:r>
                <w:t>Requester f</w:t>
              </w:r>
            </w:ins>
            <w:del w:id="1542" w:author="Raphaël Guého" w:date="2010-01-05T17:34:00Z">
              <w:r w:rsidR="003C3196" w:rsidRPr="00297EE0" w:rsidDel="00731A36">
                <w:delText>F</w:delText>
              </w:r>
            </w:del>
            <w:r w:rsidR="003C3196" w:rsidRPr="00297EE0">
              <w:t>ree text note</w:t>
            </w:r>
          </w:p>
          <w:p w:rsidR="003C3196" w:rsidRPr="00297EE0" w:rsidRDefault="003C3196" w:rsidP="000F7361">
            <w:pPr>
              <w:pStyle w:val="Body"/>
              <w:numPr>
                <w:ilvl w:val="0"/>
                <w:numId w:val="502"/>
              </w:numPr>
            </w:pPr>
            <w:r w:rsidRPr="00297EE0">
              <w:t>Re</w:t>
            </w:r>
            <w:ins w:id="1543" w:author="Raphaël Guého" w:date="2010-01-05T17:33:00Z">
              <w:r w:rsidR="00731A36">
                <w:t xml:space="preserve">ferral </w:t>
              </w:r>
            </w:ins>
            <w:ins w:id="1544" w:author="Raphaël Guého" w:date="2010-01-05T17:34:00Z">
              <w:r w:rsidR="00731A36">
                <w:t xml:space="preserve">free text </w:t>
              </w:r>
            </w:ins>
            <w:ins w:id="1545" w:author="Raphaël Guého" w:date="2010-01-05T17:33:00Z">
              <w:r w:rsidR="00731A36">
                <w:t>note</w:t>
              </w:r>
            </w:ins>
            <w:del w:id="1546" w:author="Raphaël Guého" w:date="2010-01-05T17:33:00Z">
              <w:r w:rsidRPr="00297EE0" w:rsidDel="00731A36">
                <w:delText>quest for information note</w:delText>
              </w:r>
            </w:del>
          </w:p>
          <w:p w:rsidR="008B4F9F" w:rsidRPr="00297EE0" w:rsidRDefault="008B4F9F" w:rsidP="000F7361">
            <w:pPr>
              <w:pStyle w:val="BodyText"/>
              <w:numPr>
                <w:ilvl w:val="0"/>
                <w:numId w:val="140"/>
              </w:numPr>
            </w:pPr>
            <w:r w:rsidRPr="00297EE0">
              <w:t>Referral user optionally updates the vetting value</w:t>
            </w:r>
          </w:p>
          <w:p w:rsidR="008B4F9F" w:rsidRPr="00297EE0" w:rsidRDefault="008B4F9F" w:rsidP="000F7361">
            <w:pPr>
              <w:pStyle w:val="BodyText"/>
              <w:numPr>
                <w:ilvl w:val="0"/>
                <w:numId w:val="140"/>
              </w:numPr>
            </w:pPr>
            <w:r w:rsidRPr="00297EE0">
              <w:t>Referral user</w:t>
            </w:r>
            <w:r w:rsidR="003C3196" w:rsidRPr="00297EE0">
              <w:t xml:space="preserve"> optionally set a deposit value</w:t>
            </w:r>
          </w:p>
          <w:p w:rsidR="003C3196" w:rsidRPr="00297EE0" w:rsidRDefault="003C3196" w:rsidP="000F7361">
            <w:pPr>
              <w:pStyle w:val="BodyText"/>
              <w:numPr>
                <w:ilvl w:val="0"/>
                <w:numId w:val="140"/>
              </w:numPr>
            </w:pPr>
            <w:r w:rsidRPr="00297EE0">
              <w:t>Referral user set</w:t>
            </w:r>
            <w:ins w:id="1547" w:author="Raphaël Guého" w:date="2010-01-05T17:07:00Z">
              <w:r w:rsidR="008D7402">
                <w:t>s</w:t>
              </w:r>
            </w:ins>
            <w:ins w:id="1548" w:author="Raphaël Guého" w:date="2010-01-05T17:06:00Z">
              <w:r w:rsidR="008D7402">
                <w:t xml:space="preserve"> or update</w:t>
              </w:r>
            </w:ins>
            <w:ins w:id="1549" w:author="Raphaël Guého" w:date="2010-01-05T17:07:00Z">
              <w:r w:rsidR="008D7402">
                <w:t>s</w:t>
              </w:r>
            </w:ins>
            <w:r w:rsidRPr="00297EE0">
              <w:t xml:space="preserve"> </w:t>
            </w:r>
            <w:ins w:id="1550" w:author="Raphaël Guého" w:date="2010-01-05T17:07:00Z">
              <w:r w:rsidR="008D7402">
                <w:t>‘Re</w:t>
              </w:r>
            </w:ins>
            <w:ins w:id="1551" w:author="Raphaël Guého" w:date="2010-01-05T17:27:00Z">
              <w:r w:rsidR="00731A36">
                <w:t xml:space="preserve">ferral </w:t>
              </w:r>
            </w:ins>
            <w:ins w:id="1552" w:author="Raphaël Guého" w:date="2010-01-05T17:34:00Z">
              <w:r w:rsidR="00731A36">
                <w:t xml:space="preserve">free text </w:t>
              </w:r>
            </w:ins>
            <w:ins w:id="1553" w:author="Raphaël Guého" w:date="2010-01-05T17:27:00Z">
              <w:r w:rsidR="00731A36">
                <w:t>note</w:t>
              </w:r>
            </w:ins>
            <w:ins w:id="1554" w:author="Raphaël Guého" w:date="2010-01-05T17:07:00Z">
              <w:r w:rsidR="008D7402">
                <w:t xml:space="preserve">’ </w:t>
              </w:r>
            </w:ins>
            <w:del w:id="1555" w:author="Raphaël Guého" w:date="2010-01-05T17:27:00Z">
              <w:r w:rsidRPr="00297EE0" w:rsidDel="00731A36">
                <w:delText xml:space="preserve">a free text note </w:delText>
              </w:r>
            </w:del>
            <w:r w:rsidRPr="00297EE0">
              <w:t xml:space="preserve">to inform dealer </w:t>
            </w:r>
            <w:ins w:id="1556" w:author="Raphaël Guého" w:date="2010-01-05T17:27:00Z">
              <w:r w:rsidR="00731A36">
                <w:t xml:space="preserve">or </w:t>
              </w:r>
            </w:ins>
            <w:ins w:id="1557" w:author="Raphaël Guého" w:date="2010-01-05T17:28:00Z">
              <w:r w:rsidR="00731A36">
                <w:t>CSR</w:t>
              </w:r>
            </w:ins>
            <w:ins w:id="1558" w:author="Raphaël Guého" w:date="2010-01-05T17:27:00Z">
              <w:r w:rsidR="00731A36">
                <w:t xml:space="preserve"> </w:t>
              </w:r>
            </w:ins>
            <w:r w:rsidRPr="00297EE0">
              <w:t>of potential restrictions</w:t>
            </w:r>
            <w:ins w:id="1559" w:author="Raphaël Guého" w:date="2010-01-05T17:29:00Z">
              <w:r w:rsidR="00731A36">
                <w:t xml:space="preserve"> </w:t>
              </w:r>
            </w:ins>
          </w:p>
          <w:p w:rsidR="008B4F9F" w:rsidRPr="00297EE0" w:rsidRDefault="008B4F9F" w:rsidP="000F7361">
            <w:pPr>
              <w:pStyle w:val="BodyText"/>
              <w:numPr>
                <w:ilvl w:val="0"/>
                <w:numId w:val="140"/>
              </w:numPr>
            </w:pPr>
            <w:r w:rsidRPr="00297EE0">
              <w:t xml:space="preserve">Referral user accepts the </w:t>
            </w:r>
            <w:r w:rsidR="002166EC" w:rsidRPr="00297EE0">
              <w:t>request in referral</w:t>
            </w:r>
            <w:r w:rsidRPr="00297EE0">
              <w:t xml:space="preserve"> </w:t>
            </w:r>
            <w:r w:rsidR="00541588">
              <w:t>(A1)</w:t>
            </w:r>
            <w:r w:rsidRPr="00297EE0">
              <w:t>(A2)</w:t>
            </w:r>
            <w:r w:rsidR="00B90DDE" w:rsidRPr="00297EE0">
              <w:t>(A3)</w:t>
            </w:r>
            <w:r w:rsidR="00375B21" w:rsidRPr="00297EE0">
              <w:t>(A4)</w:t>
            </w:r>
          </w:p>
          <w:p w:rsidR="001A7305" w:rsidRPr="00297EE0" w:rsidRDefault="00325101" w:rsidP="000F7361">
            <w:pPr>
              <w:pStyle w:val="BodyText"/>
              <w:numPr>
                <w:ilvl w:val="0"/>
                <w:numId w:val="140"/>
              </w:numPr>
            </w:pPr>
            <w:r w:rsidRPr="00297EE0">
              <w:t>Channel/CSR light</w:t>
            </w:r>
            <w:r w:rsidR="008B4F9F" w:rsidRPr="00297EE0">
              <w:t xml:space="preserve"> application set the request</w:t>
            </w:r>
            <w:r w:rsidR="002166EC" w:rsidRPr="00297EE0">
              <w:t>’s in referral</w:t>
            </w:r>
            <w:r w:rsidR="008B4F9F" w:rsidRPr="00297EE0">
              <w:t xml:space="preserve"> status to ‘accepted’</w:t>
            </w:r>
          </w:p>
        </w:tc>
      </w:tr>
      <w:tr w:rsidR="001A7305" w:rsidRPr="00297EE0" w:rsidTr="001A7305">
        <w:trPr>
          <w:trHeight w:val="176"/>
        </w:trPr>
        <w:tc>
          <w:tcPr>
            <w:tcW w:w="2268" w:type="dxa"/>
          </w:tcPr>
          <w:p w:rsidR="001A7305" w:rsidRPr="00297EE0" w:rsidRDefault="001A7305" w:rsidP="001A7305">
            <w:r w:rsidRPr="00297EE0">
              <w:t>Alternative Flows:</w:t>
            </w:r>
          </w:p>
        </w:tc>
        <w:tc>
          <w:tcPr>
            <w:tcW w:w="6192" w:type="dxa"/>
            <w:gridSpan w:val="2"/>
          </w:tcPr>
          <w:p w:rsidR="008B4F9F" w:rsidRPr="00297EE0" w:rsidRDefault="008B4F9F" w:rsidP="008B4F9F">
            <w:pPr>
              <w:pStyle w:val="BodyText"/>
            </w:pPr>
            <w:r w:rsidRPr="00297EE0">
              <w:t>A1</w:t>
            </w:r>
            <w:r w:rsidR="001A7305" w:rsidRPr="00297EE0">
              <w:t xml:space="preserve">. The referral user </w:t>
            </w:r>
            <w:r w:rsidRPr="00297EE0">
              <w:t>selects the option to get more information from the dealer (like send me a fax)</w:t>
            </w:r>
          </w:p>
          <w:p w:rsidR="008B4F9F" w:rsidRPr="00297EE0" w:rsidRDefault="008B4F9F" w:rsidP="000F7361">
            <w:pPr>
              <w:pStyle w:val="BodyText"/>
              <w:numPr>
                <w:ilvl w:val="0"/>
                <w:numId w:val="147"/>
              </w:numPr>
            </w:pPr>
            <w:r w:rsidRPr="00297EE0">
              <w:t>The referral user set information</w:t>
            </w:r>
            <w:r w:rsidR="00B90DDE" w:rsidRPr="00297EE0">
              <w:t xml:space="preserve"> (</w:t>
            </w:r>
            <w:ins w:id="1560" w:author="Raphaël Guého" w:date="2010-01-05T17:35:00Z">
              <w:r w:rsidR="00731A36">
                <w:t xml:space="preserve">Referral </w:t>
              </w:r>
            </w:ins>
            <w:r w:rsidR="00B90DDE" w:rsidRPr="00297EE0">
              <w:t>free text</w:t>
            </w:r>
            <w:ins w:id="1561" w:author="Raphaël Guého" w:date="2010-01-05T17:35:00Z">
              <w:r w:rsidR="00731A36">
                <w:t xml:space="preserve"> note</w:t>
              </w:r>
            </w:ins>
            <w:r w:rsidR="00B90DDE" w:rsidRPr="00297EE0">
              <w:t>)</w:t>
            </w:r>
            <w:r w:rsidRPr="00297EE0">
              <w:t xml:space="preserve"> he wants the dealer</w:t>
            </w:r>
            <w:ins w:id="1562" w:author="Raphaël Guého" w:date="2010-01-05T17:35:00Z">
              <w:r w:rsidR="00731A36">
                <w:t xml:space="preserve"> or CSR</w:t>
              </w:r>
            </w:ins>
            <w:r w:rsidRPr="00297EE0">
              <w:t xml:space="preserve"> to send him</w:t>
            </w:r>
          </w:p>
          <w:p w:rsidR="001A7305" w:rsidRPr="00297EE0" w:rsidRDefault="008B4F9F" w:rsidP="000F7361">
            <w:pPr>
              <w:pStyle w:val="BodyText"/>
              <w:numPr>
                <w:ilvl w:val="0"/>
                <w:numId w:val="147"/>
              </w:numPr>
            </w:pPr>
            <w:r w:rsidRPr="00297EE0">
              <w:t>The referral user submits</w:t>
            </w:r>
          </w:p>
          <w:p w:rsidR="008B4F9F" w:rsidRPr="00297EE0" w:rsidRDefault="00325101" w:rsidP="000F7361">
            <w:pPr>
              <w:pStyle w:val="BodyText"/>
              <w:numPr>
                <w:ilvl w:val="0"/>
                <w:numId w:val="147"/>
              </w:numPr>
            </w:pPr>
            <w:r w:rsidRPr="00297EE0">
              <w:t>Channel/CSR light</w:t>
            </w:r>
            <w:r w:rsidR="008B4F9F" w:rsidRPr="00297EE0">
              <w:t xml:space="preserve"> application set the </w:t>
            </w:r>
            <w:r w:rsidR="002166EC" w:rsidRPr="00297EE0">
              <w:t>request’s in referral</w:t>
            </w:r>
            <w:r w:rsidR="008B4F9F" w:rsidRPr="00297EE0">
              <w:t xml:space="preserve"> status to ‘required more info’</w:t>
            </w:r>
          </w:p>
          <w:p w:rsidR="008B4F9F" w:rsidRPr="00297EE0" w:rsidRDefault="008B4F9F" w:rsidP="002166EC">
            <w:pPr>
              <w:pStyle w:val="BodyText"/>
            </w:pPr>
            <w:r w:rsidRPr="00297EE0">
              <w:t xml:space="preserve">A2: The referral user rejects the </w:t>
            </w:r>
            <w:r w:rsidR="002166EC" w:rsidRPr="00297EE0">
              <w:t>request in referral</w:t>
            </w:r>
          </w:p>
          <w:p w:rsidR="00FB12BC" w:rsidRPr="00297EE0" w:rsidRDefault="00325101" w:rsidP="000F7361">
            <w:pPr>
              <w:pStyle w:val="BodyText"/>
              <w:numPr>
                <w:ilvl w:val="0"/>
                <w:numId w:val="148"/>
              </w:numPr>
            </w:pPr>
            <w:r w:rsidRPr="00297EE0">
              <w:t>Channel/CSR light</w:t>
            </w:r>
            <w:r w:rsidR="00FB12BC" w:rsidRPr="00297EE0">
              <w:t xml:space="preserve"> application set the </w:t>
            </w:r>
            <w:r w:rsidR="002166EC" w:rsidRPr="00297EE0">
              <w:t>request’s in referral</w:t>
            </w:r>
            <w:r w:rsidR="00FB12BC" w:rsidRPr="00297EE0">
              <w:t xml:space="preserve"> status to reject</w:t>
            </w:r>
          </w:p>
          <w:p w:rsidR="00B90DDE" w:rsidRPr="00297EE0" w:rsidRDefault="00B90DDE" w:rsidP="002166EC">
            <w:pPr>
              <w:pStyle w:val="BodyText"/>
            </w:pPr>
            <w:r w:rsidRPr="00297EE0">
              <w:t>A3: The request</w:t>
            </w:r>
            <w:r w:rsidR="002166EC" w:rsidRPr="00297EE0">
              <w:t xml:space="preserve"> in referral</w:t>
            </w:r>
            <w:r w:rsidRPr="00297EE0">
              <w:t xml:space="preserve"> is locked</w:t>
            </w:r>
            <w:r w:rsidR="00375B21" w:rsidRPr="00297EE0">
              <w:t xml:space="preserve"> by another user</w:t>
            </w:r>
            <w:r w:rsidRPr="00297EE0">
              <w:t xml:space="preserve"> and referral user selects the unlock option</w:t>
            </w:r>
          </w:p>
          <w:p w:rsidR="008B4F9F" w:rsidRPr="00297EE0" w:rsidRDefault="00325101" w:rsidP="000F7361">
            <w:pPr>
              <w:pStyle w:val="BodyText"/>
              <w:numPr>
                <w:ilvl w:val="0"/>
                <w:numId w:val="149"/>
              </w:numPr>
            </w:pPr>
            <w:r w:rsidRPr="00297EE0">
              <w:t>Channel/CSR light</w:t>
            </w:r>
            <w:r w:rsidR="00B90DDE" w:rsidRPr="00297EE0">
              <w:t xml:space="preserve"> application </w:t>
            </w:r>
            <w:r w:rsidR="00B144CD" w:rsidRPr="00297EE0">
              <w:t xml:space="preserve">redirects the user to Unlock </w:t>
            </w:r>
            <w:r w:rsidR="002166EC" w:rsidRPr="00297EE0">
              <w:t>request in referral</w:t>
            </w:r>
            <w:r w:rsidR="00B144CD" w:rsidRPr="00297EE0">
              <w:t xml:space="preserve"> use case</w:t>
            </w:r>
          </w:p>
          <w:p w:rsidR="00375B21" w:rsidRPr="00297EE0" w:rsidRDefault="00375B21" w:rsidP="00375B21">
            <w:pPr>
              <w:pStyle w:val="BodyText"/>
            </w:pPr>
            <w:r w:rsidRPr="00297EE0">
              <w:t>A4: The user goes back to the list of requests in referral without changing request status</w:t>
            </w:r>
          </w:p>
          <w:p w:rsidR="00375B21" w:rsidRPr="00297EE0" w:rsidRDefault="00325101" w:rsidP="000F7361">
            <w:pPr>
              <w:pStyle w:val="BodyText"/>
              <w:numPr>
                <w:ilvl w:val="0"/>
                <w:numId w:val="150"/>
              </w:numPr>
            </w:pPr>
            <w:r w:rsidRPr="00297EE0">
              <w:t>Channel/CSR light</w:t>
            </w:r>
            <w:r w:rsidR="00375B21" w:rsidRPr="00297EE0">
              <w:t xml:space="preserve"> application unlocks the request in referral</w:t>
            </w:r>
          </w:p>
        </w:tc>
      </w:tr>
    </w:tbl>
    <w:p w:rsidR="001F5238" w:rsidRPr="00297EE0" w:rsidRDefault="001F5238" w:rsidP="004752DD">
      <w:pPr>
        <w:pStyle w:val="Heading4"/>
      </w:pPr>
      <w:bookmarkStart w:id="1563" w:name="_Toc210732855"/>
      <w:bookmarkStart w:id="1564" w:name="_Toc253578115"/>
      <w:bookmarkEnd w:id="1491"/>
      <w:r w:rsidRPr="00297EE0">
        <w:t xml:space="preserve">Use Case:  Unlock </w:t>
      </w:r>
      <w:bookmarkEnd w:id="1563"/>
      <w:r w:rsidR="006E4D05" w:rsidRPr="00297EE0">
        <w:t>request in referral</w:t>
      </w:r>
      <w:bookmarkEnd w:id="1564"/>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1F5238" w:rsidRPr="00297EE0" w:rsidTr="001A7305">
        <w:trPr>
          <w:trHeight w:val="360"/>
        </w:trPr>
        <w:tc>
          <w:tcPr>
            <w:tcW w:w="5580" w:type="dxa"/>
            <w:gridSpan w:val="2"/>
            <w:shd w:val="clear" w:color="auto" w:fill="E6E6E6"/>
          </w:tcPr>
          <w:p w:rsidR="001F5238" w:rsidRPr="00297EE0" w:rsidRDefault="001F5238" w:rsidP="00122B88">
            <w:pPr>
              <w:pStyle w:val="TableHeading"/>
            </w:pPr>
            <w:r w:rsidRPr="00297EE0">
              <w:t xml:space="preserve">Unlock </w:t>
            </w:r>
            <w:r w:rsidR="006E4D05" w:rsidRPr="00297EE0">
              <w:t>Request in referral</w:t>
            </w:r>
          </w:p>
        </w:tc>
        <w:tc>
          <w:tcPr>
            <w:tcW w:w="2880" w:type="dxa"/>
            <w:shd w:val="clear" w:color="auto" w:fill="E6E6E6"/>
          </w:tcPr>
          <w:p w:rsidR="001F5238" w:rsidRPr="00297EE0" w:rsidRDefault="00B34058" w:rsidP="00122B88">
            <w:pPr>
              <w:pStyle w:val="TableHeading"/>
            </w:pPr>
            <w:r w:rsidRPr="00297EE0">
              <w:t>RRM00</w:t>
            </w:r>
            <w:r w:rsidR="00046257">
              <w:t>4</w:t>
            </w:r>
            <w:r w:rsidRPr="00297EE0">
              <w:t>0</w:t>
            </w:r>
            <w:r w:rsidR="001F5238" w:rsidRPr="00297EE0">
              <w:t xml:space="preserve"> </w:t>
            </w:r>
          </w:p>
        </w:tc>
      </w:tr>
      <w:tr w:rsidR="001F5238" w:rsidRPr="00297EE0" w:rsidTr="001A7305">
        <w:tc>
          <w:tcPr>
            <w:tcW w:w="2268" w:type="dxa"/>
          </w:tcPr>
          <w:p w:rsidR="001F5238" w:rsidRPr="00297EE0" w:rsidRDefault="001F5238" w:rsidP="001A7305">
            <w:r w:rsidRPr="00297EE0">
              <w:t>Primary actors</w:t>
            </w:r>
          </w:p>
        </w:tc>
        <w:tc>
          <w:tcPr>
            <w:tcW w:w="6192" w:type="dxa"/>
            <w:gridSpan w:val="2"/>
          </w:tcPr>
          <w:p w:rsidR="001F5238" w:rsidRPr="00297EE0" w:rsidRDefault="00133813" w:rsidP="001A7305">
            <w:pPr>
              <w:pStyle w:val="BodyText"/>
            </w:pPr>
            <w:r w:rsidRPr="00297EE0">
              <w:t xml:space="preserve">Telco </w:t>
            </w:r>
            <w:r w:rsidR="001F5238" w:rsidRPr="00297EE0">
              <w:t xml:space="preserve">Referral </w:t>
            </w:r>
            <w:r w:rsidR="001F5238" w:rsidRPr="00297EE0">
              <w:t>User</w:t>
            </w:r>
          </w:p>
        </w:tc>
      </w:tr>
      <w:tr w:rsidR="001F5238" w:rsidRPr="00297EE0" w:rsidTr="001A7305">
        <w:tc>
          <w:tcPr>
            <w:tcW w:w="2268" w:type="dxa"/>
          </w:tcPr>
          <w:p w:rsidR="001F5238" w:rsidRPr="00297EE0" w:rsidRDefault="001F5238" w:rsidP="001A7305"/>
        </w:tc>
        <w:tc>
          <w:tcPr>
            <w:tcW w:w="6192" w:type="dxa"/>
            <w:gridSpan w:val="2"/>
          </w:tcPr>
          <w:p w:rsidR="001F5238" w:rsidRPr="00297EE0" w:rsidRDefault="001F5238" w:rsidP="001A7305">
            <w:pPr>
              <w:pStyle w:val="BodyText"/>
            </w:pPr>
            <w:r w:rsidRPr="00297EE0">
              <w:t xml:space="preserve">This use case allows </w:t>
            </w:r>
            <w:r w:rsidR="006E4D05" w:rsidRPr="00297EE0">
              <w:t>a referral user</w:t>
            </w:r>
            <w:r w:rsidRPr="00297EE0">
              <w:t xml:space="preserve"> to unlock </w:t>
            </w:r>
            <w:r w:rsidR="006E4D05" w:rsidRPr="00297EE0">
              <w:t>a request in referral locked by another user</w:t>
            </w:r>
          </w:p>
        </w:tc>
      </w:tr>
      <w:tr w:rsidR="001F5238" w:rsidRPr="00297EE0" w:rsidTr="001A7305">
        <w:trPr>
          <w:trHeight w:val="176"/>
        </w:trPr>
        <w:tc>
          <w:tcPr>
            <w:tcW w:w="2268" w:type="dxa"/>
          </w:tcPr>
          <w:p w:rsidR="001F5238" w:rsidRPr="00297EE0" w:rsidRDefault="001F5238" w:rsidP="001A7305">
            <w:r w:rsidRPr="00297EE0">
              <w:t>Pre-conditions</w:t>
            </w:r>
          </w:p>
        </w:tc>
        <w:tc>
          <w:tcPr>
            <w:tcW w:w="6192" w:type="dxa"/>
            <w:gridSpan w:val="2"/>
          </w:tcPr>
          <w:p w:rsidR="001F5238" w:rsidRPr="00297EE0" w:rsidRDefault="001F5238" w:rsidP="00F81584">
            <w:pPr>
              <w:pStyle w:val="ListBulletNormal"/>
            </w:pPr>
            <w:r w:rsidRPr="00297EE0">
              <w:t>The user is logged in as a referral user</w:t>
            </w:r>
          </w:p>
          <w:p w:rsidR="001F5238" w:rsidRPr="00297EE0" w:rsidRDefault="001F5238" w:rsidP="00F81584">
            <w:pPr>
              <w:pStyle w:val="ListBulletNormal"/>
            </w:pPr>
            <w:r w:rsidRPr="00297EE0">
              <w:t xml:space="preserve">The </w:t>
            </w:r>
            <w:r w:rsidR="006E4D05" w:rsidRPr="00297EE0">
              <w:t>request in referral is locked by another user</w:t>
            </w:r>
          </w:p>
        </w:tc>
      </w:tr>
      <w:tr w:rsidR="001F5238" w:rsidRPr="00297EE0" w:rsidTr="001A7305">
        <w:trPr>
          <w:trHeight w:val="176"/>
        </w:trPr>
        <w:tc>
          <w:tcPr>
            <w:tcW w:w="2268" w:type="dxa"/>
          </w:tcPr>
          <w:p w:rsidR="001F5238" w:rsidRPr="00297EE0" w:rsidRDefault="001F5238" w:rsidP="001A7305">
            <w:r w:rsidRPr="00297EE0">
              <w:t>Trigger</w:t>
            </w:r>
          </w:p>
        </w:tc>
        <w:tc>
          <w:tcPr>
            <w:tcW w:w="6192" w:type="dxa"/>
            <w:gridSpan w:val="2"/>
          </w:tcPr>
          <w:p w:rsidR="001F5238" w:rsidRPr="00297EE0" w:rsidRDefault="001F5238" w:rsidP="001A7305">
            <w:pPr>
              <w:pStyle w:val="BodyText"/>
            </w:pPr>
            <w:r w:rsidRPr="00297EE0">
              <w:t xml:space="preserve">Referral user has selected </w:t>
            </w:r>
            <w:r w:rsidR="006E4D05" w:rsidRPr="00297EE0">
              <w:t>the option to unlock a request in referral</w:t>
            </w:r>
          </w:p>
        </w:tc>
      </w:tr>
      <w:tr w:rsidR="001F5238" w:rsidRPr="00297EE0" w:rsidTr="001A7305">
        <w:trPr>
          <w:trHeight w:val="176"/>
        </w:trPr>
        <w:tc>
          <w:tcPr>
            <w:tcW w:w="2268" w:type="dxa"/>
          </w:tcPr>
          <w:p w:rsidR="001F5238" w:rsidRPr="00297EE0" w:rsidRDefault="001F5238" w:rsidP="001A7305">
            <w:r w:rsidRPr="00297EE0">
              <w:t>Minimum guarantees</w:t>
            </w:r>
          </w:p>
        </w:tc>
        <w:tc>
          <w:tcPr>
            <w:tcW w:w="6192" w:type="dxa"/>
            <w:gridSpan w:val="2"/>
          </w:tcPr>
          <w:p w:rsidR="001F5238" w:rsidRPr="00297EE0" w:rsidRDefault="006E4D05" w:rsidP="001A7305">
            <w:pPr>
              <w:pStyle w:val="BodyText"/>
            </w:pPr>
            <w:r w:rsidRPr="00297EE0">
              <w:t xml:space="preserve">If a referral user was accessing this request in referral, </w:t>
            </w:r>
            <w:r w:rsidR="00325101" w:rsidRPr="00297EE0">
              <w:t>Channel/CSR light</w:t>
            </w:r>
            <w:r w:rsidRPr="00297EE0">
              <w:t xml:space="preserve"> application displays a message informing the user the request has been unlocked by the administrator and that his modification won’t be effective</w:t>
            </w:r>
          </w:p>
        </w:tc>
      </w:tr>
      <w:tr w:rsidR="001F5238" w:rsidRPr="00297EE0" w:rsidTr="001A7305">
        <w:trPr>
          <w:trHeight w:val="176"/>
        </w:trPr>
        <w:tc>
          <w:tcPr>
            <w:tcW w:w="2268" w:type="dxa"/>
          </w:tcPr>
          <w:p w:rsidR="001F5238" w:rsidRPr="00297EE0" w:rsidRDefault="001F5238" w:rsidP="001A7305">
            <w:r w:rsidRPr="00297EE0">
              <w:t>Success guarantees:</w:t>
            </w:r>
          </w:p>
        </w:tc>
        <w:tc>
          <w:tcPr>
            <w:tcW w:w="6192" w:type="dxa"/>
            <w:gridSpan w:val="2"/>
          </w:tcPr>
          <w:p w:rsidR="006E4D05" w:rsidRPr="00297EE0" w:rsidRDefault="006E4D05" w:rsidP="006E4D05">
            <w:pPr>
              <w:pStyle w:val="BodyText"/>
            </w:pPr>
            <w:r w:rsidRPr="00297EE0">
              <w:t>The request is unlocked</w:t>
            </w:r>
          </w:p>
        </w:tc>
      </w:tr>
      <w:tr w:rsidR="001F5238" w:rsidRPr="00297EE0" w:rsidTr="001A7305">
        <w:trPr>
          <w:trHeight w:val="176"/>
        </w:trPr>
        <w:tc>
          <w:tcPr>
            <w:tcW w:w="2268" w:type="dxa"/>
          </w:tcPr>
          <w:p w:rsidR="001F5238" w:rsidRPr="00297EE0" w:rsidRDefault="001F5238" w:rsidP="001A7305">
            <w:r w:rsidRPr="00297EE0">
              <w:t>Normal Flow:</w:t>
            </w:r>
          </w:p>
        </w:tc>
        <w:tc>
          <w:tcPr>
            <w:tcW w:w="6192" w:type="dxa"/>
            <w:gridSpan w:val="2"/>
          </w:tcPr>
          <w:p w:rsidR="006E4D05" w:rsidRPr="00297EE0" w:rsidRDefault="00325101" w:rsidP="000F7361">
            <w:pPr>
              <w:numPr>
                <w:ilvl w:val="0"/>
                <w:numId w:val="143"/>
              </w:numPr>
            </w:pPr>
            <w:r w:rsidRPr="00297EE0">
              <w:t>Channel/CSR light</w:t>
            </w:r>
            <w:r w:rsidR="006E4D05" w:rsidRPr="00297EE0">
              <w:t xml:space="preserve"> application displays a confirmation message</w:t>
            </w:r>
          </w:p>
          <w:p w:rsidR="006E4D05" w:rsidRPr="00297EE0" w:rsidRDefault="006E4D05" w:rsidP="000F7361">
            <w:pPr>
              <w:numPr>
                <w:ilvl w:val="0"/>
                <w:numId w:val="143"/>
              </w:numPr>
            </w:pPr>
            <w:r w:rsidRPr="00297EE0">
              <w:t>Referral user confirms</w:t>
            </w:r>
          </w:p>
          <w:p w:rsidR="001F5238" w:rsidRPr="00297EE0" w:rsidRDefault="00325101" w:rsidP="000F7361">
            <w:pPr>
              <w:numPr>
                <w:ilvl w:val="0"/>
                <w:numId w:val="143"/>
              </w:numPr>
            </w:pPr>
            <w:r w:rsidRPr="00297EE0">
              <w:t>Channel/CSR light</w:t>
            </w:r>
            <w:r w:rsidR="006E4D05" w:rsidRPr="00297EE0">
              <w:t xml:space="preserve"> application unlocks the request in referral</w:t>
            </w:r>
          </w:p>
        </w:tc>
      </w:tr>
      <w:tr w:rsidR="001F5238" w:rsidRPr="00297EE0" w:rsidTr="001A7305">
        <w:trPr>
          <w:trHeight w:val="176"/>
        </w:trPr>
        <w:tc>
          <w:tcPr>
            <w:tcW w:w="2268" w:type="dxa"/>
          </w:tcPr>
          <w:p w:rsidR="001F5238" w:rsidRPr="00297EE0" w:rsidRDefault="001F5238" w:rsidP="001A7305">
            <w:r w:rsidRPr="00297EE0">
              <w:t>Alternative Flows:</w:t>
            </w:r>
          </w:p>
        </w:tc>
        <w:tc>
          <w:tcPr>
            <w:tcW w:w="6192" w:type="dxa"/>
            <w:gridSpan w:val="2"/>
          </w:tcPr>
          <w:p w:rsidR="001F5238" w:rsidRPr="00297EE0" w:rsidRDefault="001F5238" w:rsidP="001A7305">
            <w:pPr>
              <w:pStyle w:val="BodyText"/>
            </w:pPr>
          </w:p>
        </w:tc>
      </w:tr>
    </w:tbl>
    <w:p w:rsidR="001F5238" w:rsidRPr="00297EE0" w:rsidRDefault="00325101" w:rsidP="001F5238">
      <w:pPr>
        <w:pStyle w:val="Heading3forModuleRequirements"/>
      </w:pPr>
      <w:bookmarkStart w:id="1565" w:name="_Toc210732856"/>
      <w:bookmarkStart w:id="1566" w:name="_Toc232483151"/>
      <w:bookmarkStart w:id="1567" w:name="_Toc232484296"/>
      <w:bookmarkStart w:id="1568" w:name="_Toc233603294"/>
      <w:bookmarkStart w:id="1569" w:name="_Toc233618430"/>
      <w:bookmarkStart w:id="1570" w:name="_Toc233618868"/>
      <w:bookmarkStart w:id="1571" w:name="_Toc233619574"/>
      <w:bookmarkStart w:id="1572" w:name="_Toc233620248"/>
      <w:bookmarkStart w:id="1573" w:name="_Toc233620954"/>
      <w:bookmarkStart w:id="1574" w:name="_Toc232483183"/>
      <w:bookmarkStart w:id="1575" w:name="_Toc232484328"/>
      <w:bookmarkStart w:id="1576" w:name="_Toc233603326"/>
      <w:bookmarkStart w:id="1577" w:name="_Toc233618462"/>
      <w:bookmarkStart w:id="1578" w:name="_Toc233618900"/>
      <w:bookmarkStart w:id="1579" w:name="_Toc233619606"/>
      <w:bookmarkStart w:id="1580" w:name="_Toc233620280"/>
      <w:bookmarkStart w:id="1581" w:name="_Toc233620986"/>
      <w:bookmarkStart w:id="1582" w:name="_Toc253578116"/>
      <w:bookmarkStart w:id="1583" w:name="_Toc253578858"/>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r w:rsidRPr="00297EE0">
        <w:t>Channel/CSR light</w:t>
      </w:r>
      <w:r w:rsidR="001F5238" w:rsidRPr="00297EE0">
        <w:t xml:space="preserve"> application requirements</w:t>
      </w:r>
      <w:bookmarkEnd w:id="1565"/>
      <w:bookmarkEnd w:id="1582"/>
      <w:bookmarkEnd w:id="1583"/>
    </w:p>
    <w:p w:rsidR="00705BC9" w:rsidRPr="00297EE0" w:rsidRDefault="00E25F2A" w:rsidP="00E25F2A">
      <w:pPr>
        <w:pStyle w:val="Requirements"/>
      </w:pPr>
      <w:bookmarkStart w:id="1584" w:name="_Toc253578859"/>
      <w:r w:rsidRPr="00297EE0">
        <w:t xml:space="preserve">CHA-3.11.4.5 </w:t>
      </w:r>
      <w:r w:rsidR="00325101" w:rsidRPr="00297EE0">
        <w:t>Channel/CSR light</w:t>
      </w:r>
      <w:r w:rsidRPr="00297EE0">
        <w:t xml:space="preserve"> application shall allow a </w:t>
      </w:r>
      <w:r w:rsidR="0002100D" w:rsidRPr="00297EE0">
        <w:t>user</w:t>
      </w:r>
      <w:r w:rsidRPr="00297EE0">
        <w:t xml:space="preserve"> to swap to another process and come back later when a request in referral has been sent to referral.</w:t>
      </w:r>
      <w:bookmarkEnd w:id="1584"/>
    </w:p>
    <w:p w:rsidR="00790967" w:rsidRPr="00297EE0" w:rsidRDefault="008F455F" w:rsidP="00F03983">
      <w:pPr>
        <w:pStyle w:val="Body"/>
      </w:pPr>
      <w:r w:rsidRPr="00297EE0">
        <w:pict>
          <v:shape id="_x0000_i1074" type="#_x0000_t75" style="width:467.25pt;height:194.25pt">
            <v:imagedata r:id="rId65" o:title=""/>
          </v:shape>
        </w:pict>
      </w:r>
    </w:p>
    <w:p w:rsidR="00790967" w:rsidRPr="00297EE0" w:rsidRDefault="00790967" w:rsidP="00744815">
      <w:pPr>
        <w:pStyle w:val="Requirements"/>
      </w:pPr>
    </w:p>
    <w:p w:rsidR="008F455F" w:rsidRPr="00297EE0" w:rsidRDefault="008F455F" w:rsidP="001F31A7">
      <w:pPr>
        <w:pStyle w:val="Requirements"/>
      </w:pPr>
      <w:bookmarkStart w:id="1585" w:name="_Toc253578860"/>
      <w:r w:rsidRPr="00297EE0">
        <w:t xml:space="preserve">CHA-3.11.4.10 </w:t>
      </w:r>
      <w:r w:rsidR="00325101" w:rsidRPr="00297EE0">
        <w:t>Channel/CSR light</w:t>
      </w:r>
      <w:r w:rsidRPr="00297EE0">
        <w:t xml:space="preserve"> application shall manage request in referral lock-unlock life cycle with respect of state diagram </w:t>
      </w:r>
      <w:r w:rsidR="001F31A7" w:rsidRPr="00297EE0">
        <w:t>described above</w:t>
      </w:r>
      <w:bookmarkEnd w:id="1585"/>
      <w:r w:rsidRPr="00297EE0">
        <w:t xml:space="preserve"> </w:t>
      </w:r>
    </w:p>
    <w:p w:rsidR="008F455F" w:rsidRPr="00297EE0" w:rsidRDefault="00A12147" w:rsidP="00F03983">
      <w:pPr>
        <w:pStyle w:val="Body"/>
        <w:ind w:left="288"/>
      </w:pPr>
      <w:r w:rsidRPr="00297EE0">
        <w:pict>
          <v:shape id="_x0000_i1075" type="#_x0000_t75" style="width:467.25pt;height:294pt">
            <v:imagedata r:id="rId66" o:title=""/>
          </v:shape>
        </w:pict>
      </w:r>
    </w:p>
    <w:p w:rsidR="008F455F" w:rsidRPr="00297EE0" w:rsidRDefault="00A12147" w:rsidP="00A12147">
      <w:pPr>
        <w:pStyle w:val="Requirements"/>
      </w:pPr>
      <w:bookmarkStart w:id="1586" w:name="_Toc253578861"/>
      <w:r w:rsidRPr="00297EE0">
        <w:t xml:space="preserve">CHA-3.11.4.20 </w:t>
      </w:r>
      <w:r w:rsidR="00325101" w:rsidRPr="00297EE0">
        <w:t>Channel/CSR light</w:t>
      </w:r>
      <w:r w:rsidRPr="00297EE0">
        <w:t xml:space="preserve"> application shall manage request in referral status life cycle with respect of state diagram described above</w:t>
      </w:r>
      <w:bookmarkEnd w:id="1586"/>
    </w:p>
    <w:p w:rsidR="00046257" w:rsidRDefault="001F5238" w:rsidP="00046257">
      <w:pPr>
        <w:pStyle w:val="Requirements"/>
      </w:pPr>
      <w:bookmarkStart w:id="1587" w:name="_Toc253578862"/>
      <w:r w:rsidRPr="00297EE0">
        <w:t>CHA-3.1</w:t>
      </w:r>
      <w:r w:rsidR="00A12147" w:rsidRPr="00297EE0">
        <w:t>1</w:t>
      </w:r>
      <w:r w:rsidRPr="00297EE0">
        <w:t>.4.</w:t>
      </w:r>
      <w:r w:rsidR="00A12147" w:rsidRPr="00297EE0">
        <w:t>30</w:t>
      </w:r>
      <w:r w:rsidRPr="00297EE0">
        <w:t xml:space="preserve"> </w:t>
      </w:r>
      <w:r w:rsidR="00325101" w:rsidRPr="00297EE0">
        <w:t>Channel/CSR light</w:t>
      </w:r>
      <w:r w:rsidRPr="00297EE0">
        <w:t xml:space="preserve"> applic</w:t>
      </w:r>
      <w:r w:rsidR="00705BC9" w:rsidRPr="00297EE0">
        <w:t>ation shall allow user</w:t>
      </w:r>
      <w:r w:rsidRPr="00297EE0">
        <w:t xml:space="preserve"> view</w:t>
      </w:r>
      <w:r w:rsidR="00705BC9" w:rsidRPr="00297EE0">
        <w:t xml:space="preserve">ing list </w:t>
      </w:r>
      <w:r w:rsidR="00744815" w:rsidRPr="00297EE0">
        <w:t>requests in referral</w:t>
      </w:r>
      <w:r w:rsidR="00705BC9" w:rsidRPr="00297EE0">
        <w:t xml:space="preserve"> with respect of use case View list </w:t>
      </w:r>
      <w:r w:rsidR="00790967" w:rsidRPr="00297EE0">
        <w:t>of request in referral</w:t>
      </w:r>
      <w:bookmarkEnd w:id="1587"/>
    </w:p>
    <w:p w:rsidR="00046257" w:rsidRDefault="00046257" w:rsidP="00046257">
      <w:pPr>
        <w:pStyle w:val="Requirements"/>
        <w:ind w:left="288"/>
      </w:pPr>
      <w:bookmarkStart w:id="1588" w:name="_Toc253578863"/>
      <w:r w:rsidRPr="00297EE0">
        <w:t>CHA-3.11.4.</w:t>
      </w:r>
      <w:r>
        <w:t>3</w:t>
      </w:r>
      <w:r w:rsidRPr="00297EE0">
        <w:t>0.</w:t>
      </w:r>
      <w:r>
        <w:t>1</w:t>
      </w:r>
      <w:r w:rsidRPr="00297EE0">
        <w:t xml:space="preserve"> Channel/CSR light application shall refresh periodically list of requests in referral for referral user based on a design time parameter, the value will have to be set 1 minute by default</w:t>
      </w:r>
      <w:bookmarkEnd w:id="1588"/>
    </w:p>
    <w:p w:rsidR="00046257" w:rsidRPr="00297EE0" w:rsidRDefault="00046257" w:rsidP="00046257">
      <w:pPr>
        <w:pStyle w:val="Requirements"/>
        <w:ind w:left="288"/>
      </w:pPr>
      <w:bookmarkStart w:id="1589" w:name="_Toc253578864"/>
      <w:r w:rsidRPr="00297EE0">
        <w:t>CHA-3.11.4.</w:t>
      </w:r>
      <w:r>
        <w:t>3</w:t>
      </w:r>
      <w:r w:rsidRPr="00297EE0">
        <w:t>0.</w:t>
      </w:r>
      <w:r>
        <w:t>2</w:t>
      </w:r>
      <w:r w:rsidRPr="00297EE0">
        <w:t xml:space="preserve"> Channel/CSR light application shall allow user filtering requests in referral by referral status</w:t>
      </w:r>
      <w:bookmarkEnd w:id="1589"/>
    </w:p>
    <w:p w:rsidR="00046257" w:rsidRPr="00297EE0" w:rsidRDefault="00046257" w:rsidP="00046257">
      <w:pPr>
        <w:pStyle w:val="Requirements"/>
        <w:ind w:left="288"/>
      </w:pPr>
      <w:bookmarkStart w:id="1590" w:name="_Toc253578865"/>
      <w:r w:rsidRPr="00297EE0">
        <w:t>CHA-3.11.4.</w:t>
      </w:r>
      <w:r>
        <w:t>3</w:t>
      </w:r>
      <w:r w:rsidRPr="00297EE0">
        <w:t>0.</w:t>
      </w:r>
      <w:r>
        <w:t>3</w:t>
      </w:r>
      <w:r w:rsidRPr="00297EE0">
        <w:t xml:space="preserve"> </w:t>
      </w:r>
      <w:r>
        <w:t xml:space="preserve">for dealer or CSR user, </w:t>
      </w:r>
      <w:r w:rsidRPr="00297EE0">
        <w:t>Channel/CSR light application shall limit list of requests in referral to the ones that have been submitted by a</w:t>
      </w:r>
      <w:r w:rsidRPr="00297EE0">
        <w:t>ny user of a level.</w:t>
      </w:r>
      <w:bookmarkEnd w:id="1590"/>
    </w:p>
    <w:p w:rsidR="00046257" w:rsidRPr="00297EE0" w:rsidRDefault="00046257" w:rsidP="00046257">
      <w:pPr>
        <w:pStyle w:val="Requirements"/>
        <w:ind w:left="288"/>
      </w:pPr>
      <w:bookmarkStart w:id="1591" w:name="_Toc253578866"/>
      <w:r w:rsidRPr="00297EE0">
        <w:t>CHA-3.11.4.</w:t>
      </w:r>
      <w:r>
        <w:t>3</w:t>
      </w:r>
      <w:r w:rsidRPr="00297EE0">
        <w:t>0.</w:t>
      </w:r>
      <w:r>
        <w:t>4</w:t>
      </w:r>
      <w:r w:rsidRPr="00297EE0">
        <w:t xml:space="preserve"> </w:t>
      </w:r>
      <w:r>
        <w:t xml:space="preserve">for dealer or CSR user, </w:t>
      </w:r>
      <w:r w:rsidRPr="00297EE0">
        <w:t>Channel/CSR light a</w:t>
      </w:r>
      <w:r w:rsidRPr="00297EE0">
        <w:t>pplication shall allow user filtering list of requests in referral the user has submitted (‘my requests’)</w:t>
      </w:r>
      <w:bookmarkEnd w:id="1591"/>
    </w:p>
    <w:p w:rsidR="00046257" w:rsidRDefault="00046257" w:rsidP="00046257">
      <w:pPr>
        <w:pStyle w:val="Requirements"/>
        <w:ind w:left="288"/>
      </w:pPr>
      <w:bookmarkStart w:id="1592" w:name="_Toc253578867"/>
      <w:r w:rsidRPr="00297EE0">
        <w:t>CHA-3.11.4.</w:t>
      </w:r>
      <w:r>
        <w:t>3</w:t>
      </w:r>
      <w:r w:rsidRPr="00297EE0">
        <w:t>0.</w:t>
      </w:r>
      <w:r>
        <w:t>5</w:t>
      </w:r>
      <w:r w:rsidRPr="00297EE0">
        <w:t xml:space="preserve"> </w:t>
      </w:r>
      <w:r>
        <w:t xml:space="preserve">for dealer or CSR user, </w:t>
      </w:r>
      <w:r w:rsidRPr="00297EE0">
        <w:t>Channel/CSR light application shall filter by default requests in referral with referral status in ‘rejected’, ‘accepted’, ‘require more information’ and submitted by the user</w:t>
      </w:r>
      <w:bookmarkEnd w:id="1592"/>
    </w:p>
    <w:p w:rsidR="00790967" w:rsidRPr="00297EE0" w:rsidRDefault="00790967" w:rsidP="00046257">
      <w:pPr>
        <w:pStyle w:val="Requirements"/>
        <w:ind w:left="288"/>
      </w:pPr>
      <w:bookmarkStart w:id="1593" w:name="_Toc253578868"/>
      <w:r w:rsidRPr="00297EE0">
        <w:t>CHA-3.</w:t>
      </w:r>
      <w:r w:rsidR="00A12147" w:rsidRPr="00297EE0">
        <w:t>11</w:t>
      </w:r>
      <w:r w:rsidRPr="00297EE0">
        <w:t>.4.</w:t>
      </w:r>
      <w:r w:rsidR="00A12147" w:rsidRPr="00297EE0">
        <w:t>30</w:t>
      </w:r>
      <w:r w:rsidRPr="00297EE0">
        <w:t>.</w:t>
      </w:r>
      <w:r w:rsidR="00046257">
        <w:t>6</w:t>
      </w:r>
      <w:r w:rsidR="00046257" w:rsidRPr="00297EE0">
        <w:t xml:space="preserve"> </w:t>
      </w:r>
      <w:r w:rsidR="005A59E6" w:rsidRPr="00297EE0">
        <w:t>f</w:t>
      </w:r>
      <w:r w:rsidRPr="00297EE0">
        <w:t xml:space="preserve">or a referral user, </w:t>
      </w:r>
      <w:r w:rsidR="00325101" w:rsidRPr="00297EE0">
        <w:t>Channel/CSR light</w:t>
      </w:r>
      <w:r w:rsidRPr="00297EE0">
        <w:t xml:space="preserve"> application shall display by default requests in status referred </w:t>
      </w:r>
      <w:r w:rsidR="00A12147" w:rsidRPr="00297EE0">
        <w:t>and require more information</w:t>
      </w:r>
      <w:bookmarkEnd w:id="1593"/>
    </w:p>
    <w:p w:rsidR="00F26555" w:rsidRPr="00297EE0" w:rsidRDefault="00046257" w:rsidP="00046257">
      <w:pPr>
        <w:pStyle w:val="Requirements"/>
      </w:pPr>
      <w:bookmarkStart w:id="1594" w:name="_Toc253578869"/>
      <w:r w:rsidRPr="00297EE0">
        <w:t>CHA-3.11.4.</w:t>
      </w:r>
      <w:r>
        <w:t>4</w:t>
      </w:r>
      <w:r w:rsidRPr="00297EE0">
        <w:t xml:space="preserve">0 Channel/CSR light application shall allow user viewing a request in referral with respect of use case </w:t>
      </w:r>
      <w:r>
        <w:t>‘</w:t>
      </w:r>
      <w:r w:rsidRPr="00297EE0">
        <w:t xml:space="preserve">View </w:t>
      </w:r>
      <w:r>
        <w:t xml:space="preserve">details of </w:t>
      </w:r>
      <w:r w:rsidRPr="00297EE0">
        <w:t>request in referral</w:t>
      </w:r>
      <w:r>
        <w:t>’.</w:t>
      </w:r>
      <w:bookmarkEnd w:id="1594"/>
    </w:p>
    <w:p w:rsidR="00A12147" w:rsidRPr="00297EE0" w:rsidRDefault="00A12147" w:rsidP="00046257">
      <w:pPr>
        <w:pStyle w:val="Requirements"/>
      </w:pPr>
      <w:bookmarkStart w:id="1595" w:name="_Toc253578870"/>
      <w:r w:rsidRPr="00297EE0">
        <w:t xml:space="preserve">CHA-3.11.4.50 </w:t>
      </w:r>
      <w:r w:rsidR="00325101" w:rsidRPr="00297EE0">
        <w:t>Channel/CSR light</w:t>
      </w:r>
      <w:r w:rsidRPr="00297EE0">
        <w:t xml:space="preserve"> application shall allow referral user </w:t>
      </w:r>
      <w:r w:rsidR="00046257">
        <w:t>handling status of a request in referral</w:t>
      </w:r>
      <w:r w:rsidRPr="00297EE0">
        <w:t xml:space="preserve"> with respect of use case </w:t>
      </w:r>
      <w:r w:rsidR="00046257">
        <w:t>‘Handle Status of request in referral’.</w:t>
      </w:r>
      <w:bookmarkEnd w:id="1595"/>
    </w:p>
    <w:p w:rsidR="00A12147" w:rsidRPr="00297EE0" w:rsidRDefault="00A12147" w:rsidP="00A12147">
      <w:pPr>
        <w:pStyle w:val="Requirements"/>
      </w:pPr>
      <w:bookmarkStart w:id="1596" w:name="_Toc253578871"/>
      <w:r w:rsidRPr="00297EE0">
        <w:t xml:space="preserve">CHA-3.11.4.60 </w:t>
      </w:r>
      <w:r w:rsidR="00325101" w:rsidRPr="00297EE0">
        <w:t>Channel/CSR light</w:t>
      </w:r>
      <w:r w:rsidRPr="00297EE0">
        <w:t xml:space="preserve"> application shall allow referral user unlocking a request in referral with respect of use case </w:t>
      </w:r>
      <w:r w:rsidR="00046257">
        <w:t>‘</w:t>
      </w:r>
      <w:r w:rsidRPr="00297EE0">
        <w:t>Unlock request in referral</w:t>
      </w:r>
      <w:r w:rsidR="00046257">
        <w:t>’.</w:t>
      </w:r>
      <w:bookmarkEnd w:id="1596"/>
    </w:p>
    <w:p w:rsidR="00A12147" w:rsidRPr="00297EE0" w:rsidRDefault="00A12147" w:rsidP="00A12147">
      <w:pPr>
        <w:pStyle w:val="Requirements"/>
        <w:ind w:left="288"/>
      </w:pPr>
      <w:bookmarkStart w:id="1597" w:name="_Toc253578872"/>
      <w:r w:rsidRPr="00297EE0">
        <w:t xml:space="preserve">CHA-3.11.4.60 </w:t>
      </w:r>
      <w:r w:rsidR="00325101" w:rsidRPr="00297EE0">
        <w:t>Channel/CSR light</w:t>
      </w:r>
      <w:r w:rsidRPr="00297EE0">
        <w:t xml:space="preserve"> application shall limit access to this use case to referral administrator</w:t>
      </w:r>
      <w:bookmarkEnd w:id="1597"/>
    </w:p>
    <w:p w:rsidR="00C83E51" w:rsidRDefault="00AD66B2" w:rsidP="00C83E51">
      <w:pPr>
        <w:pStyle w:val="Capability"/>
      </w:pPr>
      <w:bookmarkStart w:id="1598" w:name="_Toc232483245"/>
      <w:bookmarkStart w:id="1599" w:name="_Toc232484404"/>
      <w:bookmarkStart w:id="1600" w:name="_Toc233603388"/>
      <w:bookmarkStart w:id="1601" w:name="_Toc233618524"/>
      <w:bookmarkStart w:id="1602" w:name="_Toc233618962"/>
      <w:bookmarkStart w:id="1603" w:name="_Toc233619682"/>
      <w:bookmarkStart w:id="1604" w:name="_Toc233620342"/>
      <w:bookmarkStart w:id="1605" w:name="_Toc233621062"/>
      <w:bookmarkStart w:id="1606" w:name="_Toc526902322"/>
      <w:bookmarkStart w:id="1607" w:name="_Toc232483248"/>
      <w:bookmarkStart w:id="1608" w:name="_Toc232484407"/>
      <w:bookmarkStart w:id="1609" w:name="_Toc233603391"/>
      <w:bookmarkStart w:id="1610" w:name="_Toc233618527"/>
      <w:bookmarkStart w:id="1611" w:name="_Toc233618965"/>
      <w:bookmarkStart w:id="1612" w:name="_Toc233619685"/>
      <w:bookmarkStart w:id="1613" w:name="_Toc233620345"/>
      <w:bookmarkStart w:id="1614" w:name="_Toc233621065"/>
      <w:bookmarkStart w:id="1615" w:name="_Toc210191510"/>
      <w:bookmarkStart w:id="1616" w:name="_Toc210191661"/>
      <w:bookmarkEnd w:id="1598"/>
      <w:bookmarkEnd w:id="1599"/>
      <w:bookmarkEnd w:id="1600"/>
      <w:bookmarkEnd w:id="1601"/>
      <w:bookmarkEnd w:id="1602"/>
      <w:bookmarkEnd w:id="1603"/>
      <w:bookmarkEnd w:id="1604"/>
      <w:bookmarkEnd w:id="1605"/>
      <w:bookmarkEnd w:id="1607"/>
      <w:bookmarkEnd w:id="1608"/>
      <w:bookmarkEnd w:id="1609"/>
      <w:bookmarkEnd w:id="1610"/>
      <w:bookmarkEnd w:id="1611"/>
      <w:bookmarkEnd w:id="1612"/>
      <w:bookmarkEnd w:id="1613"/>
      <w:bookmarkEnd w:id="1614"/>
      <w:r>
        <w:t xml:space="preserve">    </w:t>
      </w:r>
      <w:bookmarkStart w:id="1617" w:name="_Toc253578117"/>
      <w:bookmarkStart w:id="1618" w:name="_Toc253578873"/>
      <w:r w:rsidR="00C83E51">
        <w:t xml:space="preserve">Capability </w:t>
      </w:r>
      <w:r w:rsidR="00C83E51">
        <w:fldChar w:fldCharType="begin"/>
      </w:r>
      <w:r w:rsidR="00C83E51">
        <w:instrText xml:space="preserve"> LISTNUM "business req" \* MERGEFORMAT </w:instrText>
      </w:r>
      <w:r w:rsidR="00C83E51">
        <w:fldChar w:fldCharType="separate"/>
      </w:r>
      <w:r w:rsidR="00C83E51">
        <w:rPr>
          <w:noProof/>
        </w:rPr>
        <w:t>1</w:t>
      </w:r>
      <w:r w:rsidR="00C83E51">
        <w:fldChar w:fldCharType="end">
          <w:numberingChange w:id="1619" w:author="Raphaël Guého" w:date="2010-01-04T14:43:00Z" w:original="11."/>
        </w:fldChar>
      </w:r>
      <w:r w:rsidR="00C83E51">
        <w:t xml:space="preserve"> </w:t>
      </w:r>
      <w:r w:rsidR="00E64C7E">
        <w:t>Dealer</w:t>
      </w:r>
      <w:r w:rsidR="00C83E51">
        <w:t xml:space="preserve"> Registration</w:t>
      </w:r>
      <w:bookmarkEnd w:id="1615"/>
      <w:bookmarkEnd w:id="1616"/>
      <w:r w:rsidR="00AA7DEF">
        <w:t xml:space="preserve"> - REG</w:t>
      </w:r>
      <w:bookmarkEnd w:id="1617"/>
      <w:bookmarkEnd w:id="1618"/>
    </w:p>
    <w:p w:rsidR="00C83E51" w:rsidRDefault="00C83E51" w:rsidP="00C83E51">
      <w:pPr>
        <w:pStyle w:val="Heading3"/>
      </w:pPr>
      <w:bookmarkStart w:id="1620" w:name="_Toc210191511"/>
      <w:bookmarkStart w:id="1621" w:name="_Toc253578118"/>
      <w:r>
        <w:t>Capability Description</w:t>
      </w:r>
      <w:bookmarkEnd w:id="1620"/>
      <w:bookmarkEnd w:id="1621"/>
    </w:p>
    <w:p w:rsidR="00C83E51" w:rsidRPr="00AA15C3" w:rsidRDefault="00C83E51" w:rsidP="00C83E51">
      <w:pPr>
        <w:pStyle w:val="BodyText"/>
      </w:pPr>
      <w:r>
        <w:t>This capability allows a Telco Administrator or Dealer Administrator to register a new dealer in CSS.</w:t>
      </w:r>
    </w:p>
    <w:p w:rsidR="00C83E51" w:rsidRDefault="00C83E51" w:rsidP="00C83E51">
      <w:pPr>
        <w:pStyle w:val="Heading3"/>
      </w:pPr>
      <w:bookmarkStart w:id="1622" w:name="_Toc210191512"/>
      <w:bookmarkStart w:id="1623" w:name="_Toc253578119"/>
      <w:r>
        <w:t>Capability Assumptions/Dependencies</w:t>
      </w:r>
      <w:bookmarkEnd w:id="1622"/>
      <w:bookmarkEnd w:id="1623"/>
    </w:p>
    <w:p w:rsidR="00C83E51" w:rsidRDefault="00C83E51" w:rsidP="00C83E51">
      <w:pPr>
        <w:pStyle w:val="BodyText"/>
      </w:pPr>
    </w:p>
    <w:p w:rsidR="00C83E51" w:rsidRDefault="00C83E51" w:rsidP="001A32DE">
      <w:pPr>
        <w:pStyle w:val="Heading3"/>
      </w:pPr>
      <w:bookmarkStart w:id="1624" w:name="_Toc210191513"/>
      <w:bookmarkStart w:id="1625" w:name="_Toc253578120"/>
      <w:r>
        <w:t>Capability Use Cases</w:t>
      </w:r>
      <w:bookmarkEnd w:id="1624"/>
      <w:bookmarkEnd w:id="1625"/>
    </w:p>
    <w:p w:rsidR="00C83E51" w:rsidRPr="008150C3" w:rsidRDefault="00C83E51" w:rsidP="004752DD">
      <w:pPr>
        <w:pStyle w:val="Heading4"/>
      </w:pPr>
      <w:bookmarkStart w:id="1626" w:name="_Toc210191514"/>
      <w:bookmarkStart w:id="1627" w:name="_Toc253578121"/>
      <w:r>
        <w:t>Use Cas</w:t>
      </w:r>
      <w:r w:rsidR="00EE77DE">
        <w:t xml:space="preserve">e:  Set </w:t>
      </w:r>
      <w:r>
        <w:t>up dealer locally</w:t>
      </w:r>
      <w:bookmarkEnd w:id="1626"/>
      <w:bookmarkEnd w:id="162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83E51" w:rsidTr="00D24F97">
        <w:trPr>
          <w:gridAfter w:val="1"/>
          <w:wAfter w:w="18" w:type="dxa"/>
          <w:trHeight w:val="360"/>
        </w:trPr>
        <w:tc>
          <w:tcPr>
            <w:tcW w:w="5580" w:type="dxa"/>
            <w:gridSpan w:val="2"/>
            <w:shd w:val="clear" w:color="auto" w:fill="E6E6E6"/>
          </w:tcPr>
          <w:p w:rsidR="00C83E51" w:rsidRDefault="00C83E51" w:rsidP="00122B88">
            <w:pPr>
              <w:pStyle w:val="TableHeading"/>
            </w:pPr>
            <w:r>
              <w:t>Set</w:t>
            </w:r>
            <w:r w:rsidR="00EE77DE">
              <w:t xml:space="preserve"> </w:t>
            </w:r>
            <w:r>
              <w:t xml:space="preserve">up </w:t>
            </w:r>
            <w:r w:rsidR="00514FA8">
              <w:t>Dealer locally</w:t>
            </w:r>
          </w:p>
        </w:tc>
        <w:tc>
          <w:tcPr>
            <w:tcW w:w="2610" w:type="dxa"/>
            <w:shd w:val="clear" w:color="auto" w:fill="E6E6E6"/>
          </w:tcPr>
          <w:p w:rsidR="00C83E51" w:rsidRDefault="00B34058" w:rsidP="00122B88">
            <w:pPr>
              <w:pStyle w:val="TableHeading"/>
            </w:pPr>
            <w:r>
              <w:t>REG0010</w:t>
            </w:r>
          </w:p>
        </w:tc>
      </w:tr>
      <w:tr w:rsidR="00C83E51" w:rsidTr="00D24F97">
        <w:tc>
          <w:tcPr>
            <w:tcW w:w="2268" w:type="dxa"/>
          </w:tcPr>
          <w:p w:rsidR="00C83E51" w:rsidRDefault="00C83E51" w:rsidP="00D24F97">
            <w:r>
              <w:t>Primary actors</w:t>
            </w:r>
          </w:p>
        </w:tc>
        <w:tc>
          <w:tcPr>
            <w:tcW w:w="5940" w:type="dxa"/>
            <w:gridSpan w:val="3"/>
          </w:tcPr>
          <w:p w:rsidR="00C83E51" w:rsidRPr="006D15FA" w:rsidRDefault="00C83E51" w:rsidP="00D24F97">
            <w:pPr>
              <w:pStyle w:val="BodyText"/>
            </w:pPr>
            <w:r>
              <w:t>Telco user</w:t>
            </w:r>
          </w:p>
        </w:tc>
      </w:tr>
      <w:tr w:rsidR="00C83E51" w:rsidTr="00D24F97">
        <w:tc>
          <w:tcPr>
            <w:tcW w:w="2268" w:type="dxa"/>
          </w:tcPr>
          <w:p w:rsidR="00C83E51" w:rsidRDefault="00C83E51" w:rsidP="00D24F97">
            <w:r>
              <w:t>Summary Goal</w:t>
            </w:r>
          </w:p>
        </w:tc>
        <w:tc>
          <w:tcPr>
            <w:tcW w:w="5940" w:type="dxa"/>
            <w:gridSpan w:val="3"/>
          </w:tcPr>
          <w:p w:rsidR="00C83E51" w:rsidRPr="006D15FA" w:rsidRDefault="00C83E51" w:rsidP="00D24F97">
            <w:pPr>
              <w:pStyle w:val="BodyText"/>
            </w:pPr>
            <w:r>
              <w:rPr>
                <w:lang w:val="en-GB"/>
              </w:rPr>
              <w:t>This use case allows a user creating locally new dealer.</w:t>
            </w:r>
          </w:p>
        </w:tc>
      </w:tr>
      <w:tr w:rsidR="00C83E51" w:rsidRPr="008F2898" w:rsidTr="00D24F97">
        <w:trPr>
          <w:trHeight w:val="176"/>
        </w:trPr>
        <w:tc>
          <w:tcPr>
            <w:tcW w:w="2268" w:type="dxa"/>
          </w:tcPr>
          <w:p w:rsidR="00C83E51" w:rsidRDefault="00C83E51" w:rsidP="00D24F97">
            <w:r>
              <w:t>Pre-conditions</w:t>
            </w:r>
          </w:p>
        </w:tc>
        <w:tc>
          <w:tcPr>
            <w:tcW w:w="5940" w:type="dxa"/>
            <w:gridSpan w:val="3"/>
          </w:tcPr>
          <w:p w:rsidR="00C83E51" w:rsidRPr="006D15FA" w:rsidRDefault="00C83E51" w:rsidP="00D24F97">
            <w:pPr>
              <w:pStyle w:val="BodyText"/>
            </w:pPr>
            <w:r w:rsidRPr="00955BB4">
              <w:rPr>
                <w:lang w:val="en-GB"/>
              </w:rPr>
              <w:t>The user is logged in</w:t>
            </w:r>
          </w:p>
        </w:tc>
      </w:tr>
      <w:tr w:rsidR="00C83E51" w:rsidRPr="009031EA" w:rsidTr="00D24F97">
        <w:trPr>
          <w:trHeight w:val="176"/>
        </w:trPr>
        <w:tc>
          <w:tcPr>
            <w:tcW w:w="2268" w:type="dxa"/>
          </w:tcPr>
          <w:p w:rsidR="00C83E51" w:rsidRPr="002153B0" w:rsidRDefault="00C83E51" w:rsidP="00D24F97">
            <w:r>
              <w:t>Trigger</w:t>
            </w:r>
          </w:p>
        </w:tc>
        <w:tc>
          <w:tcPr>
            <w:tcW w:w="5940" w:type="dxa"/>
            <w:gridSpan w:val="3"/>
          </w:tcPr>
          <w:p w:rsidR="00C83E51" w:rsidRPr="006D15FA" w:rsidRDefault="00C83E51" w:rsidP="00D24F97">
            <w:pPr>
              <w:pStyle w:val="BodyText"/>
            </w:pPr>
            <w:r>
              <w:t>The user selects the option to set up locally a dealer</w:t>
            </w:r>
          </w:p>
        </w:tc>
      </w:tr>
      <w:tr w:rsidR="00C83E51" w:rsidRPr="006D15FA" w:rsidTr="00D24F97">
        <w:trPr>
          <w:trHeight w:val="176"/>
        </w:trPr>
        <w:tc>
          <w:tcPr>
            <w:tcW w:w="2268" w:type="dxa"/>
          </w:tcPr>
          <w:p w:rsidR="00C83E51" w:rsidRDefault="00C83E51" w:rsidP="00D24F97">
            <w:r>
              <w:t>Minimum guarantees</w:t>
            </w:r>
          </w:p>
        </w:tc>
        <w:tc>
          <w:tcPr>
            <w:tcW w:w="5940" w:type="dxa"/>
            <w:gridSpan w:val="3"/>
          </w:tcPr>
          <w:p w:rsidR="00C83E51" w:rsidRDefault="001A32DE" w:rsidP="00D24F97">
            <w:pPr>
              <w:pStyle w:val="BodyText"/>
            </w:pPr>
            <w:r>
              <w:t>The user can cancels the action at any steps and no entity is created in the system</w:t>
            </w:r>
          </w:p>
          <w:p w:rsidR="001A32DE" w:rsidRPr="006D15FA" w:rsidRDefault="001A32DE" w:rsidP="00D24F97">
            <w:pPr>
              <w:pStyle w:val="BodyText"/>
            </w:pPr>
            <w:r>
              <w:t>If the user closes the window or logout, no entity is created in the system</w:t>
            </w:r>
          </w:p>
        </w:tc>
      </w:tr>
      <w:tr w:rsidR="00C83E51" w:rsidRPr="008F2898" w:rsidTr="00D24F97">
        <w:trPr>
          <w:trHeight w:val="176"/>
        </w:trPr>
        <w:tc>
          <w:tcPr>
            <w:tcW w:w="2268" w:type="dxa"/>
          </w:tcPr>
          <w:p w:rsidR="00C83E51" w:rsidRDefault="00C83E51" w:rsidP="00D24F97">
            <w:r>
              <w:t>Success guarantees:</w:t>
            </w:r>
          </w:p>
        </w:tc>
        <w:tc>
          <w:tcPr>
            <w:tcW w:w="5940" w:type="dxa"/>
            <w:gridSpan w:val="3"/>
          </w:tcPr>
          <w:p w:rsidR="00C83E51" w:rsidRPr="006D15FA" w:rsidRDefault="00C83E51" w:rsidP="00D24F97">
            <w:pPr>
              <w:pStyle w:val="BodyText"/>
            </w:pPr>
            <w:r w:rsidRPr="00BB115F">
              <w:rPr>
                <w:lang w:val="en-GB"/>
              </w:rPr>
              <w:t xml:space="preserve">A new </w:t>
            </w:r>
            <w:r>
              <w:rPr>
                <w:lang w:val="en-GB"/>
              </w:rPr>
              <w:t xml:space="preserve">dealer </w:t>
            </w:r>
            <w:r w:rsidRPr="00BB115F">
              <w:rPr>
                <w:lang w:val="en-GB"/>
              </w:rPr>
              <w:t xml:space="preserve">has been </w:t>
            </w:r>
            <w:r>
              <w:rPr>
                <w:lang w:val="en-GB"/>
              </w:rPr>
              <w:t>created locally.</w:t>
            </w:r>
          </w:p>
        </w:tc>
      </w:tr>
      <w:tr w:rsidR="00C83E51" w:rsidRPr="009031EA" w:rsidTr="00D24F97">
        <w:trPr>
          <w:trHeight w:val="176"/>
        </w:trPr>
        <w:tc>
          <w:tcPr>
            <w:tcW w:w="2268" w:type="dxa"/>
          </w:tcPr>
          <w:p w:rsidR="00C83E51" w:rsidRPr="002153B0" w:rsidRDefault="00C83E51" w:rsidP="00D24F97">
            <w:r w:rsidRPr="002153B0">
              <w:t>Normal Flow:</w:t>
            </w:r>
          </w:p>
        </w:tc>
        <w:tc>
          <w:tcPr>
            <w:tcW w:w="5940" w:type="dxa"/>
            <w:gridSpan w:val="3"/>
          </w:tcPr>
          <w:p w:rsidR="00C83E51" w:rsidRPr="00BB115F" w:rsidRDefault="00C83E51" w:rsidP="00D24F97">
            <w:pPr>
              <w:pStyle w:val="BodyText"/>
              <w:numPr>
                <w:ilvl w:val="0"/>
                <w:numId w:val="60"/>
              </w:numPr>
              <w:rPr>
                <w:lang w:val="en-GB"/>
              </w:rPr>
            </w:pPr>
            <w:r w:rsidRPr="00BB115F">
              <w:rPr>
                <w:lang w:val="en-GB"/>
              </w:rPr>
              <w:t xml:space="preserve">The user selects the </w:t>
            </w:r>
            <w:r>
              <w:rPr>
                <w:lang w:val="en-GB"/>
              </w:rPr>
              <w:t>dealer</w:t>
            </w:r>
            <w:r w:rsidRPr="00BB115F">
              <w:rPr>
                <w:lang w:val="en-GB"/>
              </w:rPr>
              <w:t xml:space="preserve"> type.</w:t>
            </w:r>
          </w:p>
          <w:p w:rsidR="00C83E51" w:rsidRDefault="00C83E51" w:rsidP="00C83E51">
            <w:pPr>
              <w:pStyle w:val="BodyText"/>
              <w:numPr>
                <w:ilvl w:val="0"/>
                <w:numId w:val="60"/>
              </w:numPr>
              <w:rPr>
                <w:lang w:val="en-GB"/>
              </w:rPr>
            </w:pPr>
            <w:r w:rsidRPr="00BB115F">
              <w:rPr>
                <w:lang w:val="en-GB"/>
              </w:rPr>
              <w:t>The user set</w:t>
            </w:r>
            <w:r>
              <w:rPr>
                <w:lang w:val="en-GB"/>
              </w:rPr>
              <w:t>s the dealer legal contact (identity, address, phone &amp; email) and reference</w:t>
            </w:r>
            <w:r w:rsidR="001A32DE">
              <w:rPr>
                <w:lang w:val="en-GB"/>
              </w:rPr>
              <w:t xml:space="preserve"> (A1)</w:t>
            </w:r>
            <w:r>
              <w:rPr>
                <w:lang w:val="en-GB"/>
              </w:rPr>
              <w:t xml:space="preserve"> </w:t>
            </w:r>
          </w:p>
          <w:p w:rsidR="00AD02DF" w:rsidRDefault="00AD02DF" w:rsidP="00AD02DF">
            <w:pPr>
              <w:pStyle w:val="BodyText"/>
              <w:numPr>
                <w:ilvl w:val="0"/>
                <w:numId w:val="60"/>
              </w:numPr>
              <w:rPr>
                <w:lang w:val="en-GB"/>
              </w:rPr>
            </w:pPr>
            <w:r>
              <w:rPr>
                <w:lang w:val="en-GB"/>
              </w:rPr>
              <w:t>The User set the dealer profile information</w:t>
            </w:r>
          </w:p>
          <w:p w:rsidR="00AD02DF" w:rsidRDefault="00325101" w:rsidP="00AD02DF">
            <w:pPr>
              <w:pStyle w:val="BodyText"/>
              <w:numPr>
                <w:ilvl w:val="0"/>
                <w:numId w:val="60"/>
              </w:numPr>
              <w:rPr>
                <w:lang w:val="en-GB"/>
              </w:rPr>
            </w:pPr>
            <w:r>
              <w:rPr>
                <w:lang w:val="en-GB"/>
              </w:rPr>
              <w:t>Channel/CSR light</w:t>
            </w:r>
            <w:r w:rsidR="00AD02DF">
              <w:rPr>
                <w:lang w:val="en-GB"/>
              </w:rPr>
              <w:t xml:space="preserve"> application displays the dealer set information for review</w:t>
            </w:r>
          </w:p>
          <w:p w:rsidR="00AD02DF" w:rsidRDefault="00AD02DF" w:rsidP="00AD02DF">
            <w:pPr>
              <w:pStyle w:val="BodyText"/>
              <w:numPr>
                <w:ilvl w:val="0"/>
                <w:numId w:val="60"/>
              </w:numPr>
              <w:rPr>
                <w:lang w:val="en-GB"/>
              </w:rPr>
            </w:pPr>
            <w:r>
              <w:rPr>
                <w:lang w:val="en-GB"/>
              </w:rPr>
              <w:t>The user confirms</w:t>
            </w:r>
          </w:p>
          <w:p w:rsidR="00AD02DF" w:rsidRDefault="00325101" w:rsidP="00C83E51">
            <w:pPr>
              <w:pStyle w:val="BodyText"/>
              <w:numPr>
                <w:ilvl w:val="0"/>
                <w:numId w:val="60"/>
              </w:numPr>
              <w:rPr>
                <w:lang w:val="en-GB"/>
              </w:rPr>
            </w:pPr>
            <w:r>
              <w:rPr>
                <w:lang w:val="en-GB"/>
              </w:rPr>
              <w:t>Channel/CSR light</w:t>
            </w:r>
            <w:r w:rsidR="00AD02DF">
              <w:rPr>
                <w:lang w:val="en-GB"/>
              </w:rPr>
              <w:t xml:space="preserve"> application saves the dealer </w:t>
            </w:r>
          </w:p>
          <w:p w:rsidR="00AD02DF" w:rsidRDefault="00325101" w:rsidP="005968C1">
            <w:pPr>
              <w:pStyle w:val="BodyText"/>
              <w:numPr>
                <w:ilvl w:val="0"/>
                <w:numId w:val="60"/>
              </w:numPr>
              <w:rPr>
                <w:lang w:val="en-GB"/>
              </w:rPr>
            </w:pPr>
            <w:r>
              <w:rPr>
                <w:lang w:val="en-GB"/>
              </w:rPr>
              <w:t>Channel/CSR light</w:t>
            </w:r>
            <w:r w:rsidR="00AD02DF">
              <w:rPr>
                <w:lang w:val="en-GB"/>
              </w:rPr>
              <w:t xml:space="preserve"> application confirms to user the dealer has been registered and propose</w:t>
            </w:r>
            <w:r w:rsidR="00D615D1">
              <w:rPr>
                <w:lang w:val="en-GB"/>
              </w:rPr>
              <w:t>s</w:t>
            </w:r>
            <w:r w:rsidR="00AD02DF">
              <w:rPr>
                <w:lang w:val="en-GB"/>
              </w:rPr>
              <w:t xml:space="preserve"> to him to create a first </w:t>
            </w:r>
            <w:r w:rsidR="005968C1">
              <w:rPr>
                <w:lang w:val="en-GB"/>
              </w:rPr>
              <w:t>employee</w:t>
            </w:r>
            <w:r w:rsidR="00936EBB">
              <w:rPr>
                <w:lang w:val="en-GB"/>
              </w:rPr>
              <w:t>(A3)</w:t>
            </w:r>
          </w:p>
          <w:p w:rsidR="00AD02DF" w:rsidRDefault="00AD02DF" w:rsidP="00C83E51">
            <w:pPr>
              <w:pStyle w:val="BodyText"/>
              <w:numPr>
                <w:ilvl w:val="0"/>
                <w:numId w:val="60"/>
              </w:numPr>
              <w:rPr>
                <w:lang w:val="en-GB"/>
              </w:rPr>
            </w:pPr>
            <w:r>
              <w:rPr>
                <w:lang w:val="en-GB"/>
              </w:rPr>
              <w:t>User decides to create the first login (A2)</w:t>
            </w:r>
          </w:p>
          <w:p w:rsidR="00C83E51" w:rsidRPr="00842B54" w:rsidRDefault="00325101" w:rsidP="00D24F97">
            <w:pPr>
              <w:pStyle w:val="BodyText"/>
              <w:numPr>
                <w:ilvl w:val="0"/>
                <w:numId w:val="60"/>
              </w:numPr>
              <w:rPr>
                <w:lang w:val="en-GB"/>
              </w:rPr>
            </w:pPr>
            <w:r>
              <w:rPr>
                <w:lang w:val="en-GB"/>
              </w:rPr>
              <w:t>Channel/CSR light</w:t>
            </w:r>
            <w:r w:rsidR="001A32DE">
              <w:rPr>
                <w:lang w:val="en-GB"/>
              </w:rPr>
              <w:t xml:space="preserve"> application redirects the user to the Add employee use case to create a first </w:t>
            </w:r>
            <w:r w:rsidR="00D615D1">
              <w:rPr>
                <w:lang w:val="en-GB"/>
              </w:rPr>
              <w:t xml:space="preserve">user </w:t>
            </w:r>
            <w:r w:rsidR="00AD02DF">
              <w:rPr>
                <w:lang w:val="en-GB"/>
              </w:rPr>
              <w:t>(refer to add employee use case)</w:t>
            </w:r>
          </w:p>
        </w:tc>
      </w:tr>
      <w:tr w:rsidR="00C83E51" w:rsidRPr="002153B0" w:rsidTr="00D24F97">
        <w:trPr>
          <w:trHeight w:val="176"/>
        </w:trPr>
        <w:tc>
          <w:tcPr>
            <w:tcW w:w="2268" w:type="dxa"/>
          </w:tcPr>
          <w:p w:rsidR="00C83E51" w:rsidRDefault="00C83E51" w:rsidP="00D24F97">
            <w:r>
              <w:t>Alternative Flows:</w:t>
            </w:r>
          </w:p>
        </w:tc>
        <w:tc>
          <w:tcPr>
            <w:tcW w:w="5940" w:type="dxa"/>
            <w:gridSpan w:val="3"/>
          </w:tcPr>
          <w:p w:rsidR="00C83E51" w:rsidRDefault="001A32DE" w:rsidP="001A32DE">
            <w:pPr>
              <w:pStyle w:val="BodyText"/>
              <w:rPr>
                <w:lang w:val="en-GB"/>
              </w:rPr>
            </w:pPr>
            <w:r>
              <w:rPr>
                <w:lang w:val="en-GB"/>
              </w:rPr>
              <w:t>A1: user cancels dealer setup</w:t>
            </w:r>
          </w:p>
          <w:p w:rsidR="001A32DE" w:rsidRDefault="00325101" w:rsidP="000F7361">
            <w:pPr>
              <w:pStyle w:val="BodyText"/>
              <w:numPr>
                <w:ilvl w:val="0"/>
                <w:numId w:val="290"/>
              </w:numPr>
              <w:rPr>
                <w:lang w:val="en-GB"/>
              </w:rPr>
            </w:pPr>
            <w:r>
              <w:rPr>
                <w:lang w:val="en-GB"/>
              </w:rPr>
              <w:t>Channel/CSR light</w:t>
            </w:r>
            <w:r w:rsidR="001A32DE">
              <w:rPr>
                <w:lang w:val="en-GB"/>
              </w:rPr>
              <w:t xml:space="preserve"> application redirects the user to the step he was before starting creating the dealer</w:t>
            </w:r>
          </w:p>
          <w:p w:rsidR="00AD02DF" w:rsidRDefault="00AD02DF" w:rsidP="00AD02DF">
            <w:pPr>
              <w:pStyle w:val="BodyText"/>
              <w:rPr>
                <w:lang w:val="en-GB"/>
              </w:rPr>
            </w:pPr>
            <w:r>
              <w:rPr>
                <w:lang w:val="en-GB"/>
              </w:rPr>
              <w:t>A2: user decides to create the first user later</w:t>
            </w:r>
          </w:p>
          <w:p w:rsidR="00AD02DF" w:rsidRDefault="00AD02DF" w:rsidP="000F7361">
            <w:pPr>
              <w:pStyle w:val="BodyText"/>
              <w:numPr>
                <w:ilvl w:val="0"/>
                <w:numId w:val="473"/>
              </w:numPr>
              <w:rPr>
                <w:lang w:val="en-GB"/>
              </w:rPr>
            </w:pPr>
            <w:r>
              <w:rPr>
                <w:lang w:val="en-GB"/>
              </w:rPr>
              <w:t>Use case ends</w:t>
            </w:r>
          </w:p>
          <w:p w:rsidR="00936EBB" w:rsidRDefault="00936EBB" w:rsidP="00936EBB">
            <w:pPr>
              <w:pStyle w:val="BodyText"/>
              <w:rPr>
                <w:lang w:val="en-GB"/>
              </w:rPr>
            </w:pPr>
            <w:r>
              <w:rPr>
                <w:lang w:val="en-GB"/>
              </w:rPr>
              <w:t>A3: register login use case is not supported for dealers (refer to register login precondiftion):</w:t>
            </w:r>
          </w:p>
          <w:p w:rsidR="00936EBB" w:rsidRDefault="00936EBB" w:rsidP="000F7361">
            <w:pPr>
              <w:pStyle w:val="BodyText"/>
              <w:numPr>
                <w:ilvl w:val="0"/>
                <w:numId w:val="719"/>
              </w:numPr>
              <w:rPr>
                <w:lang w:val="en-GB"/>
              </w:rPr>
            </w:pPr>
            <w:r>
              <w:rPr>
                <w:lang w:val="en-GB"/>
              </w:rPr>
              <w:t>Channel/CSR light doesn(t propose to the user to create a first login</w:t>
            </w:r>
          </w:p>
          <w:p w:rsidR="00936EBB" w:rsidRDefault="00936EBB" w:rsidP="000F7361">
            <w:pPr>
              <w:pStyle w:val="BodyText"/>
              <w:numPr>
                <w:ilvl w:val="0"/>
                <w:numId w:val="719"/>
              </w:numPr>
              <w:rPr>
                <w:lang w:val="en-GB"/>
              </w:rPr>
            </w:pPr>
            <w:r>
              <w:rPr>
                <w:lang w:val="en-GB"/>
              </w:rPr>
              <w:t>Use case ends</w:t>
            </w:r>
          </w:p>
        </w:tc>
      </w:tr>
    </w:tbl>
    <w:p w:rsidR="00C83E51" w:rsidRDefault="00C83E51" w:rsidP="004752DD">
      <w:pPr>
        <w:pStyle w:val="Heading4"/>
      </w:pPr>
      <w:bookmarkStart w:id="1628" w:name="_Toc210191515"/>
      <w:bookmarkStart w:id="1629" w:name="_Toc253578122"/>
      <w:r>
        <w:t>Use Case:  Register dealer</w:t>
      </w:r>
      <w:bookmarkEnd w:id="1628"/>
      <w:bookmarkEnd w:id="162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83E51" w:rsidTr="00D24F97">
        <w:trPr>
          <w:gridAfter w:val="1"/>
          <w:wAfter w:w="18" w:type="dxa"/>
          <w:trHeight w:val="360"/>
        </w:trPr>
        <w:tc>
          <w:tcPr>
            <w:tcW w:w="5580" w:type="dxa"/>
            <w:gridSpan w:val="2"/>
            <w:shd w:val="clear" w:color="auto" w:fill="E6E6E6"/>
          </w:tcPr>
          <w:p w:rsidR="00C83E51" w:rsidRDefault="00EE77DE" w:rsidP="00122B88">
            <w:pPr>
              <w:pStyle w:val="TableHeading"/>
            </w:pPr>
            <w:r>
              <w:t>Register d</w:t>
            </w:r>
            <w:r w:rsidR="00C83E51">
              <w:t>ealer</w:t>
            </w:r>
          </w:p>
        </w:tc>
        <w:tc>
          <w:tcPr>
            <w:tcW w:w="2610" w:type="dxa"/>
            <w:shd w:val="clear" w:color="auto" w:fill="E6E6E6"/>
          </w:tcPr>
          <w:p w:rsidR="00C83E51" w:rsidRDefault="00B34058" w:rsidP="00122B88">
            <w:pPr>
              <w:pStyle w:val="TableHeading"/>
            </w:pPr>
            <w:r>
              <w:t>REG0020</w:t>
            </w:r>
          </w:p>
        </w:tc>
      </w:tr>
      <w:tr w:rsidR="00C83E51" w:rsidTr="00D24F97">
        <w:tc>
          <w:tcPr>
            <w:tcW w:w="2268" w:type="dxa"/>
          </w:tcPr>
          <w:p w:rsidR="00C83E51" w:rsidRDefault="00C83E51" w:rsidP="00D24F97">
            <w:r>
              <w:t>Primary actors</w:t>
            </w:r>
          </w:p>
        </w:tc>
        <w:tc>
          <w:tcPr>
            <w:tcW w:w="5940" w:type="dxa"/>
            <w:gridSpan w:val="3"/>
          </w:tcPr>
          <w:p w:rsidR="00C83E51" w:rsidRPr="006D15FA" w:rsidRDefault="00C83E51" w:rsidP="00D24F97">
            <w:pPr>
              <w:pStyle w:val="BodyText"/>
            </w:pPr>
            <w:r>
              <w:t xml:space="preserve">Telco </w:t>
            </w:r>
            <w:r w:rsidR="001A32DE">
              <w:t>user</w:t>
            </w:r>
          </w:p>
        </w:tc>
      </w:tr>
      <w:tr w:rsidR="00C83E51" w:rsidTr="00D24F97">
        <w:tc>
          <w:tcPr>
            <w:tcW w:w="2268" w:type="dxa"/>
          </w:tcPr>
          <w:p w:rsidR="00C83E51" w:rsidRDefault="00C83E51" w:rsidP="00D24F97">
            <w:r>
              <w:t>Summary Goal</w:t>
            </w:r>
          </w:p>
        </w:tc>
        <w:tc>
          <w:tcPr>
            <w:tcW w:w="5940" w:type="dxa"/>
            <w:gridSpan w:val="3"/>
          </w:tcPr>
          <w:p w:rsidR="00C83E51" w:rsidRPr="006D15FA" w:rsidRDefault="00C83E51" w:rsidP="00D24F97">
            <w:pPr>
              <w:pStyle w:val="BodyText"/>
            </w:pPr>
            <w:r>
              <w:rPr>
                <w:lang w:val="en-GB"/>
              </w:rPr>
              <w:t>This use case allows the user to register and set up a dealer</w:t>
            </w:r>
            <w:r w:rsidR="001A32DE">
              <w:rPr>
                <w:lang w:val="en-GB"/>
              </w:rPr>
              <w:t xml:space="preserve"> managed in an external system</w:t>
            </w:r>
            <w:r>
              <w:rPr>
                <w:lang w:val="en-GB"/>
              </w:rPr>
              <w:t xml:space="preserve"> in the CID</w:t>
            </w:r>
            <w:r w:rsidRPr="00BB115F">
              <w:rPr>
                <w:lang w:val="en-GB"/>
              </w:rPr>
              <w:t>.</w:t>
            </w:r>
          </w:p>
        </w:tc>
      </w:tr>
      <w:tr w:rsidR="00C83E51" w:rsidRPr="008F2898" w:rsidTr="00D24F97">
        <w:trPr>
          <w:trHeight w:val="176"/>
        </w:trPr>
        <w:tc>
          <w:tcPr>
            <w:tcW w:w="2268" w:type="dxa"/>
          </w:tcPr>
          <w:p w:rsidR="00C83E51" w:rsidRDefault="00C83E51" w:rsidP="00D24F97">
            <w:r>
              <w:t>Pre-conditions</w:t>
            </w:r>
          </w:p>
        </w:tc>
        <w:tc>
          <w:tcPr>
            <w:tcW w:w="5940" w:type="dxa"/>
            <w:gridSpan w:val="3"/>
          </w:tcPr>
          <w:p w:rsidR="00C83E51" w:rsidRPr="006D15FA" w:rsidRDefault="00C83E51" w:rsidP="00D24F97">
            <w:pPr>
              <w:pStyle w:val="BodyText"/>
            </w:pPr>
            <w:r w:rsidRPr="00955BB4">
              <w:rPr>
                <w:lang w:val="en-GB"/>
              </w:rPr>
              <w:t>The user is logged in</w:t>
            </w:r>
          </w:p>
        </w:tc>
      </w:tr>
      <w:tr w:rsidR="00C83E51" w:rsidRPr="009031EA" w:rsidTr="00D24F97">
        <w:trPr>
          <w:trHeight w:val="176"/>
        </w:trPr>
        <w:tc>
          <w:tcPr>
            <w:tcW w:w="2268" w:type="dxa"/>
          </w:tcPr>
          <w:p w:rsidR="00C83E51" w:rsidRPr="002153B0" w:rsidRDefault="00C83E51" w:rsidP="00D24F97">
            <w:r>
              <w:t>Trigger</w:t>
            </w:r>
          </w:p>
        </w:tc>
        <w:tc>
          <w:tcPr>
            <w:tcW w:w="5940" w:type="dxa"/>
            <w:gridSpan w:val="3"/>
          </w:tcPr>
          <w:p w:rsidR="00C83E51" w:rsidRPr="006D15FA" w:rsidRDefault="00C83E51" w:rsidP="00D24F97">
            <w:pPr>
              <w:pStyle w:val="BodyText"/>
            </w:pPr>
          </w:p>
        </w:tc>
      </w:tr>
      <w:tr w:rsidR="00C83E51" w:rsidRPr="006D15FA" w:rsidTr="00D24F97">
        <w:trPr>
          <w:trHeight w:val="176"/>
        </w:trPr>
        <w:tc>
          <w:tcPr>
            <w:tcW w:w="2268" w:type="dxa"/>
          </w:tcPr>
          <w:p w:rsidR="00C83E51" w:rsidRDefault="00C83E51" w:rsidP="00D24F97">
            <w:r>
              <w:t>Minimum guarantees</w:t>
            </w:r>
          </w:p>
        </w:tc>
        <w:tc>
          <w:tcPr>
            <w:tcW w:w="5940" w:type="dxa"/>
            <w:gridSpan w:val="3"/>
          </w:tcPr>
          <w:p w:rsidR="00C83E51" w:rsidRPr="006D15FA" w:rsidRDefault="00C83E51" w:rsidP="00D24F97">
            <w:pPr>
              <w:pStyle w:val="BodyText"/>
            </w:pPr>
            <w:r>
              <w:t xml:space="preserve">An error </w:t>
            </w:r>
            <w:r w:rsidR="00AB16FD">
              <w:t>message</w:t>
            </w:r>
            <w:r>
              <w:t xml:space="preserve"> is displayed if the synchronization failed</w:t>
            </w:r>
          </w:p>
        </w:tc>
      </w:tr>
      <w:tr w:rsidR="00C83E51" w:rsidRPr="008F2898" w:rsidTr="00D24F97">
        <w:trPr>
          <w:trHeight w:val="176"/>
        </w:trPr>
        <w:tc>
          <w:tcPr>
            <w:tcW w:w="2268" w:type="dxa"/>
          </w:tcPr>
          <w:p w:rsidR="00C83E51" w:rsidRDefault="00C83E51" w:rsidP="00D24F97">
            <w:r>
              <w:t>Success guarantees:</w:t>
            </w:r>
          </w:p>
        </w:tc>
        <w:tc>
          <w:tcPr>
            <w:tcW w:w="5940" w:type="dxa"/>
            <w:gridSpan w:val="3"/>
          </w:tcPr>
          <w:p w:rsidR="00C83E51" w:rsidRPr="00BB115F" w:rsidRDefault="00C83E51" w:rsidP="00D24F97">
            <w:pPr>
              <w:rPr>
                <w:lang w:val="en-GB"/>
              </w:rPr>
            </w:pPr>
            <w:r w:rsidRPr="00BB115F">
              <w:rPr>
                <w:lang w:val="en-GB"/>
              </w:rPr>
              <w:t xml:space="preserve">A new </w:t>
            </w:r>
            <w:r>
              <w:rPr>
                <w:lang w:val="en-GB"/>
              </w:rPr>
              <w:t xml:space="preserve">dealer </w:t>
            </w:r>
            <w:r w:rsidRPr="00BB115F">
              <w:rPr>
                <w:lang w:val="en-GB"/>
              </w:rPr>
              <w:t xml:space="preserve">has been </w:t>
            </w:r>
            <w:r>
              <w:rPr>
                <w:lang w:val="en-GB"/>
              </w:rPr>
              <w:t>registered</w:t>
            </w:r>
          </w:p>
        </w:tc>
      </w:tr>
      <w:tr w:rsidR="00C83E51" w:rsidRPr="009031EA" w:rsidTr="00D24F97">
        <w:trPr>
          <w:trHeight w:val="176"/>
        </w:trPr>
        <w:tc>
          <w:tcPr>
            <w:tcW w:w="2268" w:type="dxa"/>
          </w:tcPr>
          <w:p w:rsidR="00C83E51" w:rsidRPr="002153B0" w:rsidRDefault="00C83E51" w:rsidP="00D24F97">
            <w:r w:rsidRPr="002153B0">
              <w:t>Normal Flow:</w:t>
            </w:r>
          </w:p>
        </w:tc>
        <w:tc>
          <w:tcPr>
            <w:tcW w:w="5940" w:type="dxa"/>
            <w:gridSpan w:val="3"/>
          </w:tcPr>
          <w:p w:rsidR="00C83E51" w:rsidRDefault="00325101" w:rsidP="00D24F97">
            <w:pPr>
              <w:numPr>
                <w:ilvl w:val="0"/>
                <w:numId w:val="61"/>
              </w:numPr>
              <w:rPr>
                <w:lang w:val="en-GB"/>
              </w:rPr>
            </w:pPr>
            <w:r>
              <w:rPr>
                <w:lang w:val="en-GB"/>
              </w:rPr>
              <w:t>Channel/CSR light</w:t>
            </w:r>
            <w:r w:rsidR="00C83E51">
              <w:rPr>
                <w:lang w:val="en-GB"/>
              </w:rPr>
              <w:t xml:space="preserve"> application displays a search dealer page with the following fields :</w:t>
            </w:r>
          </w:p>
          <w:p w:rsidR="00C83E51" w:rsidRDefault="00C83E51" w:rsidP="00D24F97">
            <w:pPr>
              <w:numPr>
                <w:ilvl w:val="0"/>
                <w:numId w:val="62"/>
              </w:numPr>
              <w:rPr>
                <w:lang w:val="en-GB"/>
              </w:rPr>
            </w:pPr>
            <w:r>
              <w:rPr>
                <w:lang w:val="en-GB"/>
              </w:rPr>
              <w:t>Reference ID</w:t>
            </w:r>
            <w:r w:rsidR="00AD02DF">
              <w:rPr>
                <w:lang w:val="en-GB"/>
              </w:rPr>
              <w:t xml:space="preserve"> (A4)</w:t>
            </w:r>
          </w:p>
          <w:p w:rsidR="001A32DE" w:rsidRDefault="00C83E51" w:rsidP="001A32DE">
            <w:pPr>
              <w:numPr>
                <w:ilvl w:val="0"/>
                <w:numId w:val="62"/>
              </w:numPr>
              <w:rPr>
                <w:lang w:val="en-GB"/>
              </w:rPr>
            </w:pPr>
            <w:r>
              <w:rPr>
                <w:lang w:val="en-GB"/>
              </w:rPr>
              <w:t>Dealer name</w:t>
            </w:r>
          </w:p>
          <w:p w:rsidR="00C83E51" w:rsidRDefault="001A32DE" w:rsidP="00D24F97">
            <w:pPr>
              <w:numPr>
                <w:ilvl w:val="0"/>
                <w:numId w:val="61"/>
              </w:numPr>
              <w:rPr>
                <w:lang w:val="en-GB"/>
              </w:rPr>
            </w:pPr>
            <w:r>
              <w:rPr>
                <w:lang w:val="en-GB"/>
              </w:rPr>
              <w:t>User set either one of the criteria</w:t>
            </w:r>
          </w:p>
          <w:p w:rsidR="001A32DE" w:rsidRDefault="00325101" w:rsidP="001A32DE">
            <w:pPr>
              <w:numPr>
                <w:ilvl w:val="0"/>
                <w:numId w:val="61"/>
              </w:numPr>
              <w:rPr>
                <w:lang w:val="en-GB"/>
              </w:rPr>
            </w:pPr>
            <w:r>
              <w:rPr>
                <w:lang w:val="en-GB"/>
              </w:rPr>
              <w:t>Channel/CSR light</w:t>
            </w:r>
            <w:r w:rsidR="001A32DE">
              <w:rPr>
                <w:lang w:val="en-GB"/>
              </w:rPr>
              <w:t xml:space="preserve"> application sends a </w:t>
            </w:r>
            <w:r w:rsidR="001A32DE">
              <w:rPr>
                <w:lang w:val="en-GB"/>
              </w:rPr>
              <w:t>synchronous search to the system in charge of managing dealers</w:t>
            </w:r>
          </w:p>
          <w:p w:rsidR="00C83E51" w:rsidRDefault="00325101" w:rsidP="00D24F97">
            <w:pPr>
              <w:numPr>
                <w:ilvl w:val="0"/>
                <w:numId w:val="61"/>
              </w:numPr>
              <w:rPr>
                <w:lang w:val="en-GB"/>
              </w:rPr>
            </w:pPr>
            <w:r>
              <w:rPr>
                <w:lang w:val="en-GB"/>
              </w:rPr>
              <w:t>Channel/CSR light</w:t>
            </w:r>
            <w:r w:rsidR="00D24F97">
              <w:rPr>
                <w:lang w:val="en-GB"/>
              </w:rPr>
              <w:t xml:space="preserve"> application displays selected dealers</w:t>
            </w:r>
            <w:r w:rsidR="00C83E51">
              <w:rPr>
                <w:lang w:val="en-GB"/>
              </w:rPr>
              <w:t xml:space="preserve"> with the following fields</w:t>
            </w:r>
            <w:r w:rsidR="001A32DE">
              <w:rPr>
                <w:lang w:val="en-GB"/>
              </w:rPr>
              <w:t xml:space="preserve"> </w:t>
            </w:r>
            <w:r w:rsidR="00D24F97">
              <w:rPr>
                <w:lang w:val="en-GB"/>
              </w:rPr>
              <w:t>(A1)</w:t>
            </w:r>
            <w:r w:rsidR="00C049C5">
              <w:rPr>
                <w:lang w:val="en-GB"/>
              </w:rPr>
              <w:t>(A1bis)</w:t>
            </w:r>
          </w:p>
          <w:p w:rsidR="00C83E51" w:rsidRDefault="00C83E51" w:rsidP="00D24F97">
            <w:pPr>
              <w:numPr>
                <w:ilvl w:val="0"/>
                <w:numId w:val="63"/>
              </w:numPr>
              <w:rPr>
                <w:lang w:val="en-GB"/>
              </w:rPr>
            </w:pPr>
            <w:r>
              <w:rPr>
                <w:lang w:val="en-GB"/>
              </w:rPr>
              <w:t>Reference ID</w:t>
            </w:r>
            <w:r w:rsidR="004C53AB">
              <w:rPr>
                <w:lang w:val="en-GB"/>
              </w:rPr>
              <w:t xml:space="preserve"> (A5</w:t>
            </w:r>
            <w:r w:rsidR="00AD02DF">
              <w:rPr>
                <w:lang w:val="en-GB"/>
              </w:rPr>
              <w:t>)</w:t>
            </w:r>
          </w:p>
          <w:p w:rsidR="00C83E51" w:rsidRDefault="00C83E51" w:rsidP="00D24F97">
            <w:pPr>
              <w:numPr>
                <w:ilvl w:val="0"/>
                <w:numId w:val="63"/>
              </w:numPr>
              <w:rPr>
                <w:lang w:val="en-GB"/>
              </w:rPr>
            </w:pPr>
            <w:r>
              <w:rPr>
                <w:lang w:val="en-GB"/>
              </w:rPr>
              <w:t>Dealer name</w:t>
            </w:r>
          </w:p>
          <w:p w:rsidR="00AD02DF" w:rsidRDefault="00AD02DF" w:rsidP="00D24F97">
            <w:pPr>
              <w:numPr>
                <w:ilvl w:val="0"/>
                <w:numId w:val="63"/>
              </w:numPr>
              <w:rPr>
                <w:lang w:val="en-GB"/>
              </w:rPr>
            </w:pPr>
            <w:r>
              <w:rPr>
                <w:lang w:val="en-GB"/>
              </w:rPr>
              <w:t>Dealer address</w:t>
            </w:r>
          </w:p>
          <w:p w:rsidR="00C83E51" w:rsidRDefault="00C83E51" w:rsidP="00D24F97">
            <w:pPr>
              <w:numPr>
                <w:ilvl w:val="0"/>
                <w:numId w:val="61"/>
              </w:numPr>
              <w:rPr>
                <w:lang w:val="en-GB"/>
              </w:rPr>
            </w:pPr>
            <w:r>
              <w:rPr>
                <w:lang w:val="en-GB"/>
              </w:rPr>
              <w:t>The user select</w:t>
            </w:r>
            <w:r w:rsidR="00AB16FD">
              <w:rPr>
                <w:lang w:val="en-GB"/>
              </w:rPr>
              <w:t>s</w:t>
            </w:r>
            <w:r>
              <w:rPr>
                <w:lang w:val="en-GB"/>
              </w:rPr>
              <w:t xml:space="preserve"> a dealer in the list</w:t>
            </w:r>
          </w:p>
          <w:p w:rsidR="00AD02DF" w:rsidRDefault="00325101" w:rsidP="00D24F97">
            <w:pPr>
              <w:numPr>
                <w:ilvl w:val="0"/>
                <w:numId w:val="61"/>
              </w:numPr>
              <w:rPr>
                <w:lang w:val="en-GB"/>
              </w:rPr>
            </w:pPr>
            <w:r>
              <w:rPr>
                <w:lang w:val="en-GB"/>
              </w:rPr>
              <w:t>Channel/CSR light</w:t>
            </w:r>
            <w:r w:rsidR="00AD02DF">
              <w:rPr>
                <w:lang w:val="en-GB"/>
              </w:rPr>
              <w:t xml:space="preserve"> application displays the detail of the selected dealer</w:t>
            </w:r>
            <w:r w:rsidR="00D615D1">
              <w:rPr>
                <w:lang w:val="en-GB"/>
              </w:rPr>
              <w:t xml:space="preserve"> (A6)</w:t>
            </w:r>
          </w:p>
          <w:p w:rsidR="00D615D1" w:rsidRDefault="00D615D1" w:rsidP="00D24F97">
            <w:pPr>
              <w:numPr>
                <w:ilvl w:val="0"/>
                <w:numId w:val="61"/>
              </w:numPr>
              <w:rPr>
                <w:lang w:val="en-GB"/>
              </w:rPr>
            </w:pPr>
            <w:r>
              <w:rPr>
                <w:lang w:val="en-GB"/>
              </w:rPr>
              <w:t>User set dealer profiles attributes managed locally in the CID</w:t>
            </w:r>
          </w:p>
          <w:p w:rsidR="00D615D1" w:rsidRDefault="00325101" w:rsidP="00D615D1">
            <w:pPr>
              <w:pStyle w:val="BodyText"/>
              <w:numPr>
                <w:ilvl w:val="0"/>
                <w:numId w:val="61"/>
              </w:numPr>
              <w:rPr>
                <w:lang w:val="en-GB"/>
              </w:rPr>
            </w:pPr>
            <w:r>
              <w:rPr>
                <w:lang w:val="en-GB"/>
              </w:rPr>
              <w:t>Channel/CSR light</w:t>
            </w:r>
            <w:r w:rsidR="00D615D1">
              <w:rPr>
                <w:lang w:val="en-GB"/>
              </w:rPr>
              <w:t xml:space="preserve"> application displays the dealer set information for review</w:t>
            </w:r>
          </w:p>
          <w:p w:rsidR="00D615D1" w:rsidRDefault="00AD02DF" w:rsidP="00D615D1">
            <w:pPr>
              <w:pStyle w:val="BodyText"/>
              <w:numPr>
                <w:ilvl w:val="0"/>
                <w:numId w:val="61"/>
              </w:numPr>
              <w:rPr>
                <w:lang w:val="en-GB"/>
              </w:rPr>
            </w:pPr>
            <w:r>
              <w:rPr>
                <w:lang w:val="en-GB"/>
              </w:rPr>
              <w:t>The user confirms</w:t>
            </w:r>
          </w:p>
          <w:p w:rsidR="00D615D1" w:rsidRDefault="00325101" w:rsidP="00D615D1">
            <w:pPr>
              <w:numPr>
                <w:ilvl w:val="0"/>
                <w:numId w:val="61"/>
              </w:numPr>
              <w:rPr>
                <w:lang w:val="en-GB"/>
              </w:rPr>
            </w:pPr>
            <w:r>
              <w:rPr>
                <w:lang w:val="en-GB"/>
              </w:rPr>
              <w:t>Channel/CSR light</w:t>
            </w:r>
            <w:r w:rsidR="00D24F97">
              <w:rPr>
                <w:lang w:val="en-GB"/>
              </w:rPr>
              <w:t xml:space="preserve"> application </w:t>
            </w:r>
            <w:r w:rsidR="00D615D1">
              <w:rPr>
                <w:lang w:val="en-GB"/>
              </w:rPr>
              <w:t xml:space="preserve">registers the dealer in the CID </w:t>
            </w:r>
          </w:p>
          <w:p w:rsidR="00D24F97" w:rsidRDefault="00325101" w:rsidP="00D615D1">
            <w:pPr>
              <w:numPr>
                <w:ilvl w:val="0"/>
                <w:numId w:val="61"/>
              </w:numPr>
              <w:rPr>
                <w:lang w:val="en-GB"/>
              </w:rPr>
            </w:pPr>
            <w:r>
              <w:rPr>
                <w:lang w:val="en-GB"/>
              </w:rPr>
              <w:t>Channel/CSR light</w:t>
            </w:r>
            <w:r w:rsidR="00D615D1">
              <w:rPr>
                <w:lang w:val="en-GB"/>
              </w:rPr>
              <w:t xml:space="preserve"> application confirms to user the dealer has been registered and proposes him to create a first login (A</w:t>
            </w:r>
            <w:r w:rsidR="00BD6B5A">
              <w:rPr>
                <w:lang w:val="en-GB"/>
              </w:rPr>
              <w:t>7</w:t>
            </w:r>
            <w:r w:rsidR="00D615D1">
              <w:rPr>
                <w:lang w:val="en-GB"/>
              </w:rPr>
              <w:t xml:space="preserve">) </w:t>
            </w:r>
          </w:p>
          <w:p w:rsidR="00D24F97" w:rsidRPr="00EB5E34" w:rsidRDefault="00325101" w:rsidP="00D24F97">
            <w:pPr>
              <w:pStyle w:val="BodyText"/>
              <w:numPr>
                <w:ilvl w:val="0"/>
                <w:numId w:val="61"/>
              </w:numPr>
              <w:rPr>
                <w:lang w:val="en-GB"/>
              </w:rPr>
            </w:pPr>
            <w:bookmarkStart w:id="1630" w:name="_Ref162858414"/>
            <w:r>
              <w:rPr>
                <w:lang w:val="en-GB"/>
              </w:rPr>
              <w:t>Channel/CSR light</w:t>
            </w:r>
            <w:r w:rsidR="00D24F97">
              <w:rPr>
                <w:lang w:val="en-GB"/>
              </w:rPr>
              <w:t xml:space="preserve"> application redirects the user to the Add employee use case to create </w:t>
            </w:r>
            <w:r w:rsidR="00D615D1">
              <w:rPr>
                <w:lang w:val="en-GB"/>
              </w:rPr>
              <w:t>a</w:t>
            </w:r>
            <w:r w:rsidR="00D24F97">
              <w:rPr>
                <w:lang w:val="en-GB"/>
              </w:rPr>
              <w:t xml:space="preserve"> first </w:t>
            </w:r>
            <w:r w:rsidR="00D615D1">
              <w:rPr>
                <w:lang w:val="en-GB"/>
              </w:rPr>
              <w:t>user</w:t>
            </w:r>
            <w:r w:rsidR="00C83E51">
              <w:rPr>
                <w:lang w:val="en-GB"/>
              </w:rPr>
              <w:t>.</w:t>
            </w:r>
            <w:bookmarkEnd w:id="1630"/>
            <w:r w:rsidR="00C83E51">
              <w:rPr>
                <w:lang w:val="en-GB"/>
              </w:rPr>
              <w:t xml:space="preserve"> </w:t>
            </w:r>
            <w:r w:rsidR="00D615D1">
              <w:rPr>
                <w:lang w:val="en-GB"/>
              </w:rPr>
              <w:t>(refer to add employee use case)</w:t>
            </w:r>
            <w:r w:rsidR="00BD6B5A">
              <w:rPr>
                <w:lang w:val="en-GB"/>
              </w:rPr>
              <w:t>(A8)</w:t>
            </w:r>
          </w:p>
        </w:tc>
      </w:tr>
      <w:tr w:rsidR="00C83E51" w:rsidRPr="002153B0" w:rsidTr="00D24F97">
        <w:trPr>
          <w:trHeight w:val="176"/>
        </w:trPr>
        <w:tc>
          <w:tcPr>
            <w:tcW w:w="2268" w:type="dxa"/>
          </w:tcPr>
          <w:p w:rsidR="00C83E51" w:rsidRDefault="00C83E51" w:rsidP="00D24F97">
            <w:r>
              <w:t>Alternative Flows:</w:t>
            </w:r>
          </w:p>
        </w:tc>
        <w:tc>
          <w:tcPr>
            <w:tcW w:w="5940" w:type="dxa"/>
            <w:gridSpan w:val="3"/>
          </w:tcPr>
          <w:p w:rsidR="004A4F8A" w:rsidRDefault="004A4F8A" w:rsidP="00D24F97">
            <w:pPr>
              <w:rPr>
                <w:lang w:val="en-GB"/>
              </w:rPr>
            </w:pPr>
            <w:bookmarkStart w:id="1631" w:name="_Ref162858439"/>
            <w:r>
              <w:rPr>
                <w:lang w:val="en-GB"/>
              </w:rPr>
              <w:t>A1: No dealer found</w:t>
            </w:r>
          </w:p>
          <w:p w:rsidR="004A4F8A" w:rsidRDefault="00325101" w:rsidP="000F7361">
            <w:pPr>
              <w:numPr>
                <w:ilvl w:val="0"/>
                <w:numId w:val="291"/>
              </w:numPr>
              <w:rPr>
                <w:lang w:val="en-GB"/>
              </w:rPr>
            </w:pPr>
            <w:r>
              <w:rPr>
                <w:lang w:val="en-GB"/>
              </w:rPr>
              <w:t>Channel/CSR light</w:t>
            </w:r>
            <w:r w:rsidR="004A4F8A">
              <w:rPr>
                <w:lang w:val="en-GB"/>
              </w:rPr>
              <w:t xml:space="preserve"> application displays an error message informing user there is no dealer found</w:t>
            </w:r>
          </w:p>
          <w:p w:rsidR="00C049C5" w:rsidRDefault="00C049C5" w:rsidP="00C049C5">
            <w:pPr>
              <w:rPr>
                <w:lang w:val="en-GB"/>
              </w:rPr>
            </w:pPr>
            <w:r>
              <w:rPr>
                <w:lang w:val="en-GB"/>
              </w:rPr>
              <w:t>A1bis: Two many dealers found</w:t>
            </w:r>
          </w:p>
          <w:p w:rsidR="00C049C5" w:rsidRDefault="00325101" w:rsidP="000F7361">
            <w:pPr>
              <w:numPr>
                <w:ilvl w:val="0"/>
                <w:numId w:val="292"/>
              </w:numPr>
              <w:rPr>
                <w:lang w:val="en-GB"/>
              </w:rPr>
            </w:pPr>
            <w:r>
              <w:rPr>
                <w:lang w:val="en-GB"/>
              </w:rPr>
              <w:t>Channel/CSR light</w:t>
            </w:r>
            <w:r w:rsidR="00C049C5">
              <w:rPr>
                <w:lang w:val="en-GB"/>
              </w:rPr>
              <w:t xml:space="preserve"> application displays a message to inform user there are to many dealers selected and to refine the search</w:t>
            </w:r>
          </w:p>
          <w:bookmarkEnd w:id="1631"/>
          <w:p w:rsidR="004C53AB" w:rsidRDefault="004C53AB" w:rsidP="004C53AB">
            <w:pPr>
              <w:rPr>
                <w:lang w:val="en-GB"/>
              </w:rPr>
            </w:pPr>
            <w:r>
              <w:rPr>
                <w:lang w:val="en-GB"/>
              </w:rPr>
              <w:t>A4. Dealer reference is managed locally</w:t>
            </w:r>
          </w:p>
          <w:p w:rsidR="004C53AB" w:rsidRDefault="00325101" w:rsidP="000F7361">
            <w:pPr>
              <w:numPr>
                <w:ilvl w:val="0"/>
                <w:numId w:val="474"/>
              </w:numPr>
              <w:rPr>
                <w:lang w:val="en-GB"/>
              </w:rPr>
            </w:pPr>
            <w:r>
              <w:rPr>
                <w:lang w:val="en-GB"/>
              </w:rPr>
              <w:t>Channel/CSR light</w:t>
            </w:r>
            <w:r w:rsidR="004C53AB">
              <w:rPr>
                <w:lang w:val="en-GB"/>
              </w:rPr>
              <w:t xml:space="preserve"> application doesn’t propose the search by reference</w:t>
            </w:r>
          </w:p>
          <w:p w:rsidR="004C53AB" w:rsidRDefault="004C53AB" w:rsidP="000F7361">
            <w:pPr>
              <w:numPr>
                <w:ilvl w:val="0"/>
                <w:numId w:val="474"/>
              </w:numPr>
              <w:rPr>
                <w:lang w:val="en-GB"/>
              </w:rPr>
            </w:pPr>
            <w:r>
              <w:rPr>
                <w:lang w:val="en-GB"/>
              </w:rPr>
              <w:t>Next step is similar to nominal case</w:t>
            </w:r>
          </w:p>
          <w:p w:rsidR="004C53AB" w:rsidRDefault="004C53AB" w:rsidP="004C53AB">
            <w:pPr>
              <w:rPr>
                <w:lang w:val="en-GB"/>
              </w:rPr>
            </w:pPr>
            <w:r>
              <w:rPr>
                <w:lang w:val="en-GB"/>
              </w:rPr>
              <w:t>A5. Dealer reference is managed locally</w:t>
            </w:r>
          </w:p>
          <w:p w:rsidR="004C53AB" w:rsidRDefault="00325101" w:rsidP="000F7361">
            <w:pPr>
              <w:numPr>
                <w:ilvl w:val="0"/>
                <w:numId w:val="475"/>
              </w:numPr>
              <w:rPr>
                <w:lang w:val="en-GB"/>
              </w:rPr>
            </w:pPr>
            <w:r>
              <w:rPr>
                <w:lang w:val="en-GB"/>
              </w:rPr>
              <w:t>Channel/CSR light</w:t>
            </w:r>
            <w:r w:rsidR="004C53AB">
              <w:rPr>
                <w:lang w:val="en-GB"/>
              </w:rPr>
              <w:t xml:space="preserve"> application doesn’t </w:t>
            </w:r>
            <w:r w:rsidR="002F7E71">
              <w:rPr>
                <w:lang w:val="en-GB"/>
              </w:rPr>
              <w:t>display the reference column</w:t>
            </w:r>
          </w:p>
          <w:p w:rsidR="002F7E71" w:rsidRDefault="002F7E71" w:rsidP="000F7361">
            <w:pPr>
              <w:numPr>
                <w:ilvl w:val="0"/>
                <w:numId w:val="475"/>
              </w:numPr>
              <w:rPr>
                <w:lang w:val="en-GB"/>
              </w:rPr>
            </w:pPr>
            <w:r>
              <w:rPr>
                <w:lang w:val="en-GB"/>
              </w:rPr>
              <w:t>Next step is similar to nominal case</w:t>
            </w:r>
          </w:p>
          <w:p w:rsidR="002F7E71" w:rsidRDefault="002F7E71" w:rsidP="002F7E71">
            <w:pPr>
              <w:rPr>
                <w:lang w:val="en-GB"/>
              </w:rPr>
            </w:pPr>
            <w:r>
              <w:rPr>
                <w:lang w:val="en-GB"/>
              </w:rPr>
              <w:t>A6. Either dealer type or dealer reference (or both) are managed locally</w:t>
            </w:r>
          </w:p>
          <w:p w:rsidR="002F7E71" w:rsidRDefault="00325101" w:rsidP="000F7361">
            <w:pPr>
              <w:numPr>
                <w:ilvl w:val="0"/>
                <w:numId w:val="476"/>
              </w:numPr>
              <w:rPr>
                <w:lang w:val="en-GB"/>
              </w:rPr>
            </w:pPr>
            <w:r>
              <w:rPr>
                <w:lang w:val="en-GB"/>
              </w:rPr>
              <w:t>Channel/CSR light</w:t>
            </w:r>
            <w:r w:rsidR="002F7E71">
              <w:rPr>
                <w:lang w:val="en-GB"/>
              </w:rPr>
              <w:t xml:space="preserve"> application proposes user to set locally managed information</w:t>
            </w:r>
          </w:p>
          <w:p w:rsidR="002F7E71" w:rsidRDefault="002F7E71" w:rsidP="000F7361">
            <w:pPr>
              <w:numPr>
                <w:ilvl w:val="0"/>
                <w:numId w:val="476"/>
              </w:numPr>
              <w:rPr>
                <w:lang w:val="en-GB"/>
              </w:rPr>
            </w:pPr>
            <w:r>
              <w:rPr>
                <w:lang w:val="en-GB"/>
              </w:rPr>
              <w:t>Next step is similar to nominal case.</w:t>
            </w:r>
          </w:p>
          <w:p w:rsidR="00BD6B5A" w:rsidRDefault="00BD6B5A" w:rsidP="00BD6B5A">
            <w:pPr>
              <w:pStyle w:val="BodyText"/>
              <w:rPr>
                <w:lang w:val="en-GB"/>
              </w:rPr>
            </w:pPr>
            <w:r>
              <w:rPr>
                <w:lang w:val="en-GB"/>
              </w:rPr>
              <w:t>A7: register login use case is not supported for dealers (refer to register login precondition):</w:t>
            </w:r>
          </w:p>
          <w:p w:rsidR="00BD6B5A" w:rsidRDefault="00BD6B5A" w:rsidP="000F7361">
            <w:pPr>
              <w:pStyle w:val="BodyText"/>
              <w:numPr>
                <w:ilvl w:val="0"/>
                <w:numId w:val="720"/>
              </w:numPr>
              <w:rPr>
                <w:lang w:val="en-GB"/>
              </w:rPr>
            </w:pPr>
            <w:r>
              <w:rPr>
                <w:lang w:val="en-GB"/>
              </w:rPr>
              <w:t>Channel/CSR light doesn(t propose to the user to create a first login</w:t>
            </w:r>
          </w:p>
          <w:p w:rsidR="00BD6B5A" w:rsidRDefault="00BD6B5A" w:rsidP="000F7361">
            <w:pPr>
              <w:pStyle w:val="BodyText"/>
              <w:numPr>
                <w:ilvl w:val="0"/>
                <w:numId w:val="720"/>
              </w:numPr>
              <w:rPr>
                <w:lang w:val="en-GB"/>
              </w:rPr>
            </w:pPr>
            <w:r>
              <w:rPr>
                <w:lang w:val="en-GB"/>
              </w:rPr>
              <w:t>Use case ends</w:t>
            </w:r>
          </w:p>
          <w:p w:rsidR="00BD6B5A" w:rsidRDefault="00BD6B5A" w:rsidP="00BD6B5A">
            <w:pPr>
              <w:pStyle w:val="BodyText"/>
              <w:rPr>
                <w:lang w:val="en-GB"/>
              </w:rPr>
            </w:pPr>
            <w:r>
              <w:rPr>
                <w:lang w:val="en-GB"/>
              </w:rPr>
              <w:t>A8: User decides to create user later:</w:t>
            </w:r>
          </w:p>
          <w:p w:rsidR="00BD6B5A" w:rsidRDefault="00BD6B5A" w:rsidP="000F7361">
            <w:pPr>
              <w:pStyle w:val="BodyText"/>
              <w:numPr>
                <w:ilvl w:val="0"/>
                <w:numId w:val="721"/>
              </w:numPr>
              <w:rPr>
                <w:lang w:val="en-GB"/>
              </w:rPr>
            </w:pPr>
            <w:r>
              <w:rPr>
                <w:lang w:val="en-GB"/>
              </w:rPr>
              <w:t>Use case ends</w:t>
            </w:r>
          </w:p>
        </w:tc>
      </w:tr>
    </w:tbl>
    <w:p w:rsidR="00C83E51" w:rsidRDefault="00325101" w:rsidP="00C83E51">
      <w:pPr>
        <w:pStyle w:val="Heading3forModuleRequirements"/>
      </w:pPr>
      <w:bookmarkStart w:id="1632" w:name="_Toc210191516"/>
      <w:bookmarkStart w:id="1633" w:name="_Toc210191662"/>
      <w:bookmarkStart w:id="1634" w:name="_Toc253578123"/>
      <w:bookmarkStart w:id="1635" w:name="_Toc253578874"/>
      <w:r>
        <w:t>Channel/CSR light</w:t>
      </w:r>
      <w:r w:rsidR="00C83E51">
        <w:t xml:space="preserve"> application requirements</w:t>
      </w:r>
      <w:bookmarkEnd w:id="1632"/>
      <w:bookmarkEnd w:id="1633"/>
      <w:bookmarkEnd w:id="1634"/>
      <w:bookmarkEnd w:id="1635"/>
    </w:p>
    <w:p w:rsidR="00943477" w:rsidRDefault="00943477" w:rsidP="00D76DA8">
      <w:pPr>
        <w:pStyle w:val="Requirements"/>
      </w:pPr>
      <w:bookmarkStart w:id="1636" w:name="_Toc210191663"/>
      <w:bookmarkStart w:id="1637" w:name="_Toc253578875"/>
      <w:r>
        <w:t xml:space="preserve">CHA-3.12.4.5 </w:t>
      </w:r>
      <w:r w:rsidR="00325101">
        <w:t>Channel/CSR light</w:t>
      </w:r>
      <w:r>
        <w:t xml:space="preserve"> application shall support configuring at design t</w:t>
      </w:r>
      <w:r w:rsidR="00D76DA8">
        <w:t>ime</w:t>
      </w:r>
      <w:r>
        <w:t xml:space="preserve"> if dealer are setup locally or register</w:t>
      </w:r>
      <w:r w:rsidR="0058052A">
        <w:t>ed</w:t>
      </w:r>
      <w:r>
        <w:t xml:space="preserve"> from an external system</w:t>
      </w:r>
      <w:bookmarkEnd w:id="1637"/>
    </w:p>
    <w:p w:rsidR="00943477" w:rsidRDefault="00943477" w:rsidP="00943477">
      <w:pPr>
        <w:pStyle w:val="Requirements"/>
        <w:ind w:left="288"/>
      </w:pPr>
      <w:bookmarkStart w:id="1638" w:name="_Toc253578876"/>
      <w:r>
        <w:t>CHA-3.12.4.5</w:t>
      </w:r>
      <w:r w:rsidR="00133813">
        <w:t>.1</w:t>
      </w:r>
      <w:r>
        <w:t xml:space="preserve"> </w:t>
      </w:r>
      <w:r w:rsidR="00325101">
        <w:t>Channel/CSR light</w:t>
      </w:r>
      <w:r>
        <w:t xml:space="preserve"> application shall display only the available option according to the configured option</w:t>
      </w:r>
      <w:bookmarkEnd w:id="1638"/>
    </w:p>
    <w:p w:rsidR="00133813" w:rsidRDefault="00133813" w:rsidP="00943477">
      <w:pPr>
        <w:pStyle w:val="Requirements"/>
        <w:ind w:left="288"/>
      </w:pPr>
      <w:bookmarkStart w:id="1639" w:name="_Toc215055049"/>
      <w:bookmarkStart w:id="1640" w:name="_Toc253578877"/>
      <w:r>
        <w:t xml:space="preserve">CHA-3.12.4.5.2 </w:t>
      </w:r>
      <w:r w:rsidR="00AB16FD">
        <w:t>w</w:t>
      </w:r>
      <w:r>
        <w:t xml:space="preserve">hen integrated with Comverse one billing, </w:t>
      </w:r>
      <w:r w:rsidR="00325101">
        <w:t>Channel/CSR light</w:t>
      </w:r>
      <w:r>
        <w:t xml:space="preserve"> application shall be configured by default in “register from external system’ mode.</w:t>
      </w:r>
      <w:bookmarkEnd w:id="1639"/>
      <w:bookmarkEnd w:id="1640"/>
    </w:p>
    <w:p w:rsidR="00C83E51" w:rsidRDefault="00C83E51" w:rsidP="00C83E51">
      <w:pPr>
        <w:pStyle w:val="Requirements"/>
      </w:pPr>
      <w:bookmarkStart w:id="1641" w:name="_Toc253578878"/>
      <w:r>
        <w:t xml:space="preserve">CHA-3.12.4.10 </w:t>
      </w:r>
      <w:r w:rsidR="00325101">
        <w:t>Channel/CSR light</w:t>
      </w:r>
      <w:r>
        <w:t xml:space="preserve"> application shall allow a Telco </w:t>
      </w:r>
      <w:r>
        <w:t>Administrator to create New Dealers Locally</w:t>
      </w:r>
      <w:bookmarkEnd w:id="1636"/>
      <w:r w:rsidR="00C049C5">
        <w:t xml:space="preserve"> with respect of use case </w:t>
      </w:r>
      <w:r w:rsidR="00596DD5">
        <w:t>‘</w:t>
      </w:r>
      <w:r w:rsidR="00C049C5">
        <w:t>set up dealer locally</w:t>
      </w:r>
      <w:r w:rsidR="00596DD5">
        <w:t>’.</w:t>
      </w:r>
      <w:bookmarkEnd w:id="1641"/>
    </w:p>
    <w:p w:rsidR="00C049C5" w:rsidRPr="0058052A" w:rsidRDefault="00C83E51" w:rsidP="00C049C5">
      <w:pPr>
        <w:pStyle w:val="Requirements"/>
        <w:ind w:left="288"/>
        <w:rPr>
          <w:strike/>
        </w:rPr>
      </w:pPr>
      <w:bookmarkStart w:id="1642" w:name="_Toc210191664"/>
      <w:bookmarkStart w:id="1643" w:name="_Toc253578879"/>
      <w:r w:rsidRPr="0058052A">
        <w:rPr>
          <w:strike/>
        </w:rPr>
        <w:t>CHA-3.12.4.</w:t>
      </w:r>
      <w:r w:rsidR="00C049C5" w:rsidRPr="0058052A">
        <w:rPr>
          <w:strike/>
        </w:rPr>
        <w:t>10.1</w:t>
      </w:r>
      <w:r w:rsidRPr="0058052A">
        <w:rPr>
          <w:strike/>
        </w:rPr>
        <w:t xml:space="preserve"> </w:t>
      </w:r>
      <w:r w:rsidR="00325101">
        <w:rPr>
          <w:strike/>
        </w:rPr>
        <w:t>Channel/CSR light</w:t>
      </w:r>
      <w:r w:rsidR="00C049C5" w:rsidRPr="0058052A">
        <w:rPr>
          <w:strike/>
        </w:rPr>
        <w:t xml:space="preserve"> application shall force user creating a first d</w:t>
      </w:r>
      <w:r w:rsidRPr="0058052A">
        <w:rPr>
          <w:strike/>
        </w:rPr>
        <w:t>ealer Administrator</w:t>
      </w:r>
      <w:bookmarkEnd w:id="1642"/>
      <w:bookmarkEnd w:id="1643"/>
    </w:p>
    <w:p w:rsidR="00943477" w:rsidRDefault="00943477" w:rsidP="00D27E70">
      <w:pPr>
        <w:pStyle w:val="Requirements"/>
        <w:ind w:left="288"/>
      </w:pPr>
      <w:bookmarkStart w:id="1644" w:name="_Toc253578880"/>
      <w:r>
        <w:t xml:space="preserve">CHA-3.12.4.10.2 </w:t>
      </w:r>
      <w:r w:rsidR="00325101">
        <w:t>Channel/CSR light</w:t>
      </w:r>
      <w:r>
        <w:t xml:space="preserve"> application shall </w:t>
      </w:r>
      <w:r w:rsidR="00D27E70">
        <w:t>allow</w:t>
      </w:r>
      <w:r>
        <w:t xml:space="preserve"> user entering the dealer reference</w:t>
      </w:r>
      <w:bookmarkEnd w:id="1644"/>
    </w:p>
    <w:p w:rsidR="0058052A" w:rsidRDefault="0058052A" w:rsidP="00D27E70">
      <w:pPr>
        <w:pStyle w:val="Requirements"/>
        <w:ind w:left="288"/>
      </w:pPr>
      <w:bookmarkStart w:id="1645" w:name="_Toc253578881"/>
      <w:r>
        <w:t>CHA-3.12.4.10.</w:t>
      </w:r>
      <w:r w:rsidR="00D27E70">
        <w:t>3</w:t>
      </w:r>
      <w:r>
        <w:t xml:space="preserve"> </w:t>
      </w:r>
      <w:r w:rsidR="00325101">
        <w:t>Channel/CSR light</w:t>
      </w:r>
      <w:r>
        <w:t xml:space="preserve"> application shall allow user to set </w:t>
      </w:r>
      <w:r>
        <w:t xml:space="preserve">dealer profile (refer </w:t>
      </w:r>
      <w:r w:rsidR="00E43D89">
        <w:t>to modify level profile requirements for more details)</w:t>
      </w:r>
      <w:bookmarkEnd w:id="1645"/>
    </w:p>
    <w:p w:rsidR="00E43D89" w:rsidRDefault="00C049C5" w:rsidP="00C049C5">
      <w:pPr>
        <w:pStyle w:val="Requirements"/>
      </w:pPr>
      <w:bookmarkStart w:id="1646" w:name="_Toc210191665"/>
      <w:bookmarkStart w:id="1647" w:name="_Toc253578882"/>
      <w:r>
        <w:t xml:space="preserve">CHA-3.12.4.20 </w:t>
      </w:r>
      <w:r w:rsidR="00325101">
        <w:t>Channel/CSR light</w:t>
      </w:r>
      <w:r>
        <w:t xml:space="preserve"> application shall allow a Telco Administrator to register a dealer managed in an external system with respect of use case </w:t>
      </w:r>
      <w:r w:rsidR="00596DD5">
        <w:t>‘</w:t>
      </w:r>
      <w:r>
        <w:t>Register dealer</w:t>
      </w:r>
      <w:r w:rsidR="00596DD5">
        <w:t>’.</w:t>
      </w:r>
      <w:bookmarkEnd w:id="1647"/>
      <w:r w:rsidR="00E43D89" w:rsidRPr="00E43D89">
        <w:t xml:space="preserve"> </w:t>
      </w:r>
    </w:p>
    <w:p w:rsidR="00C049C5" w:rsidRDefault="00E43D89" w:rsidP="00E43D89">
      <w:pPr>
        <w:pStyle w:val="Requirements"/>
        <w:ind w:left="288"/>
      </w:pPr>
      <w:bookmarkStart w:id="1648" w:name="_Toc253578883"/>
      <w:r>
        <w:t xml:space="preserve">CHA-3.12.4.20.1 </w:t>
      </w:r>
      <w:r w:rsidR="00325101">
        <w:t>Channel/CSR light</w:t>
      </w:r>
      <w:r>
        <w:t xml:space="preserve"> application shall allow user to set dealer profile attributes managed locally (refer  to modify level profile requirements for more details)</w:t>
      </w:r>
      <w:bookmarkEnd w:id="1648"/>
    </w:p>
    <w:p w:rsidR="00C049C5" w:rsidRDefault="00C83E51" w:rsidP="00C049C5">
      <w:pPr>
        <w:pStyle w:val="Requirements"/>
      </w:pPr>
      <w:bookmarkStart w:id="1649" w:name="_Toc253578884"/>
      <w:r>
        <w:t xml:space="preserve">CHA-3.12.4.30 </w:t>
      </w:r>
      <w:r w:rsidR="00325101">
        <w:t>Channel/CSR light</w:t>
      </w:r>
      <w:r>
        <w:t xml:space="preserve"> application shall allow a Telco Administrator to search dealer in the Back end System by Dealer Reference Id and Dealer Name using a synchronous call to setup dealer</w:t>
      </w:r>
      <w:bookmarkStart w:id="1650" w:name="_Toc210191666"/>
      <w:bookmarkEnd w:id="1646"/>
      <w:bookmarkEnd w:id="1649"/>
    </w:p>
    <w:p w:rsidR="00C83E51" w:rsidRDefault="00C049C5" w:rsidP="00707CD6">
      <w:pPr>
        <w:pStyle w:val="Requirements"/>
        <w:ind w:left="288"/>
      </w:pPr>
      <w:bookmarkStart w:id="1651" w:name="_Toc253578885"/>
      <w:r>
        <w:t>CHA-3.12.4.30</w:t>
      </w:r>
      <w:r w:rsidR="00707CD6">
        <w:t>.1</w:t>
      </w:r>
      <w:r w:rsidR="00C83E51">
        <w:t xml:space="preserve"> </w:t>
      </w:r>
      <w:r w:rsidR="00325101">
        <w:t>Channel/CSR light</w:t>
      </w:r>
      <w:r w:rsidR="00C83E51">
        <w:t xml:space="preserve"> application shall </w:t>
      </w:r>
      <w:bookmarkEnd w:id="1650"/>
      <w:r>
        <w:t>support configuring at design time a timeout value for the search</w:t>
      </w:r>
      <w:bookmarkEnd w:id="1651"/>
    </w:p>
    <w:p w:rsidR="00707CD6" w:rsidRDefault="00707CD6" w:rsidP="00707CD6">
      <w:pPr>
        <w:pStyle w:val="Requirements"/>
        <w:ind w:left="288"/>
      </w:pPr>
      <w:bookmarkStart w:id="1652" w:name="_Toc253578886"/>
      <w:r>
        <w:t xml:space="preserve">CHA-3.12.4.30.2 </w:t>
      </w:r>
      <w:r w:rsidR="00325101">
        <w:t>Channel/CSR light</w:t>
      </w:r>
      <w:r>
        <w:t xml:space="preserve"> application shall support configuring at design time number max of dealer</w:t>
      </w:r>
      <w:r w:rsidR="00E43D89">
        <w:t>s</w:t>
      </w:r>
      <w:r>
        <w:t xml:space="preserve"> selected</w:t>
      </w:r>
      <w:bookmarkEnd w:id="1652"/>
    </w:p>
    <w:p w:rsidR="00707CD6" w:rsidRDefault="00707CD6" w:rsidP="00707CD6">
      <w:pPr>
        <w:pStyle w:val="Requirements"/>
        <w:ind w:left="288"/>
      </w:pPr>
      <w:bookmarkStart w:id="1653" w:name="_Toc253578887"/>
      <w:r>
        <w:t xml:space="preserve">CHA-3.12.4.30.3 </w:t>
      </w:r>
      <w:r w:rsidR="00325101">
        <w:t>Channel/CSR light</w:t>
      </w:r>
      <w:r>
        <w:t xml:space="preserve"> application shall support wildcards</w:t>
      </w:r>
      <w:bookmarkEnd w:id="1653"/>
    </w:p>
    <w:p w:rsidR="00707CD6" w:rsidRDefault="00707CD6" w:rsidP="00707CD6">
      <w:pPr>
        <w:pStyle w:val="Requirements"/>
        <w:ind w:left="288"/>
      </w:pPr>
      <w:bookmarkStart w:id="1654" w:name="_Toc253578888"/>
      <w:r>
        <w:t xml:space="preserve">CHA-3.12.4.30.4 </w:t>
      </w:r>
      <w:r w:rsidR="00325101">
        <w:t>Channel/CSR light</w:t>
      </w:r>
      <w:r>
        <w:t xml:space="preserve"> application shall not be case sensitive</w:t>
      </w:r>
      <w:bookmarkEnd w:id="1654"/>
    </w:p>
    <w:p w:rsidR="00E43D89" w:rsidRDefault="00C83E51" w:rsidP="00E43D89">
      <w:pPr>
        <w:pStyle w:val="Requirements"/>
        <w:ind w:left="288"/>
      </w:pPr>
      <w:bookmarkStart w:id="1655" w:name="_Toc210191667"/>
      <w:bookmarkStart w:id="1656" w:name="_Toc253578889"/>
      <w:r>
        <w:t>CHA-3.12.4.30.</w:t>
      </w:r>
      <w:r w:rsidR="00707CD6">
        <w:t>5</w:t>
      </w:r>
      <w:r>
        <w:t xml:space="preserve"> </w:t>
      </w:r>
      <w:r w:rsidR="00325101">
        <w:t>Channel/CSR light</w:t>
      </w:r>
      <w:r>
        <w:t xml:space="preserve"> application integration layer shall clearly log error message when errors occurs during search call</w:t>
      </w:r>
      <w:bookmarkEnd w:id="1655"/>
      <w:bookmarkEnd w:id="1656"/>
    </w:p>
    <w:p w:rsidR="00C83E51" w:rsidRPr="00E43D89" w:rsidRDefault="00C83E51" w:rsidP="00707CD6">
      <w:pPr>
        <w:pStyle w:val="Requirements"/>
        <w:rPr>
          <w:strike/>
        </w:rPr>
      </w:pPr>
      <w:bookmarkStart w:id="1657" w:name="_Toc210191670"/>
      <w:bookmarkStart w:id="1658" w:name="_Toc253578890"/>
      <w:r w:rsidRPr="00E43D89">
        <w:rPr>
          <w:strike/>
        </w:rPr>
        <w:t xml:space="preserve">CHA-3.12.4.40 </w:t>
      </w:r>
      <w:r w:rsidR="00325101">
        <w:rPr>
          <w:strike/>
        </w:rPr>
        <w:t>Channel/CSR light</w:t>
      </w:r>
      <w:r w:rsidRPr="00E43D89">
        <w:rPr>
          <w:strike/>
        </w:rPr>
        <w:t xml:space="preserve"> application shall display a waiting page until the dealer as been successfully synchronized.</w:t>
      </w:r>
      <w:bookmarkEnd w:id="1657"/>
      <w:bookmarkEnd w:id="1658"/>
    </w:p>
    <w:p w:rsidR="00943477" w:rsidRPr="00E43D89" w:rsidRDefault="00707CD6" w:rsidP="00943477">
      <w:pPr>
        <w:pStyle w:val="Requirements"/>
        <w:ind w:left="288"/>
        <w:rPr>
          <w:strike/>
        </w:rPr>
      </w:pPr>
      <w:bookmarkStart w:id="1659" w:name="_Toc253578891"/>
      <w:r w:rsidRPr="00E43D89">
        <w:rPr>
          <w:strike/>
        </w:rPr>
        <w:t>CHA-3.12.4.40</w:t>
      </w:r>
      <w:r w:rsidR="00943477" w:rsidRPr="00E43D89">
        <w:rPr>
          <w:strike/>
        </w:rPr>
        <w:t>.1</w:t>
      </w:r>
      <w:r w:rsidRPr="00E43D89">
        <w:rPr>
          <w:strike/>
        </w:rPr>
        <w:t xml:space="preserve"> </w:t>
      </w:r>
      <w:r w:rsidR="00325101">
        <w:rPr>
          <w:strike/>
        </w:rPr>
        <w:t>Channel/CSR light</w:t>
      </w:r>
      <w:r w:rsidRPr="00E43D89">
        <w:rPr>
          <w:strike/>
        </w:rPr>
        <w:t xml:space="preserve"> application shall </w:t>
      </w:r>
      <w:bookmarkStart w:id="1660" w:name="_Toc210191671"/>
      <w:r w:rsidR="00943477" w:rsidRPr="00E43D89">
        <w:rPr>
          <w:strike/>
        </w:rPr>
        <w:t>support configuring at design time a timeout value for the dealer synchronization</w:t>
      </w:r>
      <w:bookmarkEnd w:id="1659"/>
      <w:r w:rsidR="00943477" w:rsidRPr="00E43D89">
        <w:rPr>
          <w:strike/>
        </w:rPr>
        <w:t xml:space="preserve"> </w:t>
      </w:r>
    </w:p>
    <w:p w:rsidR="00C83E51" w:rsidRDefault="00C83E51" w:rsidP="00943477">
      <w:pPr>
        <w:pStyle w:val="Requirements"/>
        <w:ind w:left="288"/>
        <w:rPr>
          <w:strike/>
        </w:rPr>
      </w:pPr>
      <w:bookmarkStart w:id="1661" w:name="_Toc253578892"/>
      <w:r w:rsidRPr="00E43D89">
        <w:rPr>
          <w:strike/>
        </w:rPr>
        <w:t>CHA-3.12.4.</w:t>
      </w:r>
      <w:r w:rsidR="00943477" w:rsidRPr="00E43D89">
        <w:rPr>
          <w:strike/>
        </w:rPr>
        <w:t>40.2</w:t>
      </w:r>
      <w:r w:rsidRPr="00E43D89">
        <w:rPr>
          <w:strike/>
        </w:rPr>
        <w:t xml:space="preserve"> </w:t>
      </w:r>
      <w:r w:rsidR="00325101">
        <w:rPr>
          <w:strike/>
        </w:rPr>
        <w:t>Channel/CSR light</w:t>
      </w:r>
      <w:r w:rsidRPr="00E43D89">
        <w:rPr>
          <w:strike/>
        </w:rPr>
        <w:t xml:space="preserve"> application integration layer shall clearly log error message when errors occurs during dealer synchronization</w:t>
      </w:r>
      <w:bookmarkEnd w:id="1660"/>
      <w:bookmarkEnd w:id="1661"/>
    </w:p>
    <w:p w:rsidR="00E43D89" w:rsidRDefault="00E43D89" w:rsidP="00E43D89">
      <w:pPr>
        <w:pStyle w:val="Requirements"/>
      </w:pPr>
      <w:bookmarkStart w:id="1662" w:name="_Toc253578893"/>
      <w:r>
        <w:t xml:space="preserve">CHA-3.12.4.50 </w:t>
      </w:r>
      <w:r w:rsidR="00325101">
        <w:t>Channel/CSR light</w:t>
      </w:r>
      <w:r>
        <w:t xml:space="preserve"> application shall suppor</w:t>
      </w:r>
      <w:r>
        <w:t>t configuring if dealer reference is managed locally or in backend</w:t>
      </w:r>
      <w:bookmarkEnd w:id="1662"/>
    </w:p>
    <w:p w:rsidR="00E43D89" w:rsidRDefault="00E43D89" w:rsidP="00E43D89">
      <w:pPr>
        <w:pStyle w:val="Requirements"/>
        <w:ind w:left="288"/>
      </w:pPr>
      <w:bookmarkStart w:id="1663" w:name="_Toc253578894"/>
      <w:r>
        <w:t xml:space="preserve">CHA-3.12.4.50.1 </w:t>
      </w:r>
      <w:r w:rsidR="00325101">
        <w:t>Channel/CSR light</w:t>
      </w:r>
      <w:r>
        <w:t xml:space="preserve"> application shall not propose the dealer reference as search criteria (in registration process) if dealer reference is managed locally</w:t>
      </w:r>
      <w:bookmarkEnd w:id="1663"/>
    </w:p>
    <w:p w:rsidR="00E43D89" w:rsidRDefault="00E43D89" w:rsidP="00E43D89">
      <w:pPr>
        <w:pStyle w:val="Requirements"/>
        <w:ind w:left="288"/>
      </w:pPr>
      <w:bookmarkStart w:id="1664" w:name="_Toc253578895"/>
      <w:r>
        <w:t xml:space="preserve">CHA-3.12.4.50.2 </w:t>
      </w:r>
      <w:r w:rsidR="00325101">
        <w:t>Channel/CSR light</w:t>
      </w:r>
      <w:r>
        <w:t xml:space="preserve"> application shall not display the dealer reference in search result (in registration process) if dealer reference is managed locally</w:t>
      </w:r>
      <w:bookmarkEnd w:id="1664"/>
    </w:p>
    <w:p w:rsidR="00E43D89" w:rsidRDefault="00E43D89" w:rsidP="00E43D89">
      <w:pPr>
        <w:pStyle w:val="Requirements"/>
        <w:ind w:left="288"/>
      </w:pPr>
      <w:bookmarkStart w:id="1665" w:name="_Toc253578896"/>
      <w:r>
        <w:t xml:space="preserve">CHA-3.12.4.50.3 </w:t>
      </w:r>
      <w:r w:rsidR="00325101">
        <w:t>Channel/CSR light</w:t>
      </w:r>
      <w:r>
        <w:t xml:space="preserve"> application shall allow user to set the dealer reference when registering a dealer if dealer reference is managed locally</w:t>
      </w:r>
      <w:bookmarkEnd w:id="1665"/>
    </w:p>
    <w:p w:rsidR="00E43D89" w:rsidRDefault="00E43D89" w:rsidP="00E43D89">
      <w:pPr>
        <w:pStyle w:val="Requirements"/>
      </w:pPr>
      <w:bookmarkStart w:id="1666" w:name="_Toc253578897"/>
      <w:r>
        <w:t xml:space="preserve">CHA-3.12.4.60 </w:t>
      </w:r>
      <w:r w:rsidR="00325101">
        <w:t>Channel/CSR light</w:t>
      </w:r>
      <w:r>
        <w:t xml:space="preserve"> application shall support configuring if dealer type is managed locally or in backend</w:t>
      </w:r>
      <w:bookmarkEnd w:id="1666"/>
    </w:p>
    <w:p w:rsidR="00877DA4" w:rsidRDefault="00877DA4" w:rsidP="00877DA4">
      <w:pPr>
        <w:pStyle w:val="Requirements"/>
        <w:ind w:left="288"/>
      </w:pPr>
      <w:bookmarkStart w:id="1667" w:name="_Toc253578898"/>
      <w:r>
        <w:t xml:space="preserve">CHA-3.12.4.50.3 </w:t>
      </w:r>
      <w:r w:rsidR="00325101">
        <w:t>Channel/CSR light</w:t>
      </w:r>
      <w:r>
        <w:t xml:space="preserve"> application shall force user to set the dealer type when registering a dealer if dealer type is managed locally</w:t>
      </w:r>
      <w:bookmarkEnd w:id="1667"/>
    </w:p>
    <w:p w:rsidR="00E43D89" w:rsidRPr="00E43D89" w:rsidRDefault="00E43D89" w:rsidP="00E43D89">
      <w:pPr>
        <w:pStyle w:val="Requirements"/>
        <w:rPr>
          <w:strike/>
        </w:rPr>
      </w:pPr>
    </w:p>
    <w:p w:rsidR="00C83E51" w:rsidRDefault="00C83E51" w:rsidP="00C83E51">
      <w:pPr>
        <w:pStyle w:val="Capability"/>
      </w:pPr>
      <w:bookmarkStart w:id="1668" w:name="_Toc210191517"/>
      <w:bookmarkStart w:id="1669" w:name="_Toc210191673"/>
      <w:bookmarkStart w:id="1670" w:name="_Toc253578124"/>
      <w:bookmarkStart w:id="1671" w:name="_Toc253578899"/>
      <w:r>
        <w:t xml:space="preserve">Capability </w:t>
      </w:r>
      <w:r>
        <w:fldChar w:fldCharType="begin"/>
      </w:r>
      <w:r>
        <w:instrText xml:space="preserve"> LISTNUM "business req" \* MERGEFORMAT </w:instrText>
      </w:r>
      <w:r>
        <w:fldChar w:fldCharType="separate"/>
      </w:r>
      <w:r>
        <w:rPr>
          <w:noProof/>
        </w:rPr>
        <w:t>1</w:t>
      </w:r>
      <w:r>
        <w:fldChar w:fldCharType="end">
          <w:numberingChange w:id="1672" w:author="Raphaël Guého" w:date="2010-01-04T14:43:00Z" w:original="12."/>
        </w:fldChar>
      </w:r>
      <w:r>
        <w:t xml:space="preserve"> </w:t>
      </w:r>
      <w:r>
        <w:t>Dealer Search</w:t>
      </w:r>
      <w:bookmarkEnd w:id="1668"/>
      <w:bookmarkEnd w:id="1669"/>
      <w:r w:rsidR="00AA7DEF">
        <w:t xml:space="preserve"> - DLS</w:t>
      </w:r>
      <w:bookmarkEnd w:id="1670"/>
      <w:bookmarkEnd w:id="1671"/>
    </w:p>
    <w:p w:rsidR="00C83E51" w:rsidRDefault="00C83E51" w:rsidP="00C83E51">
      <w:pPr>
        <w:pStyle w:val="Heading3"/>
      </w:pPr>
      <w:bookmarkStart w:id="1673" w:name="_Toc210191518"/>
      <w:bookmarkStart w:id="1674" w:name="_Toc253578125"/>
      <w:r>
        <w:t>Capability Description</w:t>
      </w:r>
      <w:bookmarkEnd w:id="1673"/>
      <w:bookmarkEnd w:id="1674"/>
    </w:p>
    <w:p w:rsidR="00C83E51" w:rsidRPr="00A650F5" w:rsidRDefault="00A650F5" w:rsidP="00A650F5">
      <w:pPr>
        <w:pStyle w:val="BodyText"/>
      </w:pPr>
      <w:r>
        <w:t>This capability allows a Telco user searching dealers already setup or registered</w:t>
      </w:r>
    </w:p>
    <w:p w:rsidR="00C83E51" w:rsidRDefault="00C83E51" w:rsidP="00C83E51">
      <w:pPr>
        <w:pStyle w:val="Heading3"/>
      </w:pPr>
      <w:bookmarkStart w:id="1675" w:name="_Toc210191519"/>
      <w:bookmarkStart w:id="1676" w:name="_Toc253578126"/>
      <w:r>
        <w:t>Capability Assumptions/Dependencies</w:t>
      </w:r>
      <w:bookmarkEnd w:id="1675"/>
      <w:bookmarkEnd w:id="1676"/>
    </w:p>
    <w:p w:rsidR="00C83E51" w:rsidRDefault="00C83E51" w:rsidP="00C83E51">
      <w:pPr>
        <w:pStyle w:val="BodyText"/>
      </w:pPr>
    </w:p>
    <w:p w:rsidR="00C83E51" w:rsidRDefault="00C83E51" w:rsidP="00A650F5">
      <w:pPr>
        <w:pStyle w:val="Heading3"/>
      </w:pPr>
      <w:bookmarkStart w:id="1677" w:name="_Toc210191520"/>
      <w:bookmarkStart w:id="1678" w:name="_Toc253578127"/>
      <w:r>
        <w:t>Capability Use Cases</w:t>
      </w:r>
      <w:bookmarkEnd w:id="1677"/>
      <w:bookmarkEnd w:id="1678"/>
    </w:p>
    <w:p w:rsidR="00C83E51" w:rsidRDefault="00C83E51" w:rsidP="004752DD">
      <w:pPr>
        <w:pStyle w:val="Heading4"/>
      </w:pPr>
      <w:bookmarkStart w:id="1679" w:name="_Toc210191521"/>
      <w:bookmarkStart w:id="1680" w:name="_Toc253578128"/>
      <w:r>
        <w:t xml:space="preserve">Use Case:  Search </w:t>
      </w:r>
      <w:r>
        <w:t>Dealer</w:t>
      </w:r>
      <w:bookmarkEnd w:id="1679"/>
      <w:bookmarkEnd w:id="168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83E51" w:rsidTr="00D24F97">
        <w:trPr>
          <w:gridAfter w:val="1"/>
          <w:wAfter w:w="18" w:type="dxa"/>
          <w:trHeight w:val="360"/>
        </w:trPr>
        <w:tc>
          <w:tcPr>
            <w:tcW w:w="5580" w:type="dxa"/>
            <w:gridSpan w:val="2"/>
            <w:shd w:val="clear" w:color="auto" w:fill="E6E6E6"/>
          </w:tcPr>
          <w:p w:rsidR="00C83E51" w:rsidRDefault="00C83E51" w:rsidP="00122B88">
            <w:pPr>
              <w:pStyle w:val="TableHeading"/>
            </w:pPr>
            <w:r w:rsidRPr="00955BB4">
              <w:t xml:space="preserve">Search </w:t>
            </w:r>
            <w:r>
              <w:t>Dealer</w:t>
            </w:r>
          </w:p>
        </w:tc>
        <w:tc>
          <w:tcPr>
            <w:tcW w:w="2610" w:type="dxa"/>
            <w:shd w:val="clear" w:color="auto" w:fill="E6E6E6"/>
          </w:tcPr>
          <w:p w:rsidR="00C83E51" w:rsidRDefault="00B34058" w:rsidP="00122B88">
            <w:pPr>
              <w:pStyle w:val="TableHeading"/>
            </w:pPr>
            <w:r>
              <w:t>DLS0010</w:t>
            </w:r>
            <w:r w:rsidR="00C83E51">
              <w:t xml:space="preserve"> </w:t>
            </w:r>
          </w:p>
        </w:tc>
      </w:tr>
      <w:tr w:rsidR="00C83E51" w:rsidTr="00D24F97">
        <w:tc>
          <w:tcPr>
            <w:tcW w:w="2268" w:type="dxa"/>
          </w:tcPr>
          <w:p w:rsidR="00C83E51" w:rsidRDefault="00C83E51" w:rsidP="00D24F97">
            <w:r>
              <w:t>Primary actors</w:t>
            </w:r>
          </w:p>
        </w:tc>
        <w:tc>
          <w:tcPr>
            <w:tcW w:w="5940" w:type="dxa"/>
            <w:gridSpan w:val="3"/>
          </w:tcPr>
          <w:p w:rsidR="00C83E51" w:rsidRPr="006D15FA" w:rsidRDefault="00C83E51" w:rsidP="00D24F97">
            <w:pPr>
              <w:pStyle w:val="BodyText"/>
            </w:pPr>
            <w:r>
              <w:t>Telco Administrator</w:t>
            </w:r>
          </w:p>
        </w:tc>
      </w:tr>
      <w:tr w:rsidR="00C83E51" w:rsidTr="00D24F97">
        <w:tc>
          <w:tcPr>
            <w:tcW w:w="2268" w:type="dxa"/>
          </w:tcPr>
          <w:p w:rsidR="00C83E51" w:rsidRDefault="00C83E51" w:rsidP="00D24F97">
            <w:r>
              <w:t>Summary Goal</w:t>
            </w:r>
          </w:p>
        </w:tc>
        <w:tc>
          <w:tcPr>
            <w:tcW w:w="5940" w:type="dxa"/>
            <w:gridSpan w:val="3"/>
          </w:tcPr>
          <w:p w:rsidR="00C83E51" w:rsidRPr="006D15FA" w:rsidRDefault="00C83E51" w:rsidP="00D24F97">
            <w:pPr>
              <w:pStyle w:val="BodyText"/>
            </w:pPr>
            <w:r w:rsidRPr="00955BB4">
              <w:rPr>
                <w:lang w:val="en-GB"/>
              </w:rPr>
              <w:t xml:space="preserve">This </w:t>
            </w:r>
            <w:r>
              <w:rPr>
                <w:lang w:val="en-GB"/>
              </w:rPr>
              <w:t>u</w:t>
            </w:r>
            <w:r w:rsidRPr="00955BB4">
              <w:rPr>
                <w:lang w:val="en-GB"/>
              </w:rPr>
              <w:t xml:space="preserve">se </w:t>
            </w:r>
            <w:r>
              <w:rPr>
                <w:lang w:val="en-GB"/>
              </w:rPr>
              <w:t>c</w:t>
            </w:r>
            <w:r w:rsidRPr="00955BB4">
              <w:rPr>
                <w:lang w:val="en-GB"/>
              </w:rPr>
              <w:t xml:space="preserve">ase allows the user to search </w:t>
            </w:r>
            <w:r>
              <w:rPr>
                <w:lang w:val="en-GB"/>
              </w:rPr>
              <w:t xml:space="preserve">locally </w:t>
            </w:r>
            <w:r w:rsidRPr="00955BB4">
              <w:rPr>
                <w:lang w:val="en-GB"/>
              </w:rPr>
              <w:t xml:space="preserve">and select a </w:t>
            </w:r>
            <w:r>
              <w:rPr>
                <w:lang w:val="en-GB"/>
              </w:rPr>
              <w:t>dealer</w:t>
            </w:r>
            <w:r w:rsidRPr="00955BB4">
              <w:rPr>
                <w:lang w:val="en-GB"/>
              </w:rPr>
              <w:t xml:space="preserve"> using </w:t>
            </w:r>
            <w:r>
              <w:rPr>
                <w:lang w:val="en-GB"/>
              </w:rPr>
              <w:t>dealer information.</w:t>
            </w:r>
          </w:p>
        </w:tc>
      </w:tr>
      <w:tr w:rsidR="00C83E51" w:rsidRPr="008F2898" w:rsidTr="00D24F97">
        <w:trPr>
          <w:trHeight w:val="176"/>
        </w:trPr>
        <w:tc>
          <w:tcPr>
            <w:tcW w:w="2268" w:type="dxa"/>
          </w:tcPr>
          <w:p w:rsidR="00C83E51" w:rsidRDefault="00C83E51" w:rsidP="00D24F97">
            <w:r>
              <w:t>Pre-conditions</w:t>
            </w:r>
          </w:p>
        </w:tc>
        <w:tc>
          <w:tcPr>
            <w:tcW w:w="5940" w:type="dxa"/>
            <w:gridSpan w:val="3"/>
          </w:tcPr>
          <w:p w:rsidR="00C83E51" w:rsidRPr="006D15FA" w:rsidRDefault="00C83E51" w:rsidP="00D24F97">
            <w:pPr>
              <w:pStyle w:val="BodyText"/>
            </w:pPr>
            <w:r w:rsidRPr="00955BB4">
              <w:rPr>
                <w:lang w:val="en-GB"/>
              </w:rPr>
              <w:t>The user is logged in.</w:t>
            </w:r>
          </w:p>
        </w:tc>
      </w:tr>
      <w:tr w:rsidR="00C83E51" w:rsidRPr="009031EA" w:rsidTr="00D24F97">
        <w:trPr>
          <w:trHeight w:val="176"/>
        </w:trPr>
        <w:tc>
          <w:tcPr>
            <w:tcW w:w="2268" w:type="dxa"/>
          </w:tcPr>
          <w:p w:rsidR="00C83E51" w:rsidRPr="002153B0" w:rsidRDefault="00C83E51" w:rsidP="00D24F97">
            <w:r>
              <w:t>Trigger</w:t>
            </w:r>
          </w:p>
        </w:tc>
        <w:tc>
          <w:tcPr>
            <w:tcW w:w="5940" w:type="dxa"/>
            <w:gridSpan w:val="3"/>
          </w:tcPr>
          <w:p w:rsidR="00C83E51" w:rsidRPr="006D15FA" w:rsidRDefault="00C83E51" w:rsidP="00D24F97">
            <w:pPr>
              <w:pStyle w:val="BodyText"/>
            </w:pPr>
          </w:p>
        </w:tc>
      </w:tr>
      <w:tr w:rsidR="00C83E51" w:rsidRPr="006D15FA" w:rsidTr="00D24F97">
        <w:trPr>
          <w:trHeight w:val="176"/>
        </w:trPr>
        <w:tc>
          <w:tcPr>
            <w:tcW w:w="2268" w:type="dxa"/>
          </w:tcPr>
          <w:p w:rsidR="00C83E51" w:rsidRDefault="00C83E51" w:rsidP="00D24F97">
            <w:r>
              <w:t>Minimum guarantees</w:t>
            </w:r>
          </w:p>
        </w:tc>
        <w:tc>
          <w:tcPr>
            <w:tcW w:w="5940" w:type="dxa"/>
            <w:gridSpan w:val="3"/>
          </w:tcPr>
          <w:p w:rsidR="00C83E51" w:rsidRPr="006D15FA" w:rsidRDefault="00C83E51" w:rsidP="00D24F97">
            <w:pPr>
              <w:pStyle w:val="BodyText"/>
            </w:pPr>
            <w:r>
              <w:rPr>
                <w:lang w:val="en-GB"/>
              </w:rPr>
              <w:t xml:space="preserve">An error message is displayed If no Dealer has been found </w:t>
            </w:r>
          </w:p>
        </w:tc>
      </w:tr>
      <w:tr w:rsidR="00C83E51" w:rsidRPr="008F2898" w:rsidTr="00D24F97">
        <w:trPr>
          <w:trHeight w:val="176"/>
        </w:trPr>
        <w:tc>
          <w:tcPr>
            <w:tcW w:w="2268" w:type="dxa"/>
          </w:tcPr>
          <w:p w:rsidR="00C83E51" w:rsidRDefault="00C83E51" w:rsidP="00D24F97">
            <w:r>
              <w:t>Success guarantees:</w:t>
            </w:r>
          </w:p>
        </w:tc>
        <w:tc>
          <w:tcPr>
            <w:tcW w:w="5940" w:type="dxa"/>
            <w:gridSpan w:val="3"/>
          </w:tcPr>
          <w:p w:rsidR="00C83E51" w:rsidRDefault="00C83E51" w:rsidP="00D24F97">
            <w:pPr>
              <w:pStyle w:val="BodyText"/>
              <w:rPr>
                <w:lang w:val="en-GB"/>
              </w:rPr>
            </w:pPr>
            <w:r w:rsidRPr="00955BB4">
              <w:rPr>
                <w:lang w:val="en-GB"/>
              </w:rPr>
              <w:t xml:space="preserve">A </w:t>
            </w:r>
            <w:r>
              <w:rPr>
                <w:lang w:val="en-GB"/>
              </w:rPr>
              <w:t>Dealer</w:t>
            </w:r>
            <w:r w:rsidRPr="00955BB4">
              <w:rPr>
                <w:lang w:val="en-GB"/>
              </w:rPr>
              <w:t xml:space="preserve"> has been found</w:t>
            </w:r>
          </w:p>
          <w:p w:rsidR="00A650F5" w:rsidRPr="006D15FA" w:rsidRDefault="00A650F5" w:rsidP="00D24F97">
            <w:pPr>
              <w:pStyle w:val="BodyText"/>
            </w:pPr>
            <w:r>
              <w:rPr>
                <w:lang w:val="en-GB"/>
              </w:rPr>
              <w:t>Telco user is in the context of a dealer</w:t>
            </w:r>
          </w:p>
        </w:tc>
      </w:tr>
      <w:tr w:rsidR="00C83E51" w:rsidRPr="009031EA" w:rsidTr="00D24F97">
        <w:trPr>
          <w:trHeight w:val="176"/>
        </w:trPr>
        <w:tc>
          <w:tcPr>
            <w:tcW w:w="2268" w:type="dxa"/>
          </w:tcPr>
          <w:p w:rsidR="00C83E51" w:rsidRPr="002153B0" w:rsidRDefault="00C83E51" w:rsidP="00D24F97">
            <w:r w:rsidRPr="002153B0">
              <w:t>Normal Flow:</w:t>
            </w:r>
          </w:p>
        </w:tc>
        <w:tc>
          <w:tcPr>
            <w:tcW w:w="5940" w:type="dxa"/>
            <w:gridSpan w:val="3"/>
          </w:tcPr>
          <w:p w:rsidR="00A650F5" w:rsidRDefault="00A650F5" w:rsidP="00D24F97">
            <w:pPr>
              <w:pStyle w:val="BodyText"/>
              <w:numPr>
                <w:ilvl w:val="0"/>
                <w:numId w:val="59"/>
              </w:numPr>
              <w:rPr>
                <w:lang w:val="en-GB"/>
              </w:rPr>
            </w:pPr>
            <w:r>
              <w:rPr>
                <w:lang w:val="en-GB"/>
              </w:rPr>
              <w:t>User set either dealer name or dealer reference</w:t>
            </w:r>
          </w:p>
          <w:p w:rsidR="00A650F5" w:rsidRDefault="00325101" w:rsidP="00D24F97">
            <w:pPr>
              <w:pStyle w:val="BodyText"/>
              <w:numPr>
                <w:ilvl w:val="0"/>
                <w:numId w:val="59"/>
              </w:numPr>
              <w:rPr>
                <w:lang w:val="en-GB"/>
              </w:rPr>
            </w:pPr>
            <w:r>
              <w:rPr>
                <w:lang w:val="en-GB"/>
              </w:rPr>
              <w:t>Channel/CSR light</w:t>
            </w:r>
            <w:r w:rsidR="00A650F5">
              <w:rPr>
                <w:lang w:val="en-GB"/>
              </w:rPr>
              <w:t xml:space="preserve"> application search dealers locally</w:t>
            </w:r>
          </w:p>
          <w:p w:rsidR="00C83E51" w:rsidRPr="00955BB4" w:rsidRDefault="00325101" w:rsidP="00D24F97">
            <w:pPr>
              <w:pStyle w:val="BodyText"/>
              <w:numPr>
                <w:ilvl w:val="0"/>
                <w:numId w:val="59"/>
              </w:numPr>
              <w:rPr>
                <w:lang w:val="en-GB"/>
              </w:rPr>
            </w:pPr>
            <w:r>
              <w:rPr>
                <w:lang w:val="en-GB"/>
              </w:rPr>
              <w:t>Channel/CSR light</w:t>
            </w:r>
            <w:r w:rsidR="00A650F5">
              <w:rPr>
                <w:lang w:val="en-GB"/>
              </w:rPr>
              <w:t xml:space="preserve"> application </w:t>
            </w:r>
            <w:r w:rsidR="00C83E51" w:rsidRPr="00955BB4">
              <w:rPr>
                <w:lang w:val="en-GB"/>
              </w:rPr>
              <w:t xml:space="preserve">displays </w:t>
            </w:r>
            <w:r w:rsidR="00A650F5">
              <w:rPr>
                <w:lang w:val="en-GB"/>
              </w:rPr>
              <w:t>d</w:t>
            </w:r>
            <w:r w:rsidR="00C83E51">
              <w:rPr>
                <w:lang w:val="en-GB"/>
              </w:rPr>
              <w:t>ealer</w:t>
            </w:r>
            <w:r w:rsidR="00C83E51" w:rsidRPr="00955BB4">
              <w:rPr>
                <w:lang w:val="en-GB"/>
              </w:rPr>
              <w:t xml:space="preserve">s </w:t>
            </w:r>
            <w:r w:rsidR="00C83E51">
              <w:rPr>
                <w:lang w:val="en-GB"/>
              </w:rPr>
              <w:t>corresponding to the criteria entered for the search.(A1)</w:t>
            </w:r>
            <w:r w:rsidR="00A650F5">
              <w:rPr>
                <w:lang w:val="en-GB"/>
              </w:rPr>
              <w:t>(A2) with their name, reference</w:t>
            </w:r>
            <w:r w:rsidR="00FA303B">
              <w:rPr>
                <w:lang w:val="en-GB"/>
              </w:rPr>
              <w:t>, address</w:t>
            </w:r>
            <w:r w:rsidR="00A650F5">
              <w:rPr>
                <w:lang w:val="en-GB"/>
              </w:rPr>
              <w:t xml:space="preserve"> and type</w:t>
            </w:r>
          </w:p>
          <w:p w:rsidR="00C83E51" w:rsidRDefault="00A650F5" w:rsidP="00A650F5">
            <w:pPr>
              <w:pStyle w:val="BodyText"/>
              <w:numPr>
                <w:ilvl w:val="0"/>
                <w:numId w:val="59"/>
              </w:numPr>
              <w:rPr>
                <w:lang w:val="en-GB"/>
              </w:rPr>
            </w:pPr>
            <w:r>
              <w:rPr>
                <w:lang w:val="en-GB"/>
              </w:rPr>
              <w:t>The user selects</w:t>
            </w:r>
            <w:r w:rsidR="00C83E51" w:rsidRPr="00955BB4">
              <w:rPr>
                <w:lang w:val="en-GB"/>
              </w:rPr>
              <w:t xml:space="preserve"> </w:t>
            </w:r>
            <w:r>
              <w:rPr>
                <w:lang w:val="en-GB"/>
              </w:rPr>
              <w:t>a dealer</w:t>
            </w:r>
            <w:r w:rsidR="00C83E51" w:rsidRPr="00955BB4">
              <w:rPr>
                <w:lang w:val="en-GB"/>
              </w:rPr>
              <w:t xml:space="preserve"> from the list.</w:t>
            </w:r>
            <w:r>
              <w:rPr>
                <w:lang w:val="en-GB"/>
              </w:rPr>
              <w:t>(A3)</w:t>
            </w:r>
          </w:p>
          <w:p w:rsidR="00C83E51" w:rsidRPr="00CE789A" w:rsidRDefault="00325101" w:rsidP="00A650F5">
            <w:pPr>
              <w:pStyle w:val="BodyText"/>
              <w:numPr>
                <w:ilvl w:val="0"/>
                <w:numId w:val="59"/>
              </w:numPr>
              <w:rPr>
                <w:lang w:val="en-GB"/>
              </w:rPr>
            </w:pPr>
            <w:r>
              <w:rPr>
                <w:lang w:val="en-GB"/>
              </w:rPr>
              <w:t>Channel/CSR light</w:t>
            </w:r>
            <w:r w:rsidR="00A650F5">
              <w:rPr>
                <w:lang w:val="en-GB"/>
              </w:rPr>
              <w:t xml:space="preserve"> application redirects the user to the dealer context</w:t>
            </w:r>
          </w:p>
        </w:tc>
      </w:tr>
      <w:tr w:rsidR="00C83E51" w:rsidRPr="002153B0" w:rsidTr="00D24F97">
        <w:trPr>
          <w:trHeight w:val="176"/>
        </w:trPr>
        <w:tc>
          <w:tcPr>
            <w:tcW w:w="2268" w:type="dxa"/>
          </w:tcPr>
          <w:p w:rsidR="00C83E51" w:rsidRDefault="00C83E51" w:rsidP="00D24F97">
            <w:r>
              <w:t>Alternative Flows:</w:t>
            </w:r>
          </w:p>
        </w:tc>
        <w:tc>
          <w:tcPr>
            <w:tcW w:w="5940" w:type="dxa"/>
            <w:gridSpan w:val="3"/>
          </w:tcPr>
          <w:p w:rsidR="00C83E51" w:rsidRDefault="00C83E51" w:rsidP="008F6B39">
            <w:pPr>
              <w:pStyle w:val="BodyText"/>
              <w:rPr>
                <w:lang w:val="en-GB"/>
              </w:rPr>
            </w:pPr>
            <w:r>
              <w:rPr>
                <w:lang w:val="en-GB"/>
              </w:rPr>
              <w:t xml:space="preserve">A1. </w:t>
            </w:r>
            <w:r w:rsidR="00A650F5">
              <w:rPr>
                <w:lang w:val="en-GB"/>
              </w:rPr>
              <w:t>No dealer found</w:t>
            </w:r>
          </w:p>
          <w:p w:rsidR="00A650F5" w:rsidRDefault="00325101" w:rsidP="000F7361">
            <w:pPr>
              <w:pStyle w:val="ListNumberUC"/>
              <w:numPr>
                <w:ilvl w:val="0"/>
                <w:numId w:val="293"/>
              </w:numPr>
              <w:rPr>
                <w:lang w:val="en-GB"/>
              </w:rPr>
            </w:pPr>
            <w:r>
              <w:rPr>
                <w:lang w:val="en-GB"/>
              </w:rPr>
              <w:t>Channel/CSR light</w:t>
            </w:r>
            <w:r w:rsidR="00A650F5">
              <w:rPr>
                <w:lang w:val="en-GB"/>
              </w:rPr>
              <w:t xml:space="preserve"> application displays an error message to inform user no dealer has been found</w:t>
            </w:r>
          </w:p>
          <w:p w:rsidR="00A650F5" w:rsidRDefault="00A650F5" w:rsidP="008F6B39">
            <w:pPr>
              <w:pStyle w:val="BodyText"/>
              <w:rPr>
                <w:lang w:val="en-GB"/>
              </w:rPr>
            </w:pPr>
            <w:r>
              <w:rPr>
                <w:lang w:val="en-GB"/>
              </w:rPr>
              <w:t>A2: Too many dealers found</w:t>
            </w:r>
          </w:p>
          <w:p w:rsidR="00A650F5" w:rsidRDefault="00325101" w:rsidP="000F7361">
            <w:pPr>
              <w:pStyle w:val="ListNumberUC"/>
              <w:numPr>
                <w:ilvl w:val="0"/>
                <w:numId w:val="294"/>
              </w:numPr>
              <w:rPr>
                <w:lang w:val="en-GB"/>
              </w:rPr>
            </w:pPr>
            <w:r>
              <w:rPr>
                <w:lang w:val="en-GB"/>
              </w:rPr>
              <w:t>Channel/CSR light</w:t>
            </w:r>
            <w:r w:rsidR="00A650F5">
              <w:rPr>
                <w:lang w:val="en-GB"/>
              </w:rPr>
              <w:t xml:space="preserve"> application add a message at the end of the list to inform user there are more dealers matching criteria and he should refine his search</w:t>
            </w:r>
          </w:p>
          <w:p w:rsidR="00A650F5" w:rsidRDefault="00A650F5" w:rsidP="008F6B39">
            <w:pPr>
              <w:pStyle w:val="BodyText"/>
              <w:rPr>
                <w:lang w:val="en-GB"/>
              </w:rPr>
            </w:pPr>
            <w:r>
              <w:rPr>
                <w:lang w:val="en-GB"/>
              </w:rPr>
              <w:t>A3: User enters new criteria (he has not found the expected dealer)</w:t>
            </w:r>
          </w:p>
          <w:p w:rsidR="00A650F5" w:rsidRDefault="00A650F5" w:rsidP="000F7361">
            <w:pPr>
              <w:pStyle w:val="ListNumberUC"/>
              <w:numPr>
                <w:ilvl w:val="0"/>
                <w:numId w:val="295"/>
              </w:numPr>
              <w:rPr>
                <w:lang w:val="en-GB"/>
              </w:rPr>
            </w:pPr>
            <w:r>
              <w:rPr>
                <w:lang w:val="en-GB"/>
              </w:rPr>
              <w:t>Next steps are similar to nominal case</w:t>
            </w:r>
          </w:p>
        </w:tc>
      </w:tr>
    </w:tbl>
    <w:p w:rsidR="00C83E51" w:rsidRDefault="00325101" w:rsidP="00C83E51">
      <w:pPr>
        <w:pStyle w:val="Heading3forModuleRequirements"/>
      </w:pPr>
      <w:bookmarkStart w:id="1681" w:name="_Toc210191522"/>
      <w:bookmarkStart w:id="1682" w:name="_Toc210191674"/>
      <w:bookmarkStart w:id="1683" w:name="_Toc253578129"/>
      <w:bookmarkStart w:id="1684" w:name="_Toc253578900"/>
      <w:r>
        <w:t>Channel/CSR light</w:t>
      </w:r>
      <w:r w:rsidR="00C83E51">
        <w:t xml:space="preserve"> application requirements</w:t>
      </w:r>
      <w:bookmarkEnd w:id="1681"/>
      <w:bookmarkEnd w:id="1682"/>
      <w:bookmarkEnd w:id="1683"/>
      <w:bookmarkEnd w:id="1684"/>
    </w:p>
    <w:p w:rsidR="00C83E51" w:rsidRDefault="00C83E51" w:rsidP="00C83E51">
      <w:pPr>
        <w:pStyle w:val="Requirements"/>
      </w:pPr>
      <w:bookmarkStart w:id="1685" w:name="_Toc210191675"/>
      <w:bookmarkStart w:id="1686" w:name="_Toc253578901"/>
      <w:r>
        <w:t xml:space="preserve">CHA-3.13.4.10 </w:t>
      </w:r>
      <w:r w:rsidR="00325101">
        <w:t>Channel/CSR light</w:t>
      </w:r>
      <w:r>
        <w:t xml:space="preserve"> application shall allow a Telco Administrator to search dealers locally </w:t>
      </w:r>
      <w:bookmarkEnd w:id="1685"/>
      <w:r w:rsidR="003F2EC2">
        <w:t xml:space="preserve">with respect of use case </w:t>
      </w:r>
      <w:r w:rsidR="00596DD5">
        <w:t>‘</w:t>
      </w:r>
      <w:r w:rsidR="003F2EC2">
        <w:t>Search dealer</w:t>
      </w:r>
      <w:r w:rsidR="00596DD5">
        <w:t>’.</w:t>
      </w:r>
      <w:bookmarkEnd w:id="1686"/>
    </w:p>
    <w:p w:rsidR="00C83E51" w:rsidRDefault="00C83E51" w:rsidP="00C83E51">
      <w:pPr>
        <w:pStyle w:val="Requirements"/>
      </w:pPr>
      <w:bookmarkStart w:id="1687" w:name="_Toc210191676"/>
      <w:bookmarkStart w:id="1688" w:name="_Toc253578902"/>
      <w:r>
        <w:t xml:space="preserve">CHA-3.13.4.20 </w:t>
      </w:r>
      <w:r w:rsidR="00325101">
        <w:t>Channel/CSR light</w:t>
      </w:r>
      <w:r>
        <w:t xml:space="preserve"> application shall allow a Te</w:t>
      </w:r>
      <w:r w:rsidR="00596DD5">
        <w:t>lco Administrator to enter wild</w:t>
      </w:r>
      <w:r>
        <w:t>card</w:t>
      </w:r>
      <w:r w:rsidR="00596DD5">
        <w:t>s</w:t>
      </w:r>
      <w:r>
        <w:t xml:space="preserve"> in search criteria</w:t>
      </w:r>
      <w:bookmarkEnd w:id="1687"/>
      <w:bookmarkEnd w:id="1688"/>
    </w:p>
    <w:p w:rsidR="00E224A7" w:rsidRDefault="00E224A7" w:rsidP="00E224A7">
      <w:pPr>
        <w:pStyle w:val="Requirements"/>
        <w:ind w:left="288"/>
      </w:pPr>
      <w:bookmarkStart w:id="1689" w:name="_Toc253578903"/>
      <w:r>
        <w:t xml:space="preserve">CHA-3.13.4.20.10 </w:t>
      </w:r>
      <w:r w:rsidR="00325101">
        <w:t>Channel/CSR light</w:t>
      </w:r>
      <w:r>
        <w:t xml:space="preserve"> application shall allow at design time to enable/disable the dealer reference criteria, by configuration.</w:t>
      </w:r>
      <w:bookmarkEnd w:id="1689"/>
    </w:p>
    <w:p w:rsidR="003F2EC2" w:rsidRDefault="003F2EC2" w:rsidP="003F2EC2">
      <w:pPr>
        <w:pStyle w:val="Requirements"/>
      </w:pPr>
      <w:bookmarkStart w:id="1690" w:name="_Toc253578904"/>
      <w:r>
        <w:t xml:space="preserve">CHA-3.13.4.30 </w:t>
      </w:r>
      <w:r w:rsidR="00325101">
        <w:t>Channel/CSR light</w:t>
      </w:r>
      <w:r>
        <w:t xml:space="preserve"> application shall not be case sensitive</w:t>
      </w:r>
      <w:bookmarkEnd w:id="1690"/>
    </w:p>
    <w:p w:rsidR="001F1430" w:rsidRDefault="003F2EC2" w:rsidP="003F2EC2">
      <w:pPr>
        <w:pStyle w:val="Requirements"/>
      </w:pPr>
      <w:bookmarkStart w:id="1691" w:name="_Toc253578905"/>
      <w:r>
        <w:t xml:space="preserve">CHA-3.13.4.40 </w:t>
      </w:r>
      <w:r w:rsidR="00325101">
        <w:t>Channel/CSR light</w:t>
      </w:r>
      <w:r>
        <w:t xml:space="preserve"> application shall support configuring at design time the max number of dealers </w:t>
      </w:r>
      <w:r w:rsidR="00D67983">
        <w:t>retrieved.</w:t>
      </w:r>
      <w:bookmarkEnd w:id="1691"/>
    </w:p>
    <w:p w:rsidR="00E224A7" w:rsidRDefault="00E224A7" w:rsidP="003F2EC2">
      <w:pPr>
        <w:pStyle w:val="Requirements"/>
      </w:pPr>
    </w:p>
    <w:p w:rsidR="00275A7D" w:rsidRDefault="00275A7D" w:rsidP="00275A7D">
      <w:pPr>
        <w:pStyle w:val="Capability"/>
      </w:pPr>
      <w:bookmarkStart w:id="1692" w:name="_Toc210191523"/>
      <w:bookmarkStart w:id="1693" w:name="_Toc210191677"/>
      <w:bookmarkStart w:id="1694" w:name="_Toc253578130"/>
      <w:bookmarkStart w:id="1695" w:name="_Toc253578906"/>
      <w:r>
        <w:t xml:space="preserve">Capability </w:t>
      </w:r>
      <w:r>
        <w:fldChar w:fldCharType="begin"/>
      </w:r>
      <w:r>
        <w:instrText xml:space="preserve"> LISTNUM "business req" \* MERGEFORMAT </w:instrText>
      </w:r>
      <w:r>
        <w:fldChar w:fldCharType="separate"/>
      </w:r>
      <w:r>
        <w:rPr>
          <w:noProof/>
        </w:rPr>
        <w:t>1</w:t>
      </w:r>
      <w:r>
        <w:fldChar w:fldCharType="end">
          <w:numberingChange w:id="1696" w:author="Raphaël Guého" w:date="2010-01-04T14:43:00Z" w:original="13."/>
        </w:fldChar>
      </w:r>
      <w:r>
        <w:t xml:space="preserve"> Hierarchy Management</w:t>
      </w:r>
      <w:bookmarkEnd w:id="1692"/>
      <w:bookmarkEnd w:id="1693"/>
      <w:r w:rsidR="00AA7DEF">
        <w:t xml:space="preserve"> - HYM</w:t>
      </w:r>
      <w:bookmarkEnd w:id="1694"/>
      <w:bookmarkEnd w:id="1695"/>
    </w:p>
    <w:p w:rsidR="00275A7D" w:rsidRDefault="00275A7D" w:rsidP="00275A7D">
      <w:pPr>
        <w:pStyle w:val="Heading3"/>
      </w:pPr>
      <w:bookmarkStart w:id="1697" w:name="_Toc210191524"/>
      <w:bookmarkStart w:id="1698" w:name="_Toc253578131"/>
      <w:r>
        <w:t>Capability Description</w:t>
      </w:r>
      <w:bookmarkEnd w:id="1697"/>
      <w:bookmarkEnd w:id="1698"/>
    </w:p>
    <w:p w:rsidR="00275A7D" w:rsidRDefault="00275A7D" w:rsidP="00275A7D">
      <w:pPr>
        <w:pStyle w:val="BodyText"/>
      </w:pPr>
      <w:r>
        <w:t>This capability allows dealer and Telco user to manage locally their respective organization. A Telco administrator can also manage Dealers’ hierarchies</w:t>
      </w:r>
    </w:p>
    <w:p w:rsidR="00297EE0" w:rsidRPr="00275A7D" w:rsidRDefault="00297EE0" w:rsidP="00297EE0">
      <w:pPr>
        <w:pStyle w:val="BodyText"/>
      </w:pPr>
      <w:r>
        <w:t>To be analyzed in which case an admin can create a user (regarding security)</w:t>
      </w:r>
    </w:p>
    <w:p w:rsidR="00275A7D" w:rsidRDefault="00275A7D" w:rsidP="00275A7D">
      <w:pPr>
        <w:pStyle w:val="Heading3"/>
      </w:pPr>
      <w:bookmarkStart w:id="1699" w:name="_Toc210191525"/>
      <w:bookmarkStart w:id="1700" w:name="_Toc253578132"/>
      <w:r>
        <w:t>Capability Assumptio</w:t>
      </w:r>
      <w:r>
        <w:t>ns/Dependencies</w:t>
      </w:r>
      <w:bookmarkEnd w:id="1699"/>
      <w:bookmarkEnd w:id="1700"/>
    </w:p>
    <w:p w:rsidR="00275A7D" w:rsidRDefault="00275A7D" w:rsidP="00C87E90">
      <w:pPr>
        <w:pStyle w:val="BodyText"/>
      </w:pPr>
      <w:r>
        <w:t>It is assumed the dealer hierarchy is managed locally only. Only the hierarchy root will be synchronized with the PC module.</w:t>
      </w:r>
    </w:p>
    <w:p w:rsidR="00C87E90" w:rsidRDefault="00C87E90" w:rsidP="00275A7D">
      <w:pPr>
        <w:pStyle w:val="BodyText"/>
      </w:pPr>
      <w:r>
        <w:t>It is assumed the service provider (Telco) hierarchy is managed locally only.</w:t>
      </w:r>
    </w:p>
    <w:p w:rsidR="00275A7D" w:rsidRDefault="00275A7D" w:rsidP="00275A7D">
      <w:pPr>
        <w:pStyle w:val="Heading3"/>
      </w:pPr>
      <w:bookmarkStart w:id="1701" w:name="_Toc210191526"/>
      <w:bookmarkStart w:id="1702" w:name="_Toc253578133"/>
      <w:r>
        <w:t>Capability Use Cases</w:t>
      </w:r>
      <w:bookmarkEnd w:id="1701"/>
      <w:bookmarkEnd w:id="1702"/>
    </w:p>
    <w:p w:rsidR="00275A7D" w:rsidRDefault="00275A7D" w:rsidP="004752DD">
      <w:pPr>
        <w:pStyle w:val="Heading4"/>
      </w:pPr>
      <w:bookmarkStart w:id="1703" w:name="_Toc210191527"/>
      <w:bookmarkStart w:id="1704" w:name="_Toc253578134"/>
      <w:r>
        <w:t xml:space="preserve">Use Case:  </w:t>
      </w:r>
      <w:r w:rsidRPr="00275A7D">
        <w:t>Browse</w:t>
      </w:r>
      <w:r>
        <w:t xml:space="preserve"> hierarchy</w:t>
      </w:r>
      <w:bookmarkEnd w:id="1703"/>
      <w:bookmarkEnd w:id="170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EE77DE" w:rsidP="00122B88">
            <w:pPr>
              <w:pStyle w:val="TableHeading"/>
            </w:pPr>
            <w:r>
              <w:t>Browse hierarchy</w:t>
            </w:r>
          </w:p>
        </w:tc>
        <w:tc>
          <w:tcPr>
            <w:tcW w:w="2610" w:type="dxa"/>
            <w:shd w:val="clear" w:color="auto" w:fill="E6E6E6"/>
          </w:tcPr>
          <w:p w:rsidR="00275A7D" w:rsidRDefault="00B34058" w:rsidP="00122B88">
            <w:pPr>
              <w:pStyle w:val="TableHeading"/>
            </w:pPr>
            <w:r>
              <w:t>HYM0010</w:t>
            </w:r>
            <w:r w:rsidR="00275A7D">
              <w:t xml:space="preserve"> </w:t>
            </w:r>
          </w:p>
        </w:tc>
      </w:tr>
      <w:tr w:rsidR="00275A7D" w:rsidTr="00C469B7">
        <w:tc>
          <w:tcPr>
            <w:tcW w:w="2268" w:type="dxa"/>
          </w:tcPr>
          <w:p w:rsidR="00275A7D" w:rsidRDefault="00275A7D" w:rsidP="00C469B7">
            <w:r>
              <w:t>Primary actors</w:t>
            </w:r>
          </w:p>
        </w:tc>
        <w:tc>
          <w:tcPr>
            <w:tcW w:w="5940" w:type="dxa"/>
            <w:gridSpan w:val="3"/>
          </w:tcPr>
          <w:p w:rsidR="00275A7D" w:rsidRDefault="00275A7D" w:rsidP="00C469B7">
            <w:pPr>
              <w:pStyle w:val="BodyText"/>
            </w:pPr>
            <w:r>
              <w:t xml:space="preserve">Telco </w:t>
            </w:r>
            <w:r w:rsidR="008F6B39">
              <w:t>Administrator</w:t>
            </w:r>
          </w:p>
          <w:p w:rsidR="00275A7D" w:rsidRPr="006D15FA" w:rsidRDefault="00275A7D" w:rsidP="00C469B7">
            <w:pPr>
              <w:pStyle w:val="BodyText"/>
            </w:pPr>
            <w:r>
              <w:t xml:space="preserve">Dealer </w:t>
            </w:r>
            <w:r w:rsidR="008F6B39">
              <w:t>Administrator</w:t>
            </w:r>
          </w:p>
        </w:tc>
      </w:tr>
      <w:tr w:rsidR="00275A7D"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F6587C">
              <w:t xml:space="preserve">This use case allows the user to view </w:t>
            </w:r>
            <w:r>
              <w:t xml:space="preserve">and browse </w:t>
            </w:r>
            <w:r w:rsidRPr="00F6587C">
              <w:t>the hierarchy below a specific level (or department) or root</w:t>
            </w:r>
            <w:r>
              <w:t xml:space="preserve"> level</w:t>
            </w:r>
            <w:r w:rsidRPr="00F6587C">
              <w:t>.</w:t>
            </w:r>
          </w:p>
        </w:tc>
      </w:tr>
      <w:tr w:rsidR="00275A7D" w:rsidRPr="008F2898" w:rsidTr="00C469B7">
        <w:trPr>
          <w:trHeight w:val="176"/>
        </w:trPr>
        <w:tc>
          <w:tcPr>
            <w:tcW w:w="2268" w:type="dxa"/>
          </w:tcPr>
          <w:p w:rsidR="00275A7D" w:rsidRDefault="00275A7D" w:rsidP="00C469B7">
            <w:r>
              <w:t>Pre-conditions</w:t>
            </w:r>
          </w:p>
        </w:tc>
        <w:tc>
          <w:tcPr>
            <w:tcW w:w="5940" w:type="dxa"/>
            <w:gridSpan w:val="3"/>
          </w:tcPr>
          <w:p w:rsidR="00275A7D" w:rsidRDefault="00275A7D" w:rsidP="00275A7D">
            <w:pPr>
              <w:pStyle w:val="BodyText"/>
              <w:rPr>
                <w:lang w:val="en-GB"/>
              </w:rPr>
            </w:pPr>
            <w:r>
              <w:rPr>
                <w:lang w:val="en-GB"/>
              </w:rPr>
              <w:t>User is logged in</w:t>
            </w:r>
          </w:p>
          <w:p w:rsidR="00753AD9" w:rsidRPr="0061536F" w:rsidRDefault="00275A7D" w:rsidP="00753AD9">
            <w:pPr>
              <w:pStyle w:val="BodyText"/>
              <w:rPr>
                <w:lang w:val="en-GB"/>
              </w:rPr>
            </w:pPr>
            <w:r>
              <w:rPr>
                <w:lang w:val="en-GB"/>
              </w:rPr>
              <w:t>User is in the context of a dealer or of a Telco</w:t>
            </w:r>
          </w:p>
        </w:tc>
      </w:tr>
      <w:tr w:rsidR="00275A7D" w:rsidRPr="009031E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275A7D" w:rsidP="00C469B7">
            <w:pPr>
              <w:pStyle w:val="BodyText"/>
            </w:pPr>
            <w:r>
              <w:t>User has selected the option to display the current hierarchy</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p>
        </w:tc>
      </w:tr>
      <w:tr w:rsidR="00275A7D" w:rsidRPr="008F2898" w:rsidTr="00C469B7">
        <w:trPr>
          <w:trHeight w:val="176"/>
        </w:trPr>
        <w:tc>
          <w:tcPr>
            <w:tcW w:w="2268" w:type="dxa"/>
          </w:tcPr>
          <w:p w:rsidR="00275A7D" w:rsidRDefault="00275A7D" w:rsidP="00C469B7">
            <w:r>
              <w:t>Success guarantees:</w:t>
            </w:r>
          </w:p>
        </w:tc>
        <w:tc>
          <w:tcPr>
            <w:tcW w:w="5940" w:type="dxa"/>
            <w:gridSpan w:val="3"/>
          </w:tcPr>
          <w:p w:rsidR="00275A7D" w:rsidRPr="006D15FA" w:rsidRDefault="00275A7D" w:rsidP="00C469B7">
            <w:pPr>
              <w:pStyle w:val="BodyText"/>
            </w:pPr>
            <w:r w:rsidRPr="00F6587C">
              <w:t xml:space="preserve">The </w:t>
            </w:r>
            <w:r>
              <w:t>selected</w:t>
            </w:r>
            <w:r w:rsidRPr="00F6587C">
              <w:t xml:space="preserve"> hierarchy is displayed</w:t>
            </w:r>
          </w:p>
        </w:tc>
      </w:tr>
      <w:tr w:rsidR="00275A7D" w:rsidRPr="009031E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Default="00325101" w:rsidP="00C469B7">
            <w:pPr>
              <w:pStyle w:val="BodyText"/>
              <w:numPr>
                <w:ilvl w:val="0"/>
                <w:numId w:val="17"/>
              </w:numPr>
            </w:pPr>
            <w:r>
              <w:t>Channel/CSR light</w:t>
            </w:r>
            <w:r w:rsidR="00275A7D">
              <w:t xml:space="preserve"> application displays levels of the whole hierarchy with the name of every level</w:t>
            </w:r>
          </w:p>
          <w:p w:rsidR="00275A7D" w:rsidRDefault="00325101" w:rsidP="00C469B7">
            <w:pPr>
              <w:pStyle w:val="BodyText"/>
              <w:numPr>
                <w:ilvl w:val="0"/>
                <w:numId w:val="17"/>
              </w:numPr>
            </w:pPr>
            <w:r>
              <w:t>Channel/CSR light</w:t>
            </w:r>
            <w:r w:rsidR="00275A7D">
              <w:t xml:space="preserve"> application displays employees on the root level</w:t>
            </w:r>
          </w:p>
          <w:p w:rsidR="00275A7D" w:rsidRDefault="00325101" w:rsidP="00C469B7">
            <w:pPr>
              <w:pStyle w:val="BodyText"/>
              <w:numPr>
                <w:ilvl w:val="0"/>
                <w:numId w:val="17"/>
              </w:numPr>
            </w:pPr>
            <w:r>
              <w:t>Channel/CSR light</w:t>
            </w:r>
            <w:r w:rsidR="00275A7D">
              <w:t xml:space="preserve"> application displays the root level as current context</w:t>
            </w:r>
          </w:p>
          <w:p w:rsidR="00275A7D" w:rsidRDefault="00275A7D" w:rsidP="00C469B7">
            <w:pPr>
              <w:pStyle w:val="BodyText"/>
              <w:numPr>
                <w:ilvl w:val="0"/>
                <w:numId w:val="17"/>
              </w:numPr>
            </w:pPr>
            <w:r>
              <w:t>User selects a level</w:t>
            </w:r>
          </w:p>
          <w:p w:rsidR="00275A7D" w:rsidRDefault="00325101" w:rsidP="00C469B7">
            <w:pPr>
              <w:pStyle w:val="BodyText"/>
              <w:numPr>
                <w:ilvl w:val="0"/>
                <w:numId w:val="17"/>
              </w:numPr>
            </w:pPr>
            <w:r>
              <w:t>Channel/CSR light</w:t>
            </w:r>
            <w:r w:rsidR="00275A7D">
              <w:t xml:space="preserve"> application expends the level </w:t>
            </w:r>
            <w:r w:rsidR="00965BAB">
              <w:t>and displays its employees</w:t>
            </w:r>
          </w:p>
          <w:p w:rsidR="00275A7D" w:rsidRPr="006D15FA" w:rsidRDefault="00325101" w:rsidP="00965BAB">
            <w:pPr>
              <w:pStyle w:val="BodyText"/>
              <w:numPr>
                <w:ilvl w:val="0"/>
                <w:numId w:val="17"/>
              </w:numPr>
            </w:pPr>
            <w:r>
              <w:t>Channel/CSR light</w:t>
            </w:r>
            <w:r w:rsidR="00965BAB">
              <w:t xml:space="preserve"> application displays the selected level as current level</w:t>
            </w:r>
          </w:p>
        </w:tc>
      </w:tr>
      <w:tr w:rsidR="00275A7D" w:rsidRPr="002153B0" w:rsidTr="00C469B7">
        <w:trPr>
          <w:trHeight w:val="176"/>
        </w:trPr>
        <w:tc>
          <w:tcPr>
            <w:tcW w:w="2268" w:type="dxa"/>
          </w:tcPr>
          <w:p w:rsidR="00275A7D" w:rsidRDefault="00275A7D" w:rsidP="00C469B7">
            <w:r>
              <w:t>Alternative Flows:</w:t>
            </w:r>
          </w:p>
        </w:tc>
        <w:tc>
          <w:tcPr>
            <w:tcW w:w="5940" w:type="dxa"/>
            <w:gridSpan w:val="3"/>
          </w:tcPr>
          <w:p w:rsidR="00275A7D" w:rsidRPr="006D15FA" w:rsidRDefault="00275A7D" w:rsidP="00C469B7">
            <w:pPr>
              <w:pStyle w:val="BodyText"/>
              <w:ind w:left="360"/>
            </w:pPr>
          </w:p>
        </w:tc>
      </w:tr>
    </w:tbl>
    <w:p w:rsidR="00275A7D" w:rsidRDefault="00275A7D" w:rsidP="004752DD">
      <w:pPr>
        <w:pStyle w:val="Heading4"/>
      </w:pPr>
      <w:bookmarkStart w:id="1705" w:name="_Toc210191528"/>
      <w:bookmarkStart w:id="1706" w:name="_Toc253578135"/>
      <w:r>
        <w:t>Use Case:  Add level</w:t>
      </w:r>
      <w:bookmarkEnd w:id="1705"/>
      <w:bookmarkEnd w:id="170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EE77DE" w:rsidP="00122B88">
            <w:pPr>
              <w:pStyle w:val="TableHeading"/>
            </w:pPr>
            <w:r>
              <w:t>Add Level</w:t>
            </w:r>
          </w:p>
        </w:tc>
        <w:tc>
          <w:tcPr>
            <w:tcW w:w="2610" w:type="dxa"/>
            <w:shd w:val="clear" w:color="auto" w:fill="E6E6E6"/>
          </w:tcPr>
          <w:p w:rsidR="00275A7D" w:rsidRDefault="00B34058" w:rsidP="00122B88">
            <w:pPr>
              <w:pStyle w:val="TableHeading"/>
            </w:pPr>
            <w:r>
              <w:t>HYM0020</w:t>
            </w:r>
            <w:r w:rsidR="00275A7D">
              <w:t xml:space="preserve"> </w:t>
            </w:r>
          </w:p>
        </w:tc>
      </w:tr>
      <w:tr w:rsidR="00275A7D" w:rsidTr="00C469B7">
        <w:tc>
          <w:tcPr>
            <w:tcW w:w="2268" w:type="dxa"/>
          </w:tcPr>
          <w:p w:rsidR="00275A7D" w:rsidRDefault="00275A7D" w:rsidP="00C469B7">
            <w:r>
              <w:t>Primary actors</w:t>
            </w:r>
          </w:p>
        </w:tc>
        <w:tc>
          <w:tcPr>
            <w:tcW w:w="5940" w:type="dxa"/>
            <w:gridSpan w:val="3"/>
          </w:tcPr>
          <w:p w:rsidR="00275A7D" w:rsidRDefault="00275A7D" w:rsidP="00C469B7">
            <w:pPr>
              <w:pStyle w:val="BodyText"/>
            </w:pPr>
            <w:r>
              <w:t xml:space="preserve">Telco </w:t>
            </w:r>
            <w:r w:rsidR="008F6B39">
              <w:t>Administrator</w:t>
            </w:r>
          </w:p>
          <w:p w:rsidR="00275A7D" w:rsidRPr="006D15FA" w:rsidRDefault="00E64C7E" w:rsidP="00C469B7">
            <w:pPr>
              <w:pStyle w:val="BodyText"/>
            </w:pPr>
            <w:r>
              <w:t>Dealer</w:t>
            </w:r>
            <w:r w:rsidR="00275A7D">
              <w:t xml:space="preserve"> </w:t>
            </w:r>
            <w:r w:rsidR="008F6B39">
              <w:t>Administrator</w:t>
            </w:r>
          </w:p>
        </w:tc>
      </w:tr>
      <w:tr w:rsidR="00275A7D"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955BB4">
              <w:rPr>
                <w:lang w:val="en-GB"/>
              </w:rPr>
              <w:t xml:space="preserve">This </w:t>
            </w:r>
            <w:r>
              <w:rPr>
                <w:lang w:val="en-GB"/>
              </w:rPr>
              <w:t>u</w:t>
            </w:r>
            <w:r w:rsidRPr="00955BB4">
              <w:rPr>
                <w:lang w:val="en-GB"/>
              </w:rPr>
              <w:t xml:space="preserve">se </w:t>
            </w:r>
            <w:r>
              <w:rPr>
                <w:lang w:val="en-GB"/>
              </w:rPr>
              <w:t>c</w:t>
            </w:r>
            <w:r w:rsidRPr="00955BB4">
              <w:rPr>
                <w:lang w:val="en-GB"/>
              </w:rPr>
              <w:t xml:space="preserve">ase allows </w:t>
            </w:r>
            <w:r>
              <w:rPr>
                <w:lang w:val="en-GB"/>
              </w:rPr>
              <w:t xml:space="preserve">a user </w:t>
            </w:r>
            <w:r w:rsidR="00965BAB">
              <w:rPr>
                <w:lang w:val="en-GB"/>
              </w:rPr>
              <w:t>adding</w:t>
            </w:r>
            <w:r>
              <w:rPr>
                <w:lang w:val="en-GB"/>
              </w:rPr>
              <w:t xml:space="preserve"> a level in </w:t>
            </w:r>
            <w:r w:rsidR="00965BAB">
              <w:rPr>
                <w:lang w:val="en-GB"/>
              </w:rPr>
              <w:t>a</w:t>
            </w:r>
            <w:r>
              <w:rPr>
                <w:lang w:val="en-GB"/>
              </w:rPr>
              <w:t xml:space="preserve"> hierarchy.</w:t>
            </w:r>
          </w:p>
        </w:tc>
      </w:tr>
      <w:tr w:rsidR="00275A7D" w:rsidRPr="008F2898" w:rsidTr="00C469B7">
        <w:trPr>
          <w:trHeight w:val="176"/>
        </w:trPr>
        <w:tc>
          <w:tcPr>
            <w:tcW w:w="2268" w:type="dxa"/>
          </w:tcPr>
          <w:p w:rsidR="00275A7D" w:rsidRDefault="00275A7D" w:rsidP="00C469B7">
            <w:r>
              <w:t>Pre-conditions</w:t>
            </w:r>
          </w:p>
        </w:tc>
        <w:tc>
          <w:tcPr>
            <w:tcW w:w="5940" w:type="dxa"/>
            <w:gridSpan w:val="3"/>
          </w:tcPr>
          <w:p w:rsidR="00275A7D" w:rsidRDefault="00275A7D" w:rsidP="00C469B7">
            <w:pPr>
              <w:pStyle w:val="BodyText"/>
              <w:rPr>
                <w:lang w:val="en-GB"/>
              </w:rPr>
            </w:pPr>
            <w:r w:rsidRPr="00955BB4">
              <w:rPr>
                <w:lang w:val="en-GB"/>
              </w:rPr>
              <w:t>The user is logged in</w:t>
            </w:r>
          </w:p>
          <w:p w:rsidR="00965BAB" w:rsidRPr="006D15FA" w:rsidRDefault="00965BAB" w:rsidP="00C469B7">
            <w:pPr>
              <w:pStyle w:val="BodyText"/>
            </w:pPr>
            <w:r>
              <w:rPr>
                <w:lang w:val="en-GB"/>
              </w:rPr>
              <w:t>The user is browsing the hierarchy</w:t>
            </w:r>
          </w:p>
        </w:tc>
      </w:tr>
      <w:tr w:rsidR="00275A7D" w:rsidRPr="009031E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275A7D" w:rsidP="00C469B7">
            <w:pPr>
              <w:pStyle w:val="BodyText"/>
            </w:pPr>
            <w:r>
              <w:t xml:space="preserve">The user </w:t>
            </w:r>
            <w:r w:rsidR="00965BAB">
              <w:t>selects the option</w:t>
            </w:r>
            <w:r>
              <w:t xml:space="preserve"> add a Level</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r>
              <w:t>The user can cancel the level addition.</w:t>
            </w:r>
          </w:p>
        </w:tc>
      </w:tr>
      <w:tr w:rsidR="00275A7D" w:rsidRPr="008F2898" w:rsidTr="00C469B7">
        <w:trPr>
          <w:trHeight w:val="176"/>
        </w:trPr>
        <w:tc>
          <w:tcPr>
            <w:tcW w:w="2268" w:type="dxa"/>
          </w:tcPr>
          <w:p w:rsidR="00275A7D" w:rsidRDefault="00275A7D" w:rsidP="00C469B7">
            <w:r>
              <w:t>Success guarantees:</w:t>
            </w:r>
          </w:p>
        </w:tc>
        <w:tc>
          <w:tcPr>
            <w:tcW w:w="5940" w:type="dxa"/>
            <w:gridSpan w:val="3"/>
          </w:tcPr>
          <w:p w:rsidR="00275A7D" w:rsidRPr="006D15FA" w:rsidRDefault="00275A7D" w:rsidP="00C469B7">
            <w:pPr>
              <w:pStyle w:val="BodyText"/>
            </w:pPr>
            <w:r>
              <w:rPr>
                <w:lang w:val="en-GB"/>
              </w:rPr>
              <w:t>User has created a new level in the hierarchy</w:t>
            </w:r>
          </w:p>
        </w:tc>
      </w:tr>
      <w:tr w:rsidR="00275A7D" w:rsidRPr="009031E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Pr="00CF4216" w:rsidRDefault="00275A7D" w:rsidP="000F7361">
            <w:pPr>
              <w:pStyle w:val="BodyText"/>
              <w:numPr>
                <w:ilvl w:val="0"/>
                <w:numId w:val="281"/>
              </w:numPr>
            </w:pPr>
            <w:r w:rsidRPr="00CF4216">
              <w:t xml:space="preserve">The user enters the </w:t>
            </w:r>
            <w:r w:rsidR="00965BAB">
              <w:t xml:space="preserve">new level’s </w:t>
            </w:r>
            <w:r w:rsidRPr="00CF4216">
              <w:t xml:space="preserve">legal contact (identity, address and phone and email) </w:t>
            </w:r>
            <w:r w:rsidR="00D2643D">
              <w:t xml:space="preserve">and level type </w:t>
            </w:r>
            <w:r>
              <w:t>(A1)</w:t>
            </w:r>
          </w:p>
          <w:p w:rsidR="00275A7D" w:rsidRPr="00CF4216" w:rsidRDefault="00275A7D" w:rsidP="000F7361">
            <w:pPr>
              <w:pStyle w:val="BodyText"/>
              <w:numPr>
                <w:ilvl w:val="0"/>
                <w:numId w:val="281"/>
              </w:numPr>
            </w:pPr>
            <w:r w:rsidRPr="00CF4216">
              <w:t>The user con</w:t>
            </w:r>
            <w:r>
              <w:t>firms the new level information(A1)</w:t>
            </w:r>
          </w:p>
          <w:p w:rsidR="00275A7D" w:rsidRPr="006D15FA" w:rsidRDefault="00325101" w:rsidP="000F7361">
            <w:pPr>
              <w:pStyle w:val="BodyText"/>
              <w:numPr>
                <w:ilvl w:val="0"/>
                <w:numId w:val="281"/>
              </w:numPr>
            </w:pPr>
            <w:r>
              <w:t>Channel/CSR light</w:t>
            </w:r>
            <w:r w:rsidR="00965BAB">
              <w:t xml:space="preserve"> application creates the new level</w:t>
            </w:r>
          </w:p>
        </w:tc>
      </w:tr>
      <w:tr w:rsidR="00275A7D" w:rsidRPr="002153B0" w:rsidTr="00C469B7">
        <w:trPr>
          <w:trHeight w:val="176"/>
        </w:trPr>
        <w:tc>
          <w:tcPr>
            <w:tcW w:w="2268" w:type="dxa"/>
          </w:tcPr>
          <w:p w:rsidR="00275A7D" w:rsidRDefault="00275A7D" w:rsidP="00C469B7">
            <w:r>
              <w:t>Alternative Flows:</w:t>
            </w:r>
          </w:p>
        </w:tc>
        <w:tc>
          <w:tcPr>
            <w:tcW w:w="5940" w:type="dxa"/>
            <w:gridSpan w:val="3"/>
          </w:tcPr>
          <w:p w:rsidR="00275A7D" w:rsidRDefault="00965BAB" w:rsidP="008F6B39">
            <w:pPr>
              <w:pStyle w:val="BodyText"/>
            </w:pPr>
            <w:r>
              <w:t>A1:</w:t>
            </w:r>
            <w:r w:rsidR="00275A7D">
              <w:t xml:space="preserve"> The user cancel</w:t>
            </w:r>
            <w:r w:rsidR="00D2643D">
              <w:t>s</w:t>
            </w:r>
            <w:r w:rsidR="00275A7D">
              <w:t xml:space="preserve"> the level creation</w:t>
            </w:r>
          </w:p>
          <w:p w:rsidR="00965BAB" w:rsidRDefault="00325101" w:rsidP="000F7361">
            <w:pPr>
              <w:pStyle w:val="ListNumberUC"/>
              <w:numPr>
                <w:ilvl w:val="0"/>
                <w:numId w:val="282"/>
              </w:numPr>
              <w:rPr>
                <w:lang w:val="en-GB"/>
              </w:rPr>
            </w:pPr>
            <w:r>
              <w:t>Channel/CSR light</w:t>
            </w:r>
            <w:r w:rsidR="00965BAB">
              <w:t xml:space="preserve"> application redirects the user to the hierarchy browsing</w:t>
            </w:r>
          </w:p>
        </w:tc>
      </w:tr>
    </w:tbl>
    <w:p w:rsidR="00275A7D" w:rsidRDefault="00275A7D" w:rsidP="004752DD">
      <w:pPr>
        <w:pStyle w:val="Heading4"/>
      </w:pPr>
      <w:bookmarkStart w:id="1707" w:name="_Toc210191529"/>
      <w:bookmarkStart w:id="1708" w:name="_Toc253578136"/>
      <w:r>
        <w:t>Use Case:  Move level</w:t>
      </w:r>
      <w:bookmarkEnd w:id="1707"/>
      <w:bookmarkEnd w:id="170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275A7D" w:rsidP="00122B88">
            <w:pPr>
              <w:pStyle w:val="TableHeading"/>
            </w:pPr>
            <w:r>
              <w:t>Move</w:t>
            </w:r>
            <w:r w:rsidR="00EE77DE">
              <w:t xml:space="preserve"> Level</w:t>
            </w:r>
          </w:p>
        </w:tc>
        <w:tc>
          <w:tcPr>
            <w:tcW w:w="2610" w:type="dxa"/>
            <w:shd w:val="clear" w:color="auto" w:fill="E6E6E6"/>
          </w:tcPr>
          <w:p w:rsidR="00275A7D" w:rsidRDefault="00B34058" w:rsidP="00122B88">
            <w:pPr>
              <w:pStyle w:val="TableHeading"/>
            </w:pPr>
            <w:r>
              <w:t>HYM0030</w:t>
            </w:r>
            <w:r w:rsidR="00275A7D">
              <w:t xml:space="preserve"> </w:t>
            </w:r>
          </w:p>
        </w:tc>
      </w:tr>
      <w:tr w:rsidR="00275A7D" w:rsidTr="00C469B7">
        <w:tc>
          <w:tcPr>
            <w:tcW w:w="2268" w:type="dxa"/>
          </w:tcPr>
          <w:p w:rsidR="00275A7D" w:rsidRDefault="00275A7D" w:rsidP="00C469B7">
            <w:r>
              <w:t>Primary actors</w:t>
            </w:r>
          </w:p>
        </w:tc>
        <w:tc>
          <w:tcPr>
            <w:tcW w:w="5940" w:type="dxa"/>
            <w:gridSpan w:val="3"/>
          </w:tcPr>
          <w:p w:rsidR="008F6B39" w:rsidRDefault="00275A7D" w:rsidP="00C469B7">
            <w:pPr>
              <w:pStyle w:val="BodyText"/>
            </w:pPr>
            <w:r>
              <w:t xml:space="preserve">Telco </w:t>
            </w:r>
            <w:r w:rsidR="008F6B39">
              <w:t xml:space="preserve">Administrator </w:t>
            </w:r>
          </w:p>
          <w:p w:rsidR="00275A7D" w:rsidRPr="006D15FA" w:rsidRDefault="00E64C7E" w:rsidP="00C469B7">
            <w:pPr>
              <w:pStyle w:val="BodyText"/>
            </w:pPr>
            <w:r>
              <w:t>Dealer</w:t>
            </w:r>
            <w:r w:rsidR="00275A7D">
              <w:t xml:space="preserve"> </w:t>
            </w:r>
            <w:r w:rsidR="008F6B39">
              <w:t>Administrator</w:t>
            </w:r>
          </w:p>
        </w:tc>
      </w:tr>
      <w:tr w:rsidR="00275A7D"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955BB4">
              <w:rPr>
                <w:lang w:val="en-GB"/>
              </w:rPr>
              <w:t xml:space="preserve">This </w:t>
            </w:r>
            <w:r>
              <w:rPr>
                <w:lang w:val="en-GB"/>
              </w:rPr>
              <w:t>u</w:t>
            </w:r>
            <w:r w:rsidRPr="00955BB4">
              <w:rPr>
                <w:lang w:val="en-GB"/>
              </w:rPr>
              <w:t xml:space="preserve">se </w:t>
            </w:r>
            <w:r>
              <w:rPr>
                <w:lang w:val="en-GB"/>
              </w:rPr>
              <w:t>c</w:t>
            </w:r>
            <w:r w:rsidRPr="00955BB4">
              <w:rPr>
                <w:lang w:val="en-GB"/>
              </w:rPr>
              <w:t xml:space="preserve">ase allows </w:t>
            </w:r>
            <w:r>
              <w:rPr>
                <w:lang w:val="en-GB"/>
              </w:rPr>
              <w:t xml:space="preserve">a user </w:t>
            </w:r>
            <w:r w:rsidR="00965BAB">
              <w:rPr>
                <w:lang w:val="en-GB"/>
              </w:rPr>
              <w:t>moving</w:t>
            </w:r>
            <w:r>
              <w:rPr>
                <w:lang w:val="en-GB"/>
              </w:rPr>
              <w:t xml:space="preserve"> a level in his hierarchy.</w:t>
            </w:r>
          </w:p>
        </w:tc>
      </w:tr>
      <w:tr w:rsidR="00275A7D" w:rsidRPr="008F2898" w:rsidTr="00C469B7">
        <w:trPr>
          <w:trHeight w:val="176"/>
        </w:trPr>
        <w:tc>
          <w:tcPr>
            <w:tcW w:w="2268" w:type="dxa"/>
          </w:tcPr>
          <w:p w:rsidR="00275A7D" w:rsidRDefault="00275A7D" w:rsidP="00C469B7">
            <w:r>
              <w:t>Pre-conditions</w:t>
            </w:r>
          </w:p>
        </w:tc>
        <w:tc>
          <w:tcPr>
            <w:tcW w:w="5940" w:type="dxa"/>
            <w:gridSpan w:val="3"/>
          </w:tcPr>
          <w:p w:rsidR="00275A7D" w:rsidRDefault="00275A7D" w:rsidP="00C469B7">
            <w:pPr>
              <w:pStyle w:val="BodyText"/>
              <w:rPr>
                <w:lang w:val="en-GB"/>
              </w:rPr>
            </w:pPr>
            <w:r w:rsidRPr="00955BB4">
              <w:rPr>
                <w:lang w:val="en-GB"/>
              </w:rPr>
              <w:t>The user is logged in</w:t>
            </w:r>
          </w:p>
          <w:p w:rsidR="00965BAB" w:rsidRPr="006D15FA" w:rsidRDefault="00965BAB" w:rsidP="00C469B7">
            <w:pPr>
              <w:pStyle w:val="BodyText"/>
            </w:pPr>
            <w:r>
              <w:rPr>
                <w:lang w:val="en-GB"/>
              </w:rPr>
              <w:t>The use is browsing the hierarchy</w:t>
            </w:r>
          </w:p>
        </w:tc>
      </w:tr>
      <w:tr w:rsidR="00275A7D" w:rsidRPr="009031E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965BAB" w:rsidP="00C469B7">
            <w:pPr>
              <w:pStyle w:val="BodyText"/>
            </w:pPr>
            <w:r>
              <w:t>User selects the option to move a level</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r>
              <w:t xml:space="preserve">The user can cancel the level </w:t>
            </w:r>
            <w:r w:rsidR="00965BAB">
              <w:t>move</w:t>
            </w:r>
          </w:p>
        </w:tc>
      </w:tr>
      <w:tr w:rsidR="00275A7D" w:rsidRPr="008F2898" w:rsidTr="00C469B7">
        <w:trPr>
          <w:trHeight w:val="176"/>
        </w:trPr>
        <w:tc>
          <w:tcPr>
            <w:tcW w:w="2268" w:type="dxa"/>
          </w:tcPr>
          <w:p w:rsidR="00275A7D" w:rsidRDefault="00275A7D" w:rsidP="00C469B7">
            <w:r>
              <w:t>Success guarantees:</w:t>
            </w:r>
          </w:p>
        </w:tc>
        <w:tc>
          <w:tcPr>
            <w:tcW w:w="5940" w:type="dxa"/>
            <w:gridSpan w:val="3"/>
          </w:tcPr>
          <w:p w:rsidR="00275A7D" w:rsidRPr="006D15FA" w:rsidRDefault="00275A7D" w:rsidP="00C469B7">
            <w:pPr>
              <w:pStyle w:val="BodyText"/>
            </w:pPr>
            <w:r>
              <w:rPr>
                <w:lang w:val="en-GB"/>
              </w:rPr>
              <w:t>The user has moved a level under another level in the same hierarchy</w:t>
            </w:r>
          </w:p>
        </w:tc>
      </w:tr>
      <w:tr w:rsidR="00275A7D" w:rsidRPr="009031E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Default="00275A7D" w:rsidP="00965BAB">
            <w:pPr>
              <w:pStyle w:val="BodyText"/>
              <w:numPr>
                <w:ilvl w:val="0"/>
                <w:numId w:val="15"/>
              </w:numPr>
              <w:rPr>
                <w:lang w:val="en-GB"/>
              </w:rPr>
            </w:pPr>
            <w:r>
              <w:rPr>
                <w:lang w:val="en-GB"/>
              </w:rPr>
              <w:t xml:space="preserve">The user selects the </w:t>
            </w:r>
            <w:r w:rsidR="00965BAB">
              <w:rPr>
                <w:lang w:val="en-GB"/>
              </w:rPr>
              <w:t xml:space="preserve">destination </w:t>
            </w:r>
            <w:r>
              <w:rPr>
                <w:lang w:val="en-GB"/>
              </w:rPr>
              <w:t>parent node (A1)</w:t>
            </w:r>
          </w:p>
          <w:p w:rsidR="00275A7D" w:rsidRDefault="00325101" w:rsidP="00C469B7">
            <w:pPr>
              <w:pStyle w:val="BodyText"/>
              <w:numPr>
                <w:ilvl w:val="0"/>
                <w:numId w:val="15"/>
              </w:numPr>
              <w:rPr>
                <w:lang w:val="en-GB"/>
              </w:rPr>
            </w:pPr>
            <w:r>
              <w:rPr>
                <w:lang w:val="en-GB"/>
              </w:rPr>
              <w:t>Channel/CSR light</w:t>
            </w:r>
            <w:r w:rsidR="00965BAB">
              <w:rPr>
                <w:lang w:val="en-GB"/>
              </w:rPr>
              <w:t xml:space="preserve"> application</w:t>
            </w:r>
            <w:r w:rsidR="00275A7D">
              <w:rPr>
                <w:lang w:val="en-GB"/>
              </w:rPr>
              <w:t xml:space="preserve"> moves the level.</w:t>
            </w:r>
          </w:p>
          <w:p w:rsidR="00275A7D" w:rsidRPr="006D15FA" w:rsidRDefault="00275A7D" w:rsidP="00C469B7">
            <w:pPr>
              <w:pStyle w:val="BodyText"/>
            </w:pPr>
          </w:p>
        </w:tc>
      </w:tr>
      <w:tr w:rsidR="00275A7D" w:rsidRPr="002153B0" w:rsidTr="00C469B7">
        <w:trPr>
          <w:trHeight w:val="176"/>
        </w:trPr>
        <w:tc>
          <w:tcPr>
            <w:tcW w:w="2268" w:type="dxa"/>
          </w:tcPr>
          <w:p w:rsidR="00275A7D" w:rsidRDefault="00275A7D" w:rsidP="00C469B7">
            <w:r>
              <w:t>Alternative Flows:</w:t>
            </w:r>
          </w:p>
        </w:tc>
        <w:tc>
          <w:tcPr>
            <w:tcW w:w="5940" w:type="dxa"/>
            <w:gridSpan w:val="3"/>
          </w:tcPr>
          <w:p w:rsidR="00275A7D" w:rsidRDefault="00965BAB" w:rsidP="00965BAB">
            <w:pPr>
              <w:pStyle w:val="BodyText"/>
            </w:pPr>
            <w:r>
              <w:t xml:space="preserve">A1: </w:t>
            </w:r>
            <w:r w:rsidR="00275A7D">
              <w:t>The user cancel the move</w:t>
            </w:r>
          </w:p>
          <w:p w:rsidR="00965BAB" w:rsidRPr="006D15FA" w:rsidRDefault="00325101" w:rsidP="000F7361">
            <w:pPr>
              <w:pStyle w:val="BodyText"/>
              <w:numPr>
                <w:ilvl w:val="0"/>
                <w:numId w:val="283"/>
              </w:numPr>
            </w:pPr>
            <w:r>
              <w:t>Channel/CSR light</w:t>
            </w:r>
            <w:r w:rsidR="00965BAB">
              <w:t xml:space="preserve"> application redirects the user to the hierarchy browsing</w:t>
            </w:r>
          </w:p>
        </w:tc>
      </w:tr>
    </w:tbl>
    <w:p w:rsidR="00275A7D" w:rsidRDefault="00275A7D" w:rsidP="004752DD">
      <w:pPr>
        <w:pStyle w:val="Heading4"/>
      </w:pPr>
      <w:bookmarkStart w:id="1709" w:name="_Toc210191530"/>
      <w:bookmarkStart w:id="1710" w:name="_Toc253578137"/>
      <w:r>
        <w:t>Use Case:  Remove level</w:t>
      </w:r>
      <w:bookmarkEnd w:id="1709"/>
      <w:bookmarkEnd w:id="171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EE77DE" w:rsidP="00122B88">
            <w:pPr>
              <w:pStyle w:val="TableHeading"/>
            </w:pPr>
            <w:r>
              <w:t>Remove Level</w:t>
            </w:r>
            <w:r w:rsidR="00275A7D">
              <w:t xml:space="preserve"> </w:t>
            </w:r>
          </w:p>
        </w:tc>
        <w:tc>
          <w:tcPr>
            <w:tcW w:w="2610" w:type="dxa"/>
            <w:shd w:val="clear" w:color="auto" w:fill="E6E6E6"/>
          </w:tcPr>
          <w:p w:rsidR="00275A7D" w:rsidRDefault="00B34058" w:rsidP="00122B88">
            <w:pPr>
              <w:pStyle w:val="TableHeading"/>
            </w:pPr>
            <w:r>
              <w:t>HYM0040</w:t>
            </w:r>
            <w:r w:rsidR="00275A7D">
              <w:t xml:space="preserve"> </w:t>
            </w:r>
          </w:p>
        </w:tc>
      </w:tr>
      <w:tr w:rsidR="00275A7D" w:rsidTr="00C469B7">
        <w:tc>
          <w:tcPr>
            <w:tcW w:w="2268" w:type="dxa"/>
          </w:tcPr>
          <w:p w:rsidR="00275A7D" w:rsidRDefault="00275A7D" w:rsidP="00C469B7">
            <w:r>
              <w:t>Primary actors</w:t>
            </w:r>
          </w:p>
        </w:tc>
        <w:tc>
          <w:tcPr>
            <w:tcW w:w="5940" w:type="dxa"/>
            <w:gridSpan w:val="3"/>
          </w:tcPr>
          <w:p w:rsidR="00275A7D" w:rsidRDefault="00275A7D" w:rsidP="00C469B7">
            <w:pPr>
              <w:pStyle w:val="BodyText"/>
            </w:pPr>
            <w:r>
              <w:t xml:space="preserve">Telco </w:t>
            </w:r>
            <w:r w:rsidR="008F6B39">
              <w:t>Administrator</w:t>
            </w:r>
          </w:p>
          <w:p w:rsidR="00275A7D" w:rsidRPr="006D15FA" w:rsidRDefault="00E64C7E" w:rsidP="00C469B7">
            <w:pPr>
              <w:pStyle w:val="BodyText"/>
            </w:pPr>
            <w:r>
              <w:t>Dealer</w:t>
            </w:r>
            <w:r w:rsidR="00275A7D">
              <w:t xml:space="preserve"> </w:t>
            </w:r>
            <w:r w:rsidR="008F6B39">
              <w:t>Administrator</w:t>
            </w:r>
          </w:p>
        </w:tc>
      </w:tr>
      <w:tr w:rsidR="00275A7D"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E25777">
              <w:rPr>
                <w:lang w:val="en-GB"/>
              </w:rPr>
              <w:t xml:space="preserve">This use case allows a </w:t>
            </w:r>
            <w:r w:rsidR="00E64C7E">
              <w:rPr>
                <w:lang w:val="en-GB"/>
              </w:rPr>
              <w:t>dealer</w:t>
            </w:r>
            <w:r w:rsidRPr="00E25777">
              <w:rPr>
                <w:lang w:val="en-GB"/>
              </w:rPr>
              <w:t xml:space="preserve"> to </w:t>
            </w:r>
            <w:r>
              <w:rPr>
                <w:lang w:val="en-GB"/>
              </w:rPr>
              <w:t xml:space="preserve">remove a level from a </w:t>
            </w:r>
            <w:r w:rsidRPr="00E25777">
              <w:rPr>
                <w:lang w:val="en-GB"/>
              </w:rPr>
              <w:t>hierarchy.</w:t>
            </w:r>
          </w:p>
        </w:tc>
      </w:tr>
      <w:tr w:rsidR="00275A7D" w:rsidRPr="008F2898" w:rsidTr="00C469B7">
        <w:trPr>
          <w:trHeight w:val="176"/>
        </w:trPr>
        <w:tc>
          <w:tcPr>
            <w:tcW w:w="2268" w:type="dxa"/>
          </w:tcPr>
          <w:p w:rsidR="00275A7D" w:rsidRDefault="00275A7D" w:rsidP="00C469B7">
            <w:r>
              <w:t>Pre-conditions</w:t>
            </w:r>
          </w:p>
        </w:tc>
        <w:tc>
          <w:tcPr>
            <w:tcW w:w="5940" w:type="dxa"/>
            <w:gridSpan w:val="3"/>
          </w:tcPr>
          <w:p w:rsidR="00275A7D" w:rsidRDefault="00275A7D" w:rsidP="00C469B7">
            <w:pPr>
              <w:pStyle w:val="BodyText"/>
              <w:rPr>
                <w:lang w:val="en-GB"/>
              </w:rPr>
            </w:pPr>
            <w:r w:rsidRPr="00955BB4">
              <w:rPr>
                <w:lang w:val="en-GB"/>
              </w:rPr>
              <w:t>The user is logged in</w:t>
            </w:r>
          </w:p>
          <w:p w:rsidR="00965BAB" w:rsidRPr="006D15FA" w:rsidRDefault="00965BAB" w:rsidP="00C469B7">
            <w:pPr>
              <w:pStyle w:val="BodyText"/>
            </w:pPr>
            <w:r>
              <w:rPr>
                <w:lang w:val="en-GB"/>
              </w:rPr>
              <w:t>The user is browsing a hierarchy</w:t>
            </w:r>
          </w:p>
        </w:tc>
      </w:tr>
      <w:tr w:rsidR="00275A7D" w:rsidRPr="009031E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965BAB" w:rsidP="00C469B7">
            <w:pPr>
              <w:pStyle w:val="BodyText"/>
            </w:pPr>
            <w:r>
              <w:t>User selects the option to remove a level</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r>
              <w:t>The user can cancel the remove level</w:t>
            </w:r>
          </w:p>
        </w:tc>
      </w:tr>
      <w:tr w:rsidR="00275A7D" w:rsidRPr="008F2898" w:rsidTr="00C469B7">
        <w:trPr>
          <w:trHeight w:val="176"/>
        </w:trPr>
        <w:tc>
          <w:tcPr>
            <w:tcW w:w="2268" w:type="dxa"/>
          </w:tcPr>
          <w:p w:rsidR="00275A7D" w:rsidRDefault="00275A7D" w:rsidP="00C469B7">
            <w:r>
              <w:t>Success guarantees:</w:t>
            </w:r>
          </w:p>
        </w:tc>
        <w:tc>
          <w:tcPr>
            <w:tcW w:w="5940" w:type="dxa"/>
            <w:gridSpan w:val="3"/>
          </w:tcPr>
          <w:p w:rsidR="00275A7D" w:rsidRPr="006D15FA" w:rsidRDefault="00965BAB" w:rsidP="00C469B7">
            <w:pPr>
              <w:pStyle w:val="BodyText"/>
            </w:pPr>
            <w:r>
              <w:rPr>
                <w:lang w:val="en-GB"/>
              </w:rPr>
              <w:t>Level has been removed</w:t>
            </w:r>
          </w:p>
        </w:tc>
      </w:tr>
      <w:tr w:rsidR="00275A7D" w:rsidRPr="009031E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Pr="00965BAB" w:rsidRDefault="00275A7D" w:rsidP="00965BAB">
            <w:pPr>
              <w:numPr>
                <w:ilvl w:val="0"/>
                <w:numId w:val="16"/>
              </w:numPr>
            </w:pPr>
            <w:r w:rsidRPr="00E25777">
              <w:rPr>
                <w:lang w:val="en-GB"/>
              </w:rPr>
              <w:t>The system asks user confirmation to remove this level</w:t>
            </w:r>
          </w:p>
          <w:p w:rsidR="00965BAB" w:rsidRPr="00965BAB" w:rsidRDefault="00965BAB" w:rsidP="00C469B7">
            <w:pPr>
              <w:numPr>
                <w:ilvl w:val="0"/>
                <w:numId w:val="16"/>
              </w:numPr>
            </w:pPr>
            <w:r>
              <w:rPr>
                <w:lang w:val="en-GB"/>
              </w:rPr>
              <w:t>User confirms (A1)</w:t>
            </w:r>
          </w:p>
          <w:p w:rsidR="00965BAB" w:rsidRPr="006D15FA" w:rsidRDefault="00325101" w:rsidP="00C469B7">
            <w:pPr>
              <w:numPr>
                <w:ilvl w:val="0"/>
                <w:numId w:val="16"/>
              </w:numPr>
            </w:pPr>
            <w:r>
              <w:rPr>
                <w:lang w:val="en-GB"/>
              </w:rPr>
              <w:t>Channel/CSR light</w:t>
            </w:r>
            <w:r w:rsidR="00D2643D">
              <w:rPr>
                <w:lang w:val="en-GB"/>
              </w:rPr>
              <w:t xml:space="preserve"> application moves </w:t>
            </w:r>
            <w:r w:rsidR="00965BAB">
              <w:rPr>
                <w:lang w:val="en-GB"/>
              </w:rPr>
              <w:t>the level</w:t>
            </w:r>
            <w:r w:rsidR="00467C84">
              <w:rPr>
                <w:lang w:val="en-GB"/>
              </w:rPr>
              <w:t xml:space="preserve"> and sub levels</w:t>
            </w:r>
            <w:r w:rsidR="00965BAB">
              <w:rPr>
                <w:lang w:val="en-GB"/>
              </w:rPr>
              <w:t xml:space="preserve"> </w:t>
            </w:r>
            <w:r w:rsidR="00D2643D">
              <w:rPr>
                <w:lang w:val="en-GB"/>
              </w:rPr>
              <w:t>to the trash organization</w:t>
            </w:r>
            <w:r w:rsidR="00467C84">
              <w:rPr>
                <w:lang w:val="en-GB"/>
              </w:rPr>
              <w:t xml:space="preserve"> (A2)</w:t>
            </w:r>
          </w:p>
        </w:tc>
      </w:tr>
      <w:tr w:rsidR="00275A7D" w:rsidRPr="002153B0" w:rsidTr="00C469B7">
        <w:trPr>
          <w:trHeight w:val="176"/>
        </w:trPr>
        <w:tc>
          <w:tcPr>
            <w:tcW w:w="2268" w:type="dxa"/>
          </w:tcPr>
          <w:p w:rsidR="00275A7D" w:rsidRDefault="00275A7D" w:rsidP="00C469B7">
            <w:r>
              <w:t>Alternative Flows:</w:t>
            </w:r>
          </w:p>
        </w:tc>
        <w:tc>
          <w:tcPr>
            <w:tcW w:w="5940" w:type="dxa"/>
            <w:gridSpan w:val="3"/>
          </w:tcPr>
          <w:p w:rsidR="00965BAB" w:rsidRDefault="00965BAB" w:rsidP="00965BAB">
            <w:pPr>
              <w:pStyle w:val="BodyText"/>
            </w:pPr>
            <w:r>
              <w:t>A1: U</w:t>
            </w:r>
            <w:r w:rsidR="00275A7D">
              <w:t>ser cancel</w:t>
            </w:r>
            <w:r>
              <w:t>s</w:t>
            </w:r>
            <w:r w:rsidR="00275A7D">
              <w:t xml:space="preserve"> the remove</w:t>
            </w:r>
          </w:p>
          <w:p w:rsidR="00275A7D" w:rsidRDefault="00325101" w:rsidP="000F7361">
            <w:pPr>
              <w:pStyle w:val="BodyText"/>
              <w:numPr>
                <w:ilvl w:val="0"/>
                <w:numId w:val="284"/>
              </w:numPr>
            </w:pPr>
            <w:r>
              <w:t>Channel/CSR light</w:t>
            </w:r>
            <w:r w:rsidR="00965BAB">
              <w:t xml:space="preserve"> application redirects the user to the hierarchy browsing</w:t>
            </w:r>
          </w:p>
          <w:p w:rsidR="00D2643D" w:rsidRDefault="00D2643D" w:rsidP="00D2643D">
            <w:pPr>
              <w:pStyle w:val="BodyText"/>
            </w:pPr>
            <w:r>
              <w:t>A2: There are still active users on the level</w:t>
            </w:r>
            <w:r w:rsidR="00467C84">
              <w:t xml:space="preserve"> or sub levels</w:t>
            </w:r>
          </w:p>
          <w:p w:rsidR="00D2643D" w:rsidRPr="006D15FA" w:rsidRDefault="00325101" w:rsidP="000F7361">
            <w:pPr>
              <w:pStyle w:val="BodyText"/>
              <w:numPr>
                <w:ilvl w:val="0"/>
                <w:numId w:val="285"/>
              </w:numPr>
            </w:pPr>
            <w:r>
              <w:t>Channel/CSR light</w:t>
            </w:r>
            <w:r w:rsidR="00D2643D">
              <w:t xml:space="preserve"> application displays an error message to inform user he can’t remove a level with active users</w:t>
            </w:r>
          </w:p>
        </w:tc>
      </w:tr>
    </w:tbl>
    <w:p w:rsidR="00275A7D" w:rsidRDefault="00275A7D" w:rsidP="004752DD">
      <w:pPr>
        <w:pStyle w:val="Heading4"/>
      </w:pPr>
      <w:bookmarkStart w:id="1711" w:name="_Toc210191531"/>
      <w:bookmarkStart w:id="1712" w:name="_Toc253578138"/>
      <w:r>
        <w:t>Use Case:  View level contact</w:t>
      </w:r>
      <w:bookmarkEnd w:id="1711"/>
      <w:bookmarkEnd w:id="171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275A7D" w:rsidP="00122B88">
            <w:pPr>
              <w:pStyle w:val="TableHeading"/>
            </w:pPr>
            <w:r>
              <w:t>View Level</w:t>
            </w:r>
            <w:r w:rsidR="00EE77DE">
              <w:t xml:space="preserve"> Contact</w:t>
            </w:r>
            <w:r>
              <w:t xml:space="preserve"> </w:t>
            </w:r>
          </w:p>
        </w:tc>
        <w:tc>
          <w:tcPr>
            <w:tcW w:w="2610" w:type="dxa"/>
            <w:shd w:val="clear" w:color="auto" w:fill="E6E6E6"/>
          </w:tcPr>
          <w:p w:rsidR="00275A7D" w:rsidRDefault="00B34058" w:rsidP="00122B88">
            <w:pPr>
              <w:pStyle w:val="TableHeading"/>
            </w:pPr>
            <w:r>
              <w:t>HYM0050</w:t>
            </w:r>
            <w:r w:rsidR="00275A7D">
              <w:t xml:space="preserve"> </w:t>
            </w:r>
          </w:p>
        </w:tc>
      </w:tr>
      <w:tr w:rsidR="00275A7D" w:rsidTr="00C469B7">
        <w:tc>
          <w:tcPr>
            <w:tcW w:w="2268" w:type="dxa"/>
          </w:tcPr>
          <w:p w:rsidR="00275A7D" w:rsidRDefault="00275A7D" w:rsidP="00C469B7">
            <w:r>
              <w:t>Primary actors</w:t>
            </w:r>
          </w:p>
        </w:tc>
        <w:tc>
          <w:tcPr>
            <w:tcW w:w="5940" w:type="dxa"/>
            <w:gridSpan w:val="3"/>
          </w:tcPr>
          <w:p w:rsidR="00275A7D" w:rsidRDefault="00275A7D" w:rsidP="00C469B7">
            <w:pPr>
              <w:pStyle w:val="BodyText"/>
            </w:pPr>
            <w:r>
              <w:t xml:space="preserve">Telco </w:t>
            </w:r>
            <w:r w:rsidR="008F6B39">
              <w:t>Administrator</w:t>
            </w:r>
          </w:p>
          <w:p w:rsidR="00275A7D" w:rsidRPr="006D15FA" w:rsidRDefault="00E64C7E" w:rsidP="00C469B7">
            <w:pPr>
              <w:pStyle w:val="BodyText"/>
            </w:pPr>
            <w:r>
              <w:t>Dealer</w:t>
            </w:r>
            <w:r w:rsidR="00275A7D">
              <w:t xml:space="preserve"> </w:t>
            </w:r>
            <w:r w:rsidR="008F6B39">
              <w:t>Administrator</w:t>
            </w:r>
          </w:p>
        </w:tc>
      </w:tr>
      <w:tr w:rsidR="00275A7D"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E216DB">
              <w:rPr>
                <w:rFonts w:cs="Arial"/>
              </w:rPr>
              <w:t xml:space="preserve">This use case allows the user to </w:t>
            </w:r>
            <w:r>
              <w:rPr>
                <w:rFonts w:cs="Arial"/>
              </w:rPr>
              <w:t xml:space="preserve">view </w:t>
            </w:r>
            <w:r w:rsidRPr="00E216DB">
              <w:rPr>
                <w:rFonts w:cs="Arial"/>
              </w:rPr>
              <w:t>contact</w:t>
            </w:r>
            <w:r>
              <w:rPr>
                <w:rFonts w:cs="Arial"/>
              </w:rPr>
              <w:t xml:space="preserve"> information of a hierarchy level</w:t>
            </w:r>
            <w:r w:rsidRPr="00E216DB">
              <w:rPr>
                <w:rFonts w:cs="Arial"/>
              </w:rPr>
              <w:t>.</w:t>
            </w:r>
          </w:p>
        </w:tc>
      </w:tr>
      <w:tr w:rsidR="00275A7D" w:rsidRPr="008F2898" w:rsidTr="00C469B7">
        <w:trPr>
          <w:trHeight w:val="176"/>
        </w:trPr>
        <w:tc>
          <w:tcPr>
            <w:tcW w:w="2268" w:type="dxa"/>
          </w:tcPr>
          <w:p w:rsidR="00275A7D" w:rsidRDefault="00275A7D" w:rsidP="00C469B7">
            <w:r>
              <w:t>Pre-conditions</w:t>
            </w:r>
          </w:p>
        </w:tc>
        <w:tc>
          <w:tcPr>
            <w:tcW w:w="5940" w:type="dxa"/>
            <w:gridSpan w:val="3"/>
          </w:tcPr>
          <w:p w:rsidR="00275A7D" w:rsidRDefault="00275A7D" w:rsidP="00D2643D">
            <w:pPr>
              <w:pStyle w:val="BodyText"/>
              <w:rPr>
                <w:rFonts w:cs="Arial"/>
              </w:rPr>
            </w:pPr>
            <w:r w:rsidRPr="00E216DB">
              <w:rPr>
                <w:rFonts w:cs="Arial"/>
              </w:rPr>
              <w:t>The user is logged in</w:t>
            </w:r>
          </w:p>
          <w:p w:rsidR="00275A7D" w:rsidRPr="00B60DAB" w:rsidRDefault="00275A7D" w:rsidP="00D2643D">
            <w:pPr>
              <w:pStyle w:val="BodyText"/>
              <w:rPr>
                <w:rFonts w:cs="Arial"/>
              </w:rPr>
            </w:pPr>
            <w:r w:rsidRPr="00D2241C">
              <w:rPr>
                <w:rFonts w:cs="Arial"/>
              </w:rPr>
              <w:t xml:space="preserve">The user is </w:t>
            </w:r>
            <w:r w:rsidR="00D2643D">
              <w:rPr>
                <w:rFonts w:cs="Arial"/>
              </w:rPr>
              <w:t>browsing a hierarchy</w:t>
            </w:r>
          </w:p>
        </w:tc>
      </w:tr>
      <w:tr w:rsidR="00275A7D" w:rsidRPr="009031E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275A7D" w:rsidP="00C469B7">
            <w:pPr>
              <w:pStyle w:val="BodyText"/>
            </w:pPr>
            <w:r>
              <w:t xml:space="preserve">The user </w:t>
            </w:r>
            <w:r w:rsidR="00D2643D">
              <w:t>selects the option to</w:t>
            </w:r>
            <w:r>
              <w:t xml:space="preserve"> view a level contact information</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p>
        </w:tc>
      </w:tr>
      <w:tr w:rsidR="00275A7D" w:rsidRPr="008F2898" w:rsidTr="00C469B7">
        <w:trPr>
          <w:trHeight w:val="176"/>
        </w:trPr>
        <w:tc>
          <w:tcPr>
            <w:tcW w:w="2268" w:type="dxa"/>
          </w:tcPr>
          <w:p w:rsidR="00275A7D" w:rsidRDefault="00275A7D" w:rsidP="00C469B7">
            <w:r>
              <w:t>Success guarantees:</w:t>
            </w:r>
          </w:p>
        </w:tc>
        <w:tc>
          <w:tcPr>
            <w:tcW w:w="5940" w:type="dxa"/>
            <w:gridSpan w:val="3"/>
          </w:tcPr>
          <w:p w:rsidR="00275A7D" w:rsidRPr="006D15FA" w:rsidRDefault="00275A7D" w:rsidP="00C469B7">
            <w:pPr>
              <w:pStyle w:val="BodyText"/>
            </w:pPr>
            <w:r>
              <w:t>The level contact information are displayed</w:t>
            </w:r>
          </w:p>
        </w:tc>
      </w:tr>
      <w:tr w:rsidR="00275A7D" w:rsidRPr="009031E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Pr="00B60DAB" w:rsidRDefault="00275A7D" w:rsidP="005A627C">
            <w:pPr>
              <w:pStyle w:val="BodyText"/>
              <w:numPr>
                <w:ilvl w:val="0"/>
                <w:numId w:val="18"/>
              </w:numPr>
            </w:pPr>
            <w:r w:rsidRPr="00B60DAB">
              <w:t>The system displays the name, address and phone numbers of the level.</w:t>
            </w:r>
            <w:r w:rsidR="005A59E6">
              <w:t xml:space="preserve"> </w:t>
            </w:r>
            <w:r>
              <w:t>(A1)</w:t>
            </w:r>
          </w:p>
          <w:p w:rsidR="00275A7D" w:rsidRPr="006D15FA" w:rsidRDefault="00275A7D" w:rsidP="00C469B7">
            <w:pPr>
              <w:pStyle w:val="BodyText"/>
            </w:pPr>
          </w:p>
        </w:tc>
      </w:tr>
      <w:tr w:rsidR="00275A7D" w:rsidRPr="002153B0" w:rsidTr="00C469B7">
        <w:trPr>
          <w:trHeight w:val="176"/>
        </w:trPr>
        <w:tc>
          <w:tcPr>
            <w:tcW w:w="2268" w:type="dxa"/>
          </w:tcPr>
          <w:p w:rsidR="00275A7D" w:rsidRDefault="00275A7D" w:rsidP="00C469B7">
            <w:r>
              <w:t>Alternative Flows:</w:t>
            </w:r>
          </w:p>
        </w:tc>
        <w:tc>
          <w:tcPr>
            <w:tcW w:w="5940" w:type="dxa"/>
            <w:gridSpan w:val="3"/>
          </w:tcPr>
          <w:p w:rsidR="00D2643D" w:rsidRDefault="00D2643D" w:rsidP="00D2643D">
            <w:pPr>
              <w:pStyle w:val="BodyText"/>
            </w:pPr>
            <w:r>
              <w:t>A1: the level is a sub level</w:t>
            </w:r>
          </w:p>
          <w:p w:rsidR="00275A7D" w:rsidRPr="006D15FA" w:rsidRDefault="00275A7D" w:rsidP="00C469B7">
            <w:pPr>
              <w:pStyle w:val="BodyText"/>
              <w:numPr>
                <w:ilvl w:val="0"/>
                <w:numId w:val="19"/>
              </w:numPr>
            </w:pPr>
            <w:r>
              <w:t>The type is displayed for sub levels</w:t>
            </w:r>
          </w:p>
        </w:tc>
      </w:tr>
    </w:tbl>
    <w:p w:rsidR="00275A7D" w:rsidRDefault="00275A7D" w:rsidP="004752DD">
      <w:pPr>
        <w:pStyle w:val="Heading4"/>
      </w:pPr>
      <w:bookmarkStart w:id="1713" w:name="_Toc210191532"/>
      <w:bookmarkStart w:id="1714" w:name="_Toc253578139"/>
      <w:r>
        <w:t>Use Case:  Modify level contact</w:t>
      </w:r>
      <w:bookmarkEnd w:id="1713"/>
      <w:bookmarkEnd w:id="171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EE77DE" w:rsidP="00122B88">
            <w:pPr>
              <w:pStyle w:val="TableHeading"/>
            </w:pPr>
            <w:r>
              <w:t>Modify Level Contact</w:t>
            </w:r>
            <w:r w:rsidR="00275A7D">
              <w:t xml:space="preserve"> </w:t>
            </w:r>
          </w:p>
        </w:tc>
        <w:tc>
          <w:tcPr>
            <w:tcW w:w="2610" w:type="dxa"/>
            <w:shd w:val="clear" w:color="auto" w:fill="E6E6E6"/>
          </w:tcPr>
          <w:p w:rsidR="00275A7D" w:rsidRDefault="00B34058" w:rsidP="00122B88">
            <w:pPr>
              <w:pStyle w:val="TableHeading"/>
            </w:pPr>
            <w:r>
              <w:t>HYM0060</w:t>
            </w:r>
            <w:r w:rsidR="00275A7D">
              <w:t xml:space="preserve"> </w:t>
            </w:r>
          </w:p>
        </w:tc>
      </w:tr>
      <w:tr w:rsidR="00275A7D" w:rsidTr="00C469B7">
        <w:tc>
          <w:tcPr>
            <w:tcW w:w="2268" w:type="dxa"/>
          </w:tcPr>
          <w:p w:rsidR="00275A7D" w:rsidRDefault="00275A7D" w:rsidP="00C469B7">
            <w:r>
              <w:t>Primary actors</w:t>
            </w:r>
          </w:p>
        </w:tc>
        <w:tc>
          <w:tcPr>
            <w:tcW w:w="5940" w:type="dxa"/>
            <w:gridSpan w:val="3"/>
          </w:tcPr>
          <w:p w:rsidR="00275A7D" w:rsidRDefault="00275A7D" w:rsidP="00C469B7">
            <w:pPr>
              <w:pStyle w:val="BodyText"/>
            </w:pPr>
            <w:r>
              <w:t xml:space="preserve">Telco </w:t>
            </w:r>
            <w:r w:rsidR="008F6B39">
              <w:t>Administrator</w:t>
            </w:r>
          </w:p>
          <w:p w:rsidR="00275A7D" w:rsidRPr="006D15FA" w:rsidRDefault="00275A7D" w:rsidP="00C469B7">
            <w:pPr>
              <w:pStyle w:val="BodyText"/>
            </w:pPr>
            <w:r>
              <w:t xml:space="preserve">Dealer </w:t>
            </w:r>
            <w:r w:rsidR="008F6B39">
              <w:t>Administrator</w:t>
            </w:r>
          </w:p>
        </w:tc>
      </w:tr>
      <w:tr w:rsidR="00275A7D"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E216DB">
              <w:rPr>
                <w:rFonts w:cs="Arial"/>
              </w:rPr>
              <w:t xml:space="preserve">This use case allows the user </w:t>
            </w:r>
            <w:r w:rsidR="00D2643D">
              <w:rPr>
                <w:rFonts w:cs="Arial"/>
              </w:rPr>
              <w:t>modifying level contact</w:t>
            </w:r>
          </w:p>
        </w:tc>
      </w:tr>
      <w:tr w:rsidR="00275A7D" w:rsidRPr="008F2898" w:rsidTr="00C469B7">
        <w:trPr>
          <w:trHeight w:val="176"/>
        </w:trPr>
        <w:tc>
          <w:tcPr>
            <w:tcW w:w="2268" w:type="dxa"/>
          </w:tcPr>
          <w:p w:rsidR="00275A7D" w:rsidRDefault="00275A7D" w:rsidP="00C469B7">
            <w:r>
              <w:t>Pre-conditions</w:t>
            </w:r>
          </w:p>
        </w:tc>
        <w:tc>
          <w:tcPr>
            <w:tcW w:w="5940" w:type="dxa"/>
            <w:gridSpan w:val="3"/>
          </w:tcPr>
          <w:p w:rsidR="00D2643D" w:rsidRDefault="00D2643D" w:rsidP="00D2643D">
            <w:pPr>
              <w:pStyle w:val="BodyText"/>
              <w:rPr>
                <w:rFonts w:cs="Arial"/>
              </w:rPr>
            </w:pPr>
            <w:r w:rsidRPr="00E216DB">
              <w:rPr>
                <w:rFonts w:cs="Arial"/>
              </w:rPr>
              <w:t>The user is logged in</w:t>
            </w:r>
          </w:p>
          <w:p w:rsidR="00275A7D" w:rsidRPr="00B60DAB" w:rsidRDefault="00D2643D" w:rsidP="00D2643D">
            <w:pPr>
              <w:pStyle w:val="BodyText"/>
              <w:rPr>
                <w:rFonts w:cs="Arial"/>
              </w:rPr>
            </w:pPr>
            <w:r w:rsidRPr="00D2241C">
              <w:rPr>
                <w:rFonts w:cs="Arial"/>
              </w:rPr>
              <w:t xml:space="preserve">The user is </w:t>
            </w:r>
            <w:r>
              <w:rPr>
                <w:rFonts w:cs="Arial"/>
              </w:rPr>
              <w:t>viewing a level contact</w:t>
            </w:r>
          </w:p>
        </w:tc>
      </w:tr>
      <w:tr w:rsidR="00275A7D" w:rsidRPr="009031E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275A7D" w:rsidP="00C469B7">
            <w:pPr>
              <w:pStyle w:val="BodyText"/>
            </w:pPr>
            <w:r>
              <w:t xml:space="preserve">The user </w:t>
            </w:r>
            <w:r w:rsidR="00D2643D">
              <w:t>selects the option</w:t>
            </w:r>
            <w:r>
              <w:t xml:space="preserve"> to update a level contact information</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p>
        </w:tc>
      </w:tr>
      <w:tr w:rsidR="00275A7D" w:rsidRPr="008F2898" w:rsidTr="00C469B7">
        <w:trPr>
          <w:trHeight w:val="176"/>
        </w:trPr>
        <w:tc>
          <w:tcPr>
            <w:tcW w:w="2268" w:type="dxa"/>
          </w:tcPr>
          <w:p w:rsidR="00275A7D" w:rsidRDefault="00275A7D" w:rsidP="00C469B7">
            <w:r>
              <w:t>Success guarantees:</w:t>
            </w:r>
          </w:p>
        </w:tc>
        <w:tc>
          <w:tcPr>
            <w:tcW w:w="5940" w:type="dxa"/>
            <w:gridSpan w:val="3"/>
          </w:tcPr>
          <w:p w:rsidR="00275A7D" w:rsidRPr="006D15FA" w:rsidRDefault="00275A7D" w:rsidP="00C469B7">
            <w:pPr>
              <w:pStyle w:val="BodyText"/>
            </w:pPr>
            <w:r>
              <w:t>The level contact information are modified</w:t>
            </w:r>
          </w:p>
        </w:tc>
      </w:tr>
      <w:tr w:rsidR="00275A7D" w:rsidRPr="009031E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Pr="00613983" w:rsidRDefault="00D2643D" w:rsidP="003C7B37">
            <w:pPr>
              <w:pStyle w:val="BodyText"/>
              <w:numPr>
                <w:ilvl w:val="0"/>
                <w:numId w:val="20"/>
              </w:numPr>
            </w:pPr>
            <w:r>
              <w:t>The user sets new identity, address</w:t>
            </w:r>
            <w:r w:rsidR="003C7B37">
              <w:t>, contact first name and last name</w:t>
            </w:r>
            <w:r>
              <w:t xml:space="preserve"> and phone, fax, email</w:t>
            </w:r>
            <w:r w:rsidR="003C7B37">
              <w:t>,(A2)</w:t>
            </w:r>
          </w:p>
          <w:p w:rsidR="00275A7D" w:rsidRPr="00613983" w:rsidRDefault="00275A7D" w:rsidP="00C469B7">
            <w:pPr>
              <w:pStyle w:val="BodyText"/>
              <w:numPr>
                <w:ilvl w:val="0"/>
                <w:numId w:val="20"/>
              </w:numPr>
            </w:pPr>
            <w:r w:rsidRPr="00613983">
              <w:t>The user confirms (A1).</w:t>
            </w:r>
          </w:p>
          <w:p w:rsidR="00275A7D" w:rsidRPr="00613983" w:rsidRDefault="00325101" w:rsidP="00C469B7">
            <w:pPr>
              <w:pStyle w:val="BodyText"/>
              <w:numPr>
                <w:ilvl w:val="0"/>
                <w:numId w:val="20"/>
              </w:numPr>
            </w:pPr>
            <w:r>
              <w:t>Channel/CSR light</w:t>
            </w:r>
            <w:r w:rsidR="00D2643D">
              <w:t xml:space="preserve"> application</w:t>
            </w:r>
            <w:r w:rsidR="00275A7D" w:rsidRPr="00613983">
              <w:t xml:space="preserve"> updates the Telco legal contact locally.</w:t>
            </w:r>
          </w:p>
          <w:p w:rsidR="00275A7D" w:rsidRPr="006D15FA" w:rsidRDefault="00325101" w:rsidP="00D2643D">
            <w:pPr>
              <w:pStyle w:val="BodyText"/>
              <w:numPr>
                <w:ilvl w:val="0"/>
                <w:numId w:val="20"/>
              </w:numPr>
            </w:pPr>
            <w:r>
              <w:t>Channel/CSR light</w:t>
            </w:r>
            <w:r w:rsidR="00D2643D">
              <w:t xml:space="preserve"> application</w:t>
            </w:r>
            <w:r w:rsidR="00275A7D" w:rsidRPr="00613983">
              <w:t xml:space="preserve"> displays a message to inform the user the contact has been changed.</w:t>
            </w:r>
          </w:p>
        </w:tc>
      </w:tr>
      <w:tr w:rsidR="00275A7D" w:rsidRPr="002153B0" w:rsidTr="00C469B7">
        <w:trPr>
          <w:trHeight w:val="176"/>
        </w:trPr>
        <w:tc>
          <w:tcPr>
            <w:tcW w:w="2268" w:type="dxa"/>
          </w:tcPr>
          <w:p w:rsidR="00275A7D" w:rsidRDefault="00275A7D" w:rsidP="00C469B7">
            <w:r>
              <w:t>Alternative Flows:</w:t>
            </w:r>
          </w:p>
        </w:tc>
        <w:tc>
          <w:tcPr>
            <w:tcW w:w="5940" w:type="dxa"/>
            <w:gridSpan w:val="3"/>
          </w:tcPr>
          <w:p w:rsidR="00275A7D" w:rsidRDefault="00D2643D" w:rsidP="00D2643D">
            <w:pPr>
              <w:pStyle w:val="BodyText"/>
            </w:pPr>
            <w:r>
              <w:t xml:space="preserve">A1: </w:t>
            </w:r>
            <w:r w:rsidR="00275A7D" w:rsidRPr="00613983">
              <w:t>The user cancels the edition.</w:t>
            </w:r>
          </w:p>
          <w:p w:rsidR="00D2643D" w:rsidRDefault="00325101" w:rsidP="000F7361">
            <w:pPr>
              <w:pStyle w:val="BodyText"/>
              <w:numPr>
                <w:ilvl w:val="0"/>
                <w:numId w:val="286"/>
              </w:numPr>
            </w:pPr>
            <w:r>
              <w:t>Channel/CSR light</w:t>
            </w:r>
            <w:r w:rsidR="00D2643D">
              <w:t xml:space="preserve"> application redirects the user to the step he was before starting the edition</w:t>
            </w:r>
          </w:p>
          <w:p w:rsidR="003C7B37" w:rsidRDefault="003C7B37" w:rsidP="003C7B37">
            <w:pPr>
              <w:pStyle w:val="BodyText"/>
            </w:pPr>
            <w:r>
              <w:t>A2: Contact is associated to dealer root level and reference is locally managed or dealers are not synchronized</w:t>
            </w:r>
          </w:p>
          <w:p w:rsidR="003C7B37" w:rsidRDefault="003C7B37" w:rsidP="000F7361">
            <w:pPr>
              <w:pStyle w:val="BodyText"/>
              <w:numPr>
                <w:ilvl w:val="0"/>
                <w:numId w:val="477"/>
              </w:numPr>
            </w:pPr>
            <w:r>
              <w:t>The user sets new identity, address, contact first name last name and phone, fax, email and reference</w:t>
            </w:r>
          </w:p>
          <w:p w:rsidR="003C7B37" w:rsidRPr="006D15FA" w:rsidRDefault="003C7B37" w:rsidP="000F7361">
            <w:pPr>
              <w:pStyle w:val="BodyText"/>
              <w:numPr>
                <w:ilvl w:val="0"/>
                <w:numId w:val="477"/>
              </w:numPr>
            </w:pPr>
            <w:r>
              <w:t xml:space="preserve">Next step is similar to nominal case </w:t>
            </w:r>
          </w:p>
        </w:tc>
      </w:tr>
    </w:tbl>
    <w:p w:rsidR="00275A7D" w:rsidRDefault="00275A7D" w:rsidP="004752DD">
      <w:pPr>
        <w:pStyle w:val="Heading4"/>
      </w:pPr>
      <w:bookmarkStart w:id="1715" w:name="_Toc210191533"/>
      <w:bookmarkStart w:id="1716" w:name="_Toc253578140"/>
      <w:r>
        <w:t>Use Case:  View level profile</w:t>
      </w:r>
      <w:bookmarkEnd w:id="1715"/>
      <w:bookmarkEnd w:id="171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EE77DE" w:rsidP="00122B88">
            <w:pPr>
              <w:pStyle w:val="TableHeading"/>
            </w:pPr>
            <w:r>
              <w:t>View Level Profile</w:t>
            </w:r>
          </w:p>
        </w:tc>
        <w:tc>
          <w:tcPr>
            <w:tcW w:w="2610" w:type="dxa"/>
            <w:shd w:val="clear" w:color="auto" w:fill="E6E6E6"/>
          </w:tcPr>
          <w:p w:rsidR="00275A7D" w:rsidRDefault="00B34058" w:rsidP="00122B88">
            <w:pPr>
              <w:pStyle w:val="TableHeading"/>
            </w:pPr>
            <w:r>
              <w:t>HYM0070</w:t>
            </w:r>
            <w:r w:rsidR="00275A7D">
              <w:t xml:space="preserve"> </w:t>
            </w:r>
          </w:p>
        </w:tc>
      </w:tr>
      <w:tr w:rsidR="00275A7D" w:rsidRPr="006D15FA" w:rsidTr="00C469B7">
        <w:tc>
          <w:tcPr>
            <w:tcW w:w="2268" w:type="dxa"/>
          </w:tcPr>
          <w:p w:rsidR="00275A7D" w:rsidRDefault="00275A7D" w:rsidP="00C469B7">
            <w:r>
              <w:t>Primary actors</w:t>
            </w:r>
          </w:p>
        </w:tc>
        <w:tc>
          <w:tcPr>
            <w:tcW w:w="5940" w:type="dxa"/>
            <w:gridSpan w:val="3"/>
          </w:tcPr>
          <w:p w:rsidR="00275A7D" w:rsidRPr="006D15FA" w:rsidRDefault="00D2643D" w:rsidP="00C469B7">
            <w:pPr>
              <w:pStyle w:val="BodyText"/>
            </w:pPr>
            <w:r>
              <w:t xml:space="preserve">Dealer </w:t>
            </w:r>
            <w:r w:rsidR="008F6B39">
              <w:t>Administrator</w:t>
            </w:r>
          </w:p>
        </w:tc>
      </w:tr>
      <w:tr w:rsidR="00275A7D" w:rsidRPr="006D15FA"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955BB4">
              <w:rPr>
                <w:lang w:val="en-GB"/>
              </w:rPr>
              <w:t xml:space="preserve">This </w:t>
            </w:r>
            <w:r>
              <w:rPr>
                <w:lang w:val="en-GB"/>
              </w:rPr>
              <w:t>u</w:t>
            </w:r>
            <w:r w:rsidRPr="00955BB4">
              <w:rPr>
                <w:lang w:val="en-GB"/>
              </w:rPr>
              <w:t xml:space="preserve">se </w:t>
            </w:r>
            <w:r>
              <w:rPr>
                <w:lang w:val="en-GB"/>
              </w:rPr>
              <w:t>c</w:t>
            </w:r>
            <w:r w:rsidRPr="00955BB4">
              <w:rPr>
                <w:lang w:val="en-GB"/>
              </w:rPr>
              <w:t>ase allows viewing</w:t>
            </w:r>
            <w:r>
              <w:rPr>
                <w:lang w:val="en-GB"/>
              </w:rPr>
              <w:t xml:space="preserve"> </w:t>
            </w:r>
            <w:r w:rsidR="00D2643D">
              <w:rPr>
                <w:lang w:val="en-GB"/>
              </w:rPr>
              <w:t>dealer</w:t>
            </w:r>
            <w:r>
              <w:rPr>
                <w:lang w:val="en-GB"/>
              </w:rPr>
              <w:t xml:space="preserve"> level profile.</w:t>
            </w:r>
          </w:p>
        </w:tc>
      </w:tr>
      <w:tr w:rsidR="00275A7D" w:rsidRPr="001D143F" w:rsidTr="00C469B7">
        <w:trPr>
          <w:trHeight w:val="176"/>
        </w:trPr>
        <w:tc>
          <w:tcPr>
            <w:tcW w:w="2268" w:type="dxa"/>
          </w:tcPr>
          <w:p w:rsidR="00275A7D" w:rsidRDefault="00275A7D" w:rsidP="00C469B7">
            <w:pPr>
              <w:pStyle w:val="BodyText"/>
            </w:pPr>
            <w:r>
              <w:t>Pre-conditions</w:t>
            </w:r>
          </w:p>
        </w:tc>
        <w:tc>
          <w:tcPr>
            <w:tcW w:w="5940" w:type="dxa"/>
            <w:gridSpan w:val="3"/>
          </w:tcPr>
          <w:p w:rsidR="00275A7D" w:rsidRPr="008775B2" w:rsidRDefault="00D2643D" w:rsidP="00D2643D">
            <w:pPr>
              <w:pStyle w:val="BodyText"/>
              <w:rPr>
                <w:lang w:val="en-GB"/>
              </w:rPr>
            </w:pPr>
            <w:r>
              <w:rPr>
                <w:lang w:val="en-GB"/>
              </w:rPr>
              <w:t>User is browsing a dealer hierarchy</w:t>
            </w:r>
          </w:p>
        </w:tc>
      </w:tr>
      <w:tr w:rsidR="00275A7D" w:rsidRPr="006D15F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275A7D" w:rsidP="00C469B7">
            <w:pPr>
              <w:pStyle w:val="BodyText"/>
            </w:pPr>
            <w:r>
              <w:t xml:space="preserve">The user </w:t>
            </w:r>
            <w:r w:rsidR="00D2643D">
              <w:t>selects the option to view a dealer level profile</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p>
        </w:tc>
      </w:tr>
      <w:tr w:rsidR="00275A7D" w:rsidRPr="006D15FA" w:rsidTr="00C469B7">
        <w:trPr>
          <w:trHeight w:val="176"/>
        </w:trPr>
        <w:tc>
          <w:tcPr>
            <w:tcW w:w="2268" w:type="dxa"/>
          </w:tcPr>
          <w:p w:rsidR="00275A7D" w:rsidRDefault="00275A7D" w:rsidP="00C469B7">
            <w:r>
              <w:t>Success guarantees:</w:t>
            </w:r>
          </w:p>
        </w:tc>
        <w:tc>
          <w:tcPr>
            <w:tcW w:w="5940" w:type="dxa"/>
            <w:gridSpan w:val="3"/>
          </w:tcPr>
          <w:p w:rsidR="00275A7D" w:rsidRPr="00490C7E" w:rsidRDefault="00275A7D" w:rsidP="00C469B7">
            <w:r>
              <w:rPr>
                <w:lang w:val="en-GB"/>
              </w:rPr>
              <w:t>The level profile is displayed</w:t>
            </w:r>
            <w:r w:rsidRPr="00955BB4">
              <w:rPr>
                <w:lang w:val="en-GB"/>
              </w:rPr>
              <w:t>.</w:t>
            </w:r>
          </w:p>
        </w:tc>
      </w:tr>
      <w:tr w:rsidR="00275A7D" w:rsidRPr="006D15FA" w:rsidTr="00C469B7">
        <w:trPr>
          <w:trHeight w:val="176"/>
        </w:trPr>
        <w:tc>
          <w:tcPr>
            <w:tcW w:w="2268" w:type="dxa"/>
          </w:tcPr>
          <w:p w:rsidR="00275A7D" w:rsidRPr="002153B0" w:rsidRDefault="00275A7D" w:rsidP="00C469B7">
            <w:r w:rsidRPr="002153B0">
              <w:t>Normal Flow:</w:t>
            </w:r>
          </w:p>
        </w:tc>
        <w:tc>
          <w:tcPr>
            <w:tcW w:w="5940" w:type="dxa"/>
            <w:gridSpan w:val="3"/>
          </w:tcPr>
          <w:p w:rsidR="00275A7D" w:rsidRPr="00464E19" w:rsidRDefault="00275A7D" w:rsidP="00C469B7">
            <w:pPr>
              <w:numPr>
                <w:ilvl w:val="0"/>
                <w:numId w:val="21"/>
              </w:numPr>
              <w:rPr>
                <w:lang w:val="en-GB"/>
              </w:rPr>
            </w:pPr>
            <w:r w:rsidRPr="00955BB4">
              <w:rPr>
                <w:lang w:val="en-GB"/>
              </w:rPr>
              <w:t xml:space="preserve">The system displays </w:t>
            </w:r>
            <w:r>
              <w:rPr>
                <w:lang w:val="en-GB"/>
              </w:rPr>
              <w:t>the level profile</w:t>
            </w:r>
          </w:p>
        </w:tc>
      </w:tr>
      <w:tr w:rsidR="00275A7D" w:rsidRPr="006D15FA" w:rsidTr="00C469B7">
        <w:trPr>
          <w:trHeight w:val="176"/>
        </w:trPr>
        <w:tc>
          <w:tcPr>
            <w:tcW w:w="2268" w:type="dxa"/>
          </w:tcPr>
          <w:p w:rsidR="00275A7D" w:rsidRDefault="00275A7D" w:rsidP="00C469B7">
            <w:r>
              <w:t>Alternative Flows:</w:t>
            </w:r>
          </w:p>
        </w:tc>
        <w:tc>
          <w:tcPr>
            <w:tcW w:w="5940" w:type="dxa"/>
            <w:gridSpan w:val="3"/>
          </w:tcPr>
          <w:p w:rsidR="00275A7D" w:rsidRPr="00D67ADE" w:rsidRDefault="00275A7D" w:rsidP="00C469B7">
            <w:pPr>
              <w:pStyle w:val="BodyText"/>
              <w:rPr>
                <w:lang w:val="en-GB"/>
              </w:rPr>
            </w:pPr>
          </w:p>
        </w:tc>
      </w:tr>
    </w:tbl>
    <w:p w:rsidR="00275A7D" w:rsidRDefault="00275A7D" w:rsidP="004752DD">
      <w:pPr>
        <w:pStyle w:val="Heading4"/>
      </w:pPr>
      <w:bookmarkStart w:id="1717" w:name="_Toc210191534"/>
      <w:bookmarkStart w:id="1718" w:name="_Toc253578141"/>
      <w:r>
        <w:t>Use Case:  Modify level profile</w:t>
      </w:r>
      <w:bookmarkEnd w:id="1717"/>
      <w:bookmarkEnd w:id="171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5A7D" w:rsidTr="00C469B7">
        <w:trPr>
          <w:gridAfter w:val="1"/>
          <w:wAfter w:w="18" w:type="dxa"/>
          <w:trHeight w:val="360"/>
        </w:trPr>
        <w:tc>
          <w:tcPr>
            <w:tcW w:w="5580" w:type="dxa"/>
            <w:gridSpan w:val="2"/>
            <w:shd w:val="clear" w:color="auto" w:fill="E6E6E6"/>
          </w:tcPr>
          <w:p w:rsidR="00275A7D" w:rsidRDefault="00EE77DE" w:rsidP="00122B88">
            <w:pPr>
              <w:pStyle w:val="TableHeading"/>
            </w:pPr>
            <w:r>
              <w:t>Modify Level Profile</w:t>
            </w:r>
            <w:r w:rsidR="00275A7D">
              <w:t xml:space="preserve"> </w:t>
            </w:r>
          </w:p>
        </w:tc>
        <w:tc>
          <w:tcPr>
            <w:tcW w:w="2610" w:type="dxa"/>
            <w:shd w:val="clear" w:color="auto" w:fill="E6E6E6"/>
          </w:tcPr>
          <w:p w:rsidR="00275A7D" w:rsidRDefault="00B34058" w:rsidP="00122B88">
            <w:pPr>
              <w:pStyle w:val="TableHeading"/>
            </w:pPr>
            <w:r>
              <w:t>HYM0080</w:t>
            </w:r>
            <w:r w:rsidR="00275A7D">
              <w:t xml:space="preserve"> </w:t>
            </w:r>
          </w:p>
        </w:tc>
      </w:tr>
      <w:tr w:rsidR="00275A7D" w:rsidRPr="006D15FA" w:rsidTr="00C469B7">
        <w:tc>
          <w:tcPr>
            <w:tcW w:w="2268" w:type="dxa"/>
          </w:tcPr>
          <w:p w:rsidR="00275A7D" w:rsidRDefault="00275A7D" w:rsidP="00C469B7">
            <w:r>
              <w:t>Primary actors</w:t>
            </w:r>
          </w:p>
        </w:tc>
        <w:tc>
          <w:tcPr>
            <w:tcW w:w="5940" w:type="dxa"/>
            <w:gridSpan w:val="3"/>
          </w:tcPr>
          <w:p w:rsidR="00275A7D" w:rsidRPr="006D15FA" w:rsidRDefault="00275A7D" w:rsidP="00C469B7">
            <w:pPr>
              <w:pStyle w:val="BodyText"/>
            </w:pPr>
            <w:r>
              <w:t xml:space="preserve">Dealer </w:t>
            </w:r>
            <w:r w:rsidR="008F6B39">
              <w:t>Administrator</w:t>
            </w:r>
          </w:p>
        </w:tc>
      </w:tr>
      <w:tr w:rsidR="00275A7D" w:rsidRPr="006D15FA" w:rsidTr="00C469B7">
        <w:tc>
          <w:tcPr>
            <w:tcW w:w="2268" w:type="dxa"/>
          </w:tcPr>
          <w:p w:rsidR="00275A7D" w:rsidRDefault="00275A7D" w:rsidP="00C469B7">
            <w:r>
              <w:t>Summary Goal</w:t>
            </w:r>
          </w:p>
        </w:tc>
        <w:tc>
          <w:tcPr>
            <w:tcW w:w="5940" w:type="dxa"/>
            <w:gridSpan w:val="3"/>
          </w:tcPr>
          <w:p w:rsidR="00275A7D" w:rsidRPr="006D15FA" w:rsidRDefault="00275A7D" w:rsidP="00C469B7">
            <w:pPr>
              <w:pStyle w:val="BodyText"/>
            </w:pPr>
            <w:r w:rsidRPr="00E97314">
              <w:rPr>
                <w:lang w:val="en-GB"/>
              </w:rPr>
              <w:t xml:space="preserve">This </w:t>
            </w:r>
            <w:r>
              <w:rPr>
                <w:lang w:val="en-GB"/>
              </w:rPr>
              <w:t>u</w:t>
            </w:r>
            <w:r w:rsidRPr="00E97314">
              <w:rPr>
                <w:lang w:val="en-GB"/>
              </w:rPr>
              <w:t xml:space="preserve">se </w:t>
            </w:r>
            <w:r>
              <w:rPr>
                <w:lang w:val="en-GB"/>
              </w:rPr>
              <w:t>c</w:t>
            </w:r>
            <w:r w:rsidRPr="00E97314">
              <w:rPr>
                <w:lang w:val="en-GB"/>
              </w:rPr>
              <w:t xml:space="preserve">ase allows the user </w:t>
            </w:r>
            <w:r>
              <w:rPr>
                <w:lang w:val="en-GB"/>
              </w:rPr>
              <w:t>to modify profile</w:t>
            </w:r>
          </w:p>
        </w:tc>
      </w:tr>
      <w:tr w:rsidR="00275A7D" w:rsidRPr="001D143F" w:rsidTr="00C469B7">
        <w:trPr>
          <w:trHeight w:val="176"/>
        </w:trPr>
        <w:tc>
          <w:tcPr>
            <w:tcW w:w="2268" w:type="dxa"/>
          </w:tcPr>
          <w:p w:rsidR="00275A7D" w:rsidRDefault="00275A7D" w:rsidP="00C469B7">
            <w:pPr>
              <w:pStyle w:val="BodyText"/>
            </w:pPr>
            <w:r>
              <w:t>Pre-conditions</w:t>
            </w:r>
          </w:p>
        </w:tc>
        <w:tc>
          <w:tcPr>
            <w:tcW w:w="5940" w:type="dxa"/>
            <w:gridSpan w:val="3"/>
          </w:tcPr>
          <w:p w:rsidR="00275A7D" w:rsidRPr="00464E19" w:rsidRDefault="00C87E90" w:rsidP="00C87E90">
            <w:pPr>
              <w:pStyle w:val="BodyText"/>
              <w:rPr>
                <w:lang w:val="en-GB"/>
              </w:rPr>
            </w:pPr>
            <w:r>
              <w:rPr>
                <w:lang w:val="en-GB"/>
              </w:rPr>
              <w:t>User is viewing profile of a dealer level</w:t>
            </w:r>
          </w:p>
        </w:tc>
      </w:tr>
      <w:tr w:rsidR="00275A7D" w:rsidRPr="006D15FA" w:rsidTr="00C469B7">
        <w:trPr>
          <w:trHeight w:val="176"/>
        </w:trPr>
        <w:tc>
          <w:tcPr>
            <w:tcW w:w="2268" w:type="dxa"/>
          </w:tcPr>
          <w:p w:rsidR="00275A7D" w:rsidRPr="002153B0" w:rsidRDefault="00275A7D" w:rsidP="00C469B7">
            <w:r>
              <w:t>Trigger</w:t>
            </w:r>
          </w:p>
        </w:tc>
        <w:tc>
          <w:tcPr>
            <w:tcW w:w="5940" w:type="dxa"/>
            <w:gridSpan w:val="3"/>
          </w:tcPr>
          <w:p w:rsidR="00275A7D" w:rsidRPr="006D15FA" w:rsidRDefault="00275A7D" w:rsidP="00C469B7">
            <w:pPr>
              <w:pStyle w:val="BodyText"/>
            </w:pPr>
            <w:r>
              <w:t xml:space="preserve">The user </w:t>
            </w:r>
            <w:r w:rsidR="00C87E90">
              <w:t>selects the option to modify the level profile</w:t>
            </w:r>
          </w:p>
        </w:tc>
      </w:tr>
      <w:tr w:rsidR="00275A7D" w:rsidRPr="006D15FA" w:rsidTr="00C469B7">
        <w:trPr>
          <w:trHeight w:val="176"/>
        </w:trPr>
        <w:tc>
          <w:tcPr>
            <w:tcW w:w="2268" w:type="dxa"/>
          </w:tcPr>
          <w:p w:rsidR="00275A7D" w:rsidRDefault="00275A7D" w:rsidP="00C469B7">
            <w:r>
              <w:t>Minimum guarantees</w:t>
            </w:r>
          </w:p>
        </w:tc>
        <w:tc>
          <w:tcPr>
            <w:tcW w:w="5940" w:type="dxa"/>
            <w:gridSpan w:val="3"/>
          </w:tcPr>
          <w:p w:rsidR="00275A7D" w:rsidRPr="006D15FA" w:rsidRDefault="00275A7D" w:rsidP="00C469B7">
            <w:pPr>
              <w:pStyle w:val="BodyText"/>
            </w:pPr>
          </w:p>
        </w:tc>
      </w:tr>
      <w:tr w:rsidR="00275A7D" w:rsidRPr="006D15FA" w:rsidTr="00C469B7">
        <w:trPr>
          <w:trHeight w:val="176"/>
        </w:trPr>
        <w:tc>
          <w:tcPr>
            <w:tcW w:w="2268" w:type="dxa"/>
          </w:tcPr>
          <w:p w:rsidR="00275A7D" w:rsidRDefault="00275A7D" w:rsidP="00C469B7">
            <w:r>
              <w:t>Success guarantees:</w:t>
            </w:r>
          </w:p>
        </w:tc>
        <w:tc>
          <w:tcPr>
            <w:tcW w:w="5940" w:type="dxa"/>
            <w:gridSpan w:val="3"/>
          </w:tcPr>
          <w:p w:rsidR="00275A7D" w:rsidRPr="00490C7E" w:rsidRDefault="00275A7D" w:rsidP="00C469B7">
            <w:r>
              <w:t>Level Profile is modified</w:t>
            </w:r>
          </w:p>
        </w:tc>
      </w:tr>
      <w:tr w:rsidR="00275A7D" w:rsidRPr="006D15FA" w:rsidTr="00C469B7">
        <w:trPr>
          <w:trHeight w:val="176"/>
        </w:trPr>
        <w:tc>
          <w:tcPr>
            <w:tcW w:w="2268" w:type="dxa"/>
          </w:tcPr>
          <w:p w:rsidR="00275A7D" w:rsidRPr="002153B0" w:rsidRDefault="00275A7D" w:rsidP="00C469B7">
            <w:r w:rsidRPr="002153B0">
              <w:t>Normal Flow:</w:t>
            </w:r>
          </w:p>
        </w:tc>
        <w:tc>
          <w:tcPr>
            <w:tcW w:w="5940" w:type="dxa"/>
            <w:gridSpan w:val="3"/>
          </w:tcPr>
          <w:p w:rsidR="00C87E90" w:rsidRDefault="00325101" w:rsidP="00C469B7">
            <w:pPr>
              <w:pStyle w:val="BodyText"/>
              <w:numPr>
                <w:ilvl w:val="0"/>
                <w:numId w:val="22"/>
              </w:numPr>
            </w:pPr>
            <w:r>
              <w:t>Channel/CSR light</w:t>
            </w:r>
            <w:r w:rsidR="00C87E90">
              <w:t xml:space="preserve"> applic</w:t>
            </w:r>
            <w:r w:rsidR="00C87E90">
              <w:t>ation displays the current dealer profile in edit mode</w:t>
            </w:r>
          </w:p>
          <w:p w:rsidR="00275A7D" w:rsidRPr="008775CD" w:rsidRDefault="00275A7D" w:rsidP="00C87E90">
            <w:pPr>
              <w:pStyle w:val="BodyText"/>
              <w:numPr>
                <w:ilvl w:val="0"/>
                <w:numId w:val="22"/>
              </w:numPr>
            </w:pPr>
            <w:r w:rsidRPr="008775CD">
              <w:t>The user modifies the level profile information</w:t>
            </w:r>
            <w:r w:rsidR="00C87E90">
              <w:t xml:space="preserve"> (A1)</w:t>
            </w:r>
          </w:p>
          <w:p w:rsidR="00275A7D" w:rsidRDefault="00325101" w:rsidP="00C469B7">
            <w:pPr>
              <w:pStyle w:val="BodyText"/>
              <w:numPr>
                <w:ilvl w:val="0"/>
                <w:numId w:val="22"/>
              </w:numPr>
            </w:pPr>
            <w:r>
              <w:t>Channel/CSR light</w:t>
            </w:r>
            <w:r w:rsidR="00C87E90">
              <w:t xml:space="preserve"> application</w:t>
            </w:r>
            <w:r w:rsidR="00275A7D" w:rsidRPr="008775CD">
              <w:t xml:space="preserve"> prompts the user</w:t>
            </w:r>
            <w:r w:rsidR="00C87E90">
              <w:t xml:space="preserve"> to confirm changes</w:t>
            </w:r>
          </w:p>
          <w:p w:rsidR="00C87E90" w:rsidRPr="008775CD" w:rsidRDefault="00553E11" w:rsidP="00C469B7">
            <w:pPr>
              <w:pStyle w:val="BodyText"/>
              <w:numPr>
                <w:ilvl w:val="0"/>
                <w:numId w:val="22"/>
              </w:numPr>
            </w:pPr>
            <w:r>
              <w:t>User</w:t>
            </w:r>
            <w:r w:rsidR="00C87E90">
              <w:t xml:space="preserve"> confirms (A1)</w:t>
            </w:r>
          </w:p>
          <w:p w:rsidR="00275A7D" w:rsidRPr="008775CD" w:rsidRDefault="00325101" w:rsidP="00C87E90">
            <w:pPr>
              <w:pStyle w:val="BodyText"/>
              <w:numPr>
                <w:ilvl w:val="0"/>
                <w:numId w:val="22"/>
              </w:numPr>
            </w:pPr>
            <w:r>
              <w:t>Channel/CSR light</w:t>
            </w:r>
            <w:r w:rsidR="00C87E90">
              <w:t xml:space="preserve"> application</w:t>
            </w:r>
            <w:r w:rsidR="00275A7D" w:rsidRPr="008775CD">
              <w:t xml:space="preserve"> </w:t>
            </w:r>
            <w:r w:rsidR="00C87E90">
              <w:t>updates</w:t>
            </w:r>
            <w:r w:rsidR="00275A7D" w:rsidRPr="008775CD">
              <w:t xml:space="preserve"> level profile information.</w:t>
            </w:r>
          </w:p>
          <w:p w:rsidR="00275A7D" w:rsidRPr="008775CD" w:rsidRDefault="00325101" w:rsidP="00C469B7">
            <w:pPr>
              <w:pStyle w:val="BodyText"/>
              <w:numPr>
                <w:ilvl w:val="0"/>
                <w:numId w:val="22"/>
              </w:numPr>
              <w:rPr>
                <w:lang w:val="en-GB"/>
              </w:rPr>
            </w:pPr>
            <w:r>
              <w:t>Channel/CSR light</w:t>
            </w:r>
            <w:r w:rsidR="00C87E90">
              <w:t xml:space="preserve"> application</w:t>
            </w:r>
            <w:r w:rsidR="00275A7D" w:rsidRPr="008775CD">
              <w:t xml:space="preserve"> displays the view level profile again.</w:t>
            </w:r>
          </w:p>
        </w:tc>
      </w:tr>
      <w:tr w:rsidR="00275A7D" w:rsidRPr="006D15FA" w:rsidTr="00C469B7">
        <w:trPr>
          <w:trHeight w:val="176"/>
        </w:trPr>
        <w:tc>
          <w:tcPr>
            <w:tcW w:w="2268" w:type="dxa"/>
          </w:tcPr>
          <w:p w:rsidR="00275A7D" w:rsidRDefault="00275A7D" w:rsidP="00C469B7">
            <w:r>
              <w:t>Alternative Flows:</w:t>
            </w:r>
          </w:p>
        </w:tc>
        <w:tc>
          <w:tcPr>
            <w:tcW w:w="5940" w:type="dxa"/>
            <w:gridSpan w:val="3"/>
          </w:tcPr>
          <w:p w:rsidR="00C87E90" w:rsidRPr="00C87E90" w:rsidRDefault="00C87E90" w:rsidP="00C87E90">
            <w:pPr>
              <w:pStyle w:val="BodyText"/>
              <w:rPr>
                <w:lang w:val="en-GB"/>
              </w:rPr>
            </w:pPr>
            <w:r>
              <w:rPr>
                <w:lang w:val="en-GB"/>
              </w:rPr>
              <w:t>A1: User cancels the modification</w:t>
            </w:r>
          </w:p>
          <w:p w:rsidR="00275A7D" w:rsidRPr="00D67ADE" w:rsidRDefault="00325101" w:rsidP="00C469B7">
            <w:pPr>
              <w:pStyle w:val="BodyText"/>
              <w:numPr>
                <w:ilvl w:val="0"/>
                <w:numId w:val="23"/>
              </w:numPr>
              <w:rPr>
                <w:lang w:val="en-GB"/>
              </w:rPr>
            </w:pPr>
            <w:r>
              <w:t>Channel/CSR light</w:t>
            </w:r>
            <w:r w:rsidR="00C87E90">
              <w:t xml:space="preserve"> application redirects the user to the step he was before starting the edition</w:t>
            </w:r>
          </w:p>
        </w:tc>
      </w:tr>
    </w:tbl>
    <w:p w:rsidR="00D27E70" w:rsidRDefault="00D27E70" w:rsidP="00D27E70">
      <w:pPr>
        <w:pStyle w:val="Heading4"/>
        <w:tabs>
          <w:tab w:val="num" w:pos="1290"/>
        </w:tabs>
        <w:ind w:left="1290"/>
      </w:pPr>
      <w:bookmarkStart w:id="1719" w:name="_Toc210191535"/>
      <w:bookmarkStart w:id="1720" w:name="_Toc210191678"/>
      <w:bookmarkStart w:id="1721" w:name="_Toc226785903"/>
      <w:bookmarkStart w:id="1722" w:name="_Toc253578142"/>
      <w:r>
        <w:t>Use Case:  Refresh dealer</w:t>
      </w:r>
      <w:bookmarkEnd w:id="1721"/>
      <w:bookmarkEnd w:id="1722"/>
      <w:r>
        <w:t xml:space="preserve"> </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27E70" w:rsidTr="00D27E70">
        <w:trPr>
          <w:gridAfter w:val="1"/>
          <w:wAfter w:w="18" w:type="dxa"/>
          <w:trHeight w:val="360"/>
        </w:trPr>
        <w:tc>
          <w:tcPr>
            <w:tcW w:w="5580" w:type="dxa"/>
            <w:gridSpan w:val="2"/>
            <w:shd w:val="clear" w:color="auto" w:fill="E6E6E6"/>
          </w:tcPr>
          <w:p w:rsidR="00D27E70" w:rsidRDefault="00D27E70" w:rsidP="00D27E70">
            <w:pPr>
              <w:pStyle w:val="TableHeading"/>
            </w:pPr>
            <w:r>
              <w:rPr>
                <w:lang w:val="en-US"/>
              </w:rPr>
              <w:t>Refresh dealer</w:t>
            </w:r>
            <w:r>
              <w:t xml:space="preserve"> </w:t>
            </w:r>
          </w:p>
        </w:tc>
        <w:tc>
          <w:tcPr>
            <w:tcW w:w="2610" w:type="dxa"/>
            <w:shd w:val="clear" w:color="auto" w:fill="E6E6E6"/>
          </w:tcPr>
          <w:p w:rsidR="00D27E70" w:rsidRDefault="00D27E70" w:rsidP="00D27E70">
            <w:pPr>
              <w:pStyle w:val="TableHeading"/>
            </w:pPr>
            <w:r>
              <w:t xml:space="preserve">HYM0090 </w:t>
            </w:r>
          </w:p>
        </w:tc>
      </w:tr>
      <w:tr w:rsidR="00D27E70" w:rsidTr="00D27E70">
        <w:tc>
          <w:tcPr>
            <w:tcW w:w="2268" w:type="dxa"/>
          </w:tcPr>
          <w:p w:rsidR="00D27E70" w:rsidRDefault="00D27E70" w:rsidP="00D27E70">
            <w:r>
              <w:t>Primary actors</w:t>
            </w:r>
          </w:p>
        </w:tc>
        <w:tc>
          <w:tcPr>
            <w:tcW w:w="5940" w:type="dxa"/>
            <w:gridSpan w:val="3"/>
          </w:tcPr>
          <w:p w:rsidR="00D27E70" w:rsidRPr="006D15FA" w:rsidRDefault="00D27E70" w:rsidP="00D27E70">
            <w:pPr>
              <w:pStyle w:val="BodyText"/>
            </w:pPr>
            <w:r>
              <w:t>Telco Administrator</w:t>
            </w:r>
          </w:p>
        </w:tc>
      </w:tr>
      <w:tr w:rsidR="00D27E70" w:rsidTr="00D27E70">
        <w:tc>
          <w:tcPr>
            <w:tcW w:w="2268" w:type="dxa"/>
          </w:tcPr>
          <w:p w:rsidR="00D27E70" w:rsidRDefault="00D27E70" w:rsidP="00D27E70">
            <w:r>
              <w:t>Summary Goal</w:t>
            </w:r>
          </w:p>
        </w:tc>
        <w:tc>
          <w:tcPr>
            <w:tcW w:w="5940" w:type="dxa"/>
            <w:gridSpan w:val="3"/>
          </w:tcPr>
          <w:p w:rsidR="00D27E70" w:rsidRPr="006D15FA" w:rsidRDefault="00D27E70" w:rsidP="00D27E70">
            <w:pPr>
              <w:pStyle w:val="BodyText"/>
            </w:pPr>
            <w:r w:rsidRPr="00E216DB">
              <w:rPr>
                <w:rFonts w:cs="Arial"/>
              </w:rPr>
              <w:t xml:space="preserve">This use case allows the user </w:t>
            </w:r>
            <w:r>
              <w:rPr>
                <w:rFonts w:cs="Arial"/>
              </w:rPr>
              <w:t>to refresh a dealer contact and its association with product group for dealer</w:t>
            </w:r>
          </w:p>
        </w:tc>
      </w:tr>
      <w:tr w:rsidR="00D27E70" w:rsidRPr="008F2898" w:rsidTr="00D27E70">
        <w:trPr>
          <w:trHeight w:val="176"/>
        </w:trPr>
        <w:tc>
          <w:tcPr>
            <w:tcW w:w="2268" w:type="dxa"/>
          </w:tcPr>
          <w:p w:rsidR="00D27E70" w:rsidRDefault="00D27E70" w:rsidP="00D27E70">
            <w:r>
              <w:t>Pre-conditions</w:t>
            </w:r>
          </w:p>
        </w:tc>
        <w:tc>
          <w:tcPr>
            <w:tcW w:w="5940" w:type="dxa"/>
            <w:gridSpan w:val="3"/>
          </w:tcPr>
          <w:p w:rsidR="00D27E70" w:rsidRDefault="00D27E70" w:rsidP="00D27E70">
            <w:pPr>
              <w:pStyle w:val="BodyText"/>
              <w:rPr>
                <w:rFonts w:cs="Arial"/>
              </w:rPr>
            </w:pPr>
            <w:r w:rsidRPr="00E216DB">
              <w:rPr>
                <w:rFonts w:cs="Arial"/>
              </w:rPr>
              <w:t>The user is logged in</w:t>
            </w:r>
          </w:p>
          <w:p w:rsidR="00D27E70" w:rsidRDefault="00D27E70" w:rsidP="00D27E70">
            <w:pPr>
              <w:pStyle w:val="BodyText"/>
              <w:rPr>
                <w:rFonts w:cs="Arial"/>
              </w:rPr>
            </w:pPr>
            <w:r w:rsidRPr="00D2241C">
              <w:rPr>
                <w:rFonts w:cs="Arial"/>
              </w:rPr>
              <w:t xml:space="preserve">The user is </w:t>
            </w:r>
            <w:r>
              <w:rPr>
                <w:rFonts w:cs="Arial"/>
              </w:rPr>
              <w:t>viewing a root level contact</w:t>
            </w:r>
          </w:p>
          <w:p w:rsidR="00D27E70" w:rsidRPr="00B60DAB" w:rsidRDefault="00D27E70" w:rsidP="00D27E70">
            <w:pPr>
              <w:pStyle w:val="BodyText"/>
              <w:rPr>
                <w:rFonts w:cs="Arial"/>
              </w:rPr>
            </w:pPr>
            <w:r>
              <w:rPr>
                <w:rFonts w:cs="Arial"/>
              </w:rPr>
              <w:t>Dealers are synchronized</w:t>
            </w:r>
          </w:p>
        </w:tc>
      </w:tr>
      <w:tr w:rsidR="00D27E70" w:rsidRPr="009031EA" w:rsidTr="00D27E70">
        <w:trPr>
          <w:trHeight w:val="176"/>
        </w:trPr>
        <w:tc>
          <w:tcPr>
            <w:tcW w:w="2268" w:type="dxa"/>
          </w:tcPr>
          <w:p w:rsidR="00D27E70" w:rsidRPr="002153B0" w:rsidRDefault="00D27E70" w:rsidP="00D27E70">
            <w:r>
              <w:t>Trigger</w:t>
            </w:r>
          </w:p>
        </w:tc>
        <w:tc>
          <w:tcPr>
            <w:tcW w:w="5940" w:type="dxa"/>
            <w:gridSpan w:val="3"/>
          </w:tcPr>
          <w:p w:rsidR="00D27E70" w:rsidRPr="006D15FA" w:rsidRDefault="00D27E70" w:rsidP="00D27E70">
            <w:pPr>
              <w:pStyle w:val="BodyText"/>
            </w:pPr>
            <w:r>
              <w:t>The user selects the option to refresh contact information of a dealer and its product group for dealer.</w:t>
            </w:r>
          </w:p>
        </w:tc>
      </w:tr>
      <w:tr w:rsidR="00D27E70" w:rsidRPr="006D15FA" w:rsidTr="00D27E70">
        <w:trPr>
          <w:trHeight w:val="176"/>
        </w:trPr>
        <w:tc>
          <w:tcPr>
            <w:tcW w:w="2268" w:type="dxa"/>
          </w:tcPr>
          <w:p w:rsidR="00D27E70" w:rsidRDefault="00D27E70" w:rsidP="00D27E70">
            <w:r>
              <w:t>Minimum guarantees</w:t>
            </w:r>
          </w:p>
        </w:tc>
        <w:tc>
          <w:tcPr>
            <w:tcW w:w="5940" w:type="dxa"/>
            <w:gridSpan w:val="3"/>
          </w:tcPr>
          <w:p w:rsidR="00D27E70" w:rsidRPr="006D15FA" w:rsidRDefault="00D27E70" w:rsidP="00D27E70">
            <w:pPr>
              <w:pStyle w:val="BodyText"/>
            </w:pPr>
          </w:p>
        </w:tc>
      </w:tr>
      <w:tr w:rsidR="00D27E70" w:rsidRPr="008F2898" w:rsidTr="00D27E70">
        <w:trPr>
          <w:trHeight w:val="176"/>
        </w:trPr>
        <w:tc>
          <w:tcPr>
            <w:tcW w:w="2268" w:type="dxa"/>
          </w:tcPr>
          <w:p w:rsidR="00D27E70" w:rsidRDefault="00D27E70" w:rsidP="00D27E70">
            <w:r>
              <w:t>Success guarantees:</w:t>
            </w:r>
          </w:p>
        </w:tc>
        <w:tc>
          <w:tcPr>
            <w:tcW w:w="5940" w:type="dxa"/>
            <w:gridSpan w:val="3"/>
          </w:tcPr>
          <w:p w:rsidR="00D27E70" w:rsidRPr="006D15FA" w:rsidRDefault="00D27E70" w:rsidP="00D27E70">
            <w:pPr>
              <w:pStyle w:val="BodyText"/>
            </w:pPr>
            <w:r>
              <w:t>User is informed that a request to refresh the dealer has been sent.</w:t>
            </w:r>
          </w:p>
        </w:tc>
      </w:tr>
      <w:tr w:rsidR="00D27E70" w:rsidRPr="009031EA" w:rsidTr="00D27E70">
        <w:trPr>
          <w:trHeight w:val="176"/>
        </w:trPr>
        <w:tc>
          <w:tcPr>
            <w:tcW w:w="2268" w:type="dxa"/>
          </w:tcPr>
          <w:p w:rsidR="00D27E70" w:rsidRPr="002153B0" w:rsidRDefault="00D27E70" w:rsidP="00D27E70">
            <w:r w:rsidRPr="002153B0">
              <w:t>Normal Flow:</w:t>
            </w:r>
          </w:p>
        </w:tc>
        <w:tc>
          <w:tcPr>
            <w:tcW w:w="5940" w:type="dxa"/>
            <w:gridSpan w:val="3"/>
          </w:tcPr>
          <w:p w:rsidR="00D27E70" w:rsidRPr="00613983" w:rsidRDefault="00D27E70" w:rsidP="000F7361">
            <w:pPr>
              <w:pStyle w:val="BodyText"/>
              <w:numPr>
                <w:ilvl w:val="0"/>
                <w:numId w:val="492"/>
              </w:numPr>
            </w:pPr>
            <w:r>
              <w:t>The user selects the option to refresh a dealer (i.e. contact of a root level of a dealer) (A1)</w:t>
            </w:r>
          </w:p>
          <w:p w:rsidR="00D27E70" w:rsidRPr="006D15FA" w:rsidRDefault="00D27E70" w:rsidP="000F7361">
            <w:pPr>
              <w:pStyle w:val="BodyText"/>
              <w:numPr>
                <w:ilvl w:val="0"/>
                <w:numId w:val="492"/>
              </w:numPr>
            </w:pPr>
            <w:r>
              <w:t xml:space="preserve">Channel/CSR light application displays a message </w:t>
            </w:r>
            <w:r w:rsidRPr="00613983">
              <w:t xml:space="preserve">to inform the user </w:t>
            </w:r>
            <w:r>
              <w:t>a request has been sent to refresh the dealer</w:t>
            </w:r>
            <w:r w:rsidRPr="00613983">
              <w:t>.</w:t>
            </w:r>
          </w:p>
        </w:tc>
      </w:tr>
      <w:tr w:rsidR="00D27E70" w:rsidRPr="002153B0" w:rsidTr="00D27E70">
        <w:trPr>
          <w:trHeight w:val="176"/>
        </w:trPr>
        <w:tc>
          <w:tcPr>
            <w:tcW w:w="2268" w:type="dxa"/>
          </w:tcPr>
          <w:p w:rsidR="00D27E70" w:rsidRDefault="00D27E70" w:rsidP="00D27E70">
            <w:r>
              <w:t>Alternative Flows:</w:t>
            </w:r>
          </w:p>
        </w:tc>
        <w:tc>
          <w:tcPr>
            <w:tcW w:w="5940" w:type="dxa"/>
            <w:gridSpan w:val="3"/>
          </w:tcPr>
          <w:p w:rsidR="00D27E70" w:rsidRDefault="00D27E70" w:rsidP="00D27E70">
            <w:pPr>
              <w:pStyle w:val="BodyText"/>
            </w:pPr>
            <w:r>
              <w:t>A1: An application error occurs</w:t>
            </w:r>
          </w:p>
          <w:p w:rsidR="00D27E70" w:rsidRPr="006D15FA" w:rsidRDefault="00D27E70" w:rsidP="000F7361">
            <w:pPr>
              <w:pStyle w:val="BodyText"/>
              <w:numPr>
                <w:ilvl w:val="0"/>
                <w:numId w:val="493"/>
              </w:numPr>
            </w:pPr>
            <w:r>
              <w:t>Channel/CSR light application informs the user that an error occurred.</w:t>
            </w:r>
          </w:p>
        </w:tc>
      </w:tr>
    </w:tbl>
    <w:p w:rsidR="00C87E90" w:rsidRDefault="00325101" w:rsidP="00C87E90">
      <w:pPr>
        <w:pStyle w:val="Heading3forModuleRequirements"/>
      </w:pPr>
      <w:bookmarkStart w:id="1723" w:name="_Toc253578143"/>
      <w:bookmarkStart w:id="1724" w:name="_Toc253578907"/>
      <w:r>
        <w:t>Channel/CSR light</w:t>
      </w:r>
      <w:r w:rsidR="00275A7D">
        <w:t xml:space="preserve"> application requirements</w:t>
      </w:r>
      <w:bookmarkStart w:id="1725" w:name="_Toc210191679"/>
      <w:bookmarkEnd w:id="1719"/>
      <w:bookmarkEnd w:id="1720"/>
      <w:bookmarkEnd w:id="1723"/>
      <w:bookmarkEnd w:id="1724"/>
    </w:p>
    <w:p w:rsidR="00275A7D" w:rsidRPr="00C87E90" w:rsidRDefault="00275A7D" w:rsidP="00275A7D">
      <w:pPr>
        <w:pStyle w:val="Requirements"/>
        <w:rPr>
          <w:bCs/>
        </w:rPr>
      </w:pPr>
      <w:bookmarkStart w:id="1726" w:name="_Toc253578908"/>
      <w:r>
        <w:t xml:space="preserve">CHA-3.14.4.10 </w:t>
      </w:r>
      <w:r w:rsidR="00325101">
        <w:t>Channel/CSR light</w:t>
      </w:r>
      <w:r>
        <w:t xml:space="preserve"> application shall restrict </w:t>
      </w:r>
      <w:r w:rsidRPr="00C87E90">
        <w:rPr>
          <w:bCs/>
        </w:rPr>
        <w:t>Hierarchy Management use cases to Telco Administrator and Dealer Administrator</w:t>
      </w:r>
      <w:bookmarkEnd w:id="1725"/>
      <w:bookmarkEnd w:id="1726"/>
    </w:p>
    <w:p w:rsidR="00275A7D" w:rsidRDefault="00275A7D" w:rsidP="00D27E70">
      <w:pPr>
        <w:pStyle w:val="Requirements"/>
        <w:ind w:left="288"/>
        <w:rPr>
          <w:bCs/>
        </w:rPr>
      </w:pPr>
      <w:bookmarkStart w:id="1727" w:name="_Toc210191681"/>
      <w:bookmarkStart w:id="1728" w:name="_Toc253578909"/>
      <w:r w:rsidRPr="00C87E90">
        <w:rPr>
          <w:bCs/>
        </w:rPr>
        <w:t xml:space="preserve">CHA-3.14.4.10.1 </w:t>
      </w:r>
      <w:r w:rsidR="00325101">
        <w:rPr>
          <w:bCs/>
        </w:rPr>
        <w:t>Channel/CSR light</w:t>
      </w:r>
      <w:r w:rsidRPr="00C87E90">
        <w:rPr>
          <w:bCs/>
        </w:rPr>
        <w:t xml:space="preserve"> application shall restrict Hierarchy Management use cases for Dealer Administrator </w:t>
      </w:r>
      <w:r w:rsidR="00D27E70">
        <w:rPr>
          <w:bCs/>
        </w:rPr>
        <w:t>in</w:t>
      </w:r>
      <w:r w:rsidRPr="00C87E90">
        <w:rPr>
          <w:bCs/>
        </w:rPr>
        <w:t xml:space="preserve"> their own </w:t>
      </w:r>
      <w:r w:rsidR="00D27E70">
        <w:rPr>
          <w:bCs/>
        </w:rPr>
        <w:t>hierarchy</w:t>
      </w:r>
      <w:r w:rsidRPr="00C87E90">
        <w:rPr>
          <w:bCs/>
        </w:rPr>
        <w:t xml:space="preserve"> </w:t>
      </w:r>
      <w:r w:rsidR="00D27E70">
        <w:rPr>
          <w:bCs/>
        </w:rPr>
        <w:t xml:space="preserve">limited to </w:t>
      </w:r>
      <w:r w:rsidRPr="00C87E90">
        <w:rPr>
          <w:bCs/>
        </w:rPr>
        <w:t xml:space="preserve">their level </w:t>
      </w:r>
      <w:r w:rsidR="00D27E70">
        <w:rPr>
          <w:bCs/>
        </w:rPr>
        <w:t>and sub-levels</w:t>
      </w:r>
      <w:bookmarkEnd w:id="1727"/>
      <w:r w:rsidR="00D27E70">
        <w:rPr>
          <w:bCs/>
        </w:rPr>
        <w:t>.</w:t>
      </w:r>
      <w:bookmarkEnd w:id="1728"/>
    </w:p>
    <w:p w:rsidR="00D27E70" w:rsidRDefault="00D27E70" w:rsidP="00D27E70">
      <w:pPr>
        <w:pStyle w:val="Requirements"/>
        <w:ind w:left="288"/>
        <w:rPr>
          <w:bCs/>
        </w:rPr>
      </w:pPr>
      <w:bookmarkStart w:id="1729" w:name="_Toc226786509"/>
      <w:bookmarkStart w:id="1730" w:name="_Toc253578910"/>
      <w:r>
        <w:t>CHA-3.14.4.10.2</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rsidRPr="00C87E90">
        <w:rPr>
          <w:bCs/>
        </w:rPr>
        <w:t>Hierarchy Management</w:t>
      </w:r>
      <w:r>
        <w:rPr>
          <w:bCs/>
        </w:rPr>
        <w:t>’</w:t>
      </w:r>
      <w:r w:rsidRPr="00C87E90">
        <w:rPr>
          <w:bCs/>
        </w:rPr>
        <w:t xml:space="preserve"> use cases for </w:t>
      </w:r>
      <w:r>
        <w:rPr>
          <w:bCs/>
        </w:rPr>
        <w:t xml:space="preserve">Telco </w:t>
      </w:r>
      <w:r w:rsidRPr="00C87E90">
        <w:rPr>
          <w:bCs/>
        </w:rPr>
        <w:t xml:space="preserve">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729"/>
      <w:bookmarkEnd w:id="1730"/>
    </w:p>
    <w:p w:rsidR="00D27E70" w:rsidRDefault="00D27E70" w:rsidP="00D27E70">
      <w:pPr>
        <w:pStyle w:val="Requirements"/>
        <w:ind w:left="288"/>
        <w:rPr>
          <w:bCs/>
        </w:rPr>
      </w:pPr>
      <w:bookmarkStart w:id="1731" w:name="_Toc226786510"/>
      <w:bookmarkStart w:id="1732" w:name="_Toc253578911"/>
      <w:r w:rsidRPr="00C87E90">
        <w:rPr>
          <w:bCs/>
        </w:rPr>
        <w:t>CHA-3.14.4.10.</w:t>
      </w:r>
      <w:r>
        <w:rPr>
          <w:bCs/>
        </w:rPr>
        <w:t>3</w:t>
      </w:r>
      <w:r w:rsidRPr="00C87E90">
        <w:rPr>
          <w:bCs/>
        </w:rPr>
        <w:t xml:space="preserve"> </w:t>
      </w:r>
      <w:r>
        <w:rPr>
          <w:bCs/>
        </w:rPr>
        <w:t>Channel/CSR light</w:t>
      </w:r>
      <w:r w:rsidRPr="00C87E90">
        <w:rPr>
          <w:bCs/>
        </w:rPr>
        <w:t xml:space="preserve"> application shall </w:t>
      </w:r>
      <w:r>
        <w:rPr>
          <w:bCs/>
        </w:rPr>
        <w:t>allow</w:t>
      </w:r>
      <w:r w:rsidRPr="00C87E90">
        <w:rPr>
          <w:bCs/>
        </w:rPr>
        <w:t xml:space="preserve"> Hierarchy Management use cases for </w:t>
      </w:r>
      <w:r>
        <w:rPr>
          <w:bCs/>
        </w:rPr>
        <w:t>Telco</w:t>
      </w:r>
      <w:r w:rsidRPr="00C87E90">
        <w:rPr>
          <w:bCs/>
        </w:rPr>
        <w:t xml:space="preserve"> Administrator </w:t>
      </w:r>
      <w:r>
        <w:rPr>
          <w:bCs/>
        </w:rPr>
        <w:t>managing a Dealer hierarchy.</w:t>
      </w:r>
      <w:bookmarkEnd w:id="1731"/>
      <w:bookmarkEnd w:id="1732"/>
    </w:p>
    <w:p w:rsidR="00D27E70" w:rsidRDefault="00D27E70" w:rsidP="00D27E70">
      <w:pPr>
        <w:pStyle w:val="Requirements"/>
        <w:ind w:left="288"/>
        <w:rPr>
          <w:bCs/>
        </w:rPr>
      </w:pPr>
      <w:bookmarkStart w:id="1733" w:name="_Toc253578912"/>
      <w:r>
        <w:t>CHA-3.14.4.10.4</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rsidRPr="00C87E90">
        <w:rPr>
          <w:bCs/>
        </w:rPr>
        <w:t>Hierarchy Management</w:t>
      </w:r>
      <w:r>
        <w:rPr>
          <w:bCs/>
        </w:rPr>
        <w:t>’</w:t>
      </w:r>
      <w:r w:rsidRPr="00C87E90">
        <w:rPr>
          <w:bCs/>
        </w:rPr>
        <w:t xml:space="preserve"> use cases for </w:t>
      </w:r>
      <w:r>
        <w:rPr>
          <w:bCs/>
        </w:rPr>
        <w:t xml:space="preserve">CSR </w:t>
      </w:r>
      <w:r w:rsidRPr="00C87E90">
        <w:rPr>
          <w:bCs/>
        </w:rPr>
        <w:t xml:space="preserve">Administrator </w:t>
      </w:r>
      <w:r>
        <w:rPr>
          <w:bCs/>
        </w:rPr>
        <w:t xml:space="preserve">in </w:t>
      </w:r>
      <w:r w:rsidRPr="00C87E90">
        <w:rPr>
          <w:bCs/>
        </w:rPr>
        <w:t xml:space="preserve">their own </w:t>
      </w:r>
      <w:r>
        <w:rPr>
          <w:bCs/>
        </w:rPr>
        <w:t>hierarchy limited to</w:t>
      </w:r>
      <w:r w:rsidRPr="00C87E90">
        <w:rPr>
          <w:bCs/>
        </w:rPr>
        <w:t xml:space="preserve"> their lev</w:t>
      </w:r>
      <w:r w:rsidRPr="00C87E90">
        <w:rPr>
          <w:bCs/>
        </w:rPr>
        <w:t xml:space="preserve">el </w:t>
      </w:r>
      <w:r>
        <w:rPr>
          <w:bCs/>
        </w:rPr>
        <w:t>and</w:t>
      </w:r>
      <w:r w:rsidRPr="00C87E90">
        <w:rPr>
          <w:bCs/>
        </w:rPr>
        <w:t xml:space="preserve"> </w:t>
      </w:r>
      <w:r>
        <w:rPr>
          <w:bCs/>
        </w:rPr>
        <w:t>sub-levels.</w:t>
      </w:r>
      <w:bookmarkEnd w:id="1733"/>
    </w:p>
    <w:p w:rsidR="00753AD9" w:rsidRDefault="00753AD9" w:rsidP="00413383">
      <w:pPr>
        <w:pStyle w:val="Requirements"/>
        <w:ind w:left="288"/>
        <w:rPr>
          <w:bCs/>
        </w:rPr>
      </w:pPr>
      <w:bookmarkStart w:id="1734" w:name="_Toc253578913"/>
      <w:r>
        <w:t>CHA-3.14.4.10.5</w:t>
      </w:r>
      <w:r w:rsidRPr="00C87E90">
        <w:rPr>
          <w:bCs/>
        </w:rPr>
        <w:t xml:space="preserve"> </w:t>
      </w:r>
      <w:r>
        <w:rPr>
          <w:bCs/>
        </w:rPr>
        <w:t xml:space="preserve">Channel/CSR </w:t>
      </w:r>
      <w:r w:rsidR="00413383">
        <w:rPr>
          <w:bCs/>
        </w:rPr>
        <w:t>shall disable Telco hierarchy option if Telco users are managed in the security server in mode user discovery.</w:t>
      </w:r>
      <w:bookmarkEnd w:id="1734"/>
    </w:p>
    <w:p w:rsidR="00C87E90" w:rsidRPr="00C87E90" w:rsidRDefault="00C87E90" w:rsidP="00C87E90">
      <w:pPr>
        <w:pStyle w:val="Requirements"/>
        <w:rPr>
          <w:bCs/>
        </w:rPr>
      </w:pPr>
      <w:bookmarkStart w:id="1735" w:name="_Toc253578914"/>
      <w:r w:rsidRPr="00C87E90">
        <w:rPr>
          <w:bCs/>
        </w:rPr>
        <w:t xml:space="preserve">CHA-3.14.4.20 </w:t>
      </w:r>
      <w:r w:rsidR="00325101">
        <w:rPr>
          <w:bCs/>
        </w:rPr>
        <w:t>Channel/CSR li</w:t>
      </w:r>
      <w:r w:rsidR="00325101">
        <w:rPr>
          <w:bCs/>
        </w:rPr>
        <w:t>ght</w:t>
      </w:r>
      <w:r w:rsidRPr="00C87E90">
        <w:rPr>
          <w:bCs/>
        </w:rPr>
        <w:t xml:space="preserve"> application shall </w:t>
      </w:r>
      <w:r>
        <w:rPr>
          <w:bCs/>
        </w:rPr>
        <w:t xml:space="preserve">allow a user browsing a hierarchy with respect of use case </w:t>
      </w:r>
      <w:r w:rsidR="00F4503A">
        <w:rPr>
          <w:bCs/>
        </w:rPr>
        <w:t>‘</w:t>
      </w:r>
      <w:r>
        <w:rPr>
          <w:bCs/>
        </w:rPr>
        <w:t>Browse hierarchy</w:t>
      </w:r>
      <w:r w:rsidR="00F4503A">
        <w:rPr>
          <w:bCs/>
        </w:rPr>
        <w:t>’.</w:t>
      </w:r>
      <w:bookmarkEnd w:id="1735"/>
    </w:p>
    <w:p w:rsidR="00275A7D" w:rsidRDefault="00275A7D" w:rsidP="00C87E90">
      <w:pPr>
        <w:pStyle w:val="Requirements"/>
        <w:ind w:left="288"/>
        <w:rPr>
          <w:bCs/>
        </w:rPr>
      </w:pPr>
      <w:bookmarkStart w:id="1736" w:name="_Toc210191682"/>
      <w:bookmarkStart w:id="1737" w:name="_Toc253578915"/>
      <w:r w:rsidRPr="00C87E90">
        <w:rPr>
          <w:bCs/>
        </w:rPr>
        <w:t>CHA-3.14.4.20</w:t>
      </w:r>
      <w:r w:rsidR="00C87E90">
        <w:rPr>
          <w:bCs/>
        </w:rPr>
        <w:t>.1</w:t>
      </w:r>
      <w:r w:rsidRPr="00C87E90">
        <w:rPr>
          <w:bCs/>
        </w:rPr>
        <w:t xml:space="preserve"> </w:t>
      </w:r>
      <w:r w:rsidR="00325101">
        <w:rPr>
          <w:bCs/>
        </w:rPr>
        <w:t>Channel/CSR light</w:t>
      </w:r>
      <w:r w:rsidRPr="00C87E90">
        <w:rPr>
          <w:bCs/>
        </w:rPr>
        <w:t xml:space="preserve"> application shall display a caption for Hierarchy Management use cases for each different roles of employee</w:t>
      </w:r>
      <w:bookmarkEnd w:id="1736"/>
      <w:r w:rsidR="00F4503A">
        <w:rPr>
          <w:bCs/>
        </w:rPr>
        <w:t>.</w:t>
      </w:r>
      <w:bookmarkEnd w:id="1737"/>
    </w:p>
    <w:p w:rsidR="00C87E90" w:rsidRPr="00C87E90" w:rsidRDefault="00C87E90" w:rsidP="00467C84">
      <w:pPr>
        <w:pStyle w:val="Requirements"/>
        <w:rPr>
          <w:bCs/>
        </w:rPr>
      </w:pPr>
      <w:bookmarkStart w:id="1738" w:name="_Toc253578916"/>
      <w:r w:rsidRPr="00C87E90">
        <w:rPr>
          <w:bCs/>
        </w:rPr>
        <w:t>CHA-3.14.4.</w:t>
      </w:r>
      <w:r>
        <w:rPr>
          <w:bCs/>
        </w:rPr>
        <w:t>3</w:t>
      </w:r>
      <w:r w:rsidRPr="00C87E90">
        <w:rPr>
          <w:bCs/>
        </w:rPr>
        <w:t xml:space="preserve">0 </w:t>
      </w:r>
      <w:r w:rsidR="00325101">
        <w:rPr>
          <w:bCs/>
        </w:rPr>
        <w:t>Channel/CSR light</w:t>
      </w:r>
      <w:r w:rsidRPr="00C87E90">
        <w:rPr>
          <w:bCs/>
        </w:rPr>
        <w:t xml:space="preserve"> application shall </w:t>
      </w:r>
      <w:r w:rsidR="00467C84">
        <w:rPr>
          <w:bCs/>
        </w:rPr>
        <w:t xml:space="preserve">allow a user adding a level to the hierarchy with respect of use case </w:t>
      </w:r>
      <w:r w:rsidR="00F4503A">
        <w:rPr>
          <w:bCs/>
        </w:rPr>
        <w:t>‘</w:t>
      </w:r>
      <w:r w:rsidR="00467C84">
        <w:rPr>
          <w:bCs/>
        </w:rPr>
        <w:t>Add level</w:t>
      </w:r>
      <w:r w:rsidR="00F4503A">
        <w:rPr>
          <w:bCs/>
        </w:rPr>
        <w:t>’.</w:t>
      </w:r>
      <w:bookmarkEnd w:id="1738"/>
    </w:p>
    <w:p w:rsidR="00C87E90" w:rsidRDefault="00467C84" w:rsidP="00467C84">
      <w:pPr>
        <w:pStyle w:val="Requirements"/>
        <w:rPr>
          <w:bCs/>
        </w:rPr>
      </w:pPr>
      <w:bookmarkStart w:id="1739" w:name="_Toc253578917"/>
      <w:r w:rsidRPr="00C87E90">
        <w:rPr>
          <w:bCs/>
        </w:rPr>
        <w:t>CHA-3.14.4.</w:t>
      </w:r>
      <w:r>
        <w:rPr>
          <w:bCs/>
        </w:rPr>
        <w:t>4</w:t>
      </w:r>
      <w:r w:rsidRPr="00C87E90">
        <w:rPr>
          <w:bCs/>
        </w:rPr>
        <w:t xml:space="preserve">0 </w:t>
      </w:r>
      <w:r w:rsidR="00325101">
        <w:rPr>
          <w:bCs/>
        </w:rPr>
        <w:t>Channel/CSR light</w:t>
      </w:r>
      <w:r w:rsidRPr="00C87E90">
        <w:rPr>
          <w:bCs/>
        </w:rPr>
        <w:t xml:space="preserve"> application shall </w:t>
      </w:r>
      <w:r>
        <w:rPr>
          <w:bCs/>
        </w:rPr>
        <w:t xml:space="preserve">allow a user moving a level in the hierarchy with respect of use case </w:t>
      </w:r>
      <w:r w:rsidR="00F4503A">
        <w:rPr>
          <w:bCs/>
        </w:rPr>
        <w:t>‘</w:t>
      </w:r>
      <w:r>
        <w:rPr>
          <w:bCs/>
        </w:rPr>
        <w:t>Move level</w:t>
      </w:r>
      <w:r w:rsidR="00F4503A">
        <w:rPr>
          <w:bCs/>
        </w:rPr>
        <w:t>’.</w:t>
      </w:r>
      <w:bookmarkEnd w:id="1739"/>
    </w:p>
    <w:p w:rsidR="00467C84" w:rsidRDefault="00467C84" w:rsidP="00467C84">
      <w:pPr>
        <w:pStyle w:val="Requirements"/>
        <w:ind w:left="288"/>
        <w:rPr>
          <w:bCs/>
        </w:rPr>
      </w:pPr>
      <w:bookmarkStart w:id="1740" w:name="_Toc253578918"/>
      <w:r w:rsidRPr="00C87E90">
        <w:rPr>
          <w:bCs/>
        </w:rPr>
        <w:t>CHA-3.14.4.</w:t>
      </w:r>
      <w:r>
        <w:rPr>
          <w:bCs/>
        </w:rPr>
        <w:t>4</w:t>
      </w:r>
      <w:r w:rsidRPr="00C87E90">
        <w:rPr>
          <w:bCs/>
        </w:rPr>
        <w:t>0</w:t>
      </w:r>
      <w:r>
        <w:rPr>
          <w:bCs/>
        </w:rPr>
        <w:t>.1</w:t>
      </w:r>
      <w:r w:rsidRPr="00C87E90">
        <w:rPr>
          <w:bCs/>
        </w:rPr>
        <w:t xml:space="preserve"> </w:t>
      </w:r>
      <w:r w:rsidR="00325101">
        <w:rPr>
          <w:bCs/>
        </w:rPr>
        <w:t>Channel/CSR light</w:t>
      </w:r>
      <w:r w:rsidRPr="00C87E90">
        <w:rPr>
          <w:bCs/>
        </w:rPr>
        <w:t xml:space="preserve"> application shall </w:t>
      </w:r>
      <w:r>
        <w:rPr>
          <w:bCs/>
        </w:rPr>
        <w:t>prevent a user moving a level to one of its sub level</w:t>
      </w:r>
      <w:r w:rsidR="00F4503A">
        <w:rPr>
          <w:bCs/>
        </w:rPr>
        <w:t>.</w:t>
      </w:r>
      <w:bookmarkEnd w:id="1740"/>
    </w:p>
    <w:p w:rsidR="00467C84" w:rsidRDefault="00467C84" w:rsidP="00467C84">
      <w:pPr>
        <w:pStyle w:val="Requirements"/>
        <w:rPr>
          <w:bCs/>
        </w:rPr>
      </w:pPr>
      <w:bookmarkStart w:id="1741" w:name="_Toc253578919"/>
      <w:r w:rsidRPr="00C87E90">
        <w:rPr>
          <w:bCs/>
        </w:rPr>
        <w:t>CHA-3.14.4.</w:t>
      </w:r>
      <w:r>
        <w:rPr>
          <w:bCs/>
        </w:rPr>
        <w:t>5</w:t>
      </w:r>
      <w:r w:rsidRPr="00C87E90">
        <w:rPr>
          <w:bCs/>
        </w:rPr>
        <w:t xml:space="preserve">0 </w:t>
      </w:r>
      <w:r w:rsidR="00325101">
        <w:rPr>
          <w:bCs/>
        </w:rPr>
        <w:t>Channel/CSR light</w:t>
      </w:r>
      <w:r w:rsidRPr="00C87E90">
        <w:rPr>
          <w:bCs/>
        </w:rPr>
        <w:t xml:space="preserve"> application shall </w:t>
      </w:r>
      <w:r>
        <w:rPr>
          <w:bCs/>
        </w:rPr>
        <w:t xml:space="preserve">allow a user removing a level in the hierarchy with respect of use case </w:t>
      </w:r>
      <w:r w:rsidR="00F4503A">
        <w:rPr>
          <w:bCs/>
        </w:rPr>
        <w:t>‘</w:t>
      </w:r>
      <w:r>
        <w:rPr>
          <w:bCs/>
        </w:rPr>
        <w:t>Remove level</w:t>
      </w:r>
      <w:r w:rsidR="00F4503A">
        <w:rPr>
          <w:bCs/>
        </w:rPr>
        <w:t>’.</w:t>
      </w:r>
      <w:bookmarkEnd w:id="1741"/>
    </w:p>
    <w:p w:rsidR="00467C84" w:rsidRDefault="00467C84" w:rsidP="00C469B7">
      <w:pPr>
        <w:pStyle w:val="Requirements"/>
        <w:ind w:left="288"/>
        <w:rPr>
          <w:bCs/>
        </w:rPr>
      </w:pPr>
      <w:bookmarkStart w:id="1742" w:name="_Toc253578920"/>
      <w:r w:rsidRPr="00C87E90">
        <w:rPr>
          <w:bCs/>
        </w:rPr>
        <w:t>CHA-3.14.4.</w:t>
      </w:r>
      <w:r>
        <w:rPr>
          <w:bCs/>
        </w:rPr>
        <w:t>5</w:t>
      </w:r>
      <w:r w:rsidRPr="00C87E90">
        <w:rPr>
          <w:bCs/>
        </w:rPr>
        <w:t>0</w:t>
      </w:r>
      <w:r>
        <w:rPr>
          <w:bCs/>
        </w:rPr>
        <w:t>.1</w:t>
      </w:r>
      <w:r w:rsidRPr="00C87E90">
        <w:rPr>
          <w:bCs/>
        </w:rPr>
        <w:t xml:space="preserve"> </w:t>
      </w:r>
      <w:r w:rsidR="00325101">
        <w:rPr>
          <w:bCs/>
        </w:rPr>
        <w:t>Channel/CSR light</w:t>
      </w:r>
      <w:r w:rsidRPr="00C87E90">
        <w:rPr>
          <w:bCs/>
        </w:rPr>
        <w:t xml:space="preserve"> application shall </w:t>
      </w:r>
      <w:r>
        <w:rPr>
          <w:bCs/>
        </w:rPr>
        <w:t>prevent a user removing a level if there are still active user</w:t>
      </w:r>
      <w:r w:rsidR="00C469B7">
        <w:rPr>
          <w:bCs/>
        </w:rPr>
        <w:t>s</w:t>
      </w:r>
      <w:r>
        <w:rPr>
          <w:bCs/>
        </w:rPr>
        <w:t xml:space="preserve"> </w:t>
      </w:r>
      <w:r w:rsidR="00F54A17">
        <w:rPr>
          <w:bCs/>
        </w:rPr>
        <w:t xml:space="preserve">(i.e. </w:t>
      </w:r>
      <w:r w:rsidR="00F54A17">
        <w:rPr>
          <w:bCs/>
        </w:rPr>
        <w:t xml:space="preserve">login is active) </w:t>
      </w:r>
      <w:r>
        <w:rPr>
          <w:bCs/>
        </w:rPr>
        <w:t xml:space="preserve">on the level </w:t>
      </w:r>
      <w:r w:rsidR="00C469B7">
        <w:rPr>
          <w:bCs/>
        </w:rPr>
        <w:t>or</w:t>
      </w:r>
      <w:r>
        <w:rPr>
          <w:bCs/>
        </w:rPr>
        <w:t xml:space="preserve"> in one of its sub level</w:t>
      </w:r>
      <w:r w:rsidR="00F4503A">
        <w:rPr>
          <w:bCs/>
        </w:rPr>
        <w:t>.</w:t>
      </w:r>
      <w:bookmarkEnd w:id="1742"/>
    </w:p>
    <w:p w:rsidR="00467C84" w:rsidRDefault="00467C84" w:rsidP="00467C84">
      <w:pPr>
        <w:pStyle w:val="Requirements"/>
        <w:ind w:left="288"/>
        <w:rPr>
          <w:bCs/>
        </w:rPr>
      </w:pPr>
      <w:bookmarkStart w:id="1743" w:name="_Toc253578921"/>
      <w:r w:rsidRPr="00C87E90">
        <w:rPr>
          <w:bCs/>
        </w:rPr>
        <w:t>CHA-3.14.4.</w:t>
      </w:r>
      <w:r>
        <w:rPr>
          <w:bCs/>
        </w:rPr>
        <w:t>5</w:t>
      </w:r>
      <w:r w:rsidRPr="00C87E90">
        <w:rPr>
          <w:bCs/>
        </w:rPr>
        <w:t>0</w:t>
      </w:r>
      <w:r>
        <w:rPr>
          <w:bCs/>
        </w:rPr>
        <w:t>.2</w:t>
      </w:r>
      <w:r w:rsidRPr="00C87E90">
        <w:rPr>
          <w:bCs/>
        </w:rPr>
        <w:t xml:space="preserve"> </w:t>
      </w:r>
      <w:r w:rsidR="00325101">
        <w:rPr>
          <w:bCs/>
        </w:rPr>
        <w:t>Channel/CSR light</w:t>
      </w:r>
      <w:r w:rsidRPr="00C87E90">
        <w:rPr>
          <w:bCs/>
        </w:rPr>
        <w:t xml:space="preserve"> application shall </w:t>
      </w:r>
      <w:r>
        <w:rPr>
          <w:bCs/>
        </w:rPr>
        <w:t>prevent removing the root level</w:t>
      </w:r>
      <w:r w:rsidR="00F4503A">
        <w:rPr>
          <w:bCs/>
        </w:rPr>
        <w:t>.</w:t>
      </w:r>
      <w:bookmarkEnd w:id="1743"/>
    </w:p>
    <w:p w:rsidR="00467C84" w:rsidRDefault="00467C84" w:rsidP="00467C84">
      <w:pPr>
        <w:pStyle w:val="Requirements"/>
        <w:ind w:left="288"/>
        <w:rPr>
          <w:bCs/>
        </w:rPr>
      </w:pPr>
      <w:bookmarkStart w:id="1744" w:name="_Toc253578922"/>
      <w:r w:rsidRPr="00C87E90">
        <w:rPr>
          <w:bCs/>
        </w:rPr>
        <w:t>CHA-3.14.4.</w:t>
      </w:r>
      <w:r>
        <w:rPr>
          <w:bCs/>
        </w:rPr>
        <w:t>5</w:t>
      </w:r>
      <w:r w:rsidRPr="00C87E90">
        <w:rPr>
          <w:bCs/>
        </w:rPr>
        <w:t>0</w:t>
      </w:r>
      <w:r>
        <w:rPr>
          <w:bCs/>
        </w:rPr>
        <w:t>.3</w:t>
      </w:r>
      <w:r w:rsidRPr="00C87E90">
        <w:rPr>
          <w:bCs/>
        </w:rPr>
        <w:t xml:space="preserve"> </w:t>
      </w:r>
      <w:r w:rsidR="00325101">
        <w:rPr>
          <w:bCs/>
        </w:rPr>
        <w:t>Channel/CSR light</w:t>
      </w:r>
      <w:r w:rsidRPr="00C87E90">
        <w:rPr>
          <w:bCs/>
        </w:rPr>
        <w:t xml:space="preserve"> application shall </w:t>
      </w:r>
      <w:r>
        <w:rPr>
          <w:bCs/>
        </w:rPr>
        <w:t>also remove all sub levels</w:t>
      </w:r>
      <w:r w:rsidR="00F4503A">
        <w:rPr>
          <w:bCs/>
        </w:rPr>
        <w:t>.</w:t>
      </w:r>
      <w:bookmarkEnd w:id="1744"/>
    </w:p>
    <w:p w:rsidR="00467C84" w:rsidRDefault="00467C84" w:rsidP="00467C84">
      <w:pPr>
        <w:pStyle w:val="Requirements"/>
        <w:rPr>
          <w:bCs/>
        </w:rPr>
      </w:pPr>
      <w:bookmarkStart w:id="1745" w:name="_Toc253578923"/>
      <w:r w:rsidRPr="00C87E90">
        <w:rPr>
          <w:bCs/>
        </w:rPr>
        <w:t>CHA-3.14.4.</w:t>
      </w:r>
      <w:r>
        <w:rPr>
          <w:bCs/>
        </w:rPr>
        <w:t>6</w:t>
      </w:r>
      <w:r w:rsidRPr="00C87E90">
        <w:rPr>
          <w:bCs/>
        </w:rPr>
        <w:t xml:space="preserve">0 </w:t>
      </w:r>
      <w:r w:rsidR="00325101">
        <w:rPr>
          <w:bCs/>
        </w:rPr>
        <w:t>Channel/CSR light</w:t>
      </w:r>
      <w:r w:rsidRPr="00C87E90">
        <w:rPr>
          <w:bCs/>
        </w:rPr>
        <w:t xml:space="preserve"> application shall </w:t>
      </w:r>
      <w:r>
        <w:rPr>
          <w:bCs/>
        </w:rPr>
        <w:t xml:space="preserve">allow a user viewing and modifying level contact with respect of use cases </w:t>
      </w:r>
      <w:r w:rsidR="00F4503A">
        <w:rPr>
          <w:bCs/>
        </w:rPr>
        <w:t>‘</w:t>
      </w:r>
      <w:r>
        <w:rPr>
          <w:bCs/>
        </w:rPr>
        <w:t>View level contact</w:t>
      </w:r>
      <w:r w:rsidR="00F4503A">
        <w:rPr>
          <w:bCs/>
        </w:rPr>
        <w:t>’</w:t>
      </w:r>
      <w:r>
        <w:rPr>
          <w:bCs/>
        </w:rPr>
        <w:t xml:space="preserve"> and </w:t>
      </w:r>
      <w:r w:rsidR="00F4503A">
        <w:rPr>
          <w:bCs/>
        </w:rPr>
        <w:t>‘</w:t>
      </w:r>
      <w:r>
        <w:rPr>
          <w:bCs/>
        </w:rPr>
        <w:t>Modify Level contact</w:t>
      </w:r>
      <w:r w:rsidR="00F4503A">
        <w:rPr>
          <w:bCs/>
        </w:rPr>
        <w:t>’.</w:t>
      </w:r>
      <w:bookmarkEnd w:id="1745"/>
    </w:p>
    <w:p w:rsidR="005A627C" w:rsidRDefault="005A627C" w:rsidP="005A627C">
      <w:pPr>
        <w:pStyle w:val="Requirements"/>
        <w:ind w:left="288"/>
        <w:rPr>
          <w:bCs/>
        </w:rPr>
      </w:pPr>
      <w:bookmarkStart w:id="1746" w:name="_Toc232587546"/>
      <w:bookmarkStart w:id="1747" w:name="_Toc253578924"/>
      <w:r w:rsidRPr="00C87E90">
        <w:rPr>
          <w:bCs/>
        </w:rPr>
        <w:t>CHA-3.14.4.</w:t>
      </w:r>
      <w:r>
        <w:rPr>
          <w:bCs/>
        </w:rPr>
        <w:t>6</w:t>
      </w:r>
      <w:r w:rsidRPr="00C87E90">
        <w:rPr>
          <w:bCs/>
        </w:rPr>
        <w:t>0</w:t>
      </w:r>
      <w:r>
        <w:rPr>
          <w:bCs/>
        </w:rPr>
        <w:t>.1</w:t>
      </w:r>
      <w:r w:rsidRPr="00C87E90">
        <w:rPr>
          <w:bCs/>
        </w:rPr>
        <w:t xml:space="preserve"> </w:t>
      </w:r>
      <w:r>
        <w:rPr>
          <w:bCs/>
        </w:rPr>
        <w:t>Channel/CSR light</w:t>
      </w:r>
      <w:r w:rsidRPr="00C87E90">
        <w:rPr>
          <w:bCs/>
        </w:rPr>
        <w:t xml:space="preserve"> application shall </w:t>
      </w:r>
      <w:r>
        <w:rPr>
          <w:bCs/>
        </w:rPr>
        <w:t>prevent user modifying the root level contact when dealer has been synchronized by registration (e.g. when integrated with Comverse One billing for instance).</w:t>
      </w:r>
      <w:bookmarkEnd w:id="1746"/>
      <w:bookmarkEnd w:id="1747"/>
    </w:p>
    <w:p w:rsidR="003C7B37" w:rsidRDefault="003C7B37" w:rsidP="003C7B37">
      <w:pPr>
        <w:pStyle w:val="Requirements"/>
        <w:ind w:left="288"/>
        <w:rPr>
          <w:bCs/>
        </w:rPr>
      </w:pPr>
      <w:bookmarkStart w:id="1748" w:name="_Toc253578925"/>
      <w:r w:rsidRPr="00C87E90">
        <w:rPr>
          <w:bCs/>
        </w:rPr>
        <w:t>CHA-3.14.4.</w:t>
      </w:r>
      <w:r>
        <w:rPr>
          <w:bCs/>
        </w:rPr>
        <w:t>6</w:t>
      </w:r>
      <w:r w:rsidRPr="00C87E90">
        <w:rPr>
          <w:bCs/>
        </w:rPr>
        <w:t>0</w:t>
      </w:r>
      <w:r>
        <w:rPr>
          <w:bCs/>
        </w:rPr>
        <w:t>.2</w:t>
      </w:r>
      <w:r w:rsidRPr="00C87E90">
        <w:rPr>
          <w:bCs/>
        </w:rPr>
        <w:t xml:space="preserve"> </w:t>
      </w:r>
      <w:r w:rsidR="00325101">
        <w:rPr>
          <w:bCs/>
        </w:rPr>
        <w:t>Channel/CSR light</w:t>
      </w:r>
      <w:r w:rsidRPr="00C87E90">
        <w:rPr>
          <w:bCs/>
        </w:rPr>
        <w:t xml:space="preserve"> application shall </w:t>
      </w:r>
      <w:r>
        <w:rPr>
          <w:bCs/>
        </w:rPr>
        <w:t>prevent user modifying the dealer reference when dealers are synchronized and dealer reference is not locally managed</w:t>
      </w:r>
      <w:bookmarkEnd w:id="1748"/>
    </w:p>
    <w:p w:rsidR="003C7B37" w:rsidRDefault="003C7B37" w:rsidP="003C7B37">
      <w:pPr>
        <w:pStyle w:val="Requirements"/>
        <w:ind w:left="288"/>
        <w:rPr>
          <w:bCs/>
        </w:rPr>
      </w:pPr>
      <w:bookmarkStart w:id="1749" w:name="_Toc253578926"/>
      <w:r w:rsidRPr="00C87E90">
        <w:rPr>
          <w:bCs/>
        </w:rPr>
        <w:t>CHA-3.14.4.</w:t>
      </w:r>
      <w:r>
        <w:rPr>
          <w:bCs/>
        </w:rPr>
        <w:t>6</w:t>
      </w:r>
      <w:r w:rsidRPr="00C87E90">
        <w:rPr>
          <w:bCs/>
        </w:rPr>
        <w:t>0</w:t>
      </w:r>
      <w:r>
        <w:rPr>
          <w:bCs/>
        </w:rPr>
        <w:t>.3</w:t>
      </w:r>
      <w:r w:rsidRPr="00C87E90">
        <w:rPr>
          <w:bCs/>
        </w:rPr>
        <w:t xml:space="preserve"> </w:t>
      </w:r>
      <w:r w:rsidR="00325101">
        <w:rPr>
          <w:bCs/>
        </w:rPr>
        <w:t>Channel/CSR light</w:t>
      </w:r>
      <w:r w:rsidRPr="00C87E90">
        <w:rPr>
          <w:bCs/>
        </w:rPr>
        <w:t xml:space="preserve"> application shall </w:t>
      </w:r>
      <w:r>
        <w:rPr>
          <w:bCs/>
        </w:rPr>
        <w:t>prevent user accessing this use case when both dealer reference is not locally managed and dealers are synchronized</w:t>
      </w:r>
      <w:bookmarkEnd w:id="1749"/>
    </w:p>
    <w:p w:rsidR="00467C84" w:rsidRDefault="00467C84" w:rsidP="00467C84">
      <w:pPr>
        <w:pStyle w:val="Requirements"/>
        <w:rPr>
          <w:bCs/>
        </w:rPr>
      </w:pPr>
      <w:bookmarkStart w:id="1750" w:name="_Toc253578927"/>
      <w:r w:rsidRPr="00C87E90">
        <w:rPr>
          <w:bCs/>
        </w:rPr>
        <w:t>CHA-3.14.4.</w:t>
      </w:r>
      <w:r>
        <w:rPr>
          <w:bCs/>
        </w:rPr>
        <w:t>7</w:t>
      </w:r>
      <w:r w:rsidRPr="00C87E90">
        <w:rPr>
          <w:bCs/>
        </w:rPr>
        <w:t xml:space="preserve">0 </w:t>
      </w:r>
      <w:r w:rsidR="00325101">
        <w:rPr>
          <w:bCs/>
        </w:rPr>
        <w:t>Channel/CSR light</w:t>
      </w:r>
      <w:r w:rsidRPr="00C87E90">
        <w:rPr>
          <w:bCs/>
        </w:rPr>
        <w:t xml:space="preserve"> application shall </w:t>
      </w:r>
      <w:r>
        <w:rPr>
          <w:bCs/>
        </w:rPr>
        <w:t xml:space="preserve">allow a user viewing and modifying level profile with respect of use cases </w:t>
      </w:r>
      <w:r w:rsidR="00F4503A">
        <w:rPr>
          <w:bCs/>
        </w:rPr>
        <w:t>‘</w:t>
      </w:r>
      <w:r>
        <w:rPr>
          <w:bCs/>
        </w:rPr>
        <w:t>View level profile</w:t>
      </w:r>
      <w:r w:rsidR="00F4503A">
        <w:rPr>
          <w:bCs/>
        </w:rPr>
        <w:t>’</w:t>
      </w:r>
      <w:r>
        <w:rPr>
          <w:bCs/>
        </w:rPr>
        <w:t xml:space="preserve"> and </w:t>
      </w:r>
      <w:r w:rsidR="00F4503A">
        <w:rPr>
          <w:bCs/>
        </w:rPr>
        <w:t>‘</w:t>
      </w:r>
      <w:r>
        <w:rPr>
          <w:bCs/>
        </w:rPr>
        <w:t>Modify Level profile</w:t>
      </w:r>
      <w:r w:rsidR="00F4503A">
        <w:rPr>
          <w:bCs/>
        </w:rPr>
        <w:t>’.</w:t>
      </w:r>
      <w:bookmarkEnd w:id="1750"/>
    </w:p>
    <w:p w:rsidR="008F6B39" w:rsidRDefault="008F6B39" w:rsidP="008F6B39">
      <w:pPr>
        <w:pStyle w:val="Requirements"/>
        <w:ind w:left="288"/>
        <w:rPr>
          <w:bCs/>
        </w:rPr>
      </w:pPr>
      <w:bookmarkStart w:id="1751" w:name="_Toc253578928"/>
      <w:r w:rsidRPr="00C87E90">
        <w:rPr>
          <w:bCs/>
        </w:rPr>
        <w:t>CHA-3.14.4.</w:t>
      </w:r>
      <w:r>
        <w:rPr>
          <w:bCs/>
        </w:rPr>
        <w:t>70</w:t>
      </w:r>
      <w:r w:rsidRPr="00C87E90">
        <w:rPr>
          <w:bCs/>
        </w:rPr>
        <w:t xml:space="preserve">.1 </w:t>
      </w:r>
      <w:r w:rsidR="00325101">
        <w:rPr>
          <w:bCs/>
        </w:rPr>
        <w:t>Channel/CSR light</w:t>
      </w:r>
      <w:r w:rsidRPr="00C87E90">
        <w:rPr>
          <w:bCs/>
        </w:rPr>
        <w:t xml:space="preserve"> application shall restrict </w:t>
      </w:r>
      <w:r>
        <w:rPr>
          <w:bCs/>
        </w:rPr>
        <w:t>view and modify level profile</w:t>
      </w:r>
      <w:r w:rsidRPr="00C87E90">
        <w:rPr>
          <w:bCs/>
        </w:rPr>
        <w:t xml:space="preserve"> for Dealer Administrator to their own Organization and only to their level or the levels below them</w:t>
      </w:r>
      <w:bookmarkEnd w:id="1751"/>
    </w:p>
    <w:p w:rsidR="00A87A85" w:rsidRDefault="00A87A85" w:rsidP="00A87A85">
      <w:pPr>
        <w:pStyle w:val="Requirements"/>
        <w:ind w:left="288"/>
        <w:rPr>
          <w:bCs/>
        </w:rPr>
      </w:pPr>
      <w:bookmarkStart w:id="1752" w:name="_Toc253578929"/>
      <w:r w:rsidRPr="00C87E90">
        <w:rPr>
          <w:bCs/>
        </w:rPr>
        <w:t>CHA-3.14.4.</w:t>
      </w:r>
      <w:r>
        <w:rPr>
          <w:bCs/>
        </w:rPr>
        <w:t>70</w:t>
      </w:r>
      <w:r w:rsidRPr="00C87E90">
        <w:rPr>
          <w:bCs/>
        </w:rPr>
        <w:t>.</w:t>
      </w:r>
      <w:r>
        <w:rPr>
          <w:bCs/>
        </w:rPr>
        <w:t>2</w:t>
      </w:r>
      <w:r w:rsidRPr="00C87E90">
        <w:rPr>
          <w:bCs/>
        </w:rPr>
        <w:t xml:space="preserve"> </w:t>
      </w:r>
      <w:r w:rsidR="00325101">
        <w:rPr>
          <w:bCs/>
        </w:rPr>
        <w:t>Channel/CSR light</w:t>
      </w:r>
      <w:r>
        <w:rPr>
          <w:bCs/>
        </w:rPr>
        <w:t xml:space="preserve"> application s</w:t>
      </w:r>
      <w:r>
        <w:rPr>
          <w:bCs/>
        </w:rPr>
        <w:t xml:space="preserve">hall allow viewing and modifying level profile information as in </w:t>
      </w:r>
      <w:r w:rsidR="00325101">
        <w:rPr>
          <w:bCs/>
        </w:rPr>
        <w:t>Channel/CSR light</w:t>
      </w:r>
      <w:r>
        <w:rPr>
          <w:bCs/>
        </w:rPr>
        <w:t xml:space="preserve"> 3.10</w:t>
      </w:r>
      <w:bookmarkEnd w:id="1752"/>
    </w:p>
    <w:p w:rsidR="00A87A85" w:rsidRDefault="00A87A85" w:rsidP="00A87A85">
      <w:pPr>
        <w:pStyle w:val="Requirements"/>
        <w:ind w:left="288"/>
        <w:rPr>
          <w:bCs/>
        </w:rPr>
      </w:pPr>
      <w:bookmarkStart w:id="1753" w:name="_Toc253578930"/>
      <w:r w:rsidRPr="00C87E90">
        <w:rPr>
          <w:bCs/>
        </w:rPr>
        <w:t>CHA-3.14.4.</w:t>
      </w:r>
      <w:r>
        <w:rPr>
          <w:bCs/>
        </w:rPr>
        <w:t>70</w:t>
      </w:r>
      <w:r w:rsidRPr="00C87E90">
        <w:rPr>
          <w:bCs/>
        </w:rPr>
        <w:t>.</w:t>
      </w:r>
      <w:r>
        <w:rPr>
          <w:bCs/>
        </w:rPr>
        <w:t>3</w:t>
      </w:r>
      <w:r w:rsidRPr="00C87E90">
        <w:rPr>
          <w:bCs/>
        </w:rPr>
        <w:t xml:space="preserve"> </w:t>
      </w:r>
      <w:r>
        <w:rPr>
          <w:bCs/>
        </w:rPr>
        <w:t xml:space="preserve">In addition to that, </w:t>
      </w:r>
      <w:r w:rsidR="004159A7">
        <w:t xml:space="preserve">when administered by a telco administrator, </w:t>
      </w:r>
      <w:r>
        <w:rPr>
          <w:bCs/>
        </w:rPr>
        <w:t xml:space="preserve">for a root dealer profile, </w:t>
      </w:r>
      <w:r w:rsidR="00325101">
        <w:rPr>
          <w:bCs/>
        </w:rPr>
        <w:t>Channel/CSR light</w:t>
      </w:r>
      <w:r>
        <w:rPr>
          <w:bCs/>
        </w:rPr>
        <w:t xml:space="preserve"> shall allow u</w:t>
      </w:r>
      <w:r w:rsidR="00A66B34">
        <w:rPr>
          <w:bCs/>
        </w:rPr>
        <w:t xml:space="preserve">ser viewing and modifying the list of available </w:t>
      </w:r>
      <w:r w:rsidR="00325101">
        <w:rPr>
          <w:bCs/>
        </w:rPr>
        <w:t>Channel/CSR light</w:t>
      </w:r>
      <w:r w:rsidR="00A66B34">
        <w:rPr>
          <w:bCs/>
        </w:rPr>
        <w:t xml:space="preserve"> catalogs if dealer are managed locally and if managing </w:t>
      </w:r>
      <w:r w:rsidR="00325101">
        <w:rPr>
          <w:bCs/>
        </w:rPr>
        <w:t>Channel/CSR light</w:t>
      </w:r>
      <w:r w:rsidR="00A66B34">
        <w:rPr>
          <w:bCs/>
        </w:rPr>
        <w:t xml:space="preserve"> catalog is active in the shopping policy.</w:t>
      </w:r>
      <w:bookmarkEnd w:id="1753"/>
    </w:p>
    <w:p w:rsidR="00335235" w:rsidRDefault="00335235" w:rsidP="00335235">
      <w:pPr>
        <w:pStyle w:val="Requirements"/>
        <w:ind w:left="288"/>
        <w:rPr>
          <w:bCs/>
        </w:rPr>
      </w:pPr>
      <w:bookmarkStart w:id="1754" w:name="_Toc253578931"/>
      <w:r w:rsidRPr="00C87E90">
        <w:rPr>
          <w:bCs/>
        </w:rPr>
        <w:t>CHA-3.14.4.</w:t>
      </w:r>
      <w:r>
        <w:rPr>
          <w:bCs/>
        </w:rPr>
        <w:t>70</w:t>
      </w:r>
      <w:r w:rsidRPr="00C87E90">
        <w:rPr>
          <w:bCs/>
        </w:rPr>
        <w:t>.</w:t>
      </w:r>
      <w:r>
        <w:rPr>
          <w:bCs/>
        </w:rPr>
        <w:t>4</w:t>
      </w:r>
      <w:r w:rsidRPr="00C87E90">
        <w:rPr>
          <w:bCs/>
        </w:rPr>
        <w:t xml:space="preserve"> </w:t>
      </w:r>
      <w:r>
        <w:rPr>
          <w:bCs/>
        </w:rPr>
        <w:t>In addition to that, Channel/CSR light application shall allow Telco and dealer administrator setting product groups on a sub level.</w:t>
      </w:r>
      <w:bookmarkEnd w:id="1754"/>
    </w:p>
    <w:p w:rsidR="00335235" w:rsidRDefault="00335235" w:rsidP="00335235">
      <w:pPr>
        <w:pStyle w:val="Requirements"/>
        <w:ind w:left="576"/>
        <w:rPr>
          <w:bCs/>
        </w:rPr>
      </w:pPr>
      <w:r>
        <w:rPr>
          <w:bCs/>
        </w:rPr>
        <w:t xml:space="preserve"> </w:t>
      </w:r>
      <w:bookmarkStart w:id="1755" w:name="_Toc253578932"/>
      <w:r w:rsidRPr="00C87E90">
        <w:rPr>
          <w:bCs/>
        </w:rPr>
        <w:t>CHA-3.14.4.</w:t>
      </w:r>
      <w:r>
        <w:rPr>
          <w:bCs/>
        </w:rPr>
        <w:t>70</w:t>
      </w:r>
      <w:r w:rsidRPr="00C87E90">
        <w:rPr>
          <w:bCs/>
        </w:rPr>
        <w:t>.</w:t>
      </w:r>
      <w:r>
        <w:rPr>
          <w:bCs/>
        </w:rPr>
        <w:t>4.1</w:t>
      </w:r>
      <w:r w:rsidRPr="00C87E90">
        <w:rPr>
          <w:bCs/>
        </w:rPr>
        <w:t xml:space="preserve"> </w:t>
      </w:r>
      <w:r>
        <w:rPr>
          <w:bCs/>
        </w:rPr>
        <w:t>Channel/CSR light shall limit ca</w:t>
      </w:r>
      <w:r>
        <w:rPr>
          <w:bCs/>
        </w:rPr>
        <w:t>ndidate product groups to product groups available for its parent</w:t>
      </w:r>
      <w:bookmarkEnd w:id="1755"/>
    </w:p>
    <w:p w:rsidR="00335235" w:rsidRDefault="00335235" w:rsidP="00335235">
      <w:pPr>
        <w:pStyle w:val="Requirements"/>
        <w:ind w:left="576"/>
        <w:rPr>
          <w:bCs/>
        </w:rPr>
      </w:pPr>
      <w:bookmarkStart w:id="1756" w:name="_Toc253578933"/>
      <w:r w:rsidRPr="00C87E90">
        <w:rPr>
          <w:bCs/>
        </w:rPr>
        <w:t>CHA-3.14.4.</w:t>
      </w:r>
      <w:r>
        <w:rPr>
          <w:bCs/>
        </w:rPr>
        <w:t>70</w:t>
      </w:r>
      <w:r w:rsidRPr="00C87E90">
        <w:rPr>
          <w:bCs/>
        </w:rPr>
        <w:t>.</w:t>
      </w:r>
      <w:r>
        <w:rPr>
          <w:bCs/>
        </w:rPr>
        <w:t>4.2 If a level has no product group associated to it, all product group avai</w:t>
      </w:r>
      <w:r w:rsidR="00B81622">
        <w:rPr>
          <w:bCs/>
        </w:rPr>
        <w:t>l</w:t>
      </w:r>
      <w:r>
        <w:rPr>
          <w:bCs/>
        </w:rPr>
        <w:t>able for its parent level are reputed available (and thus recursively)</w:t>
      </w:r>
      <w:bookmarkEnd w:id="1756"/>
    </w:p>
    <w:p w:rsidR="00335235" w:rsidRDefault="00335235" w:rsidP="00335235">
      <w:pPr>
        <w:pStyle w:val="Requirements"/>
        <w:ind w:left="576"/>
        <w:rPr>
          <w:bCs/>
        </w:rPr>
      </w:pPr>
      <w:bookmarkStart w:id="1757" w:name="_Toc253578934"/>
      <w:r w:rsidRPr="00C87E90">
        <w:rPr>
          <w:bCs/>
        </w:rPr>
        <w:t>CHA-3.14.4.</w:t>
      </w:r>
      <w:r>
        <w:rPr>
          <w:bCs/>
        </w:rPr>
        <w:t>70</w:t>
      </w:r>
      <w:r w:rsidRPr="00C87E90">
        <w:rPr>
          <w:bCs/>
        </w:rPr>
        <w:t>.</w:t>
      </w:r>
      <w:r>
        <w:rPr>
          <w:bCs/>
        </w:rPr>
        <w:t>4.3 If a level has at least one product group associated to it, only these product groups are available and only if they are also available for its parent (and thus recursively)</w:t>
      </w:r>
      <w:bookmarkEnd w:id="1757"/>
    </w:p>
    <w:p w:rsidR="00335235" w:rsidRDefault="00335235" w:rsidP="00335235">
      <w:pPr>
        <w:pStyle w:val="Requirements"/>
        <w:ind w:left="576"/>
        <w:rPr>
          <w:bCs/>
        </w:rPr>
      </w:pPr>
      <w:bookmarkStart w:id="1758" w:name="_Toc253578935"/>
      <w:r w:rsidRPr="00C87E90">
        <w:rPr>
          <w:bCs/>
        </w:rPr>
        <w:t>CHA-3.14.4.</w:t>
      </w:r>
      <w:r>
        <w:rPr>
          <w:bCs/>
        </w:rPr>
        <w:t>70</w:t>
      </w:r>
      <w:r w:rsidRPr="00C87E90">
        <w:rPr>
          <w:bCs/>
        </w:rPr>
        <w:t>.</w:t>
      </w:r>
      <w:r>
        <w:rPr>
          <w:bCs/>
        </w:rPr>
        <w:t>4.4 Channel/CSR light shall take into account valid product groups for the user level when proposing offers and bundles.</w:t>
      </w:r>
      <w:bookmarkEnd w:id="1758"/>
    </w:p>
    <w:p w:rsidR="00335235" w:rsidRDefault="00335235" w:rsidP="00335235">
      <w:pPr>
        <w:pStyle w:val="Requirements"/>
        <w:ind w:left="288"/>
        <w:rPr>
          <w:bCs/>
        </w:rPr>
      </w:pPr>
    </w:p>
    <w:p w:rsidR="00D27E70" w:rsidRDefault="00D27E70" w:rsidP="00D27E70">
      <w:pPr>
        <w:pStyle w:val="Requirements"/>
        <w:rPr>
          <w:bCs/>
        </w:rPr>
      </w:pPr>
      <w:bookmarkStart w:id="1759" w:name="_Toc226786528"/>
      <w:bookmarkStart w:id="1760" w:name="_Toc253578936"/>
      <w:r w:rsidRPr="00C87E90">
        <w:rPr>
          <w:bCs/>
        </w:rPr>
        <w:t>CHA-3.14.4.</w:t>
      </w:r>
      <w:r>
        <w:rPr>
          <w:bCs/>
        </w:rPr>
        <w:t>8</w:t>
      </w:r>
      <w:r w:rsidRPr="00C87E90">
        <w:rPr>
          <w:bCs/>
        </w:rPr>
        <w:t xml:space="preserve">0 </w:t>
      </w:r>
      <w:r>
        <w:rPr>
          <w:bCs/>
        </w:rPr>
        <w:t>Channel/CSR light</w:t>
      </w:r>
      <w:r w:rsidRPr="00C87E90">
        <w:rPr>
          <w:bCs/>
        </w:rPr>
        <w:t xml:space="preserve"> application shall </w:t>
      </w:r>
      <w:r>
        <w:rPr>
          <w:bCs/>
        </w:rPr>
        <w:t>allow a user refreshing a dealer contact with respect of use cases ‘Refresh dealer’.</w:t>
      </w:r>
      <w:bookmarkEnd w:id="1759"/>
      <w:bookmarkEnd w:id="1760"/>
    </w:p>
    <w:p w:rsidR="00D27E70" w:rsidRDefault="00D27E70" w:rsidP="00D27E70">
      <w:pPr>
        <w:pStyle w:val="Requirements"/>
        <w:ind w:left="288"/>
        <w:rPr>
          <w:bCs/>
        </w:rPr>
      </w:pPr>
      <w:bookmarkStart w:id="1761" w:name="_Toc226786529"/>
      <w:bookmarkStart w:id="1762" w:name="_Toc253578937"/>
      <w:r w:rsidRPr="00C87E90">
        <w:rPr>
          <w:bCs/>
        </w:rPr>
        <w:t>CHA-3.14.4.</w:t>
      </w:r>
      <w:r>
        <w:rPr>
          <w:bCs/>
        </w:rPr>
        <w:t>8</w:t>
      </w:r>
      <w:r w:rsidRPr="00C87E90">
        <w:rPr>
          <w:bCs/>
        </w:rPr>
        <w:t>0</w:t>
      </w:r>
      <w:r>
        <w:rPr>
          <w:bCs/>
        </w:rPr>
        <w:t>.1</w:t>
      </w:r>
      <w:r w:rsidRPr="00C87E90">
        <w:rPr>
          <w:bCs/>
        </w:rPr>
        <w:t xml:space="preserve"> </w:t>
      </w:r>
      <w:r>
        <w:rPr>
          <w:bCs/>
        </w:rPr>
        <w:t>Channel/CSR light</w:t>
      </w:r>
      <w:r w:rsidRPr="00C87E90">
        <w:rPr>
          <w:bCs/>
        </w:rPr>
        <w:t xml:space="preserve"> application shall </w:t>
      </w:r>
      <w:r>
        <w:rPr>
          <w:bCs/>
        </w:rPr>
        <w:t>prevent user accessing this use case when dealers are ‘locally managed’.</w:t>
      </w:r>
      <w:bookmarkEnd w:id="1761"/>
      <w:bookmarkEnd w:id="1762"/>
    </w:p>
    <w:p w:rsidR="00C87E90" w:rsidRDefault="00C87E90" w:rsidP="00A84A36">
      <w:pPr>
        <w:pStyle w:val="BodyText"/>
      </w:pPr>
    </w:p>
    <w:p w:rsidR="00DA2997" w:rsidRDefault="00DA2997" w:rsidP="00DA2997">
      <w:pPr>
        <w:pStyle w:val="Capability"/>
      </w:pPr>
      <w:bookmarkStart w:id="1763" w:name="_Toc253578144"/>
      <w:bookmarkStart w:id="1764" w:name="_Toc253578938"/>
      <w:r>
        <w:t xml:space="preserve">Capability </w:t>
      </w:r>
      <w:r>
        <w:fldChar w:fldCharType="begin"/>
      </w:r>
      <w:r>
        <w:instrText xml:space="preserve"> LISTNUM "business req" \* MERGEFORMAT </w:instrText>
      </w:r>
      <w:r>
        <w:fldChar w:fldCharType="separate"/>
      </w:r>
      <w:r>
        <w:rPr>
          <w:noProof/>
        </w:rPr>
        <w:t>1</w:t>
      </w:r>
      <w:r>
        <w:fldChar w:fldCharType="end">
          <w:numberingChange w:id="1765" w:author="Raphaël Guého" w:date="2010-01-04T14:43:00Z" w:original="14."/>
        </w:fldChar>
      </w:r>
      <w:r>
        <w:t xml:space="preserve"> Employee Identification - EPI</w:t>
      </w:r>
      <w:bookmarkEnd w:id="1763"/>
      <w:bookmarkEnd w:id="1764"/>
    </w:p>
    <w:p w:rsidR="00DA2997" w:rsidRDefault="00DA2997" w:rsidP="00DA2997">
      <w:pPr>
        <w:pStyle w:val="Heading3"/>
      </w:pPr>
      <w:bookmarkStart w:id="1766" w:name="_Toc253578145"/>
      <w:r>
        <w:t>Capability Description</w:t>
      </w:r>
      <w:bookmarkEnd w:id="1766"/>
    </w:p>
    <w:p w:rsidR="00DA2997" w:rsidRDefault="00DA2997" w:rsidP="00DA2997">
      <w:pPr>
        <w:pStyle w:val="BodyText"/>
      </w:pPr>
      <w:r>
        <w:t xml:space="preserve">This capability groups all use cases allowing a telco or </w:t>
      </w:r>
      <w:r w:rsidR="0002100D">
        <w:t>user</w:t>
      </w:r>
      <w:r>
        <w:t xml:space="preserve"> to find, search or list employees belonging to a dealer, or a telco.</w:t>
      </w:r>
    </w:p>
    <w:p w:rsidR="00DA2997" w:rsidRDefault="00DA2997" w:rsidP="00DA2997">
      <w:pPr>
        <w:pStyle w:val="BodyText"/>
      </w:pPr>
      <w:r w:rsidRPr="005332A7">
        <w:t>T</w:t>
      </w:r>
      <w:r>
        <w:t xml:space="preserve">his capability allows a Telco administrator, Dealer administrator to find employees in their </w:t>
      </w:r>
      <w:r w:rsidR="008F6B39">
        <w:t>respective organizations</w:t>
      </w:r>
      <w:r>
        <w:t>.</w:t>
      </w:r>
    </w:p>
    <w:p w:rsidR="008F6B39" w:rsidRPr="005332A7" w:rsidRDefault="008F6B39" w:rsidP="00DA2997">
      <w:pPr>
        <w:pStyle w:val="BodyText"/>
      </w:pPr>
      <w:r>
        <w:t>In addition, a telco administrator will be able to identify dealer employees whatever their dealer organization is.</w:t>
      </w:r>
    </w:p>
    <w:p w:rsidR="00DA2997" w:rsidRDefault="00DA2997" w:rsidP="00DA2997">
      <w:pPr>
        <w:pStyle w:val="Heading3"/>
      </w:pPr>
      <w:bookmarkStart w:id="1767" w:name="_Toc253578146"/>
      <w:r>
        <w:t>Capability Assumptions/Dependencies</w:t>
      </w:r>
      <w:bookmarkEnd w:id="1767"/>
    </w:p>
    <w:p w:rsidR="00DA2997" w:rsidRDefault="00DA2997" w:rsidP="00DA2997">
      <w:pPr>
        <w:pStyle w:val="BodyText"/>
      </w:pPr>
    </w:p>
    <w:p w:rsidR="00DA2997" w:rsidRDefault="00DA2997" w:rsidP="00DA2997">
      <w:pPr>
        <w:pStyle w:val="Heading3"/>
      </w:pPr>
      <w:bookmarkStart w:id="1768" w:name="_Toc253578147"/>
      <w:r>
        <w:t>Capability Use Cases</w:t>
      </w:r>
      <w:bookmarkEnd w:id="1768"/>
    </w:p>
    <w:p w:rsidR="00DA2997" w:rsidRDefault="00DA2997" w:rsidP="004752DD">
      <w:pPr>
        <w:pStyle w:val="Heading4"/>
      </w:pPr>
      <w:bookmarkStart w:id="1769" w:name="_Toc253578148"/>
      <w:r>
        <w:t>Use Case:  Search employees</w:t>
      </w:r>
      <w:bookmarkEnd w:id="176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A2997" w:rsidTr="00DA2997">
        <w:trPr>
          <w:gridAfter w:val="1"/>
          <w:wAfter w:w="18" w:type="dxa"/>
          <w:trHeight w:val="360"/>
        </w:trPr>
        <w:tc>
          <w:tcPr>
            <w:tcW w:w="5580" w:type="dxa"/>
            <w:gridSpan w:val="2"/>
            <w:shd w:val="clear" w:color="auto" w:fill="E6E6E6"/>
          </w:tcPr>
          <w:p w:rsidR="00DA2997" w:rsidRDefault="00DA2997" w:rsidP="00122B88">
            <w:pPr>
              <w:pStyle w:val="TableHeading"/>
            </w:pPr>
            <w:r>
              <w:t xml:space="preserve">Search Employees </w:t>
            </w:r>
          </w:p>
        </w:tc>
        <w:tc>
          <w:tcPr>
            <w:tcW w:w="2610" w:type="dxa"/>
            <w:shd w:val="clear" w:color="auto" w:fill="E6E6E6"/>
          </w:tcPr>
          <w:p w:rsidR="00DA2997" w:rsidRDefault="00DA2997" w:rsidP="00122B88">
            <w:pPr>
              <w:pStyle w:val="TableHeading"/>
            </w:pPr>
            <w:r>
              <w:t xml:space="preserve">EPI0010 </w:t>
            </w:r>
          </w:p>
        </w:tc>
      </w:tr>
      <w:tr w:rsidR="00DA2997" w:rsidRPr="006D15FA" w:rsidTr="00DA2997">
        <w:tc>
          <w:tcPr>
            <w:tcW w:w="2268" w:type="dxa"/>
          </w:tcPr>
          <w:p w:rsidR="00DA2997" w:rsidRDefault="00DA2997" w:rsidP="00DA2997">
            <w:r>
              <w:t>Primary actors</w:t>
            </w:r>
          </w:p>
        </w:tc>
        <w:tc>
          <w:tcPr>
            <w:tcW w:w="5940" w:type="dxa"/>
            <w:gridSpan w:val="3"/>
          </w:tcPr>
          <w:p w:rsidR="008F6B39" w:rsidRDefault="00DA2997" w:rsidP="00DA2997">
            <w:pPr>
              <w:pStyle w:val="BodyText"/>
            </w:pPr>
            <w:r>
              <w:t xml:space="preserve">Telco </w:t>
            </w:r>
            <w:r w:rsidR="008F6B39">
              <w:t>Administrator</w:t>
            </w:r>
          </w:p>
          <w:p w:rsidR="00DA2997" w:rsidRPr="006D15FA" w:rsidRDefault="00DA2997" w:rsidP="00DA2997">
            <w:pPr>
              <w:pStyle w:val="BodyText"/>
            </w:pPr>
            <w:r>
              <w:t xml:space="preserve">Dealer </w:t>
            </w:r>
            <w:r w:rsidR="008F6B39">
              <w:t>Administrator</w:t>
            </w:r>
          </w:p>
        </w:tc>
      </w:tr>
      <w:tr w:rsidR="00DA2997" w:rsidRPr="006D15FA" w:rsidTr="00DA2997">
        <w:tc>
          <w:tcPr>
            <w:tcW w:w="2268" w:type="dxa"/>
          </w:tcPr>
          <w:p w:rsidR="00DA2997" w:rsidRDefault="00DA2997" w:rsidP="00DA2997">
            <w:r>
              <w:t>Summary Goal</w:t>
            </w:r>
          </w:p>
        </w:tc>
        <w:tc>
          <w:tcPr>
            <w:tcW w:w="5940" w:type="dxa"/>
            <w:gridSpan w:val="3"/>
          </w:tcPr>
          <w:p w:rsidR="00DA2997" w:rsidRPr="006D15FA" w:rsidRDefault="00DA2997" w:rsidP="00DA2997">
            <w:pPr>
              <w:pStyle w:val="BodyText"/>
            </w:pPr>
            <w:r w:rsidRPr="00490C7E">
              <w:t xml:space="preserve">This </w:t>
            </w:r>
            <w:r>
              <w:t>u</w:t>
            </w:r>
            <w:r w:rsidRPr="00490C7E">
              <w:t xml:space="preserve">se </w:t>
            </w:r>
            <w:r>
              <w:t>c</w:t>
            </w:r>
            <w:r w:rsidRPr="00490C7E">
              <w:t xml:space="preserve">ase allows the user to search an employee below a </w:t>
            </w:r>
            <w:r>
              <w:t>level</w:t>
            </w:r>
            <w:r w:rsidRPr="00490C7E">
              <w:t>.</w:t>
            </w:r>
          </w:p>
        </w:tc>
      </w:tr>
      <w:tr w:rsidR="00DA2997" w:rsidRPr="001D143F" w:rsidTr="00DA2997">
        <w:trPr>
          <w:trHeight w:val="176"/>
        </w:trPr>
        <w:tc>
          <w:tcPr>
            <w:tcW w:w="2268" w:type="dxa"/>
          </w:tcPr>
          <w:p w:rsidR="00DA2997" w:rsidRDefault="00DA2997" w:rsidP="00DA2997">
            <w:pPr>
              <w:pStyle w:val="BodyText"/>
            </w:pPr>
            <w:r>
              <w:t>Pre-conditions</w:t>
            </w:r>
          </w:p>
        </w:tc>
        <w:tc>
          <w:tcPr>
            <w:tcW w:w="5940" w:type="dxa"/>
            <w:gridSpan w:val="3"/>
          </w:tcPr>
          <w:p w:rsidR="00DA2997" w:rsidRPr="00490C7E" w:rsidRDefault="00DA2997" w:rsidP="00DA2997">
            <w:pPr>
              <w:pStyle w:val="BodyText"/>
              <w:numPr>
                <w:ilvl w:val="0"/>
                <w:numId w:val="34"/>
              </w:numPr>
            </w:pPr>
            <w:r w:rsidRPr="00490C7E">
              <w:t>The user is logged in.</w:t>
            </w:r>
          </w:p>
          <w:p w:rsidR="00DA2997" w:rsidRPr="001D143F" w:rsidRDefault="00DA2997" w:rsidP="00DA2997">
            <w:pPr>
              <w:pStyle w:val="BodyText"/>
              <w:numPr>
                <w:ilvl w:val="0"/>
                <w:numId w:val="34"/>
              </w:numPr>
            </w:pPr>
            <w:r w:rsidRPr="00490C7E">
              <w:t>The user is in the context of a specific level.</w:t>
            </w:r>
          </w:p>
        </w:tc>
      </w:tr>
      <w:tr w:rsidR="00DA2997" w:rsidRPr="006D15FA" w:rsidTr="00DA2997">
        <w:trPr>
          <w:trHeight w:val="176"/>
        </w:trPr>
        <w:tc>
          <w:tcPr>
            <w:tcW w:w="2268" w:type="dxa"/>
          </w:tcPr>
          <w:p w:rsidR="00DA2997" w:rsidRPr="002153B0" w:rsidRDefault="00DA2997" w:rsidP="00DA2997">
            <w:r>
              <w:t>Trigger</w:t>
            </w:r>
          </w:p>
        </w:tc>
        <w:tc>
          <w:tcPr>
            <w:tcW w:w="5940" w:type="dxa"/>
            <w:gridSpan w:val="3"/>
          </w:tcPr>
          <w:p w:rsidR="00DA2997" w:rsidRPr="006D15FA" w:rsidRDefault="00DA2997" w:rsidP="00DA2997">
            <w:pPr>
              <w:pStyle w:val="BodyText"/>
            </w:pPr>
            <w:r>
              <w:t>The user selects the option to search employees</w:t>
            </w:r>
          </w:p>
        </w:tc>
      </w:tr>
      <w:tr w:rsidR="00DA2997" w:rsidRPr="006D15FA" w:rsidTr="00DA2997">
        <w:trPr>
          <w:trHeight w:val="176"/>
        </w:trPr>
        <w:tc>
          <w:tcPr>
            <w:tcW w:w="2268" w:type="dxa"/>
          </w:tcPr>
          <w:p w:rsidR="00DA2997" w:rsidRDefault="00DA2997" w:rsidP="00DA2997">
            <w:r>
              <w:t>Minimum guarantees</w:t>
            </w:r>
          </w:p>
        </w:tc>
        <w:tc>
          <w:tcPr>
            <w:tcW w:w="5940" w:type="dxa"/>
            <w:gridSpan w:val="3"/>
          </w:tcPr>
          <w:p w:rsidR="00DA2997" w:rsidRDefault="00325101" w:rsidP="00DA2997">
            <w:pPr>
              <w:pStyle w:val="BodyText"/>
            </w:pPr>
            <w:r>
              <w:t>Channel/CSR light</w:t>
            </w:r>
            <w:r w:rsidR="00DA2997">
              <w:t xml:space="preserve"> application displays a message if there is no employee found </w:t>
            </w:r>
          </w:p>
          <w:p w:rsidR="00DA2997" w:rsidRPr="006D15FA" w:rsidRDefault="00325101" w:rsidP="00DA2997">
            <w:pPr>
              <w:pStyle w:val="BodyText"/>
            </w:pPr>
            <w:r>
              <w:t>Channel/CSR light</w:t>
            </w:r>
            <w:r w:rsidR="00DA2997">
              <w:t xml:space="preserve"> application limits the number of employees returned</w:t>
            </w:r>
          </w:p>
        </w:tc>
      </w:tr>
      <w:tr w:rsidR="00DA2997" w:rsidRPr="006D15FA" w:rsidTr="00DA2997">
        <w:trPr>
          <w:trHeight w:val="176"/>
        </w:trPr>
        <w:tc>
          <w:tcPr>
            <w:tcW w:w="2268" w:type="dxa"/>
          </w:tcPr>
          <w:p w:rsidR="00DA2997" w:rsidRDefault="00DA2997" w:rsidP="00DA2997">
            <w:r>
              <w:t>Success guarantees:</w:t>
            </w:r>
          </w:p>
        </w:tc>
        <w:tc>
          <w:tcPr>
            <w:tcW w:w="5940" w:type="dxa"/>
            <w:gridSpan w:val="3"/>
          </w:tcPr>
          <w:p w:rsidR="00DA2997" w:rsidRPr="00490C7E" w:rsidRDefault="00DA2997" w:rsidP="00DA2997">
            <w:r>
              <w:t>L</w:t>
            </w:r>
            <w:r w:rsidRPr="00490C7E">
              <w:t>ist of employees matching specified criteria is displayed. Every listed employee can be selected.</w:t>
            </w:r>
          </w:p>
        </w:tc>
      </w:tr>
      <w:tr w:rsidR="00DA2997" w:rsidRPr="006D15FA" w:rsidTr="00DA2997">
        <w:trPr>
          <w:trHeight w:val="176"/>
        </w:trPr>
        <w:tc>
          <w:tcPr>
            <w:tcW w:w="2268" w:type="dxa"/>
          </w:tcPr>
          <w:p w:rsidR="00DA2997" w:rsidRPr="002153B0" w:rsidRDefault="00DA2997" w:rsidP="00DA2997">
            <w:r w:rsidRPr="002153B0">
              <w:t>Normal Flow:</w:t>
            </w:r>
          </w:p>
        </w:tc>
        <w:tc>
          <w:tcPr>
            <w:tcW w:w="5940" w:type="dxa"/>
            <w:gridSpan w:val="3"/>
          </w:tcPr>
          <w:p w:rsidR="00DA2997" w:rsidRPr="00490C7E" w:rsidRDefault="00DA2997" w:rsidP="00DA2997">
            <w:pPr>
              <w:pStyle w:val="BodyText"/>
              <w:numPr>
                <w:ilvl w:val="0"/>
                <w:numId w:val="35"/>
              </w:numPr>
            </w:pPr>
            <w:r w:rsidRPr="00490C7E">
              <w:t xml:space="preserve">The user </w:t>
            </w:r>
            <w:r>
              <w:t>specifies one of the following criteria</w:t>
            </w:r>
          </w:p>
          <w:p w:rsidR="00DA2997" w:rsidRPr="00490C7E" w:rsidRDefault="00DA2997" w:rsidP="00DA2997">
            <w:pPr>
              <w:pStyle w:val="BodyText"/>
              <w:numPr>
                <w:ilvl w:val="0"/>
                <w:numId w:val="36"/>
              </w:numPr>
            </w:pPr>
            <w:r>
              <w:t>E</w:t>
            </w:r>
            <w:r w:rsidRPr="00490C7E">
              <w:t>mployee last name and first name</w:t>
            </w:r>
          </w:p>
          <w:p w:rsidR="00DA2997" w:rsidRPr="00490C7E" w:rsidRDefault="00DA2997" w:rsidP="00DA2997">
            <w:pPr>
              <w:pStyle w:val="BodyText"/>
              <w:numPr>
                <w:ilvl w:val="0"/>
                <w:numId w:val="36"/>
              </w:numPr>
            </w:pPr>
            <w:r>
              <w:t>E</w:t>
            </w:r>
            <w:r w:rsidRPr="00490C7E">
              <w:t>mployee login</w:t>
            </w:r>
          </w:p>
          <w:p w:rsidR="00DA2997" w:rsidRPr="00490C7E" w:rsidRDefault="00DA2997" w:rsidP="00DA2997">
            <w:pPr>
              <w:pStyle w:val="BodyText"/>
              <w:numPr>
                <w:ilvl w:val="0"/>
                <w:numId w:val="36"/>
              </w:numPr>
            </w:pPr>
            <w:r>
              <w:t>E</w:t>
            </w:r>
            <w:r w:rsidRPr="00490C7E">
              <w:t>mployee role</w:t>
            </w:r>
          </w:p>
          <w:p w:rsidR="00DA2997" w:rsidRPr="00490C7E" w:rsidRDefault="00DA2997" w:rsidP="00DA2997">
            <w:pPr>
              <w:pStyle w:val="BodyText"/>
              <w:numPr>
                <w:ilvl w:val="0"/>
                <w:numId w:val="36"/>
              </w:numPr>
            </w:pPr>
            <w:r>
              <w:t>E</w:t>
            </w:r>
            <w:r w:rsidRPr="00490C7E">
              <w:t>mployee login status</w:t>
            </w:r>
          </w:p>
          <w:p w:rsidR="00DA2997" w:rsidRPr="00490C7E" w:rsidRDefault="00325101" w:rsidP="00DA2997">
            <w:pPr>
              <w:pStyle w:val="BodyText"/>
              <w:numPr>
                <w:ilvl w:val="0"/>
                <w:numId w:val="35"/>
              </w:numPr>
            </w:pPr>
            <w:r>
              <w:t>Channel/CSR light</w:t>
            </w:r>
            <w:r w:rsidR="00DA2997">
              <w:t xml:space="preserve"> application</w:t>
            </w:r>
            <w:r w:rsidR="00DA2997" w:rsidRPr="00490C7E">
              <w:t xml:space="preserve"> searches and displays the employees</w:t>
            </w:r>
            <w:r w:rsidR="00DA2997">
              <w:t xml:space="preserve"> </w:t>
            </w:r>
            <w:r w:rsidR="00DA2997" w:rsidRPr="00490C7E">
              <w:t>(A1)</w:t>
            </w:r>
            <w:r w:rsidR="00DA2997">
              <w:t>(A2).</w:t>
            </w:r>
          </w:p>
          <w:p w:rsidR="00DA2997" w:rsidRPr="006D15FA" w:rsidRDefault="00325101" w:rsidP="00DA2997">
            <w:pPr>
              <w:pStyle w:val="BodyText"/>
              <w:numPr>
                <w:ilvl w:val="0"/>
                <w:numId w:val="35"/>
              </w:numPr>
            </w:pPr>
            <w:r>
              <w:t>Channel/CSR light</w:t>
            </w:r>
            <w:r w:rsidR="00DA2997">
              <w:t xml:space="preserve"> application</w:t>
            </w:r>
            <w:r w:rsidR="00DA2997" w:rsidRPr="00490C7E">
              <w:t xml:space="preserve"> displays </w:t>
            </w:r>
            <w:r w:rsidR="00DA2997">
              <w:t>employees</w:t>
            </w:r>
            <w:r w:rsidR="00DA2997" w:rsidRPr="00490C7E">
              <w:t xml:space="preserve"> (ordered by last name). For each employee it displays the first name, last name and login.</w:t>
            </w:r>
          </w:p>
        </w:tc>
      </w:tr>
      <w:tr w:rsidR="00DA2997" w:rsidRPr="006D15FA" w:rsidTr="00DA2997">
        <w:trPr>
          <w:trHeight w:val="176"/>
        </w:trPr>
        <w:tc>
          <w:tcPr>
            <w:tcW w:w="2268" w:type="dxa"/>
          </w:tcPr>
          <w:p w:rsidR="00DA2997" w:rsidRDefault="00DA2997" w:rsidP="00DA2997">
            <w:r>
              <w:t>Alternative Flows:</w:t>
            </w:r>
          </w:p>
        </w:tc>
        <w:tc>
          <w:tcPr>
            <w:tcW w:w="5940" w:type="dxa"/>
            <w:gridSpan w:val="3"/>
          </w:tcPr>
          <w:p w:rsidR="00DA2997" w:rsidRDefault="00DA2997" w:rsidP="00DA2997">
            <w:pPr>
              <w:pStyle w:val="BodyText"/>
              <w:rPr>
                <w:lang w:val="en-GB"/>
              </w:rPr>
            </w:pPr>
            <w:r>
              <w:rPr>
                <w:lang w:val="en-GB"/>
              </w:rPr>
              <w:t>A1: There is no employee selected</w:t>
            </w:r>
          </w:p>
          <w:p w:rsidR="00DA2997" w:rsidRPr="003452CE" w:rsidRDefault="00325101" w:rsidP="00DA2997">
            <w:pPr>
              <w:pStyle w:val="BodyText"/>
              <w:numPr>
                <w:ilvl w:val="0"/>
                <w:numId w:val="37"/>
              </w:numPr>
              <w:rPr>
                <w:lang w:val="en-GB"/>
              </w:rPr>
            </w:pPr>
            <w:r>
              <w:t>Channel/CSR light</w:t>
            </w:r>
            <w:r w:rsidR="00DA2997">
              <w:t xml:space="preserve"> application displays an error message specifying there is no employee matching criteria set</w:t>
            </w:r>
          </w:p>
          <w:p w:rsidR="00DA2997" w:rsidRDefault="00DA2997" w:rsidP="00C5189B">
            <w:pPr>
              <w:pStyle w:val="BodyText"/>
            </w:pPr>
            <w:r>
              <w:t>A2: There are more employees selected th</w:t>
            </w:r>
            <w:r w:rsidR="00C5189B">
              <w:t>a</w:t>
            </w:r>
            <w:r>
              <w:t>n number of displayable employees</w:t>
            </w:r>
          </w:p>
          <w:p w:rsidR="00DA2997" w:rsidRDefault="00325101" w:rsidP="000F7361">
            <w:pPr>
              <w:pStyle w:val="BodyText"/>
              <w:numPr>
                <w:ilvl w:val="0"/>
                <w:numId w:val="269"/>
              </w:numPr>
            </w:pPr>
            <w:r>
              <w:t>Channel/CSR light</w:t>
            </w:r>
            <w:r w:rsidR="00DA2997">
              <w:t xml:space="preserve"> application displays a message there are more employees found and advises the user to refine his search</w:t>
            </w:r>
          </w:p>
          <w:p w:rsidR="00DA2997" w:rsidRPr="003452CE" w:rsidRDefault="00DA2997" w:rsidP="000F7361">
            <w:pPr>
              <w:pStyle w:val="BodyText"/>
              <w:numPr>
                <w:ilvl w:val="0"/>
                <w:numId w:val="269"/>
              </w:numPr>
            </w:pPr>
            <w:r>
              <w:t>Next steps are similar to nominal cases</w:t>
            </w:r>
          </w:p>
        </w:tc>
      </w:tr>
    </w:tbl>
    <w:p w:rsidR="00DA2997" w:rsidRDefault="00DA2997" w:rsidP="00DA2997">
      <w:pPr>
        <w:pStyle w:val="BodyText"/>
      </w:pPr>
    </w:p>
    <w:p w:rsidR="00DA2997" w:rsidRDefault="00DA2997" w:rsidP="004752DD">
      <w:pPr>
        <w:pStyle w:val="Heading4"/>
      </w:pPr>
      <w:bookmarkStart w:id="1770" w:name="_Toc253578149"/>
      <w:r>
        <w:t>Use Case:  List employees of a level</w:t>
      </w:r>
      <w:bookmarkEnd w:id="177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DA2997" w:rsidTr="00DA2997">
        <w:trPr>
          <w:gridAfter w:val="1"/>
          <w:wAfter w:w="18" w:type="dxa"/>
          <w:trHeight w:val="360"/>
        </w:trPr>
        <w:tc>
          <w:tcPr>
            <w:tcW w:w="5580" w:type="dxa"/>
            <w:gridSpan w:val="2"/>
            <w:shd w:val="clear" w:color="auto" w:fill="E6E6E6"/>
          </w:tcPr>
          <w:p w:rsidR="00DA2997" w:rsidRDefault="00DA2997" w:rsidP="00122B88">
            <w:pPr>
              <w:pStyle w:val="TableHeading"/>
            </w:pPr>
            <w:r>
              <w:t>List employees of a level</w:t>
            </w:r>
          </w:p>
        </w:tc>
        <w:tc>
          <w:tcPr>
            <w:tcW w:w="2610" w:type="dxa"/>
            <w:shd w:val="clear" w:color="auto" w:fill="E6E6E6"/>
          </w:tcPr>
          <w:p w:rsidR="00DA2997" w:rsidRDefault="00DA2997" w:rsidP="00122B88">
            <w:pPr>
              <w:pStyle w:val="TableHeading"/>
            </w:pPr>
            <w:r>
              <w:t xml:space="preserve">EPI0020 </w:t>
            </w:r>
          </w:p>
        </w:tc>
      </w:tr>
      <w:tr w:rsidR="00DA2997" w:rsidRPr="006D15FA" w:rsidTr="00DA2997">
        <w:tc>
          <w:tcPr>
            <w:tcW w:w="2268" w:type="dxa"/>
          </w:tcPr>
          <w:p w:rsidR="00DA2997" w:rsidRDefault="00DA2997" w:rsidP="00DA2997">
            <w:r>
              <w:t>Primary actors</w:t>
            </w:r>
          </w:p>
        </w:tc>
        <w:tc>
          <w:tcPr>
            <w:tcW w:w="5940" w:type="dxa"/>
            <w:gridSpan w:val="3"/>
          </w:tcPr>
          <w:p w:rsidR="00DA2997" w:rsidRDefault="00DA2997" w:rsidP="00DA2997">
            <w:pPr>
              <w:pStyle w:val="BodyText"/>
            </w:pPr>
            <w:r>
              <w:t xml:space="preserve">Telco </w:t>
            </w:r>
            <w:r w:rsidR="008F6B39">
              <w:t>Administrator</w:t>
            </w:r>
          </w:p>
          <w:p w:rsidR="00DA2997" w:rsidRPr="006D15FA" w:rsidRDefault="00DA2997" w:rsidP="00DA2997">
            <w:pPr>
              <w:pStyle w:val="BodyText"/>
            </w:pPr>
            <w:r>
              <w:t xml:space="preserve">Dealer </w:t>
            </w:r>
            <w:r w:rsidR="008F6B39">
              <w:t>Administrator</w:t>
            </w:r>
          </w:p>
        </w:tc>
      </w:tr>
      <w:tr w:rsidR="00DA2997" w:rsidRPr="006D15FA" w:rsidTr="00DA2997">
        <w:tc>
          <w:tcPr>
            <w:tcW w:w="2268" w:type="dxa"/>
          </w:tcPr>
          <w:p w:rsidR="00DA2997" w:rsidRDefault="00DA2997" w:rsidP="00DA2997">
            <w:r>
              <w:t>Summary Goal</w:t>
            </w:r>
          </w:p>
        </w:tc>
        <w:tc>
          <w:tcPr>
            <w:tcW w:w="5940" w:type="dxa"/>
            <w:gridSpan w:val="3"/>
          </w:tcPr>
          <w:p w:rsidR="00DA2997" w:rsidRPr="006D15FA" w:rsidRDefault="00DA2997" w:rsidP="00DA2997">
            <w:pPr>
              <w:pStyle w:val="BodyText"/>
            </w:pPr>
            <w:r w:rsidRPr="00556413">
              <w:t xml:space="preserve">This </w:t>
            </w:r>
            <w:r>
              <w:t>u</w:t>
            </w:r>
            <w:r w:rsidRPr="00556413">
              <w:t xml:space="preserve">se </w:t>
            </w:r>
            <w:r>
              <w:t>c</w:t>
            </w:r>
            <w:r w:rsidRPr="00556413">
              <w:t>ase allows the user to list employees below a level.</w:t>
            </w:r>
          </w:p>
        </w:tc>
      </w:tr>
      <w:tr w:rsidR="00DA2997" w:rsidRPr="001D143F" w:rsidTr="00DA2997">
        <w:trPr>
          <w:trHeight w:val="176"/>
        </w:trPr>
        <w:tc>
          <w:tcPr>
            <w:tcW w:w="2268" w:type="dxa"/>
          </w:tcPr>
          <w:p w:rsidR="00DA2997" w:rsidRDefault="00DA2997" w:rsidP="00DA2997">
            <w:r>
              <w:t>Pre-conditions</w:t>
            </w:r>
          </w:p>
        </w:tc>
        <w:tc>
          <w:tcPr>
            <w:tcW w:w="5940" w:type="dxa"/>
            <w:gridSpan w:val="3"/>
          </w:tcPr>
          <w:p w:rsidR="00DA2997" w:rsidRPr="00556413" w:rsidRDefault="00DA2997" w:rsidP="00DA2997">
            <w:pPr>
              <w:pStyle w:val="BodyText"/>
              <w:numPr>
                <w:ilvl w:val="0"/>
                <w:numId w:val="25"/>
              </w:numPr>
            </w:pPr>
            <w:r w:rsidRPr="00556413">
              <w:t>The user is logged in.</w:t>
            </w:r>
          </w:p>
          <w:p w:rsidR="00DA2997" w:rsidRPr="001D143F" w:rsidRDefault="00DA2997" w:rsidP="00DA2997">
            <w:pPr>
              <w:pStyle w:val="BodyText"/>
              <w:numPr>
                <w:ilvl w:val="0"/>
                <w:numId w:val="25"/>
              </w:numPr>
            </w:pPr>
            <w:r w:rsidRPr="00556413">
              <w:t>The user is in the context of a specific level.</w:t>
            </w:r>
          </w:p>
        </w:tc>
      </w:tr>
      <w:tr w:rsidR="00DA2997" w:rsidRPr="006D15FA" w:rsidTr="00DA2997">
        <w:trPr>
          <w:trHeight w:val="176"/>
        </w:trPr>
        <w:tc>
          <w:tcPr>
            <w:tcW w:w="2268" w:type="dxa"/>
          </w:tcPr>
          <w:p w:rsidR="00DA2997" w:rsidRPr="002153B0" w:rsidRDefault="00DA2997" w:rsidP="00DA2997">
            <w:r>
              <w:t>Trigger</w:t>
            </w:r>
          </w:p>
        </w:tc>
        <w:tc>
          <w:tcPr>
            <w:tcW w:w="5940" w:type="dxa"/>
            <w:gridSpan w:val="3"/>
          </w:tcPr>
          <w:p w:rsidR="00DA2997" w:rsidRPr="006D15FA" w:rsidRDefault="00DA2997" w:rsidP="00DA2997">
            <w:pPr>
              <w:pStyle w:val="BodyText"/>
            </w:pPr>
            <w:r>
              <w:t>The user wants to list specific level employees</w:t>
            </w:r>
          </w:p>
        </w:tc>
      </w:tr>
      <w:tr w:rsidR="00DA2997" w:rsidRPr="006D15FA" w:rsidTr="00DA2997">
        <w:trPr>
          <w:trHeight w:val="176"/>
        </w:trPr>
        <w:tc>
          <w:tcPr>
            <w:tcW w:w="2268" w:type="dxa"/>
          </w:tcPr>
          <w:p w:rsidR="00DA2997" w:rsidRDefault="00DA2997" w:rsidP="00DA2997">
            <w:r>
              <w:t>Minimum guarantees</w:t>
            </w:r>
          </w:p>
        </w:tc>
        <w:tc>
          <w:tcPr>
            <w:tcW w:w="5940" w:type="dxa"/>
            <w:gridSpan w:val="3"/>
          </w:tcPr>
          <w:p w:rsidR="00DA2997" w:rsidRPr="006D15FA" w:rsidRDefault="00DA2997" w:rsidP="00DA2997">
            <w:pPr>
              <w:pStyle w:val="BodyText"/>
            </w:pPr>
            <w:r>
              <w:t xml:space="preserve">A specific message is displayed if there is no employee in the level </w:t>
            </w:r>
          </w:p>
        </w:tc>
      </w:tr>
      <w:tr w:rsidR="00DA2997" w:rsidRPr="006D15FA" w:rsidTr="00DA2997">
        <w:trPr>
          <w:trHeight w:val="176"/>
        </w:trPr>
        <w:tc>
          <w:tcPr>
            <w:tcW w:w="2268" w:type="dxa"/>
          </w:tcPr>
          <w:p w:rsidR="00DA2997" w:rsidRDefault="00DA2997" w:rsidP="00DA2997">
            <w:r>
              <w:t>Success guarantees:</w:t>
            </w:r>
          </w:p>
        </w:tc>
        <w:tc>
          <w:tcPr>
            <w:tcW w:w="5940" w:type="dxa"/>
            <w:gridSpan w:val="3"/>
          </w:tcPr>
          <w:p w:rsidR="00DA2997" w:rsidRDefault="00DA2997" w:rsidP="00DA2997">
            <w:pPr>
              <w:pStyle w:val="BodyText"/>
              <w:numPr>
                <w:ilvl w:val="0"/>
                <w:numId w:val="26"/>
              </w:numPr>
            </w:pPr>
            <w:r w:rsidRPr="00556413">
              <w:t xml:space="preserve">The list of employees below the current level is displayed. </w:t>
            </w:r>
          </w:p>
          <w:p w:rsidR="00DA2997" w:rsidRPr="006D15FA" w:rsidRDefault="00DA2997" w:rsidP="00DA2997">
            <w:pPr>
              <w:pStyle w:val="BodyText"/>
              <w:numPr>
                <w:ilvl w:val="0"/>
                <w:numId w:val="26"/>
              </w:numPr>
            </w:pPr>
            <w:r w:rsidRPr="00556413">
              <w:t>Every listed employee can be selected.</w:t>
            </w:r>
          </w:p>
        </w:tc>
      </w:tr>
      <w:tr w:rsidR="00DA2997" w:rsidRPr="006D15FA" w:rsidTr="00DA2997">
        <w:trPr>
          <w:trHeight w:val="176"/>
        </w:trPr>
        <w:tc>
          <w:tcPr>
            <w:tcW w:w="2268" w:type="dxa"/>
          </w:tcPr>
          <w:p w:rsidR="00DA2997" w:rsidRPr="002153B0" w:rsidRDefault="00DA2997" w:rsidP="00DA2997">
            <w:r w:rsidRPr="002153B0">
              <w:t>Normal Flow:</w:t>
            </w:r>
          </w:p>
        </w:tc>
        <w:tc>
          <w:tcPr>
            <w:tcW w:w="5940" w:type="dxa"/>
            <w:gridSpan w:val="3"/>
          </w:tcPr>
          <w:p w:rsidR="00DA2997" w:rsidRPr="00556413" w:rsidRDefault="00DA2997" w:rsidP="00DA2997">
            <w:pPr>
              <w:pStyle w:val="BodyText"/>
              <w:numPr>
                <w:ilvl w:val="0"/>
                <w:numId w:val="27"/>
              </w:numPr>
            </w:pPr>
            <w:r w:rsidRPr="00556413">
              <w:t xml:space="preserve">The user selects the View </w:t>
            </w:r>
            <w:r>
              <w:t>employees</w:t>
            </w:r>
            <w:r w:rsidRPr="00556413">
              <w:t xml:space="preserve"> option.</w:t>
            </w:r>
          </w:p>
          <w:p w:rsidR="00DA2997" w:rsidRPr="006D15FA" w:rsidRDefault="00325101" w:rsidP="00DA2997">
            <w:pPr>
              <w:pStyle w:val="BodyText"/>
              <w:numPr>
                <w:ilvl w:val="0"/>
                <w:numId w:val="27"/>
              </w:numPr>
            </w:pPr>
            <w:r>
              <w:t>Channel/CSR light</w:t>
            </w:r>
            <w:r w:rsidR="00DA2997">
              <w:t xml:space="preserve"> application</w:t>
            </w:r>
            <w:r w:rsidR="00DA2997" w:rsidRPr="00556413">
              <w:t xml:space="preserve"> displays employees of this level ordered by last name. For each employee it displays first name, last name, role </w:t>
            </w:r>
            <w:r w:rsidR="00DA2997">
              <w:t>,</w:t>
            </w:r>
            <w:r w:rsidR="00DA2997" w:rsidRPr="00556413">
              <w:t xml:space="preserve">  login, and login status</w:t>
            </w:r>
            <w:r w:rsidR="00DA2997">
              <w:t xml:space="preserve"> (A1)</w:t>
            </w:r>
          </w:p>
        </w:tc>
      </w:tr>
      <w:tr w:rsidR="00DA2997" w:rsidRPr="006D15FA" w:rsidTr="00DA2997">
        <w:trPr>
          <w:trHeight w:val="176"/>
        </w:trPr>
        <w:tc>
          <w:tcPr>
            <w:tcW w:w="2268" w:type="dxa"/>
          </w:tcPr>
          <w:p w:rsidR="00DA2997" w:rsidRDefault="00DA2997" w:rsidP="00DA2997">
            <w:r>
              <w:t>Alternative Flows:</w:t>
            </w:r>
          </w:p>
        </w:tc>
        <w:tc>
          <w:tcPr>
            <w:tcW w:w="5940" w:type="dxa"/>
            <w:gridSpan w:val="3"/>
          </w:tcPr>
          <w:p w:rsidR="00DA2997" w:rsidRDefault="00DA2997" w:rsidP="00DA2997">
            <w:pPr>
              <w:pStyle w:val="BodyText"/>
            </w:pPr>
            <w:r>
              <w:t>A1: There is no employee in the level</w:t>
            </w:r>
          </w:p>
          <w:p w:rsidR="00DA2997" w:rsidRPr="006D15FA" w:rsidRDefault="00325101" w:rsidP="000F7361">
            <w:pPr>
              <w:pStyle w:val="BodyText"/>
              <w:numPr>
                <w:ilvl w:val="0"/>
                <w:numId w:val="264"/>
              </w:numPr>
            </w:pPr>
            <w:r>
              <w:t>Channel/CSR light</w:t>
            </w:r>
            <w:r w:rsidR="00DA2997">
              <w:t xml:space="preserve"> application displays a message specifying there is no employee in the level</w:t>
            </w:r>
          </w:p>
        </w:tc>
      </w:tr>
    </w:tbl>
    <w:p w:rsidR="00DA2997" w:rsidRDefault="00DA2997" w:rsidP="00A84A36">
      <w:pPr>
        <w:pStyle w:val="BodyText"/>
      </w:pPr>
    </w:p>
    <w:p w:rsidR="003E3783" w:rsidRDefault="00325101" w:rsidP="003E3783">
      <w:pPr>
        <w:pStyle w:val="Heading3forModuleRequirements"/>
      </w:pPr>
      <w:bookmarkStart w:id="1771" w:name="_Toc253578150"/>
      <w:bookmarkStart w:id="1772" w:name="_Toc253578939"/>
      <w:r>
        <w:t>Channel/CSR light</w:t>
      </w:r>
      <w:r w:rsidR="003E3783">
        <w:t xml:space="preserve"> application requirements</w:t>
      </w:r>
      <w:bookmarkEnd w:id="1771"/>
      <w:bookmarkEnd w:id="1772"/>
    </w:p>
    <w:p w:rsidR="00D27E70" w:rsidRPr="00C87E90" w:rsidRDefault="00D27E70" w:rsidP="00D27E70">
      <w:pPr>
        <w:pStyle w:val="Requirements"/>
        <w:rPr>
          <w:bCs/>
        </w:rPr>
      </w:pPr>
      <w:bookmarkStart w:id="1773" w:name="_Toc226786532"/>
      <w:bookmarkStart w:id="1774" w:name="_Toc253578940"/>
      <w:r>
        <w:t xml:space="preserve">CHA-3.15.4.1 </w:t>
      </w:r>
      <w:r>
        <w:rPr>
          <w:bCs/>
        </w:rPr>
        <w:t>Channel/CSR light</w:t>
      </w:r>
      <w:r w:rsidRPr="00C87E90">
        <w:rPr>
          <w:bCs/>
        </w:rPr>
        <w:t xml:space="preserve"> application </w:t>
      </w:r>
      <w:r>
        <w:t>shall restrict ‘Employee Identification’</w:t>
      </w:r>
      <w:r w:rsidRPr="00C87E90">
        <w:rPr>
          <w:bCs/>
        </w:rPr>
        <w:t xml:space="preserve"> use </w:t>
      </w:r>
      <w:r>
        <w:rPr>
          <w:bCs/>
        </w:rPr>
        <w:t>cases to Telco Administrator,</w:t>
      </w:r>
      <w:r w:rsidRPr="00C87E90">
        <w:rPr>
          <w:bCs/>
        </w:rPr>
        <w:t xml:space="preserve"> Dealer Administrator</w:t>
      </w:r>
      <w:bookmarkEnd w:id="1773"/>
      <w:r>
        <w:rPr>
          <w:bCs/>
        </w:rPr>
        <w:t xml:space="preserve"> and CSR Administrator</w:t>
      </w:r>
      <w:bookmarkEnd w:id="1774"/>
    </w:p>
    <w:p w:rsidR="00D27E70" w:rsidRDefault="00D27E70" w:rsidP="00D27E70">
      <w:pPr>
        <w:pStyle w:val="Requirements"/>
        <w:ind w:left="288"/>
        <w:rPr>
          <w:bCs/>
        </w:rPr>
      </w:pPr>
      <w:bookmarkStart w:id="1775" w:name="_Toc226786533"/>
      <w:bookmarkStart w:id="1776" w:name="_Toc253578941"/>
      <w:r>
        <w:t>CHA-3.15.4.1.1</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Identification’</w:t>
      </w:r>
      <w:r w:rsidRPr="00C87E90">
        <w:rPr>
          <w:bCs/>
        </w:rPr>
        <w:t xml:space="preserve"> use cases for Dealer 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775"/>
      <w:bookmarkEnd w:id="1776"/>
    </w:p>
    <w:p w:rsidR="00D27E70" w:rsidRDefault="00D27E70" w:rsidP="00D27E70">
      <w:pPr>
        <w:pStyle w:val="Requirements"/>
        <w:ind w:left="288"/>
        <w:rPr>
          <w:bCs/>
        </w:rPr>
      </w:pPr>
      <w:bookmarkStart w:id="1777" w:name="_Toc226786534"/>
      <w:bookmarkStart w:id="1778" w:name="_Toc253578942"/>
      <w:r>
        <w:t>CHA-3.15.4.1.2</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Identification’</w:t>
      </w:r>
      <w:r w:rsidRPr="00C87E90">
        <w:rPr>
          <w:bCs/>
        </w:rPr>
        <w:t xml:space="preserve"> use cases for </w:t>
      </w:r>
      <w:r>
        <w:rPr>
          <w:bCs/>
        </w:rPr>
        <w:t xml:space="preserve">Telco </w:t>
      </w:r>
      <w:r w:rsidRPr="00C87E90">
        <w:rPr>
          <w:bCs/>
        </w:rPr>
        <w:t xml:space="preserve">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777"/>
      <w:bookmarkEnd w:id="1778"/>
    </w:p>
    <w:p w:rsidR="00EF2557" w:rsidRDefault="00EF2557" w:rsidP="00EF2557">
      <w:pPr>
        <w:pStyle w:val="Requirements"/>
        <w:ind w:left="288"/>
        <w:rPr>
          <w:bCs/>
        </w:rPr>
      </w:pPr>
      <w:bookmarkStart w:id="1779" w:name="_Toc226786535"/>
      <w:bookmarkStart w:id="1780" w:name="_Toc253578943"/>
      <w:r>
        <w:t>CHA-3.15.4.1.3</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Identification’</w:t>
      </w:r>
      <w:r w:rsidRPr="00C87E90">
        <w:rPr>
          <w:bCs/>
        </w:rPr>
        <w:t xml:space="preserve"> use cases for </w:t>
      </w:r>
      <w:r>
        <w:rPr>
          <w:bCs/>
        </w:rPr>
        <w:t>Telco</w:t>
      </w:r>
      <w:r w:rsidRPr="00C87E90">
        <w:rPr>
          <w:bCs/>
        </w:rPr>
        <w:t xml:space="preserve"> Administrator </w:t>
      </w:r>
      <w:r>
        <w:rPr>
          <w:bCs/>
        </w:rPr>
        <w:t>on a Dealer hierarchy.</w:t>
      </w:r>
      <w:bookmarkEnd w:id="1779"/>
      <w:bookmarkEnd w:id="1780"/>
    </w:p>
    <w:p w:rsidR="00D27E70" w:rsidRDefault="00D27E70" w:rsidP="00D27E70">
      <w:pPr>
        <w:pStyle w:val="Requirements"/>
        <w:ind w:left="288"/>
        <w:rPr>
          <w:bCs/>
        </w:rPr>
      </w:pPr>
      <w:bookmarkStart w:id="1781" w:name="_Toc253578944"/>
      <w:r>
        <w:t>CHA-3.15.4.1.4</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Identification’</w:t>
      </w:r>
      <w:r w:rsidRPr="00C87E90">
        <w:rPr>
          <w:bCs/>
        </w:rPr>
        <w:t xml:space="preserve"> use cases for </w:t>
      </w:r>
      <w:r>
        <w:rPr>
          <w:bCs/>
        </w:rPr>
        <w:t xml:space="preserve">CSR </w:t>
      </w:r>
      <w:r w:rsidRPr="00C87E90">
        <w:rPr>
          <w:bCs/>
        </w:rPr>
        <w:t xml:space="preserve">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781"/>
    </w:p>
    <w:p w:rsidR="00D27E70" w:rsidRDefault="00D27E70" w:rsidP="00EF2557">
      <w:pPr>
        <w:pStyle w:val="Requirements"/>
        <w:ind w:left="288"/>
      </w:pPr>
      <w:bookmarkStart w:id="1782" w:name="_Toc253578945"/>
      <w:r>
        <w:t>CHA-3.15.4.1.</w:t>
      </w:r>
      <w:r w:rsidR="00EF2557">
        <w:t>5</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Identification’</w:t>
      </w:r>
      <w:r w:rsidRPr="00C87E90">
        <w:rPr>
          <w:bCs/>
        </w:rPr>
        <w:t xml:space="preserve"> use cases for </w:t>
      </w:r>
      <w:r>
        <w:rPr>
          <w:bCs/>
        </w:rPr>
        <w:t>Telco</w:t>
      </w:r>
      <w:r w:rsidRPr="00C87E90">
        <w:rPr>
          <w:bCs/>
        </w:rPr>
        <w:t xml:space="preserve"> Administrator </w:t>
      </w:r>
      <w:r>
        <w:rPr>
          <w:bCs/>
        </w:rPr>
        <w:t>on a CSR hierarchy.</w:t>
      </w:r>
      <w:bookmarkEnd w:id="1782"/>
    </w:p>
    <w:p w:rsidR="003E3783" w:rsidRDefault="003E3783" w:rsidP="003E3783">
      <w:pPr>
        <w:pStyle w:val="Requirements"/>
      </w:pPr>
      <w:bookmarkStart w:id="1783" w:name="_Toc253578946"/>
      <w:r>
        <w:t xml:space="preserve">CHA-3.15.4.10 </w:t>
      </w:r>
      <w:r w:rsidR="00325101">
        <w:t>Channel/CSR light</w:t>
      </w:r>
      <w:r>
        <w:t xml:space="preserve"> application shall allow a user listing employees below a level with respect of use cases ‘List employees of a level’.</w:t>
      </w:r>
      <w:bookmarkEnd w:id="1783"/>
    </w:p>
    <w:p w:rsidR="003E3783" w:rsidRDefault="003E3783" w:rsidP="003E3783">
      <w:pPr>
        <w:pStyle w:val="Requirements"/>
      </w:pPr>
      <w:bookmarkStart w:id="1784" w:name="_Toc253578947"/>
      <w:r>
        <w:t xml:space="preserve">CHA-3.15.4.20 </w:t>
      </w:r>
      <w:r w:rsidR="00325101">
        <w:t>Channel/CSR light</w:t>
      </w:r>
      <w:r>
        <w:t xml:space="preserve"> application shall allow user searching all the employees in his sub-hierarchy with respect of use case ‘Search employees’.</w:t>
      </w:r>
      <w:bookmarkEnd w:id="1784"/>
    </w:p>
    <w:p w:rsidR="003E3783" w:rsidRDefault="003E3783" w:rsidP="003E3783">
      <w:pPr>
        <w:pStyle w:val="Requirements"/>
        <w:ind w:left="288"/>
      </w:pPr>
      <w:bookmarkStart w:id="1785" w:name="_Toc253578948"/>
      <w:r>
        <w:t xml:space="preserve">CHA-3.15.4.20.1 </w:t>
      </w:r>
      <w:r w:rsidR="00325101">
        <w:t>Channel/CSR light</w:t>
      </w:r>
      <w:r>
        <w:t xml:space="preserve"> application shall allow wild cards in last name, in </w:t>
      </w:r>
      <w:r w:rsidRPr="00490C7E">
        <w:t>first name</w:t>
      </w:r>
      <w:r>
        <w:t xml:space="preserve"> and in login search attributes.</w:t>
      </w:r>
      <w:bookmarkEnd w:id="1785"/>
    </w:p>
    <w:p w:rsidR="003E3783" w:rsidRDefault="003E3783" w:rsidP="003E3783">
      <w:pPr>
        <w:pStyle w:val="Requirements"/>
        <w:ind w:left="288"/>
      </w:pPr>
      <w:bookmarkStart w:id="1786" w:name="_Toc253578949"/>
      <w:r>
        <w:t xml:space="preserve">CHA-3.15.4.20.2 </w:t>
      </w:r>
      <w:r w:rsidR="00325101">
        <w:t>Channel/CSR light</w:t>
      </w:r>
      <w:r>
        <w:t xml:space="preserve"> application shall allow multiple roles selection as search criteria</w:t>
      </w:r>
      <w:bookmarkEnd w:id="1786"/>
    </w:p>
    <w:p w:rsidR="003E3783" w:rsidRDefault="003E3783" w:rsidP="003E3783">
      <w:pPr>
        <w:pStyle w:val="Requirements"/>
        <w:ind w:left="288"/>
      </w:pPr>
      <w:bookmarkStart w:id="1787" w:name="_Toc253578950"/>
      <w:r>
        <w:t xml:space="preserve">CHA-3.15.4.20.3 </w:t>
      </w:r>
      <w:r w:rsidR="00325101">
        <w:t>Channel/CSR light</w:t>
      </w:r>
      <w:r>
        <w:t xml:space="preserve"> application shall allow multiple login statuses selection as search criteria</w:t>
      </w:r>
      <w:bookmarkEnd w:id="1787"/>
    </w:p>
    <w:p w:rsidR="003E3783" w:rsidRDefault="003E3783" w:rsidP="00A84A36">
      <w:pPr>
        <w:pStyle w:val="BodyText"/>
      </w:pPr>
    </w:p>
    <w:p w:rsidR="00FF4B46" w:rsidRDefault="00FF4B46" w:rsidP="00FF4B46">
      <w:pPr>
        <w:pStyle w:val="Capability"/>
      </w:pPr>
      <w:bookmarkStart w:id="1788" w:name="_Toc253578151"/>
      <w:bookmarkStart w:id="1789" w:name="_Toc253578951"/>
      <w:r>
        <w:t xml:space="preserve">Capability </w:t>
      </w:r>
      <w:r>
        <w:fldChar w:fldCharType="begin"/>
      </w:r>
      <w:r>
        <w:instrText xml:space="preserve"> LISTNUM "business req" \* MERGEFORMAT </w:instrText>
      </w:r>
      <w:r>
        <w:fldChar w:fldCharType="separate"/>
      </w:r>
      <w:r>
        <w:rPr>
          <w:noProof/>
        </w:rPr>
        <w:t>1</w:t>
      </w:r>
      <w:r>
        <w:fldChar w:fldCharType="end">
          <w:numberingChange w:id="1790" w:author="Raphaël Guého" w:date="2010-01-04T14:43:00Z" w:original="15."/>
        </w:fldChar>
      </w:r>
      <w:r>
        <w:t xml:space="preserve"> Employee Management</w:t>
      </w:r>
      <w:r w:rsidR="00AA7DEF">
        <w:t xml:space="preserve"> - EPM</w:t>
      </w:r>
      <w:bookmarkEnd w:id="1788"/>
      <w:bookmarkEnd w:id="1789"/>
    </w:p>
    <w:p w:rsidR="00FF4B46" w:rsidRDefault="00FF4B46" w:rsidP="00FF4B46">
      <w:pPr>
        <w:pStyle w:val="Heading3"/>
      </w:pPr>
      <w:bookmarkStart w:id="1791" w:name="_Toc253578152"/>
      <w:r>
        <w:t>Capability Description</w:t>
      </w:r>
      <w:bookmarkEnd w:id="1791"/>
    </w:p>
    <w:p w:rsidR="00FF4B46" w:rsidRPr="005332A7" w:rsidRDefault="005332A7" w:rsidP="00FF4B46">
      <w:pPr>
        <w:pStyle w:val="BodyText"/>
      </w:pPr>
      <w:r w:rsidRPr="005332A7">
        <w:t>T</w:t>
      </w:r>
      <w:r>
        <w:t>his capability allows a Telco administrator a dealer administrator to man</w:t>
      </w:r>
      <w:r w:rsidR="008F6B39">
        <w:t>a</w:t>
      </w:r>
      <w:r>
        <w:t>ge their employee in their respective organization</w:t>
      </w:r>
    </w:p>
    <w:p w:rsidR="00FF4B46" w:rsidRDefault="00FF4B46" w:rsidP="00FF4B46">
      <w:pPr>
        <w:pStyle w:val="Heading3"/>
      </w:pPr>
      <w:bookmarkStart w:id="1792" w:name="_Toc253578153"/>
      <w:r>
        <w:t>Capability Assumptions/Dependencies</w:t>
      </w:r>
      <w:bookmarkEnd w:id="1792"/>
    </w:p>
    <w:p w:rsidR="00FF4B46" w:rsidRDefault="00FF4B46" w:rsidP="00FF4B46">
      <w:pPr>
        <w:pStyle w:val="BodyText"/>
      </w:pPr>
    </w:p>
    <w:p w:rsidR="005332A7" w:rsidRDefault="00FF4B46" w:rsidP="005332A7">
      <w:pPr>
        <w:pStyle w:val="Heading3"/>
      </w:pPr>
      <w:bookmarkStart w:id="1793" w:name="_Toc253578154"/>
      <w:r>
        <w:t>Capability Use Cases</w:t>
      </w:r>
      <w:bookmarkEnd w:id="1793"/>
    </w:p>
    <w:p w:rsidR="005332A7" w:rsidRDefault="005332A7" w:rsidP="004752DD">
      <w:pPr>
        <w:pStyle w:val="Heading4"/>
      </w:pPr>
      <w:bookmarkStart w:id="1794" w:name="_Toc210191540"/>
      <w:bookmarkStart w:id="1795" w:name="_Toc253578155"/>
      <w:r>
        <w:t>Use Case:  Add employee</w:t>
      </w:r>
      <w:bookmarkEnd w:id="1794"/>
      <w:bookmarkEnd w:id="179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332A7" w:rsidTr="005332A7">
        <w:trPr>
          <w:gridAfter w:val="1"/>
          <w:wAfter w:w="18" w:type="dxa"/>
          <w:trHeight w:val="360"/>
        </w:trPr>
        <w:tc>
          <w:tcPr>
            <w:tcW w:w="5580" w:type="dxa"/>
            <w:gridSpan w:val="2"/>
            <w:shd w:val="clear" w:color="auto" w:fill="E6E6E6"/>
          </w:tcPr>
          <w:p w:rsidR="005332A7" w:rsidRDefault="005332A7" w:rsidP="00122B88">
            <w:pPr>
              <w:pStyle w:val="TableHeading"/>
            </w:pPr>
            <w:r>
              <w:t xml:space="preserve">Add </w:t>
            </w:r>
            <w:r w:rsidR="00DA2997">
              <w:t>e</w:t>
            </w:r>
            <w:r w:rsidR="00EE77DE">
              <w:t>mployee</w:t>
            </w:r>
          </w:p>
        </w:tc>
        <w:tc>
          <w:tcPr>
            <w:tcW w:w="2610" w:type="dxa"/>
            <w:shd w:val="clear" w:color="auto" w:fill="E6E6E6"/>
          </w:tcPr>
          <w:p w:rsidR="005332A7" w:rsidRDefault="00B34058" w:rsidP="00122B88">
            <w:pPr>
              <w:pStyle w:val="TableHeading"/>
            </w:pPr>
            <w:r>
              <w:t>EPM0010</w:t>
            </w:r>
            <w:r w:rsidR="005332A7">
              <w:t xml:space="preserve"> </w:t>
            </w:r>
          </w:p>
        </w:tc>
      </w:tr>
      <w:tr w:rsidR="005332A7" w:rsidTr="005332A7">
        <w:tc>
          <w:tcPr>
            <w:tcW w:w="2268" w:type="dxa"/>
          </w:tcPr>
          <w:p w:rsidR="005332A7" w:rsidRDefault="005332A7" w:rsidP="005332A7">
            <w:r>
              <w:t>Primary actors</w:t>
            </w:r>
          </w:p>
        </w:tc>
        <w:tc>
          <w:tcPr>
            <w:tcW w:w="5940" w:type="dxa"/>
            <w:gridSpan w:val="3"/>
          </w:tcPr>
          <w:p w:rsidR="005332A7" w:rsidRDefault="005332A7" w:rsidP="005332A7">
            <w:pPr>
              <w:pStyle w:val="BodyText"/>
            </w:pPr>
            <w:r>
              <w:t xml:space="preserve">Telco </w:t>
            </w:r>
            <w:r w:rsidR="008F6B39">
              <w:t>Administrator</w:t>
            </w:r>
          </w:p>
          <w:p w:rsidR="005332A7" w:rsidRPr="006D15FA" w:rsidRDefault="005332A7" w:rsidP="005332A7">
            <w:pPr>
              <w:pStyle w:val="BodyText"/>
            </w:pPr>
            <w:r>
              <w:t xml:space="preserve">Dealer </w:t>
            </w:r>
            <w:r w:rsidR="008F6B39">
              <w:t>Administrator</w:t>
            </w:r>
          </w:p>
        </w:tc>
      </w:tr>
      <w:tr w:rsidR="005332A7" w:rsidTr="005332A7">
        <w:tc>
          <w:tcPr>
            <w:tcW w:w="2268" w:type="dxa"/>
          </w:tcPr>
          <w:p w:rsidR="005332A7" w:rsidRDefault="005332A7" w:rsidP="005332A7">
            <w:r>
              <w:t>Summary Goal</w:t>
            </w:r>
          </w:p>
        </w:tc>
        <w:tc>
          <w:tcPr>
            <w:tcW w:w="5940" w:type="dxa"/>
            <w:gridSpan w:val="3"/>
          </w:tcPr>
          <w:p w:rsidR="005332A7" w:rsidRPr="006D15FA" w:rsidRDefault="005332A7" w:rsidP="005332A7">
            <w:pPr>
              <w:pStyle w:val="BodyText"/>
            </w:pPr>
            <w:r w:rsidRPr="00114456">
              <w:t xml:space="preserve">This </w:t>
            </w:r>
            <w:r>
              <w:t>u</w:t>
            </w:r>
            <w:r w:rsidRPr="00114456">
              <w:t xml:space="preserve">se </w:t>
            </w:r>
            <w:r>
              <w:t>c</w:t>
            </w:r>
            <w:r w:rsidRPr="00114456">
              <w:t xml:space="preserve">ase allows the user to create </w:t>
            </w:r>
            <w:r>
              <w:t xml:space="preserve">a new local </w:t>
            </w:r>
            <w:r w:rsidRPr="00114456">
              <w:t>employee.</w:t>
            </w:r>
          </w:p>
        </w:tc>
      </w:tr>
      <w:tr w:rsidR="005332A7" w:rsidRPr="008F2898" w:rsidTr="005332A7">
        <w:trPr>
          <w:trHeight w:val="176"/>
        </w:trPr>
        <w:tc>
          <w:tcPr>
            <w:tcW w:w="2268" w:type="dxa"/>
          </w:tcPr>
          <w:p w:rsidR="005332A7" w:rsidRDefault="005332A7" w:rsidP="005332A7">
            <w:r>
              <w:t>Pre-conditions</w:t>
            </w:r>
          </w:p>
        </w:tc>
        <w:tc>
          <w:tcPr>
            <w:tcW w:w="5940" w:type="dxa"/>
            <w:gridSpan w:val="3"/>
          </w:tcPr>
          <w:p w:rsidR="005332A7" w:rsidRPr="00114456" w:rsidRDefault="005332A7" w:rsidP="005332A7">
            <w:pPr>
              <w:pStyle w:val="BodyText"/>
              <w:numPr>
                <w:ilvl w:val="0"/>
                <w:numId w:val="24"/>
              </w:numPr>
            </w:pPr>
            <w:r w:rsidRPr="00114456">
              <w:t>The user is logged in.</w:t>
            </w:r>
          </w:p>
          <w:p w:rsidR="005332A7" w:rsidRPr="001D143F" w:rsidRDefault="005332A7" w:rsidP="005332A7">
            <w:pPr>
              <w:pStyle w:val="BodyText"/>
              <w:numPr>
                <w:ilvl w:val="0"/>
                <w:numId w:val="24"/>
              </w:numPr>
            </w:pPr>
            <w:r w:rsidRPr="00114456">
              <w:t>The user is in the context of a specific level.</w:t>
            </w:r>
          </w:p>
        </w:tc>
      </w:tr>
      <w:tr w:rsidR="005332A7" w:rsidRPr="009031EA" w:rsidTr="005332A7">
        <w:trPr>
          <w:trHeight w:val="176"/>
        </w:trPr>
        <w:tc>
          <w:tcPr>
            <w:tcW w:w="2268" w:type="dxa"/>
          </w:tcPr>
          <w:p w:rsidR="005332A7" w:rsidRPr="002153B0" w:rsidRDefault="005332A7" w:rsidP="005332A7">
            <w:r>
              <w:t>Trigger</w:t>
            </w:r>
          </w:p>
        </w:tc>
        <w:tc>
          <w:tcPr>
            <w:tcW w:w="5940" w:type="dxa"/>
            <w:gridSpan w:val="3"/>
          </w:tcPr>
          <w:p w:rsidR="005332A7" w:rsidRPr="006D15FA" w:rsidRDefault="005332A7" w:rsidP="005332A7">
            <w:pPr>
              <w:pStyle w:val="BodyText"/>
            </w:pPr>
            <w:r>
              <w:t>The user select the option to add a new employee</w:t>
            </w:r>
          </w:p>
        </w:tc>
      </w:tr>
      <w:tr w:rsidR="005332A7" w:rsidRPr="006D15FA" w:rsidTr="005332A7">
        <w:trPr>
          <w:trHeight w:val="176"/>
        </w:trPr>
        <w:tc>
          <w:tcPr>
            <w:tcW w:w="2268" w:type="dxa"/>
          </w:tcPr>
          <w:p w:rsidR="005332A7" w:rsidRDefault="005332A7" w:rsidP="005332A7">
            <w:r>
              <w:t>Minimum guarantees</w:t>
            </w:r>
          </w:p>
        </w:tc>
        <w:tc>
          <w:tcPr>
            <w:tcW w:w="5940" w:type="dxa"/>
            <w:gridSpan w:val="3"/>
          </w:tcPr>
          <w:p w:rsidR="005332A7" w:rsidRPr="006D15FA" w:rsidRDefault="005332A7" w:rsidP="005332A7">
            <w:pPr>
              <w:pStyle w:val="BodyText"/>
            </w:pPr>
            <w:r>
              <w:t>The new employee is not created</w:t>
            </w:r>
          </w:p>
        </w:tc>
      </w:tr>
      <w:tr w:rsidR="005332A7" w:rsidRPr="008F2898" w:rsidTr="005332A7">
        <w:trPr>
          <w:trHeight w:val="176"/>
        </w:trPr>
        <w:tc>
          <w:tcPr>
            <w:tcW w:w="2268" w:type="dxa"/>
          </w:tcPr>
          <w:p w:rsidR="005332A7" w:rsidRDefault="005332A7" w:rsidP="005332A7">
            <w:r>
              <w:t>Success guarantees:</w:t>
            </w:r>
          </w:p>
        </w:tc>
        <w:tc>
          <w:tcPr>
            <w:tcW w:w="5940" w:type="dxa"/>
            <w:gridSpan w:val="3"/>
          </w:tcPr>
          <w:p w:rsidR="005332A7" w:rsidRPr="006D15FA" w:rsidRDefault="005332A7" w:rsidP="005332A7">
            <w:pPr>
              <w:pStyle w:val="BodyText"/>
            </w:pPr>
            <w:r>
              <w:t>The new employee is created locally</w:t>
            </w:r>
          </w:p>
        </w:tc>
      </w:tr>
      <w:tr w:rsidR="005332A7" w:rsidRPr="009031EA" w:rsidTr="005332A7">
        <w:trPr>
          <w:trHeight w:val="176"/>
        </w:trPr>
        <w:tc>
          <w:tcPr>
            <w:tcW w:w="2268" w:type="dxa"/>
          </w:tcPr>
          <w:p w:rsidR="005332A7" w:rsidRPr="002153B0" w:rsidRDefault="005332A7" w:rsidP="005332A7">
            <w:r w:rsidRPr="002153B0">
              <w:t>Normal Flow:</w:t>
            </w:r>
          </w:p>
        </w:tc>
        <w:tc>
          <w:tcPr>
            <w:tcW w:w="5940" w:type="dxa"/>
            <w:gridSpan w:val="3"/>
          </w:tcPr>
          <w:p w:rsidR="005332A7" w:rsidRPr="00114456" w:rsidRDefault="005332A7" w:rsidP="000F7361">
            <w:pPr>
              <w:pStyle w:val="BodyText"/>
              <w:numPr>
                <w:ilvl w:val="0"/>
                <w:numId w:val="263"/>
              </w:numPr>
            </w:pPr>
            <w:r w:rsidRPr="00114456">
              <w:t>The user provides following information about the employee:</w:t>
            </w:r>
          </w:p>
          <w:p w:rsidR="005332A7" w:rsidRPr="00114456" w:rsidRDefault="005332A7" w:rsidP="005332A7">
            <w:pPr>
              <w:pStyle w:val="BodyText"/>
              <w:ind w:left="864"/>
            </w:pPr>
            <w:r w:rsidRPr="00114456">
              <w:t>Employee identity</w:t>
            </w:r>
          </w:p>
          <w:p w:rsidR="005332A7" w:rsidRPr="00114456" w:rsidRDefault="005332A7" w:rsidP="005332A7">
            <w:pPr>
              <w:pStyle w:val="BodyText"/>
              <w:ind w:left="864"/>
            </w:pPr>
            <w:r w:rsidRPr="00114456">
              <w:t>Employee phones and email</w:t>
            </w:r>
          </w:p>
          <w:p w:rsidR="005332A7" w:rsidRDefault="005332A7" w:rsidP="005332A7">
            <w:pPr>
              <w:pStyle w:val="BodyText"/>
              <w:ind w:left="864"/>
            </w:pPr>
            <w:r w:rsidRPr="00114456">
              <w:t>Employee address</w:t>
            </w:r>
          </w:p>
          <w:p w:rsidR="005332A7" w:rsidRDefault="005332A7" w:rsidP="000F7361">
            <w:pPr>
              <w:pStyle w:val="BodyText"/>
              <w:numPr>
                <w:ilvl w:val="0"/>
                <w:numId w:val="263"/>
              </w:numPr>
            </w:pPr>
            <w:r>
              <w:t>The user confirm entered information(A1)</w:t>
            </w:r>
          </w:p>
          <w:p w:rsidR="005332A7" w:rsidRPr="00114456" w:rsidRDefault="005332A7" w:rsidP="000F7361">
            <w:pPr>
              <w:pStyle w:val="BodyText"/>
              <w:numPr>
                <w:ilvl w:val="0"/>
                <w:numId w:val="263"/>
              </w:numPr>
            </w:pPr>
            <w:r>
              <w:t>T</w:t>
            </w:r>
            <w:r w:rsidRPr="00114456">
              <w:t>he user registers an employee login</w:t>
            </w:r>
            <w:r>
              <w:t>.</w:t>
            </w:r>
            <w:r w:rsidRPr="00114456">
              <w:t xml:space="preserve"> </w:t>
            </w:r>
            <w:r>
              <w:t>R</w:t>
            </w:r>
            <w:r w:rsidRPr="00114456">
              <w:t xml:space="preserve">efer to </w:t>
            </w:r>
            <w:r>
              <w:t>“R</w:t>
            </w:r>
            <w:r w:rsidRPr="00114456">
              <w:t xml:space="preserve">egister </w:t>
            </w:r>
            <w:r>
              <w:t>L</w:t>
            </w:r>
            <w:r w:rsidRPr="00114456">
              <w:t>ogin</w:t>
            </w:r>
            <w:r>
              <w:t>”</w:t>
            </w:r>
            <w:r w:rsidRPr="00114456">
              <w:t xml:space="preserve"> use case in </w:t>
            </w:r>
            <w:r>
              <w:t xml:space="preserve">Managing </w:t>
            </w:r>
            <w:r w:rsidRPr="00114456">
              <w:t>User Access</w:t>
            </w:r>
            <w:r>
              <w:t xml:space="preserve"> (A2)</w:t>
            </w:r>
            <w:r w:rsidR="001A32DE">
              <w:t>(A3)</w:t>
            </w:r>
          </w:p>
          <w:p w:rsidR="005332A7" w:rsidRDefault="005332A7" w:rsidP="000F7361">
            <w:pPr>
              <w:pStyle w:val="BodyText"/>
              <w:numPr>
                <w:ilvl w:val="0"/>
                <w:numId w:val="263"/>
              </w:numPr>
            </w:pPr>
            <w:r w:rsidRPr="00114456">
              <w:t>The user reviews and con</w:t>
            </w:r>
            <w:r w:rsidRPr="00114456">
              <w:t>firms</w:t>
            </w:r>
            <w:r>
              <w:t xml:space="preserve"> identity, address, phone &amp; email and optionally login information</w:t>
            </w:r>
            <w:r w:rsidRPr="00114456">
              <w:t>.</w:t>
            </w:r>
            <w:r>
              <w:t>(A1)</w:t>
            </w:r>
          </w:p>
          <w:p w:rsidR="005332A7" w:rsidRPr="006D15FA" w:rsidRDefault="00325101" w:rsidP="000F7361">
            <w:pPr>
              <w:pStyle w:val="BodyText"/>
              <w:numPr>
                <w:ilvl w:val="0"/>
                <w:numId w:val="263"/>
              </w:numPr>
            </w:pPr>
            <w:r>
              <w:t>Channel/CSR light</w:t>
            </w:r>
            <w:r w:rsidR="005332A7">
              <w:t xml:space="preserve"> application created the employee locally</w:t>
            </w:r>
            <w:r w:rsidR="001A32DE">
              <w:t>(A4)</w:t>
            </w:r>
          </w:p>
        </w:tc>
      </w:tr>
      <w:tr w:rsidR="005332A7" w:rsidRPr="002153B0" w:rsidTr="005332A7">
        <w:trPr>
          <w:trHeight w:val="176"/>
        </w:trPr>
        <w:tc>
          <w:tcPr>
            <w:tcW w:w="2268" w:type="dxa"/>
          </w:tcPr>
          <w:p w:rsidR="005332A7" w:rsidRDefault="005332A7" w:rsidP="005332A7">
            <w:r>
              <w:t>Alternative Flows:</w:t>
            </w:r>
          </w:p>
        </w:tc>
        <w:tc>
          <w:tcPr>
            <w:tcW w:w="5940" w:type="dxa"/>
            <w:gridSpan w:val="3"/>
          </w:tcPr>
          <w:p w:rsidR="005332A7" w:rsidRDefault="005332A7" w:rsidP="005332A7">
            <w:pPr>
              <w:pStyle w:val="BodyText"/>
            </w:pPr>
            <w:r>
              <w:t xml:space="preserve">A1. </w:t>
            </w:r>
            <w:r w:rsidRPr="00613983">
              <w:t xml:space="preserve">The user cancels the </w:t>
            </w:r>
            <w:r>
              <w:t>creation</w:t>
            </w:r>
            <w:r w:rsidRPr="00613983">
              <w:t>.</w:t>
            </w:r>
          </w:p>
          <w:p w:rsidR="005332A7" w:rsidRDefault="00325101" w:rsidP="000F7361">
            <w:pPr>
              <w:pStyle w:val="BodyText"/>
              <w:numPr>
                <w:ilvl w:val="0"/>
                <w:numId w:val="265"/>
              </w:numPr>
            </w:pPr>
            <w:r>
              <w:t>Channel/CSR light</w:t>
            </w:r>
            <w:r w:rsidR="005332A7">
              <w:t xml:space="preserve"> application redirect the user to the step he was before starting employee creation</w:t>
            </w:r>
          </w:p>
          <w:p w:rsidR="005332A7" w:rsidRDefault="005332A7" w:rsidP="005332A7">
            <w:pPr>
              <w:pStyle w:val="BodyText"/>
            </w:pPr>
            <w:r>
              <w:t>A2. The User choose “</w:t>
            </w:r>
            <w:bookmarkStart w:id="1796" w:name="ON_OK"/>
            <w:r>
              <w:fldChar w:fldCharType="begin"/>
            </w:r>
            <w:r>
              <w:instrText xml:space="preserve"> HYPERLINK "http://fr-par-rgueho2:8080/myshapepos310/jfn" </w:instrText>
            </w:r>
            <w:r>
              <w:fldChar w:fldCharType="separate"/>
            </w:r>
            <w:r w:rsidRPr="001D143F">
              <w:t xml:space="preserve">Thanks, but I will create a login later </w:t>
            </w:r>
            <w:r>
              <w:fldChar w:fldCharType="end"/>
            </w:r>
            <w:bookmarkEnd w:id="1796"/>
            <w:r>
              <w:t>” and continue without creating a login for the employee</w:t>
            </w:r>
          </w:p>
          <w:p w:rsidR="005332A7" w:rsidRDefault="005332A7" w:rsidP="000F7361">
            <w:pPr>
              <w:pStyle w:val="BodyText"/>
              <w:numPr>
                <w:ilvl w:val="0"/>
                <w:numId w:val="266"/>
              </w:numPr>
            </w:pPr>
            <w:r>
              <w:t>Login creation step is skipped</w:t>
            </w:r>
          </w:p>
          <w:p w:rsidR="001A32DE" w:rsidRDefault="001A32DE" w:rsidP="001A32DE">
            <w:pPr>
              <w:pStyle w:val="BodyText"/>
            </w:pPr>
            <w:r>
              <w:t>A3: User is setting up a new dealer</w:t>
            </w:r>
          </w:p>
          <w:p w:rsidR="001A32DE" w:rsidRDefault="00325101" w:rsidP="000F7361">
            <w:pPr>
              <w:pStyle w:val="BodyText"/>
              <w:numPr>
                <w:ilvl w:val="0"/>
                <w:numId w:val="287"/>
              </w:numPr>
            </w:pPr>
            <w:r>
              <w:t>Channel/CSR light</w:t>
            </w:r>
            <w:r w:rsidR="001A32DE">
              <w:t xml:space="preserve"> application forces the user creating a first login</w:t>
            </w:r>
          </w:p>
          <w:p w:rsidR="001A32DE" w:rsidRDefault="001A32DE" w:rsidP="001A32DE">
            <w:pPr>
              <w:pStyle w:val="BodyText"/>
            </w:pPr>
            <w:r>
              <w:t>A4: User is setting up a new dealer</w:t>
            </w:r>
          </w:p>
          <w:p w:rsidR="001A32DE" w:rsidRPr="006D15FA" w:rsidRDefault="00325101" w:rsidP="000F7361">
            <w:pPr>
              <w:pStyle w:val="BodyText"/>
              <w:numPr>
                <w:ilvl w:val="0"/>
                <w:numId w:val="288"/>
              </w:numPr>
            </w:pPr>
            <w:r>
              <w:t>Channel/CSR light</w:t>
            </w:r>
            <w:r w:rsidR="001A32DE">
              <w:t xml:space="preserve"> application will confirms employee creation only at the end of the dealer set up process</w:t>
            </w:r>
          </w:p>
        </w:tc>
      </w:tr>
    </w:tbl>
    <w:p w:rsidR="005332A7" w:rsidRDefault="005332A7" w:rsidP="004752DD">
      <w:pPr>
        <w:pStyle w:val="Heading4"/>
      </w:pPr>
      <w:bookmarkStart w:id="1797" w:name="_Toc210191542"/>
      <w:bookmarkStart w:id="1798" w:name="_Toc253578156"/>
      <w:r>
        <w:t>Use Case:  Move employee</w:t>
      </w:r>
      <w:bookmarkEnd w:id="1797"/>
      <w:bookmarkEnd w:id="179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332A7" w:rsidTr="005332A7">
        <w:trPr>
          <w:gridAfter w:val="1"/>
          <w:wAfter w:w="18" w:type="dxa"/>
          <w:trHeight w:val="360"/>
        </w:trPr>
        <w:tc>
          <w:tcPr>
            <w:tcW w:w="5580" w:type="dxa"/>
            <w:gridSpan w:val="2"/>
            <w:shd w:val="clear" w:color="auto" w:fill="E6E6E6"/>
          </w:tcPr>
          <w:p w:rsidR="005332A7" w:rsidRDefault="005332A7" w:rsidP="00122B88">
            <w:pPr>
              <w:pStyle w:val="TableHeading"/>
            </w:pPr>
            <w:r>
              <w:t xml:space="preserve">Move </w:t>
            </w:r>
            <w:r w:rsidR="00DA2997">
              <w:t>e</w:t>
            </w:r>
            <w:r>
              <w:t>mployee</w:t>
            </w:r>
          </w:p>
        </w:tc>
        <w:tc>
          <w:tcPr>
            <w:tcW w:w="2610" w:type="dxa"/>
            <w:shd w:val="clear" w:color="auto" w:fill="E6E6E6"/>
          </w:tcPr>
          <w:p w:rsidR="005332A7" w:rsidRDefault="00B34058" w:rsidP="00122B88">
            <w:pPr>
              <w:pStyle w:val="TableHeading"/>
            </w:pPr>
            <w:r>
              <w:t>EPM00</w:t>
            </w:r>
            <w:r w:rsidR="000F3CA6">
              <w:t>2</w:t>
            </w:r>
            <w:r>
              <w:t>0</w:t>
            </w:r>
            <w:r w:rsidR="005332A7">
              <w:t xml:space="preserve"> </w:t>
            </w:r>
          </w:p>
        </w:tc>
      </w:tr>
      <w:tr w:rsidR="005332A7" w:rsidRPr="006D15FA" w:rsidTr="005332A7">
        <w:tc>
          <w:tcPr>
            <w:tcW w:w="2268" w:type="dxa"/>
          </w:tcPr>
          <w:p w:rsidR="005332A7" w:rsidRDefault="005332A7" w:rsidP="005332A7">
            <w:r>
              <w:t>Primary actors</w:t>
            </w:r>
          </w:p>
        </w:tc>
        <w:tc>
          <w:tcPr>
            <w:tcW w:w="5940" w:type="dxa"/>
            <w:gridSpan w:val="3"/>
          </w:tcPr>
          <w:p w:rsidR="005332A7" w:rsidRDefault="005332A7" w:rsidP="005332A7">
            <w:pPr>
              <w:pStyle w:val="BodyText"/>
            </w:pPr>
            <w:r>
              <w:t xml:space="preserve">Telco </w:t>
            </w:r>
            <w:r w:rsidR="008F6B39">
              <w:t>Administrator</w:t>
            </w:r>
          </w:p>
          <w:p w:rsidR="005332A7" w:rsidRPr="006D15FA" w:rsidRDefault="005332A7" w:rsidP="005332A7">
            <w:pPr>
              <w:pStyle w:val="BodyText"/>
            </w:pPr>
            <w:r>
              <w:t xml:space="preserve">Dealer </w:t>
            </w:r>
            <w:r w:rsidR="008F6B39">
              <w:t>Administrator</w:t>
            </w:r>
          </w:p>
        </w:tc>
      </w:tr>
      <w:tr w:rsidR="005332A7" w:rsidRPr="006D15FA" w:rsidTr="005332A7">
        <w:tc>
          <w:tcPr>
            <w:tcW w:w="2268" w:type="dxa"/>
          </w:tcPr>
          <w:p w:rsidR="005332A7" w:rsidRDefault="005332A7" w:rsidP="005332A7">
            <w:r>
              <w:t>Summary Goal</w:t>
            </w:r>
          </w:p>
        </w:tc>
        <w:tc>
          <w:tcPr>
            <w:tcW w:w="5940" w:type="dxa"/>
            <w:gridSpan w:val="3"/>
          </w:tcPr>
          <w:p w:rsidR="005332A7" w:rsidRPr="006D15FA" w:rsidRDefault="005332A7" w:rsidP="005332A7">
            <w:pPr>
              <w:pStyle w:val="BodyText"/>
            </w:pPr>
            <w:r w:rsidRPr="00CD5D05">
              <w:t xml:space="preserve">This </w:t>
            </w:r>
            <w:r>
              <w:t>u</w:t>
            </w:r>
            <w:r w:rsidRPr="00CD5D05">
              <w:t xml:space="preserve">se </w:t>
            </w:r>
            <w:r>
              <w:t xml:space="preserve">case allows the user to move an </w:t>
            </w:r>
            <w:r w:rsidRPr="00CD5D05">
              <w:t xml:space="preserve">employee from a level to another level of the </w:t>
            </w:r>
            <w:r>
              <w:t>same</w:t>
            </w:r>
            <w:r w:rsidRPr="00CD5D05">
              <w:t xml:space="preserve"> hierarchy.</w:t>
            </w:r>
          </w:p>
        </w:tc>
      </w:tr>
      <w:tr w:rsidR="005332A7" w:rsidRPr="001D143F" w:rsidTr="005332A7">
        <w:trPr>
          <w:trHeight w:val="176"/>
        </w:trPr>
        <w:tc>
          <w:tcPr>
            <w:tcW w:w="2268" w:type="dxa"/>
          </w:tcPr>
          <w:p w:rsidR="005332A7" w:rsidRDefault="005332A7" w:rsidP="005332A7">
            <w:r>
              <w:t>Pre-conditions</w:t>
            </w:r>
          </w:p>
        </w:tc>
        <w:tc>
          <w:tcPr>
            <w:tcW w:w="5940" w:type="dxa"/>
            <w:gridSpan w:val="3"/>
          </w:tcPr>
          <w:p w:rsidR="005332A7" w:rsidRPr="00CD5D05" w:rsidRDefault="005332A7" w:rsidP="005332A7">
            <w:pPr>
              <w:pStyle w:val="BodyText"/>
              <w:numPr>
                <w:ilvl w:val="0"/>
                <w:numId w:val="28"/>
              </w:numPr>
            </w:pPr>
            <w:r w:rsidRPr="00CD5D05">
              <w:t xml:space="preserve">The user is logged in. </w:t>
            </w:r>
          </w:p>
          <w:p w:rsidR="005332A7" w:rsidRDefault="005332A7" w:rsidP="005332A7">
            <w:pPr>
              <w:pStyle w:val="BodyText"/>
              <w:numPr>
                <w:ilvl w:val="0"/>
                <w:numId w:val="28"/>
              </w:numPr>
            </w:pPr>
            <w:r>
              <w:t>The user has access to both levels</w:t>
            </w:r>
          </w:p>
          <w:p w:rsidR="005332A7" w:rsidRPr="001D143F" w:rsidRDefault="005332A7" w:rsidP="005332A7">
            <w:pPr>
              <w:pStyle w:val="BodyText"/>
              <w:numPr>
                <w:ilvl w:val="0"/>
                <w:numId w:val="28"/>
              </w:numPr>
            </w:pPr>
            <w:r>
              <w:t>The user is viewing employees</w:t>
            </w:r>
          </w:p>
        </w:tc>
      </w:tr>
      <w:tr w:rsidR="005332A7" w:rsidRPr="006D15FA" w:rsidTr="005332A7">
        <w:trPr>
          <w:trHeight w:val="176"/>
        </w:trPr>
        <w:tc>
          <w:tcPr>
            <w:tcW w:w="2268" w:type="dxa"/>
          </w:tcPr>
          <w:p w:rsidR="005332A7" w:rsidRPr="002153B0" w:rsidRDefault="005332A7" w:rsidP="005332A7">
            <w:r>
              <w:t>Trigger</w:t>
            </w:r>
          </w:p>
        </w:tc>
        <w:tc>
          <w:tcPr>
            <w:tcW w:w="5940" w:type="dxa"/>
            <w:gridSpan w:val="3"/>
          </w:tcPr>
          <w:p w:rsidR="005332A7" w:rsidRPr="006D15FA" w:rsidRDefault="005332A7" w:rsidP="005332A7">
            <w:pPr>
              <w:pStyle w:val="BodyText"/>
            </w:pPr>
            <w:r>
              <w:t>The user has selected the employee to move it</w:t>
            </w:r>
          </w:p>
        </w:tc>
      </w:tr>
      <w:tr w:rsidR="005332A7" w:rsidRPr="006D15FA" w:rsidTr="005332A7">
        <w:trPr>
          <w:trHeight w:val="176"/>
        </w:trPr>
        <w:tc>
          <w:tcPr>
            <w:tcW w:w="2268" w:type="dxa"/>
          </w:tcPr>
          <w:p w:rsidR="005332A7" w:rsidRDefault="005332A7" w:rsidP="005332A7">
            <w:r>
              <w:t>Minimum guarantees</w:t>
            </w:r>
          </w:p>
        </w:tc>
        <w:tc>
          <w:tcPr>
            <w:tcW w:w="5940" w:type="dxa"/>
            <w:gridSpan w:val="3"/>
          </w:tcPr>
          <w:p w:rsidR="005332A7" w:rsidRPr="006D15FA" w:rsidRDefault="005332A7" w:rsidP="005332A7">
            <w:pPr>
              <w:pStyle w:val="BodyText"/>
            </w:pPr>
          </w:p>
        </w:tc>
      </w:tr>
      <w:tr w:rsidR="005332A7" w:rsidRPr="006D15FA" w:rsidTr="005332A7">
        <w:trPr>
          <w:trHeight w:val="176"/>
        </w:trPr>
        <w:tc>
          <w:tcPr>
            <w:tcW w:w="2268" w:type="dxa"/>
          </w:tcPr>
          <w:p w:rsidR="005332A7" w:rsidRDefault="005332A7" w:rsidP="005332A7">
            <w:r>
              <w:t>Success guarantees:</w:t>
            </w:r>
          </w:p>
        </w:tc>
        <w:tc>
          <w:tcPr>
            <w:tcW w:w="5940" w:type="dxa"/>
            <w:gridSpan w:val="3"/>
          </w:tcPr>
          <w:p w:rsidR="005332A7" w:rsidRPr="006D15FA" w:rsidRDefault="00E64C7E" w:rsidP="005332A7">
            <w:pPr>
              <w:pStyle w:val="BodyText"/>
            </w:pPr>
            <w:r>
              <w:t>T</w:t>
            </w:r>
            <w:r w:rsidR="005332A7" w:rsidRPr="00CD5D05">
              <w:t xml:space="preserve">he </w:t>
            </w:r>
            <w:r>
              <w:t>dealer</w:t>
            </w:r>
            <w:r w:rsidR="005332A7" w:rsidRPr="00CD5D05">
              <w:t xml:space="preserve"> employee is moved </w:t>
            </w:r>
            <w:r w:rsidR="005332A7">
              <w:t>from one level to another</w:t>
            </w:r>
          </w:p>
        </w:tc>
      </w:tr>
      <w:tr w:rsidR="005332A7" w:rsidRPr="006D15FA" w:rsidTr="005332A7">
        <w:trPr>
          <w:trHeight w:val="176"/>
        </w:trPr>
        <w:tc>
          <w:tcPr>
            <w:tcW w:w="2268" w:type="dxa"/>
          </w:tcPr>
          <w:p w:rsidR="005332A7" w:rsidRPr="002153B0" w:rsidRDefault="005332A7" w:rsidP="005332A7">
            <w:r w:rsidRPr="002153B0">
              <w:t>Normal Flow:</w:t>
            </w:r>
          </w:p>
        </w:tc>
        <w:tc>
          <w:tcPr>
            <w:tcW w:w="5940" w:type="dxa"/>
            <w:gridSpan w:val="3"/>
          </w:tcPr>
          <w:p w:rsidR="005332A7" w:rsidRPr="00CD5D05" w:rsidRDefault="005332A7" w:rsidP="005332A7">
            <w:pPr>
              <w:pStyle w:val="BodyText"/>
              <w:numPr>
                <w:ilvl w:val="0"/>
                <w:numId w:val="29"/>
              </w:numPr>
            </w:pPr>
            <w:r w:rsidRPr="00CD5D05">
              <w:t>The user selects the employee.</w:t>
            </w:r>
          </w:p>
          <w:p w:rsidR="005332A7" w:rsidRPr="00CD5D05" w:rsidRDefault="005332A7" w:rsidP="005332A7">
            <w:pPr>
              <w:pStyle w:val="BodyText"/>
              <w:numPr>
                <w:ilvl w:val="0"/>
                <w:numId w:val="29"/>
              </w:numPr>
            </w:pPr>
            <w:r w:rsidRPr="00CD5D05">
              <w:t>The user selects the level to which the user will be assigned.</w:t>
            </w:r>
          </w:p>
          <w:p w:rsidR="005332A7" w:rsidRDefault="00325101" w:rsidP="00BB4387">
            <w:pPr>
              <w:pStyle w:val="BodyText"/>
              <w:numPr>
                <w:ilvl w:val="0"/>
                <w:numId w:val="29"/>
              </w:numPr>
            </w:pPr>
            <w:r>
              <w:t>Channel/CSR light</w:t>
            </w:r>
            <w:r w:rsidR="00BB4387">
              <w:t xml:space="preserve"> application request user confirmation</w:t>
            </w:r>
            <w:r w:rsidR="005332A7" w:rsidRPr="00CD5D05">
              <w:t xml:space="preserve"> </w:t>
            </w:r>
          </w:p>
          <w:p w:rsidR="00BB4387" w:rsidRPr="00CD5D05" w:rsidRDefault="00BB4387" w:rsidP="005332A7">
            <w:pPr>
              <w:pStyle w:val="BodyText"/>
              <w:numPr>
                <w:ilvl w:val="0"/>
                <w:numId w:val="29"/>
              </w:numPr>
            </w:pPr>
            <w:r>
              <w:t xml:space="preserve">The user confirms </w:t>
            </w:r>
            <w:r w:rsidRPr="00CD5D05">
              <w:t>(A1)</w:t>
            </w:r>
          </w:p>
          <w:p w:rsidR="005332A7" w:rsidRPr="006D15FA" w:rsidRDefault="00BB4387" w:rsidP="005332A7">
            <w:pPr>
              <w:pStyle w:val="BodyText"/>
              <w:numPr>
                <w:ilvl w:val="0"/>
                <w:numId w:val="29"/>
              </w:numPr>
            </w:pPr>
            <w:r>
              <w:t>T</w:t>
            </w:r>
            <w:r w:rsidR="005332A7" w:rsidRPr="00CD5D05">
              <w:t xml:space="preserve">he user is moved locally to the new level </w:t>
            </w:r>
          </w:p>
        </w:tc>
      </w:tr>
      <w:tr w:rsidR="005332A7" w:rsidRPr="006D15FA" w:rsidTr="005332A7">
        <w:trPr>
          <w:trHeight w:val="176"/>
        </w:trPr>
        <w:tc>
          <w:tcPr>
            <w:tcW w:w="2268" w:type="dxa"/>
          </w:tcPr>
          <w:p w:rsidR="005332A7" w:rsidRDefault="005332A7" w:rsidP="005332A7">
            <w:r>
              <w:t>Alternative Flows:</w:t>
            </w:r>
          </w:p>
        </w:tc>
        <w:tc>
          <w:tcPr>
            <w:tcW w:w="5940" w:type="dxa"/>
            <w:gridSpan w:val="3"/>
          </w:tcPr>
          <w:p w:rsidR="005332A7" w:rsidRDefault="005332A7" w:rsidP="005332A7">
            <w:pPr>
              <w:pStyle w:val="BodyText"/>
            </w:pPr>
            <w:r>
              <w:t xml:space="preserve">A1. </w:t>
            </w:r>
            <w:r w:rsidRPr="00CD5D05">
              <w:t>The user cancels the action.</w:t>
            </w:r>
          </w:p>
          <w:p w:rsidR="00BB4387" w:rsidRPr="006D15FA" w:rsidRDefault="00325101" w:rsidP="000F7361">
            <w:pPr>
              <w:pStyle w:val="BodyText"/>
              <w:numPr>
                <w:ilvl w:val="0"/>
                <w:numId w:val="267"/>
              </w:numPr>
            </w:pPr>
            <w:r>
              <w:t>Channel/CSR light</w:t>
            </w:r>
            <w:r w:rsidR="00BB4387">
              <w:t xml:space="preserve"> application redirects the user to the step he was before starting employee move</w:t>
            </w:r>
          </w:p>
        </w:tc>
      </w:tr>
    </w:tbl>
    <w:p w:rsidR="005332A7" w:rsidRDefault="005332A7" w:rsidP="004752DD">
      <w:pPr>
        <w:pStyle w:val="Heading4"/>
      </w:pPr>
      <w:bookmarkStart w:id="1799" w:name="_Toc210191543"/>
      <w:bookmarkStart w:id="1800" w:name="_Toc253578157"/>
      <w:r>
        <w:t>Use Case:  View employee contact</w:t>
      </w:r>
      <w:bookmarkEnd w:id="1800"/>
      <w:r>
        <w:t xml:space="preserve"> </w:t>
      </w:r>
      <w:bookmarkEnd w:id="179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332A7" w:rsidTr="005332A7">
        <w:trPr>
          <w:gridAfter w:val="1"/>
          <w:wAfter w:w="18" w:type="dxa"/>
          <w:trHeight w:val="360"/>
        </w:trPr>
        <w:tc>
          <w:tcPr>
            <w:tcW w:w="5580" w:type="dxa"/>
            <w:gridSpan w:val="2"/>
            <w:shd w:val="clear" w:color="auto" w:fill="E6E6E6"/>
          </w:tcPr>
          <w:p w:rsidR="005332A7" w:rsidRDefault="005332A7" w:rsidP="00122B88">
            <w:pPr>
              <w:pStyle w:val="TableHeading"/>
            </w:pPr>
            <w:r>
              <w:t>Vi</w:t>
            </w:r>
            <w:r w:rsidR="00EE77DE">
              <w:t xml:space="preserve">ew </w:t>
            </w:r>
            <w:r w:rsidR="00DA2997">
              <w:t>e</w:t>
            </w:r>
            <w:r w:rsidR="00EE77DE">
              <w:t xml:space="preserve">mployee </w:t>
            </w:r>
            <w:r w:rsidR="00DA2997">
              <w:t>c</w:t>
            </w:r>
            <w:r w:rsidR="00EE77DE">
              <w:t>ontact</w:t>
            </w:r>
            <w:r>
              <w:t xml:space="preserve"> </w:t>
            </w:r>
          </w:p>
        </w:tc>
        <w:tc>
          <w:tcPr>
            <w:tcW w:w="2610" w:type="dxa"/>
            <w:shd w:val="clear" w:color="auto" w:fill="E6E6E6"/>
          </w:tcPr>
          <w:p w:rsidR="005332A7" w:rsidRDefault="00B34058" w:rsidP="00122B88">
            <w:pPr>
              <w:pStyle w:val="TableHeading"/>
            </w:pPr>
            <w:r>
              <w:t>EPM00</w:t>
            </w:r>
            <w:r w:rsidR="000F3CA6">
              <w:t>3</w:t>
            </w:r>
            <w:r>
              <w:t>0</w:t>
            </w:r>
            <w:r w:rsidR="005332A7">
              <w:t xml:space="preserve"> </w:t>
            </w:r>
          </w:p>
        </w:tc>
      </w:tr>
      <w:tr w:rsidR="005332A7" w:rsidRPr="006D15FA" w:rsidTr="005332A7">
        <w:tc>
          <w:tcPr>
            <w:tcW w:w="2268" w:type="dxa"/>
          </w:tcPr>
          <w:p w:rsidR="005332A7" w:rsidRDefault="005332A7" w:rsidP="005332A7">
            <w:r>
              <w:t>Primary actors</w:t>
            </w:r>
          </w:p>
        </w:tc>
        <w:tc>
          <w:tcPr>
            <w:tcW w:w="5940" w:type="dxa"/>
            <w:gridSpan w:val="3"/>
          </w:tcPr>
          <w:p w:rsidR="008F6B39" w:rsidRDefault="005332A7" w:rsidP="005332A7">
            <w:pPr>
              <w:pStyle w:val="BodyText"/>
            </w:pPr>
            <w:r>
              <w:t xml:space="preserve">Telco </w:t>
            </w:r>
            <w:r w:rsidR="00324DD0">
              <w:t>User</w:t>
            </w:r>
            <w:r w:rsidR="008F6B39">
              <w:t xml:space="preserve"> </w:t>
            </w:r>
          </w:p>
          <w:p w:rsidR="005332A7" w:rsidRPr="006D15FA" w:rsidRDefault="00BB4387" w:rsidP="005332A7">
            <w:pPr>
              <w:pStyle w:val="BodyText"/>
            </w:pPr>
            <w:r>
              <w:t xml:space="preserve">Dealer </w:t>
            </w:r>
            <w:r w:rsidR="00324DD0">
              <w:t>User</w:t>
            </w:r>
          </w:p>
        </w:tc>
      </w:tr>
      <w:tr w:rsidR="005332A7" w:rsidRPr="006D15FA" w:rsidTr="005332A7">
        <w:tc>
          <w:tcPr>
            <w:tcW w:w="2268" w:type="dxa"/>
          </w:tcPr>
          <w:p w:rsidR="005332A7" w:rsidRDefault="005332A7" w:rsidP="005332A7">
            <w:r>
              <w:t>Summary Goal</w:t>
            </w:r>
          </w:p>
        </w:tc>
        <w:tc>
          <w:tcPr>
            <w:tcW w:w="5940" w:type="dxa"/>
            <w:gridSpan w:val="3"/>
          </w:tcPr>
          <w:p w:rsidR="005332A7" w:rsidRPr="006D15FA" w:rsidRDefault="005332A7" w:rsidP="005332A7">
            <w:pPr>
              <w:pStyle w:val="BodyText"/>
            </w:pPr>
            <w:r w:rsidRPr="001A2C2A">
              <w:t xml:space="preserve">This </w:t>
            </w:r>
            <w:r>
              <w:t>u</w:t>
            </w:r>
            <w:r w:rsidRPr="001A2C2A">
              <w:t xml:space="preserve">se </w:t>
            </w:r>
            <w:r>
              <w:t>c</w:t>
            </w:r>
            <w:r w:rsidRPr="001A2C2A">
              <w:t xml:space="preserve">ase allows the user to </w:t>
            </w:r>
            <w:r>
              <w:t xml:space="preserve">view the legal contact of an </w:t>
            </w:r>
            <w:r w:rsidRPr="001A2C2A">
              <w:t>employee.</w:t>
            </w:r>
          </w:p>
        </w:tc>
      </w:tr>
      <w:tr w:rsidR="005332A7" w:rsidRPr="001D143F" w:rsidTr="005332A7">
        <w:trPr>
          <w:trHeight w:val="176"/>
        </w:trPr>
        <w:tc>
          <w:tcPr>
            <w:tcW w:w="2268" w:type="dxa"/>
          </w:tcPr>
          <w:p w:rsidR="005332A7" w:rsidRDefault="005332A7" w:rsidP="005332A7">
            <w:pPr>
              <w:pStyle w:val="BodyText"/>
            </w:pPr>
            <w:r>
              <w:t>Pre-conditions</w:t>
            </w:r>
          </w:p>
        </w:tc>
        <w:tc>
          <w:tcPr>
            <w:tcW w:w="5940" w:type="dxa"/>
            <w:gridSpan w:val="3"/>
          </w:tcPr>
          <w:p w:rsidR="00EF2557" w:rsidRDefault="00EF2557" w:rsidP="00EF2557">
            <w:pPr>
              <w:pStyle w:val="BodyText"/>
            </w:pPr>
            <w:r>
              <w:t>Either</w:t>
            </w:r>
          </w:p>
          <w:p w:rsidR="005332A7" w:rsidRPr="001A2C2A" w:rsidRDefault="005332A7" w:rsidP="005332A7">
            <w:pPr>
              <w:pStyle w:val="BodyText"/>
              <w:numPr>
                <w:ilvl w:val="0"/>
                <w:numId w:val="30"/>
              </w:numPr>
            </w:pPr>
            <w:r w:rsidRPr="001A2C2A">
              <w:t>The user is logged in</w:t>
            </w:r>
            <w:r w:rsidR="00324DD0">
              <w:t xml:space="preserve"> and is the contextual employee</w:t>
            </w:r>
            <w:r w:rsidRPr="001A2C2A">
              <w:t>.</w:t>
            </w:r>
          </w:p>
          <w:p w:rsidR="00324DD0" w:rsidRPr="001D143F" w:rsidRDefault="005332A7" w:rsidP="00324DD0">
            <w:pPr>
              <w:pStyle w:val="BodyText"/>
              <w:numPr>
                <w:ilvl w:val="0"/>
                <w:numId w:val="30"/>
              </w:numPr>
            </w:pPr>
            <w:r w:rsidRPr="001A2C2A">
              <w:t>The user is in the context of a</w:t>
            </w:r>
            <w:r>
              <w:t>n</w:t>
            </w:r>
            <w:r w:rsidR="00324DD0">
              <w:t>other employee than himself (administrating an employee)</w:t>
            </w:r>
            <w:r w:rsidRPr="001A2C2A">
              <w:t>.</w:t>
            </w:r>
          </w:p>
        </w:tc>
      </w:tr>
      <w:tr w:rsidR="005332A7" w:rsidRPr="006D15FA" w:rsidTr="005332A7">
        <w:trPr>
          <w:trHeight w:val="176"/>
        </w:trPr>
        <w:tc>
          <w:tcPr>
            <w:tcW w:w="2268" w:type="dxa"/>
          </w:tcPr>
          <w:p w:rsidR="005332A7" w:rsidRPr="002153B0" w:rsidRDefault="005332A7" w:rsidP="005332A7">
            <w:r>
              <w:t>Trigger</w:t>
            </w:r>
          </w:p>
        </w:tc>
        <w:tc>
          <w:tcPr>
            <w:tcW w:w="5940" w:type="dxa"/>
            <w:gridSpan w:val="3"/>
          </w:tcPr>
          <w:p w:rsidR="005332A7" w:rsidRPr="006D15FA" w:rsidRDefault="005332A7" w:rsidP="005332A7">
            <w:pPr>
              <w:pStyle w:val="BodyText"/>
            </w:pPr>
            <w:r>
              <w:t xml:space="preserve">The user </w:t>
            </w:r>
            <w:r w:rsidR="00BB4387">
              <w:t>selects the option to view the employee contact</w:t>
            </w:r>
          </w:p>
        </w:tc>
      </w:tr>
      <w:tr w:rsidR="005332A7" w:rsidRPr="006D15FA" w:rsidTr="005332A7">
        <w:trPr>
          <w:trHeight w:val="176"/>
        </w:trPr>
        <w:tc>
          <w:tcPr>
            <w:tcW w:w="2268" w:type="dxa"/>
          </w:tcPr>
          <w:p w:rsidR="005332A7" w:rsidRDefault="005332A7" w:rsidP="005332A7">
            <w:r>
              <w:t>Minimum guarantees</w:t>
            </w:r>
          </w:p>
        </w:tc>
        <w:tc>
          <w:tcPr>
            <w:tcW w:w="5940" w:type="dxa"/>
            <w:gridSpan w:val="3"/>
          </w:tcPr>
          <w:p w:rsidR="005332A7" w:rsidRPr="006D15FA" w:rsidRDefault="005332A7" w:rsidP="005332A7">
            <w:pPr>
              <w:pStyle w:val="BodyText"/>
            </w:pPr>
          </w:p>
        </w:tc>
      </w:tr>
      <w:tr w:rsidR="005332A7" w:rsidRPr="006D15FA" w:rsidTr="005332A7">
        <w:trPr>
          <w:trHeight w:val="176"/>
        </w:trPr>
        <w:tc>
          <w:tcPr>
            <w:tcW w:w="2268" w:type="dxa"/>
          </w:tcPr>
          <w:p w:rsidR="005332A7" w:rsidRDefault="005332A7" w:rsidP="005332A7">
            <w:r>
              <w:t>Success guarantees:</w:t>
            </w:r>
          </w:p>
        </w:tc>
        <w:tc>
          <w:tcPr>
            <w:tcW w:w="5940" w:type="dxa"/>
            <w:gridSpan w:val="3"/>
          </w:tcPr>
          <w:p w:rsidR="005332A7" w:rsidRPr="006D15FA" w:rsidRDefault="005332A7" w:rsidP="005332A7">
            <w:pPr>
              <w:pStyle w:val="BodyText"/>
            </w:pPr>
            <w:r>
              <w:t>The user view</w:t>
            </w:r>
            <w:r w:rsidR="00BB4387">
              <w:t>s</w:t>
            </w:r>
            <w:r>
              <w:t xml:space="preserve"> employee Legal Contact information</w:t>
            </w:r>
          </w:p>
        </w:tc>
      </w:tr>
      <w:tr w:rsidR="005332A7" w:rsidRPr="006D15FA" w:rsidTr="005332A7">
        <w:trPr>
          <w:trHeight w:val="176"/>
        </w:trPr>
        <w:tc>
          <w:tcPr>
            <w:tcW w:w="2268" w:type="dxa"/>
          </w:tcPr>
          <w:p w:rsidR="005332A7" w:rsidRPr="002153B0" w:rsidRDefault="005332A7" w:rsidP="005332A7">
            <w:r w:rsidRPr="002153B0">
              <w:t>Normal Flow:</w:t>
            </w:r>
          </w:p>
        </w:tc>
        <w:tc>
          <w:tcPr>
            <w:tcW w:w="5940" w:type="dxa"/>
            <w:gridSpan w:val="3"/>
          </w:tcPr>
          <w:p w:rsidR="005332A7" w:rsidRPr="006D15FA" w:rsidRDefault="00325101" w:rsidP="005332A7">
            <w:pPr>
              <w:pStyle w:val="BodyText"/>
              <w:numPr>
                <w:ilvl w:val="0"/>
                <w:numId w:val="31"/>
              </w:numPr>
            </w:pPr>
            <w:r>
              <w:t>Channel/CSR light</w:t>
            </w:r>
            <w:r w:rsidR="00BB4387">
              <w:t xml:space="preserve"> application</w:t>
            </w:r>
            <w:r w:rsidR="005332A7" w:rsidRPr="001A2C2A">
              <w:t xml:space="preserve"> displays the employee identity</w:t>
            </w:r>
            <w:r w:rsidR="00BB4387">
              <w:t xml:space="preserve">, </w:t>
            </w:r>
            <w:r w:rsidR="005332A7" w:rsidRPr="001A2C2A">
              <w:t xml:space="preserve">address, </w:t>
            </w:r>
            <w:r w:rsidR="005332A7">
              <w:t xml:space="preserve">and </w:t>
            </w:r>
            <w:r w:rsidR="005332A7" w:rsidRPr="001A2C2A">
              <w:t xml:space="preserve">phone </w:t>
            </w:r>
            <w:r w:rsidR="005332A7">
              <w:t>&amp;</w:t>
            </w:r>
            <w:r w:rsidR="005332A7" w:rsidRPr="001A2C2A">
              <w:t xml:space="preserve"> email.</w:t>
            </w:r>
          </w:p>
        </w:tc>
      </w:tr>
      <w:tr w:rsidR="005332A7" w:rsidRPr="006D15FA" w:rsidTr="005332A7">
        <w:trPr>
          <w:trHeight w:val="176"/>
        </w:trPr>
        <w:tc>
          <w:tcPr>
            <w:tcW w:w="2268" w:type="dxa"/>
          </w:tcPr>
          <w:p w:rsidR="005332A7" w:rsidRDefault="005332A7" w:rsidP="005332A7">
            <w:r>
              <w:t>Alternative Flows:</w:t>
            </w:r>
          </w:p>
        </w:tc>
        <w:tc>
          <w:tcPr>
            <w:tcW w:w="5940" w:type="dxa"/>
            <w:gridSpan w:val="3"/>
          </w:tcPr>
          <w:p w:rsidR="005332A7" w:rsidRPr="006D15FA" w:rsidRDefault="005332A7" w:rsidP="005332A7">
            <w:pPr>
              <w:pStyle w:val="BodyText"/>
            </w:pPr>
          </w:p>
        </w:tc>
      </w:tr>
    </w:tbl>
    <w:p w:rsidR="005332A7" w:rsidRPr="005D423F" w:rsidRDefault="005332A7" w:rsidP="004752DD">
      <w:pPr>
        <w:pStyle w:val="Heading4"/>
      </w:pPr>
      <w:bookmarkStart w:id="1801" w:name="_Toc210191544"/>
      <w:bookmarkStart w:id="1802" w:name="_Toc253578158"/>
      <w:r>
        <w:t>Use Case:  Modify employee contact</w:t>
      </w:r>
      <w:bookmarkEnd w:id="1802"/>
      <w:r>
        <w:t xml:space="preserve"> </w:t>
      </w:r>
      <w:bookmarkEnd w:id="180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332A7" w:rsidTr="005332A7">
        <w:trPr>
          <w:gridAfter w:val="1"/>
          <w:wAfter w:w="18" w:type="dxa"/>
          <w:trHeight w:val="360"/>
        </w:trPr>
        <w:tc>
          <w:tcPr>
            <w:tcW w:w="5580" w:type="dxa"/>
            <w:gridSpan w:val="2"/>
            <w:shd w:val="clear" w:color="auto" w:fill="E6E6E6"/>
          </w:tcPr>
          <w:p w:rsidR="005332A7" w:rsidRDefault="005332A7" w:rsidP="00122B88">
            <w:pPr>
              <w:pStyle w:val="TableHeading"/>
            </w:pPr>
            <w:r>
              <w:t xml:space="preserve">Modify </w:t>
            </w:r>
            <w:r w:rsidR="00DA2997">
              <w:t>e</w:t>
            </w:r>
            <w:r w:rsidR="00EE77DE">
              <w:t xml:space="preserve">mployee </w:t>
            </w:r>
            <w:r w:rsidR="00DA2997">
              <w:t>c</w:t>
            </w:r>
            <w:r w:rsidR="00EE77DE">
              <w:t>ontact</w:t>
            </w:r>
          </w:p>
        </w:tc>
        <w:tc>
          <w:tcPr>
            <w:tcW w:w="2610" w:type="dxa"/>
            <w:shd w:val="clear" w:color="auto" w:fill="E6E6E6"/>
          </w:tcPr>
          <w:p w:rsidR="005332A7" w:rsidRDefault="00B34058" w:rsidP="00122B88">
            <w:pPr>
              <w:pStyle w:val="TableHeading"/>
            </w:pPr>
            <w:r>
              <w:t>EPM00</w:t>
            </w:r>
            <w:r w:rsidR="000F3CA6">
              <w:t>4</w:t>
            </w:r>
            <w:r>
              <w:t>0</w:t>
            </w:r>
            <w:r w:rsidR="005332A7">
              <w:t xml:space="preserve"> </w:t>
            </w:r>
          </w:p>
        </w:tc>
      </w:tr>
      <w:tr w:rsidR="005332A7" w:rsidRPr="006D15FA" w:rsidTr="005332A7">
        <w:tc>
          <w:tcPr>
            <w:tcW w:w="2268" w:type="dxa"/>
          </w:tcPr>
          <w:p w:rsidR="005332A7" w:rsidRDefault="005332A7" w:rsidP="005332A7">
            <w:r>
              <w:t>Primary actors</w:t>
            </w:r>
          </w:p>
        </w:tc>
        <w:tc>
          <w:tcPr>
            <w:tcW w:w="5940" w:type="dxa"/>
            <w:gridSpan w:val="3"/>
          </w:tcPr>
          <w:p w:rsidR="005332A7" w:rsidRDefault="005332A7" w:rsidP="005332A7">
            <w:pPr>
              <w:pStyle w:val="BodyText"/>
            </w:pPr>
            <w:r>
              <w:t>Telco user</w:t>
            </w:r>
          </w:p>
          <w:p w:rsidR="005332A7" w:rsidRPr="006D15FA" w:rsidRDefault="005332A7" w:rsidP="005332A7">
            <w:pPr>
              <w:pStyle w:val="BodyText"/>
            </w:pPr>
            <w:r>
              <w:t>Dealer user</w:t>
            </w:r>
          </w:p>
        </w:tc>
      </w:tr>
      <w:tr w:rsidR="005332A7" w:rsidRPr="006D15FA" w:rsidTr="005332A7">
        <w:tc>
          <w:tcPr>
            <w:tcW w:w="2268" w:type="dxa"/>
          </w:tcPr>
          <w:p w:rsidR="005332A7" w:rsidRDefault="005332A7" w:rsidP="005332A7">
            <w:r>
              <w:t>Summary Goal</w:t>
            </w:r>
          </w:p>
        </w:tc>
        <w:tc>
          <w:tcPr>
            <w:tcW w:w="5940" w:type="dxa"/>
            <w:gridSpan w:val="3"/>
          </w:tcPr>
          <w:p w:rsidR="005332A7" w:rsidRPr="006D15FA" w:rsidRDefault="005332A7" w:rsidP="005332A7">
            <w:pPr>
              <w:pStyle w:val="BodyText"/>
            </w:pPr>
            <w:r w:rsidRPr="00487B0B">
              <w:t xml:space="preserve">This </w:t>
            </w:r>
            <w:r>
              <w:t>u</w:t>
            </w:r>
            <w:r w:rsidRPr="00487B0B">
              <w:t xml:space="preserve">se </w:t>
            </w:r>
            <w:r>
              <w:t>c</w:t>
            </w:r>
            <w:r w:rsidRPr="00487B0B">
              <w:t>ase allows the user to edit the legal contact of an employee.</w:t>
            </w:r>
          </w:p>
        </w:tc>
      </w:tr>
      <w:tr w:rsidR="005332A7" w:rsidRPr="001D143F" w:rsidTr="005332A7">
        <w:trPr>
          <w:trHeight w:val="176"/>
        </w:trPr>
        <w:tc>
          <w:tcPr>
            <w:tcW w:w="2268" w:type="dxa"/>
          </w:tcPr>
          <w:p w:rsidR="005332A7" w:rsidRDefault="005332A7" w:rsidP="005332A7">
            <w:pPr>
              <w:pStyle w:val="BodyText"/>
            </w:pPr>
            <w:r>
              <w:t>Pre-conditions</w:t>
            </w:r>
          </w:p>
        </w:tc>
        <w:tc>
          <w:tcPr>
            <w:tcW w:w="5940" w:type="dxa"/>
            <w:gridSpan w:val="3"/>
          </w:tcPr>
          <w:p w:rsidR="00324DD0" w:rsidRDefault="00324DD0" w:rsidP="00324DD0">
            <w:pPr>
              <w:pStyle w:val="BodyText"/>
              <w:numPr>
                <w:ilvl w:val="0"/>
                <w:numId w:val="32"/>
              </w:numPr>
            </w:pPr>
            <w:r w:rsidRPr="001A2C2A">
              <w:t>The user is logged in</w:t>
            </w:r>
            <w:r>
              <w:t xml:space="preserve"> and is viewing his own employee contact</w:t>
            </w:r>
          </w:p>
          <w:p w:rsidR="005332A7" w:rsidRPr="001D143F" w:rsidRDefault="00324DD0" w:rsidP="00324DD0">
            <w:pPr>
              <w:pStyle w:val="BodyText"/>
              <w:numPr>
                <w:ilvl w:val="0"/>
                <w:numId w:val="32"/>
              </w:numPr>
            </w:pPr>
            <w:r w:rsidRPr="001A2C2A">
              <w:t xml:space="preserve">The user is </w:t>
            </w:r>
            <w:r>
              <w:t xml:space="preserve">viewing an employee contact </w:t>
            </w:r>
            <w:r w:rsidRPr="001A2C2A">
              <w:t>in the context of a</w:t>
            </w:r>
            <w:r>
              <w:t>nother employee than himself (administrating an employee)</w:t>
            </w:r>
            <w:r w:rsidRPr="001A2C2A">
              <w:t>.</w:t>
            </w:r>
          </w:p>
        </w:tc>
      </w:tr>
      <w:tr w:rsidR="005332A7" w:rsidRPr="006D15FA" w:rsidTr="005332A7">
        <w:trPr>
          <w:trHeight w:val="176"/>
        </w:trPr>
        <w:tc>
          <w:tcPr>
            <w:tcW w:w="2268" w:type="dxa"/>
          </w:tcPr>
          <w:p w:rsidR="005332A7" w:rsidRPr="002153B0" w:rsidRDefault="005332A7" w:rsidP="005332A7">
            <w:r>
              <w:t>Trigger</w:t>
            </w:r>
          </w:p>
        </w:tc>
        <w:tc>
          <w:tcPr>
            <w:tcW w:w="5940" w:type="dxa"/>
            <w:gridSpan w:val="3"/>
          </w:tcPr>
          <w:p w:rsidR="005332A7" w:rsidRPr="006D15FA" w:rsidRDefault="005332A7" w:rsidP="005332A7">
            <w:pPr>
              <w:pStyle w:val="BodyText"/>
            </w:pPr>
            <w:r>
              <w:t xml:space="preserve">The user choose </w:t>
            </w:r>
            <w:r w:rsidR="00BB4387">
              <w:t>the option to modify the employee contact</w:t>
            </w:r>
          </w:p>
        </w:tc>
      </w:tr>
      <w:tr w:rsidR="005332A7" w:rsidRPr="006D15FA" w:rsidTr="005332A7">
        <w:trPr>
          <w:trHeight w:val="176"/>
        </w:trPr>
        <w:tc>
          <w:tcPr>
            <w:tcW w:w="2268" w:type="dxa"/>
          </w:tcPr>
          <w:p w:rsidR="005332A7" w:rsidRDefault="005332A7" w:rsidP="005332A7">
            <w:r>
              <w:t>Minimum guarantees</w:t>
            </w:r>
          </w:p>
        </w:tc>
        <w:tc>
          <w:tcPr>
            <w:tcW w:w="5940" w:type="dxa"/>
            <w:gridSpan w:val="3"/>
          </w:tcPr>
          <w:p w:rsidR="005332A7" w:rsidRPr="006D15FA" w:rsidRDefault="005332A7" w:rsidP="005332A7">
            <w:pPr>
              <w:pStyle w:val="BodyText"/>
            </w:pPr>
            <w:r>
              <w:t xml:space="preserve">The Employee contact information are not modified </w:t>
            </w:r>
          </w:p>
        </w:tc>
      </w:tr>
      <w:tr w:rsidR="005332A7" w:rsidRPr="006D15FA" w:rsidTr="005332A7">
        <w:trPr>
          <w:trHeight w:val="176"/>
        </w:trPr>
        <w:tc>
          <w:tcPr>
            <w:tcW w:w="2268" w:type="dxa"/>
          </w:tcPr>
          <w:p w:rsidR="005332A7" w:rsidRDefault="005332A7" w:rsidP="005332A7">
            <w:r>
              <w:t>Success guarantees:</w:t>
            </w:r>
          </w:p>
        </w:tc>
        <w:tc>
          <w:tcPr>
            <w:tcW w:w="5940" w:type="dxa"/>
            <w:gridSpan w:val="3"/>
          </w:tcPr>
          <w:p w:rsidR="005332A7" w:rsidRPr="006D15FA" w:rsidRDefault="00BB4387" w:rsidP="005332A7">
            <w:pPr>
              <w:pStyle w:val="BodyText"/>
            </w:pPr>
            <w:r>
              <w:t>T</w:t>
            </w:r>
            <w:r w:rsidR="005332A7" w:rsidRPr="00487B0B">
              <w:t>he employee legal contact is modified locally.</w:t>
            </w:r>
          </w:p>
        </w:tc>
      </w:tr>
      <w:tr w:rsidR="005332A7" w:rsidRPr="006D15FA" w:rsidTr="005332A7">
        <w:trPr>
          <w:trHeight w:val="176"/>
        </w:trPr>
        <w:tc>
          <w:tcPr>
            <w:tcW w:w="2268" w:type="dxa"/>
          </w:tcPr>
          <w:p w:rsidR="005332A7" w:rsidRPr="002153B0" w:rsidRDefault="005332A7" w:rsidP="005332A7">
            <w:r w:rsidRPr="002153B0">
              <w:t>Normal Flow:</w:t>
            </w:r>
          </w:p>
        </w:tc>
        <w:tc>
          <w:tcPr>
            <w:tcW w:w="5940" w:type="dxa"/>
            <w:gridSpan w:val="3"/>
          </w:tcPr>
          <w:p w:rsidR="005332A7" w:rsidRPr="00487B0B" w:rsidRDefault="00325101" w:rsidP="005332A7">
            <w:pPr>
              <w:pStyle w:val="BodyText"/>
              <w:numPr>
                <w:ilvl w:val="0"/>
                <w:numId w:val="33"/>
              </w:numPr>
            </w:pPr>
            <w:r>
              <w:t>Channel/CSR light</w:t>
            </w:r>
            <w:r w:rsidR="00BB4387">
              <w:t xml:space="preserve"> application displays</w:t>
            </w:r>
            <w:r w:rsidR="005332A7" w:rsidRPr="00487B0B">
              <w:t xml:space="preserve"> identity, address, </w:t>
            </w:r>
            <w:r w:rsidR="005332A7">
              <w:t xml:space="preserve">and </w:t>
            </w:r>
            <w:r w:rsidR="005332A7" w:rsidRPr="00487B0B">
              <w:t xml:space="preserve">phone </w:t>
            </w:r>
            <w:r w:rsidR="005332A7">
              <w:t>&amp;</w:t>
            </w:r>
            <w:r w:rsidR="005332A7" w:rsidRPr="00487B0B">
              <w:t xml:space="preserve"> email in edition mode.</w:t>
            </w:r>
          </w:p>
          <w:p w:rsidR="005332A7" w:rsidRPr="00487B0B" w:rsidRDefault="005332A7" w:rsidP="005332A7">
            <w:pPr>
              <w:pStyle w:val="BodyText"/>
              <w:numPr>
                <w:ilvl w:val="0"/>
                <w:numId w:val="33"/>
              </w:numPr>
            </w:pPr>
            <w:r w:rsidRPr="00487B0B">
              <w:t>The user modifies any information.</w:t>
            </w:r>
          </w:p>
          <w:p w:rsidR="005332A7" w:rsidRPr="00487B0B" w:rsidRDefault="005332A7" w:rsidP="005332A7">
            <w:pPr>
              <w:pStyle w:val="BodyText"/>
              <w:numPr>
                <w:ilvl w:val="0"/>
                <w:numId w:val="33"/>
              </w:numPr>
            </w:pPr>
            <w:r w:rsidRPr="00487B0B">
              <w:t xml:space="preserve">The user </w:t>
            </w:r>
            <w:r>
              <w:t xml:space="preserve">reviews and </w:t>
            </w:r>
            <w:r w:rsidRPr="00487B0B">
              <w:t>confirms changes. (A1)</w:t>
            </w:r>
          </w:p>
          <w:p w:rsidR="005332A7" w:rsidRPr="006D15FA" w:rsidRDefault="00325101" w:rsidP="005332A7">
            <w:pPr>
              <w:pStyle w:val="BodyText"/>
              <w:numPr>
                <w:ilvl w:val="0"/>
                <w:numId w:val="33"/>
              </w:numPr>
            </w:pPr>
            <w:r>
              <w:t>Channel/CSR light</w:t>
            </w:r>
            <w:r w:rsidR="00BB4387">
              <w:t xml:space="preserve"> application modifies locally the employee contact</w:t>
            </w:r>
          </w:p>
        </w:tc>
      </w:tr>
      <w:tr w:rsidR="005332A7" w:rsidRPr="006D15FA" w:rsidTr="005332A7">
        <w:trPr>
          <w:trHeight w:val="176"/>
        </w:trPr>
        <w:tc>
          <w:tcPr>
            <w:tcW w:w="2268" w:type="dxa"/>
          </w:tcPr>
          <w:p w:rsidR="005332A7" w:rsidRDefault="005332A7" w:rsidP="005332A7">
            <w:r>
              <w:t>Alternative Flows:</w:t>
            </w:r>
          </w:p>
        </w:tc>
        <w:tc>
          <w:tcPr>
            <w:tcW w:w="5940" w:type="dxa"/>
            <w:gridSpan w:val="3"/>
          </w:tcPr>
          <w:p w:rsidR="005332A7" w:rsidRDefault="005332A7" w:rsidP="005332A7">
            <w:pPr>
              <w:pStyle w:val="BodyText"/>
            </w:pPr>
            <w:r>
              <w:t xml:space="preserve">A1.  </w:t>
            </w:r>
            <w:r w:rsidRPr="00487B0B">
              <w:t>The user cancels the action</w:t>
            </w:r>
          </w:p>
          <w:p w:rsidR="00BB4387" w:rsidRPr="006D15FA" w:rsidRDefault="00325101" w:rsidP="000F7361">
            <w:pPr>
              <w:pStyle w:val="BodyText"/>
              <w:numPr>
                <w:ilvl w:val="0"/>
                <w:numId w:val="268"/>
              </w:numPr>
            </w:pPr>
            <w:r>
              <w:t>Channel/CSR light</w:t>
            </w:r>
            <w:r w:rsidR="00BB4387">
              <w:t xml:space="preserve"> application redirects the user to the step he was before starting employee move</w:t>
            </w:r>
          </w:p>
        </w:tc>
      </w:tr>
    </w:tbl>
    <w:p w:rsidR="005332A7" w:rsidRDefault="005332A7" w:rsidP="004752DD">
      <w:pPr>
        <w:pStyle w:val="Heading4"/>
      </w:pPr>
      <w:bookmarkStart w:id="1803" w:name="_Toc210191546"/>
      <w:bookmarkStart w:id="1804" w:name="_Toc253578159"/>
      <w:r>
        <w:t>Use Case:  View employee profile</w:t>
      </w:r>
      <w:bookmarkEnd w:id="1803"/>
      <w:bookmarkEnd w:id="180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332A7" w:rsidTr="005332A7">
        <w:trPr>
          <w:gridAfter w:val="1"/>
          <w:wAfter w:w="18" w:type="dxa"/>
          <w:trHeight w:val="360"/>
        </w:trPr>
        <w:tc>
          <w:tcPr>
            <w:tcW w:w="5580" w:type="dxa"/>
            <w:gridSpan w:val="2"/>
            <w:shd w:val="clear" w:color="auto" w:fill="E6E6E6"/>
          </w:tcPr>
          <w:p w:rsidR="005332A7" w:rsidRDefault="00EE77DE" w:rsidP="00122B88">
            <w:pPr>
              <w:pStyle w:val="TableHeading"/>
            </w:pPr>
            <w:r>
              <w:t xml:space="preserve">View </w:t>
            </w:r>
            <w:r w:rsidR="000F3CA6">
              <w:t>e</w:t>
            </w:r>
            <w:r>
              <w:t xml:space="preserve">mployee </w:t>
            </w:r>
            <w:r w:rsidR="000F3CA6">
              <w:t>p</w:t>
            </w:r>
            <w:r>
              <w:t>rofile</w:t>
            </w:r>
            <w:r w:rsidR="005332A7">
              <w:t xml:space="preserve"> </w:t>
            </w:r>
          </w:p>
        </w:tc>
        <w:tc>
          <w:tcPr>
            <w:tcW w:w="2610" w:type="dxa"/>
            <w:shd w:val="clear" w:color="auto" w:fill="E6E6E6"/>
          </w:tcPr>
          <w:p w:rsidR="005332A7" w:rsidRDefault="00B34058" w:rsidP="00122B88">
            <w:pPr>
              <w:pStyle w:val="TableHeading"/>
            </w:pPr>
            <w:r>
              <w:t>EPM00</w:t>
            </w:r>
            <w:r w:rsidR="000F3CA6">
              <w:t>5</w:t>
            </w:r>
            <w:r>
              <w:t>0</w:t>
            </w:r>
          </w:p>
        </w:tc>
      </w:tr>
      <w:tr w:rsidR="005332A7" w:rsidRPr="006D15FA" w:rsidTr="005332A7">
        <w:tc>
          <w:tcPr>
            <w:tcW w:w="2268" w:type="dxa"/>
          </w:tcPr>
          <w:p w:rsidR="005332A7" w:rsidRDefault="005332A7" w:rsidP="005332A7">
            <w:r>
              <w:t>Primary actors</w:t>
            </w:r>
          </w:p>
        </w:tc>
        <w:tc>
          <w:tcPr>
            <w:tcW w:w="5940" w:type="dxa"/>
            <w:gridSpan w:val="3"/>
          </w:tcPr>
          <w:p w:rsidR="005332A7" w:rsidRDefault="005332A7" w:rsidP="005332A7">
            <w:pPr>
              <w:pStyle w:val="BodyText"/>
            </w:pPr>
            <w:r>
              <w:t>Telco user</w:t>
            </w:r>
          </w:p>
          <w:p w:rsidR="005332A7" w:rsidRPr="006D15FA" w:rsidRDefault="005332A7" w:rsidP="005332A7">
            <w:pPr>
              <w:pStyle w:val="BodyText"/>
            </w:pPr>
            <w:r>
              <w:t>Dealer user</w:t>
            </w:r>
          </w:p>
        </w:tc>
      </w:tr>
      <w:tr w:rsidR="005332A7" w:rsidRPr="006D15FA" w:rsidTr="005332A7">
        <w:tc>
          <w:tcPr>
            <w:tcW w:w="2268" w:type="dxa"/>
          </w:tcPr>
          <w:p w:rsidR="005332A7" w:rsidRDefault="005332A7" w:rsidP="005332A7">
            <w:r>
              <w:t>Summary Goal</w:t>
            </w:r>
          </w:p>
        </w:tc>
        <w:tc>
          <w:tcPr>
            <w:tcW w:w="5940" w:type="dxa"/>
            <w:gridSpan w:val="3"/>
          </w:tcPr>
          <w:p w:rsidR="005332A7" w:rsidRPr="006D15FA" w:rsidRDefault="005332A7" w:rsidP="005332A7">
            <w:pPr>
              <w:pStyle w:val="BodyText"/>
            </w:pPr>
            <w:r>
              <w:t>This use case allows the user to view the profile of an employee (own profile or administered employee).</w:t>
            </w:r>
          </w:p>
        </w:tc>
      </w:tr>
      <w:tr w:rsidR="005332A7" w:rsidRPr="001D143F" w:rsidTr="005332A7">
        <w:trPr>
          <w:trHeight w:val="176"/>
        </w:trPr>
        <w:tc>
          <w:tcPr>
            <w:tcW w:w="2268" w:type="dxa"/>
          </w:tcPr>
          <w:p w:rsidR="005332A7" w:rsidRDefault="005332A7" w:rsidP="005332A7">
            <w:pPr>
              <w:pStyle w:val="BodyText"/>
            </w:pPr>
            <w:r>
              <w:t>Pre-conditions</w:t>
            </w:r>
          </w:p>
        </w:tc>
        <w:tc>
          <w:tcPr>
            <w:tcW w:w="5940" w:type="dxa"/>
            <w:gridSpan w:val="3"/>
          </w:tcPr>
          <w:p w:rsidR="00324DD0" w:rsidRPr="001A2C2A" w:rsidRDefault="00324DD0" w:rsidP="00324DD0">
            <w:pPr>
              <w:pStyle w:val="BodyText"/>
              <w:numPr>
                <w:ilvl w:val="0"/>
                <w:numId w:val="30"/>
              </w:numPr>
            </w:pPr>
            <w:r w:rsidRPr="001A2C2A">
              <w:t>The user is logged in</w:t>
            </w:r>
            <w:r>
              <w:t xml:space="preserve"> and is the contextual employee</w:t>
            </w:r>
            <w:r w:rsidRPr="001A2C2A">
              <w:t>.</w:t>
            </w:r>
          </w:p>
          <w:p w:rsidR="005332A7" w:rsidRPr="00373CA9" w:rsidRDefault="00324DD0" w:rsidP="00324DD0">
            <w:pPr>
              <w:pStyle w:val="BodyText"/>
              <w:numPr>
                <w:ilvl w:val="0"/>
                <w:numId w:val="38"/>
              </w:numPr>
            </w:pPr>
            <w:r w:rsidRPr="001A2C2A">
              <w:t>The user is in the context of a</w:t>
            </w:r>
            <w:r>
              <w:t>nother employee than himself (administrating an employee)</w:t>
            </w:r>
            <w:r w:rsidRPr="001A2C2A">
              <w:t>.</w:t>
            </w:r>
          </w:p>
        </w:tc>
      </w:tr>
      <w:tr w:rsidR="005332A7" w:rsidRPr="006D15FA" w:rsidTr="005332A7">
        <w:trPr>
          <w:trHeight w:val="176"/>
        </w:trPr>
        <w:tc>
          <w:tcPr>
            <w:tcW w:w="2268" w:type="dxa"/>
          </w:tcPr>
          <w:p w:rsidR="005332A7" w:rsidRPr="002153B0" w:rsidRDefault="005332A7" w:rsidP="005332A7">
            <w:r>
              <w:t>Trigger</w:t>
            </w:r>
          </w:p>
        </w:tc>
        <w:tc>
          <w:tcPr>
            <w:tcW w:w="5940" w:type="dxa"/>
            <w:gridSpan w:val="3"/>
          </w:tcPr>
          <w:p w:rsidR="005332A7" w:rsidRPr="006D15FA" w:rsidRDefault="005332A7" w:rsidP="005332A7">
            <w:pPr>
              <w:pStyle w:val="BodyText"/>
            </w:pPr>
            <w:r>
              <w:t xml:space="preserve">The user </w:t>
            </w:r>
            <w:r w:rsidR="00B816B8">
              <w:t>selects the option to view the profile</w:t>
            </w:r>
          </w:p>
        </w:tc>
      </w:tr>
      <w:tr w:rsidR="005332A7" w:rsidRPr="006D15FA" w:rsidTr="005332A7">
        <w:trPr>
          <w:trHeight w:val="176"/>
        </w:trPr>
        <w:tc>
          <w:tcPr>
            <w:tcW w:w="2268" w:type="dxa"/>
          </w:tcPr>
          <w:p w:rsidR="005332A7" w:rsidRDefault="005332A7" w:rsidP="005332A7">
            <w:r>
              <w:t>Minimum guarantees</w:t>
            </w:r>
          </w:p>
        </w:tc>
        <w:tc>
          <w:tcPr>
            <w:tcW w:w="5940" w:type="dxa"/>
            <w:gridSpan w:val="3"/>
          </w:tcPr>
          <w:p w:rsidR="005332A7" w:rsidRPr="006D15FA" w:rsidRDefault="005332A7" w:rsidP="005332A7">
            <w:pPr>
              <w:pStyle w:val="BodyText"/>
            </w:pPr>
          </w:p>
        </w:tc>
      </w:tr>
      <w:tr w:rsidR="005332A7" w:rsidRPr="006D15FA" w:rsidTr="005332A7">
        <w:trPr>
          <w:trHeight w:val="176"/>
        </w:trPr>
        <w:tc>
          <w:tcPr>
            <w:tcW w:w="2268" w:type="dxa"/>
          </w:tcPr>
          <w:p w:rsidR="005332A7" w:rsidRDefault="005332A7" w:rsidP="005332A7">
            <w:r>
              <w:t>Success guarantees:</w:t>
            </w:r>
          </w:p>
        </w:tc>
        <w:tc>
          <w:tcPr>
            <w:tcW w:w="5940" w:type="dxa"/>
            <w:gridSpan w:val="3"/>
          </w:tcPr>
          <w:p w:rsidR="005332A7" w:rsidRPr="00490C7E" w:rsidRDefault="005332A7" w:rsidP="005332A7">
            <w:r>
              <w:t>The profile of the employee is displayed.</w:t>
            </w:r>
          </w:p>
        </w:tc>
      </w:tr>
      <w:tr w:rsidR="005332A7" w:rsidRPr="006D15FA" w:rsidTr="005332A7">
        <w:trPr>
          <w:trHeight w:val="176"/>
        </w:trPr>
        <w:tc>
          <w:tcPr>
            <w:tcW w:w="2268" w:type="dxa"/>
          </w:tcPr>
          <w:p w:rsidR="005332A7" w:rsidRPr="002153B0" w:rsidRDefault="005332A7" w:rsidP="005332A7">
            <w:r w:rsidRPr="002153B0">
              <w:t>Normal Flow:</w:t>
            </w:r>
          </w:p>
        </w:tc>
        <w:tc>
          <w:tcPr>
            <w:tcW w:w="5940" w:type="dxa"/>
            <w:gridSpan w:val="3"/>
          </w:tcPr>
          <w:p w:rsidR="005332A7" w:rsidRPr="00373CA9" w:rsidRDefault="00325101" w:rsidP="005332A7">
            <w:pPr>
              <w:numPr>
                <w:ilvl w:val="0"/>
                <w:numId w:val="39"/>
              </w:numPr>
            </w:pPr>
            <w:r>
              <w:t>Channel/CSR light</w:t>
            </w:r>
            <w:r w:rsidR="00B816B8">
              <w:t xml:space="preserve"> application</w:t>
            </w:r>
            <w:r w:rsidR="005332A7">
              <w:t xml:space="preserve"> displays the employee profile.</w:t>
            </w:r>
          </w:p>
        </w:tc>
      </w:tr>
      <w:tr w:rsidR="005332A7" w:rsidRPr="006D15FA" w:rsidTr="005332A7">
        <w:trPr>
          <w:trHeight w:val="176"/>
        </w:trPr>
        <w:tc>
          <w:tcPr>
            <w:tcW w:w="2268" w:type="dxa"/>
          </w:tcPr>
          <w:p w:rsidR="005332A7" w:rsidRDefault="005332A7" w:rsidP="005332A7">
            <w:r>
              <w:t>Alternative Flows:</w:t>
            </w:r>
          </w:p>
        </w:tc>
        <w:tc>
          <w:tcPr>
            <w:tcW w:w="5940" w:type="dxa"/>
            <w:gridSpan w:val="3"/>
          </w:tcPr>
          <w:p w:rsidR="005332A7" w:rsidRPr="00373CA9" w:rsidRDefault="005332A7" w:rsidP="005332A7">
            <w:pPr>
              <w:pStyle w:val="BodyText"/>
            </w:pPr>
          </w:p>
        </w:tc>
      </w:tr>
    </w:tbl>
    <w:p w:rsidR="005332A7" w:rsidRDefault="005332A7" w:rsidP="004752DD">
      <w:pPr>
        <w:pStyle w:val="Heading4"/>
      </w:pPr>
      <w:bookmarkStart w:id="1805" w:name="_Toc210191547"/>
      <w:bookmarkStart w:id="1806" w:name="_Toc253578160"/>
      <w:r>
        <w:t>Use Case:  Modify employee profile</w:t>
      </w:r>
      <w:bookmarkEnd w:id="1805"/>
      <w:bookmarkEnd w:id="180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5332A7" w:rsidTr="005332A7">
        <w:trPr>
          <w:gridAfter w:val="1"/>
          <w:wAfter w:w="18" w:type="dxa"/>
          <w:trHeight w:val="360"/>
        </w:trPr>
        <w:tc>
          <w:tcPr>
            <w:tcW w:w="5580" w:type="dxa"/>
            <w:gridSpan w:val="2"/>
            <w:shd w:val="clear" w:color="auto" w:fill="E6E6E6"/>
          </w:tcPr>
          <w:p w:rsidR="005332A7" w:rsidRDefault="00EE77DE" w:rsidP="00122B88">
            <w:pPr>
              <w:pStyle w:val="TableHeading"/>
            </w:pPr>
            <w:r>
              <w:t xml:space="preserve">Modify </w:t>
            </w:r>
            <w:r w:rsidR="000F3CA6">
              <w:t>e</w:t>
            </w:r>
            <w:r>
              <w:t xml:space="preserve">mployee </w:t>
            </w:r>
            <w:r w:rsidR="000F3CA6">
              <w:t>p</w:t>
            </w:r>
            <w:r>
              <w:t>rofile</w:t>
            </w:r>
            <w:r w:rsidR="005332A7">
              <w:t xml:space="preserve"> </w:t>
            </w:r>
          </w:p>
        </w:tc>
        <w:tc>
          <w:tcPr>
            <w:tcW w:w="2610" w:type="dxa"/>
            <w:shd w:val="clear" w:color="auto" w:fill="E6E6E6"/>
          </w:tcPr>
          <w:p w:rsidR="005332A7" w:rsidRDefault="00B34058" w:rsidP="00122B88">
            <w:pPr>
              <w:pStyle w:val="TableHeading"/>
            </w:pPr>
            <w:r>
              <w:t>EPM00</w:t>
            </w:r>
            <w:r w:rsidR="000F3CA6">
              <w:t>6</w:t>
            </w:r>
            <w:r>
              <w:t>0</w:t>
            </w:r>
            <w:r w:rsidR="005332A7">
              <w:t xml:space="preserve"> </w:t>
            </w:r>
          </w:p>
        </w:tc>
      </w:tr>
      <w:tr w:rsidR="005332A7" w:rsidRPr="006D15FA" w:rsidTr="005332A7">
        <w:tc>
          <w:tcPr>
            <w:tcW w:w="2268" w:type="dxa"/>
          </w:tcPr>
          <w:p w:rsidR="005332A7" w:rsidRDefault="005332A7" w:rsidP="005332A7">
            <w:r>
              <w:t>Primary actors</w:t>
            </w:r>
          </w:p>
        </w:tc>
        <w:tc>
          <w:tcPr>
            <w:tcW w:w="5940" w:type="dxa"/>
            <w:gridSpan w:val="3"/>
          </w:tcPr>
          <w:p w:rsidR="00324DD0" w:rsidRDefault="00324DD0" w:rsidP="005332A7">
            <w:pPr>
              <w:pStyle w:val="BodyText"/>
            </w:pPr>
            <w:r>
              <w:t>Telco user</w:t>
            </w:r>
          </w:p>
          <w:p w:rsidR="005332A7" w:rsidRPr="006D15FA" w:rsidRDefault="005332A7" w:rsidP="005332A7">
            <w:pPr>
              <w:pStyle w:val="BodyText"/>
            </w:pPr>
            <w:r>
              <w:t>Dealer user</w:t>
            </w:r>
          </w:p>
        </w:tc>
      </w:tr>
      <w:tr w:rsidR="005332A7" w:rsidRPr="006D15FA" w:rsidTr="005332A7">
        <w:tc>
          <w:tcPr>
            <w:tcW w:w="2268" w:type="dxa"/>
          </w:tcPr>
          <w:p w:rsidR="005332A7" w:rsidRDefault="005332A7" w:rsidP="005332A7">
            <w:r>
              <w:t>Summary Goal</w:t>
            </w:r>
          </w:p>
        </w:tc>
        <w:tc>
          <w:tcPr>
            <w:tcW w:w="5940" w:type="dxa"/>
            <w:gridSpan w:val="3"/>
          </w:tcPr>
          <w:p w:rsidR="005332A7" w:rsidRPr="006D15FA" w:rsidRDefault="005332A7" w:rsidP="005332A7">
            <w:pPr>
              <w:pStyle w:val="BodyText"/>
            </w:pPr>
            <w:r>
              <w:t>This use case allows the user to modify the personal profile of an employee (own profile or administered employee).</w:t>
            </w:r>
          </w:p>
        </w:tc>
      </w:tr>
      <w:tr w:rsidR="005332A7" w:rsidRPr="001D143F" w:rsidTr="005332A7">
        <w:trPr>
          <w:trHeight w:val="176"/>
        </w:trPr>
        <w:tc>
          <w:tcPr>
            <w:tcW w:w="2268" w:type="dxa"/>
          </w:tcPr>
          <w:p w:rsidR="005332A7" w:rsidRDefault="005332A7" w:rsidP="005332A7">
            <w:pPr>
              <w:pStyle w:val="BodyText"/>
            </w:pPr>
            <w:r>
              <w:t>Pre-conditions</w:t>
            </w:r>
          </w:p>
        </w:tc>
        <w:tc>
          <w:tcPr>
            <w:tcW w:w="5940" w:type="dxa"/>
            <w:gridSpan w:val="3"/>
          </w:tcPr>
          <w:p w:rsidR="00324DD0" w:rsidRDefault="00324DD0" w:rsidP="00324DD0">
            <w:pPr>
              <w:pStyle w:val="BodyText"/>
              <w:numPr>
                <w:ilvl w:val="0"/>
                <w:numId w:val="32"/>
              </w:numPr>
            </w:pPr>
            <w:r w:rsidRPr="001A2C2A">
              <w:t>The user is logged in</w:t>
            </w:r>
            <w:r>
              <w:t xml:space="preserve"> and is viewing his own employee profile (restricted to </w:t>
            </w:r>
            <w:r w:rsidR="0002100D">
              <w:t>user</w:t>
            </w:r>
            <w:r>
              <w:t xml:space="preserve"> </w:t>
            </w:r>
            <w:r>
              <w:t>actor)</w:t>
            </w:r>
          </w:p>
          <w:p w:rsidR="00324DD0" w:rsidRDefault="00324DD0" w:rsidP="00324DD0">
            <w:pPr>
              <w:pStyle w:val="BodyText"/>
              <w:numPr>
                <w:ilvl w:val="0"/>
                <w:numId w:val="32"/>
              </w:numPr>
            </w:pPr>
            <w:r w:rsidRPr="001A2C2A">
              <w:t xml:space="preserve">The user is </w:t>
            </w:r>
            <w:r>
              <w:t xml:space="preserve">viewing an employee profile </w:t>
            </w:r>
            <w:r w:rsidRPr="001A2C2A">
              <w:t>in the context of a</w:t>
            </w:r>
            <w:r>
              <w:t>nother employee than himself (administrating an employee)</w:t>
            </w:r>
            <w:r w:rsidRPr="001A2C2A">
              <w:t>.</w:t>
            </w:r>
          </w:p>
          <w:p w:rsidR="005332A7" w:rsidRPr="008C7BBB" w:rsidRDefault="005332A7" w:rsidP="00324DD0">
            <w:pPr>
              <w:pStyle w:val="BodyText"/>
            </w:pPr>
          </w:p>
        </w:tc>
      </w:tr>
      <w:tr w:rsidR="005332A7" w:rsidRPr="006D15FA" w:rsidTr="005332A7">
        <w:trPr>
          <w:trHeight w:val="176"/>
        </w:trPr>
        <w:tc>
          <w:tcPr>
            <w:tcW w:w="2268" w:type="dxa"/>
          </w:tcPr>
          <w:p w:rsidR="005332A7" w:rsidRPr="002153B0" w:rsidRDefault="005332A7" w:rsidP="005332A7">
            <w:r>
              <w:t>Trigger</w:t>
            </w:r>
          </w:p>
        </w:tc>
        <w:tc>
          <w:tcPr>
            <w:tcW w:w="5940" w:type="dxa"/>
            <w:gridSpan w:val="3"/>
          </w:tcPr>
          <w:p w:rsidR="005332A7" w:rsidRPr="006D15FA" w:rsidRDefault="005332A7" w:rsidP="005332A7">
            <w:pPr>
              <w:pStyle w:val="BodyText"/>
            </w:pPr>
            <w:r>
              <w:t xml:space="preserve">The user </w:t>
            </w:r>
            <w:r w:rsidR="00B816B8">
              <w:t>selects the option to modify the profile</w:t>
            </w:r>
          </w:p>
        </w:tc>
      </w:tr>
      <w:tr w:rsidR="005332A7" w:rsidRPr="006D15FA" w:rsidTr="005332A7">
        <w:trPr>
          <w:trHeight w:val="176"/>
        </w:trPr>
        <w:tc>
          <w:tcPr>
            <w:tcW w:w="2268" w:type="dxa"/>
          </w:tcPr>
          <w:p w:rsidR="005332A7" w:rsidRDefault="005332A7" w:rsidP="005332A7">
            <w:r>
              <w:t>Minimum guarantees</w:t>
            </w:r>
          </w:p>
        </w:tc>
        <w:tc>
          <w:tcPr>
            <w:tcW w:w="5940" w:type="dxa"/>
            <w:gridSpan w:val="3"/>
          </w:tcPr>
          <w:p w:rsidR="005332A7" w:rsidRPr="006D15FA" w:rsidRDefault="005332A7" w:rsidP="005332A7">
            <w:pPr>
              <w:pStyle w:val="BodyText"/>
            </w:pPr>
          </w:p>
        </w:tc>
      </w:tr>
      <w:tr w:rsidR="005332A7" w:rsidRPr="006D15FA" w:rsidTr="005332A7">
        <w:trPr>
          <w:trHeight w:val="176"/>
        </w:trPr>
        <w:tc>
          <w:tcPr>
            <w:tcW w:w="2268" w:type="dxa"/>
          </w:tcPr>
          <w:p w:rsidR="005332A7" w:rsidRDefault="005332A7" w:rsidP="005332A7">
            <w:r>
              <w:t>Success guarantees:</w:t>
            </w:r>
          </w:p>
        </w:tc>
        <w:tc>
          <w:tcPr>
            <w:tcW w:w="5940" w:type="dxa"/>
            <w:gridSpan w:val="3"/>
          </w:tcPr>
          <w:p w:rsidR="005332A7" w:rsidRPr="00490C7E" w:rsidRDefault="005332A7" w:rsidP="005332A7">
            <w:r>
              <w:t>The employee profile has been updated.</w:t>
            </w:r>
          </w:p>
        </w:tc>
      </w:tr>
      <w:tr w:rsidR="005332A7" w:rsidRPr="006D15FA" w:rsidTr="005332A7">
        <w:trPr>
          <w:trHeight w:val="176"/>
        </w:trPr>
        <w:tc>
          <w:tcPr>
            <w:tcW w:w="2268" w:type="dxa"/>
          </w:tcPr>
          <w:p w:rsidR="005332A7" w:rsidRPr="002153B0" w:rsidRDefault="005332A7" w:rsidP="005332A7">
            <w:r w:rsidRPr="002153B0">
              <w:t>Normal Flow:</w:t>
            </w:r>
          </w:p>
        </w:tc>
        <w:tc>
          <w:tcPr>
            <w:tcW w:w="5940" w:type="dxa"/>
            <w:gridSpan w:val="3"/>
          </w:tcPr>
          <w:p w:rsidR="005332A7" w:rsidRDefault="00325101" w:rsidP="005332A7">
            <w:pPr>
              <w:pStyle w:val="BodyText"/>
              <w:numPr>
                <w:ilvl w:val="0"/>
                <w:numId w:val="40"/>
              </w:numPr>
            </w:pPr>
            <w:r>
              <w:t>Channel/CSR light</w:t>
            </w:r>
            <w:r w:rsidR="00B816B8">
              <w:t xml:space="preserve"> application</w:t>
            </w:r>
            <w:r w:rsidR="005332A7">
              <w:t xml:space="preserve"> displays the personal profile in edition mode.</w:t>
            </w:r>
          </w:p>
          <w:p w:rsidR="005332A7" w:rsidRDefault="005332A7" w:rsidP="005332A7">
            <w:pPr>
              <w:pStyle w:val="BodyText"/>
              <w:numPr>
                <w:ilvl w:val="0"/>
                <w:numId w:val="40"/>
              </w:numPr>
            </w:pPr>
            <w:r>
              <w:t xml:space="preserve">The user modifies any information (A1). </w:t>
            </w:r>
          </w:p>
          <w:p w:rsidR="005332A7" w:rsidRDefault="00325101" w:rsidP="00B816B8">
            <w:pPr>
              <w:pStyle w:val="BodyText"/>
              <w:numPr>
                <w:ilvl w:val="0"/>
                <w:numId w:val="40"/>
              </w:numPr>
            </w:pPr>
            <w:r>
              <w:t>Channel/CSR light</w:t>
            </w:r>
            <w:r w:rsidR="00B816B8">
              <w:t xml:space="preserve"> application modifies the profile</w:t>
            </w:r>
            <w:r w:rsidR="005332A7">
              <w:t xml:space="preserve"> locally.</w:t>
            </w:r>
          </w:p>
        </w:tc>
      </w:tr>
      <w:tr w:rsidR="005332A7" w:rsidRPr="006D15FA" w:rsidTr="005332A7">
        <w:trPr>
          <w:trHeight w:val="176"/>
        </w:trPr>
        <w:tc>
          <w:tcPr>
            <w:tcW w:w="2268" w:type="dxa"/>
          </w:tcPr>
          <w:p w:rsidR="005332A7" w:rsidRPr="002153B0" w:rsidRDefault="005332A7" w:rsidP="005332A7">
            <w:r>
              <w:t>Alternative Flows:</w:t>
            </w:r>
          </w:p>
        </w:tc>
        <w:tc>
          <w:tcPr>
            <w:tcW w:w="5940" w:type="dxa"/>
            <w:gridSpan w:val="3"/>
          </w:tcPr>
          <w:p w:rsidR="005332A7" w:rsidRDefault="00B816B8" w:rsidP="00B816B8">
            <w:pPr>
              <w:pStyle w:val="BodyText"/>
            </w:pPr>
            <w:r>
              <w:t xml:space="preserve">A1: </w:t>
            </w:r>
            <w:r w:rsidR="005332A7">
              <w:t>The user can cancel the action.</w:t>
            </w:r>
          </w:p>
          <w:p w:rsidR="00B816B8" w:rsidRDefault="00325101" w:rsidP="000F7361">
            <w:pPr>
              <w:pStyle w:val="BodyText"/>
              <w:numPr>
                <w:ilvl w:val="0"/>
                <w:numId w:val="270"/>
              </w:numPr>
            </w:pPr>
            <w:r>
              <w:t>Channel/CSR light</w:t>
            </w:r>
            <w:r w:rsidR="00B816B8">
              <w:t xml:space="preserve"> application redirects the user to the step he was before starting profile modification</w:t>
            </w:r>
          </w:p>
        </w:tc>
      </w:tr>
    </w:tbl>
    <w:p w:rsidR="005332A7" w:rsidRDefault="00325101" w:rsidP="005332A7">
      <w:pPr>
        <w:pStyle w:val="Heading3forModuleRequirements"/>
      </w:pPr>
      <w:bookmarkStart w:id="1807" w:name="_Toc210191548"/>
      <w:bookmarkStart w:id="1808" w:name="_Toc210191686"/>
      <w:bookmarkStart w:id="1809" w:name="_Toc253578161"/>
      <w:bookmarkStart w:id="1810" w:name="_Toc253578952"/>
      <w:r>
        <w:t>Channel/CSR light</w:t>
      </w:r>
      <w:r w:rsidR="005332A7">
        <w:t xml:space="preserve"> application requirements</w:t>
      </w:r>
      <w:bookmarkEnd w:id="1807"/>
      <w:bookmarkEnd w:id="1808"/>
      <w:bookmarkEnd w:id="1809"/>
      <w:bookmarkEnd w:id="1810"/>
    </w:p>
    <w:p w:rsidR="00EF2557" w:rsidRPr="00C87E90" w:rsidRDefault="00EF2557" w:rsidP="00EF2557">
      <w:pPr>
        <w:pStyle w:val="Requirements"/>
        <w:rPr>
          <w:bCs/>
        </w:rPr>
      </w:pPr>
      <w:bookmarkStart w:id="1811" w:name="_Toc210191687"/>
      <w:bookmarkStart w:id="1812" w:name="_Toc226786543"/>
      <w:bookmarkStart w:id="1813" w:name="_Toc253578953"/>
      <w:r>
        <w:t>CHA-3.16.4.1 Channel/CSR light application shall restrict ‘Employee Management’</w:t>
      </w:r>
      <w:r w:rsidRPr="00C87E90">
        <w:rPr>
          <w:bCs/>
        </w:rPr>
        <w:t xml:space="preserve"> use cases to Telco Administrator</w:t>
      </w:r>
      <w:r>
        <w:rPr>
          <w:bCs/>
        </w:rPr>
        <w:t>, CSR Administrator and</w:t>
      </w:r>
      <w:r w:rsidRPr="00C87E90">
        <w:rPr>
          <w:bCs/>
        </w:rPr>
        <w:t xml:space="preserve"> Dealer Administrator</w:t>
      </w:r>
      <w:bookmarkEnd w:id="1812"/>
      <w:bookmarkEnd w:id="1813"/>
    </w:p>
    <w:p w:rsidR="00EF2557" w:rsidRDefault="00EF2557" w:rsidP="00EF2557">
      <w:pPr>
        <w:pStyle w:val="Requirements"/>
        <w:ind w:left="288"/>
        <w:rPr>
          <w:bCs/>
        </w:rPr>
      </w:pPr>
      <w:bookmarkStart w:id="1814" w:name="_Toc226786544"/>
      <w:bookmarkStart w:id="1815" w:name="_Toc253578954"/>
      <w:r>
        <w:t>CHA-3.16.4.1.1</w:t>
      </w:r>
      <w:r w:rsidRPr="00C87E90">
        <w:rPr>
          <w:bCs/>
        </w:rPr>
        <w:t xml:space="preserve"> </w:t>
      </w:r>
      <w:r>
        <w:t xml:space="preserve">Channel/CSR light application </w:t>
      </w:r>
      <w:r w:rsidRPr="00C87E90">
        <w:rPr>
          <w:bCs/>
        </w:rPr>
        <w:t xml:space="preserve">shall </w:t>
      </w:r>
      <w:r>
        <w:rPr>
          <w:bCs/>
        </w:rPr>
        <w:t>allow</w:t>
      </w:r>
      <w:r w:rsidRPr="00C87E90">
        <w:rPr>
          <w:bCs/>
        </w:rPr>
        <w:t xml:space="preserve"> </w:t>
      </w:r>
      <w:r>
        <w:rPr>
          <w:bCs/>
        </w:rPr>
        <w:t>‘</w:t>
      </w:r>
      <w:r>
        <w:t>Employee Management’</w:t>
      </w:r>
      <w:r w:rsidRPr="00C87E90">
        <w:rPr>
          <w:bCs/>
        </w:rPr>
        <w:t xml:space="preserve"> use cases for Dealer 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814"/>
      <w:bookmarkEnd w:id="1815"/>
    </w:p>
    <w:p w:rsidR="00EF2557" w:rsidRDefault="00EF2557" w:rsidP="00EF2557">
      <w:pPr>
        <w:pStyle w:val="Requirements"/>
        <w:ind w:left="288"/>
        <w:rPr>
          <w:bCs/>
        </w:rPr>
      </w:pPr>
      <w:bookmarkStart w:id="1816" w:name="_Toc226786545"/>
      <w:bookmarkStart w:id="1817" w:name="_Toc253578955"/>
      <w:r>
        <w:t>CHA-3.16.4.1.2</w:t>
      </w:r>
      <w:r w:rsidRPr="00C87E90">
        <w:rPr>
          <w:bCs/>
        </w:rPr>
        <w:t xml:space="preserve"> </w:t>
      </w:r>
      <w:r>
        <w:t xml:space="preserve">Channel/CSR light application </w:t>
      </w:r>
      <w:r w:rsidRPr="00C87E90">
        <w:rPr>
          <w:bCs/>
        </w:rPr>
        <w:t xml:space="preserve">shall </w:t>
      </w:r>
      <w:r>
        <w:rPr>
          <w:bCs/>
        </w:rPr>
        <w:t>allow</w:t>
      </w:r>
      <w:r w:rsidRPr="00C87E90">
        <w:rPr>
          <w:bCs/>
        </w:rPr>
        <w:t xml:space="preserve"> </w:t>
      </w:r>
      <w:r>
        <w:rPr>
          <w:bCs/>
        </w:rPr>
        <w:t>‘</w:t>
      </w:r>
      <w:r>
        <w:t>Employee Management’</w:t>
      </w:r>
      <w:r w:rsidRPr="00C87E90">
        <w:rPr>
          <w:bCs/>
        </w:rPr>
        <w:t xml:space="preserve"> use cases for </w:t>
      </w:r>
      <w:r>
        <w:rPr>
          <w:bCs/>
        </w:rPr>
        <w:t xml:space="preserve">Telco </w:t>
      </w:r>
      <w:r w:rsidRPr="00C87E90">
        <w:rPr>
          <w:bCs/>
        </w:rPr>
        <w:t xml:space="preserve">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816"/>
      <w:bookmarkEnd w:id="1817"/>
    </w:p>
    <w:p w:rsidR="00EF2557" w:rsidRDefault="00EF2557" w:rsidP="00EF2557">
      <w:pPr>
        <w:pStyle w:val="Requirements"/>
        <w:ind w:left="288"/>
        <w:rPr>
          <w:bCs/>
        </w:rPr>
      </w:pPr>
      <w:bookmarkStart w:id="1818" w:name="_Toc226786546"/>
      <w:bookmarkStart w:id="1819" w:name="_Toc253578956"/>
      <w:r>
        <w:t>CHA-3.16.4.1.3</w:t>
      </w:r>
      <w:r w:rsidRPr="00C87E90">
        <w:rPr>
          <w:bCs/>
        </w:rPr>
        <w:t xml:space="preserve"> </w:t>
      </w:r>
      <w:r>
        <w:t xml:space="preserve">Channel/CSR light application </w:t>
      </w:r>
      <w:r w:rsidRPr="00C87E90">
        <w:rPr>
          <w:bCs/>
        </w:rPr>
        <w:t xml:space="preserve">shall </w:t>
      </w:r>
      <w:r>
        <w:rPr>
          <w:bCs/>
        </w:rPr>
        <w:t>allow</w:t>
      </w:r>
      <w:r w:rsidRPr="00C87E90">
        <w:rPr>
          <w:bCs/>
        </w:rPr>
        <w:t xml:space="preserve"> </w:t>
      </w:r>
      <w:r>
        <w:rPr>
          <w:bCs/>
        </w:rPr>
        <w:t>‘</w:t>
      </w:r>
      <w:r>
        <w:t>Employee Management’</w:t>
      </w:r>
      <w:r w:rsidRPr="00C87E90">
        <w:rPr>
          <w:bCs/>
        </w:rPr>
        <w:t xml:space="preserve"> use cases for </w:t>
      </w:r>
      <w:r>
        <w:rPr>
          <w:bCs/>
        </w:rPr>
        <w:t>Telco</w:t>
      </w:r>
      <w:r w:rsidRPr="00C87E90">
        <w:rPr>
          <w:bCs/>
        </w:rPr>
        <w:t xml:space="preserve"> Administrator </w:t>
      </w:r>
      <w:r>
        <w:rPr>
          <w:bCs/>
        </w:rPr>
        <w:t>on a Dealer hierarchy.</w:t>
      </w:r>
      <w:bookmarkEnd w:id="1818"/>
      <w:bookmarkEnd w:id="1819"/>
    </w:p>
    <w:p w:rsidR="00EF2557" w:rsidRDefault="00EF2557" w:rsidP="00EF2557">
      <w:pPr>
        <w:pStyle w:val="Requirements"/>
        <w:ind w:left="288"/>
        <w:rPr>
          <w:bCs/>
        </w:rPr>
      </w:pPr>
      <w:bookmarkStart w:id="1820" w:name="_Toc253578957"/>
      <w:r>
        <w:t>CHA-3.16.4.1.4</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Management’</w:t>
      </w:r>
      <w:r w:rsidRPr="00C87E90">
        <w:rPr>
          <w:bCs/>
        </w:rPr>
        <w:t xml:space="preserve"> use cases for </w:t>
      </w:r>
      <w:r>
        <w:rPr>
          <w:bCs/>
        </w:rPr>
        <w:t xml:space="preserve">CSR </w:t>
      </w:r>
      <w:r w:rsidRPr="00C87E90">
        <w:rPr>
          <w:bCs/>
        </w:rPr>
        <w:t xml:space="preserve">Administrator </w:t>
      </w:r>
      <w:r>
        <w:rPr>
          <w:bCs/>
        </w:rPr>
        <w:t xml:space="preserve">in </w:t>
      </w:r>
      <w:r w:rsidRPr="00C87E90">
        <w:rPr>
          <w:bCs/>
        </w:rPr>
        <w:t xml:space="preserve">their own </w:t>
      </w:r>
      <w:r>
        <w:rPr>
          <w:bCs/>
        </w:rPr>
        <w:t>hierarchy limited to</w:t>
      </w:r>
      <w:r w:rsidRPr="00C87E90">
        <w:rPr>
          <w:bCs/>
        </w:rPr>
        <w:t xml:space="preserve"> their level </w:t>
      </w:r>
      <w:r>
        <w:rPr>
          <w:bCs/>
        </w:rPr>
        <w:t>and</w:t>
      </w:r>
      <w:r w:rsidRPr="00C87E90">
        <w:rPr>
          <w:bCs/>
        </w:rPr>
        <w:t xml:space="preserve"> </w:t>
      </w:r>
      <w:r>
        <w:rPr>
          <w:bCs/>
        </w:rPr>
        <w:t>sub-levels.</w:t>
      </w:r>
      <w:bookmarkEnd w:id="1820"/>
    </w:p>
    <w:p w:rsidR="00EF2557" w:rsidRDefault="00EF2557" w:rsidP="00EF2557">
      <w:pPr>
        <w:pStyle w:val="Requirements"/>
        <w:ind w:left="288"/>
      </w:pPr>
      <w:bookmarkStart w:id="1821" w:name="_Toc253578958"/>
      <w:r>
        <w:t>CHA-3.16.4.1.5</w:t>
      </w:r>
      <w:r w:rsidRPr="00C87E90">
        <w:rPr>
          <w:bCs/>
        </w:rPr>
        <w:t xml:space="preserve"> </w:t>
      </w:r>
      <w:r>
        <w:rPr>
          <w:bCs/>
        </w:rPr>
        <w:t>Channel/CSR light</w:t>
      </w:r>
      <w:r w:rsidRPr="00C87E90">
        <w:rPr>
          <w:bCs/>
        </w:rPr>
        <w:t xml:space="preserve"> application shall </w:t>
      </w:r>
      <w:r>
        <w:rPr>
          <w:bCs/>
        </w:rPr>
        <w:t>allow</w:t>
      </w:r>
      <w:r w:rsidRPr="00C87E90">
        <w:rPr>
          <w:bCs/>
        </w:rPr>
        <w:t xml:space="preserve"> </w:t>
      </w:r>
      <w:r>
        <w:rPr>
          <w:bCs/>
        </w:rPr>
        <w:t>‘</w:t>
      </w:r>
      <w:r>
        <w:t>Employee Management’</w:t>
      </w:r>
      <w:r w:rsidRPr="00C87E90">
        <w:rPr>
          <w:bCs/>
        </w:rPr>
        <w:t xml:space="preserve"> use cases for </w:t>
      </w:r>
      <w:r>
        <w:rPr>
          <w:bCs/>
        </w:rPr>
        <w:t>Telco</w:t>
      </w:r>
      <w:r w:rsidRPr="00C87E90">
        <w:rPr>
          <w:bCs/>
        </w:rPr>
        <w:t xml:space="preserve"> Administrator </w:t>
      </w:r>
      <w:r>
        <w:rPr>
          <w:bCs/>
        </w:rPr>
        <w:t>on a CSR hierarchy.</w:t>
      </w:r>
      <w:bookmarkEnd w:id="1821"/>
    </w:p>
    <w:p w:rsidR="00D66E87" w:rsidRDefault="00D66E87" w:rsidP="00D66E87">
      <w:pPr>
        <w:pStyle w:val="Requirements"/>
      </w:pPr>
      <w:bookmarkStart w:id="1822" w:name="_Toc253578959"/>
      <w:r>
        <w:t>CHA-3.</w:t>
      </w:r>
      <w:r w:rsidR="003E3783">
        <w:t>16</w:t>
      </w:r>
      <w:r>
        <w:t xml:space="preserve">.4.30 </w:t>
      </w:r>
      <w:r w:rsidR="00325101">
        <w:t>Channel/CSR light</w:t>
      </w:r>
      <w:r>
        <w:t xml:space="preserve"> application shall allow a user registering a new employee with respect of use case </w:t>
      </w:r>
      <w:r w:rsidR="00DA2997">
        <w:t>‘</w:t>
      </w:r>
      <w:r>
        <w:t>Add employee</w:t>
      </w:r>
      <w:r w:rsidR="00DA2997">
        <w:t>’.</w:t>
      </w:r>
      <w:bookmarkEnd w:id="1822"/>
    </w:p>
    <w:p w:rsidR="00D66E87" w:rsidRDefault="00D66E87" w:rsidP="00D66E87">
      <w:pPr>
        <w:pStyle w:val="Requirements"/>
        <w:ind w:left="288"/>
      </w:pPr>
      <w:bookmarkStart w:id="1823" w:name="_Toc253578960"/>
      <w:r>
        <w:t>CHA-3.</w:t>
      </w:r>
      <w:r w:rsidR="003E3783">
        <w:t>16</w:t>
      </w:r>
      <w:r>
        <w:t xml:space="preserve">.4.30.1 </w:t>
      </w:r>
      <w:r w:rsidR="00325101">
        <w:t>Channel/CSR light</w:t>
      </w:r>
      <w:r>
        <w:t xml:space="preserve"> application shall authorize Telco Administrator and Dealer Administrator to add a new employee only on their sub-hierarchy</w:t>
      </w:r>
      <w:r w:rsidR="003E3783">
        <w:t>.</w:t>
      </w:r>
      <w:bookmarkEnd w:id="1823"/>
    </w:p>
    <w:p w:rsidR="00596DD5" w:rsidRDefault="00596DD5" w:rsidP="00D66E87">
      <w:pPr>
        <w:pStyle w:val="Requirements"/>
        <w:ind w:left="288"/>
      </w:pPr>
      <w:bookmarkStart w:id="1824" w:name="_Toc253578961"/>
      <w:r>
        <w:t xml:space="preserve">CHA-3.16.4.30.2 </w:t>
      </w:r>
      <w:r w:rsidR="00325101">
        <w:t>Channel/CSR light</w:t>
      </w:r>
      <w:r>
        <w:t xml:space="preserve"> </w:t>
      </w:r>
      <w:r>
        <w:t>application shall force the user to enter a title, first name, last name and email address</w:t>
      </w:r>
      <w:r w:rsidR="00C06AB6">
        <w:t xml:space="preserve"> (by default) for the employee</w:t>
      </w:r>
      <w:r w:rsidR="00AA5AF3">
        <w:t xml:space="preserve"> (mandatory fields)</w:t>
      </w:r>
      <w:r>
        <w:t>.</w:t>
      </w:r>
      <w:bookmarkEnd w:id="1824"/>
    </w:p>
    <w:p w:rsidR="005A627C" w:rsidRDefault="005A627C" w:rsidP="005A627C">
      <w:pPr>
        <w:pStyle w:val="Requirements"/>
        <w:ind w:left="288"/>
      </w:pPr>
      <w:bookmarkStart w:id="1825" w:name="_Toc232587574"/>
      <w:bookmarkStart w:id="1826" w:name="_Toc253578962"/>
      <w:r>
        <w:t>CHA-3.16.4.30.3</w:t>
      </w:r>
      <w:r>
        <w:t xml:space="preserve"> Channel/CSR light application shall detect a key error when entering the email address by forcing the user to enter email address twice.</w:t>
      </w:r>
      <w:bookmarkEnd w:id="1825"/>
      <w:bookmarkEnd w:id="1826"/>
    </w:p>
    <w:p w:rsidR="00C06AB6" w:rsidRPr="000D3A08" w:rsidRDefault="00C06AB6" w:rsidP="005A627C">
      <w:pPr>
        <w:pStyle w:val="Requirements"/>
        <w:ind w:left="288"/>
        <w:rPr>
          <w:strike/>
        </w:rPr>
      </w:pPr>
      <w:bookmarkStart w:id="1827" w:name="_Toc253578963"/>
      <w:r w:rsidRPr="000D3A08">
        <w:rPr>
          <w:strike/>
        </w:rPr>
        <w:t>CHA-3.16.4.30.</w:t>
      </w:r>
      <w:r w:rsidR="005A627C">
        <w:rPr>
          <w:strike/>
        </w:rPr>
        <w:t>4</w:t>
      </w:r>
      <w:r w:rsidRPr="000D3A08">
        <w:rPr>
          <w:strike/>
        </w:rPr>
        <w:t xml:space="preserve"> </w:t>
      </w:r>
      <w:r w:rsidR="00325101" w:rsidRPr="000D3A08">
        <w:rPr>
          <w:strike/>
        </w:rPr>
        <w:t>Channel/CSR light</w:t>
      </w:r>
      <w:r w:rsidRPr="000D3A08">
        <w:rPr>
          <w:strike/>
        </w:rPr>
        <w:t xml:space="preserve"> application shall allow to configure at design-time if email address is a mandatory field or not when adding an employee for </w:t>
      </w:r>
      <w:r w:rsidR="00AA5AF3" w:rsidRPr="000D3A08">
        <w:rPr>
          <w:strike/>
        </w:rPr>
        <w:t xml:space="preserve">a </w:t>
      </w:r>
      <w:r w:rsidRPr="000D3A08">
        <w:rPr>
          <w:strike/>
        </w:rPr>
        <w:t>dealer</w:t>
      </w:r>
      <w:r w:rsidR="00AA5AF3" w:rsidRPr="000D3A08">
        <w:rPr>
          <w:strike/>
        </w:rPr>
        <w:t xml:space="preserve"> organization</w:t>
      </w:r>
      <w:r w:rsidRPr="000D3A08">
        <w:rPr>
          <w:strike/>
        </w:rPr>
        <w:t>.</w:t>
      </w:r>
      <w:bookmarkEnd w:id="1827"/>
    </w:p>
    <w:p w:rsidR="00C06AB6" w:rsidRPr="000D3A08" w:rsidRDefault="00C06AB6" w:rsidP="005A627C">
      <w:pPr>
        <w:pStyle w:val="Requirements"/>
        <w:ind w:left="288"/>
        <w:rPr>
          <w:strike/>
        </w:rPr>
      </w:pPr>
      <w:bookmarkStart w:id="1828" w:name="_Toc253578964"/>
      <w:r w:rsidRPr="000D3A08">
        <w:rPr>
          <w:strike/>
        </w:rPr>
        <w:t>CHA-3.16.4.30.</w:t>
      </w:r>
      <w:r w:rsidR="005A627C">
        <w:rPr>
          <w:strike/>
        </w:rPr>
        <w:t>5</w:t>
      </w:r>
      <w:r w:rsidR="005A627C" w:rsidRPr="000D3A08">
        <w:rPr>
          <w:strike/>
        </w:rPr>
        <w:t xml:space="preserve"> </w:t>
      </w:r>
      <w:r w:rsidR="00325101" w:rsidRPr="000D3A08">
        <w:rPr>
          <w:strike/>
        </w:rPr>
        <w:t>Channel/CSR light</w:t>
      </w:r>
      <w:r w:rsidRPr="000D3A08">
        <w:rPr>
          <w:strike/>
        </w:rPr>
        <w:t xml:space="preserve"> application shall allow to configure at design-time if email address is a mandatory field or not when adding an employee for </w:t>
      </w:r>
      <w:r w:rsidR="00AA5AF3" w:rsidRPr="000D3A08">
        <w:rPr>
          <w:strike/>
        </w:rPr>
        <w:t xml:space="preserve">a </w:t>
      </w:r>
      <w:r w:rsidRPr="000D3A08">
        <w:rPr>
          <w:strike/>
        </w:rPr>
        <w:t>telco</w:t>
      </w:r>
      <w:r w:rsidR="00AA5AF3" w:rsidRPr="000D3A08">
        <w:rPr>
          <w:strike/>
        </w:rPr>
        <w:t xml:space="preserve"> organization</w:t>
      </w:r>
      <w:r w:rsidRPr="000D3A08">
        <w:rPr>
          <w:strike/>
        </w:rPr>
        <w:t>.</w:t>
      </w:r>
      <w:bookmarkEnd w:id="1828"/>
    </w:p>
    <w:p w:rsidR="00D66E87" w:rsidRDefault="00D66E87" w:rsidP="00D66E87">
      <w:pPr>
        <w:pStyle w:val="Requirements"/>
      </w:pPr>
      <w:bookmarkStart w:id="1829" w:name="_Toc210191692"/>
      <w:bookmarkStart w:id="1830" w:name="_Toc253578965"/>
      <w:bookmarkEnd w:id="1811"/>
      <w:r>
        <w:t>CHA-3.</w:t>
      </w:r>
      <w:r w:rsidR="003E3783">
        <w:t>16</w:t>
      </w:r>
      <w:r>
        <w:t xml:space="preserve">.4.50 </w:t>
      </w:r>
      <w:r w:rsidR="00325101">
        <w:t>Channel/CSR light</w:t>
      </w:r>
      <w:r>
        <w:t xml:space="preserve"> application shall allow a user moving employees from a level to another level with respect of use cases </w:t>
      </w:r>
      <w:r w:rsidR="003E3783">
        <w:t>‘</w:t>
      </w:r>
      <w:r>
        <w:t>Move employee</w:t>
      </w:r>
      <w:r w:rsidR="003E3783">
        <w:t>’.</w:t>
      </w:r>
      <w:bookmarkEnd w:id="1830"/>
    </w:p>
    <w:p w:rsidR="005332A7" w:rsidRDefault="005332A7" w:rsidP="00D66E87">
      <w:pPr>
        <w:pStyle w:val="Requirements"/>
        <w:ind w:left="288"/>
      </w:pPr>
      <w:bookmarkStart w:id="1831" w:name="_Toc210191694"/>
      <w:bookmarkStart w:id="1832" w:name="_Toc253578966"/>
      <w:bookmarkEnd w:id="1829"/>
      <w:r>
        <w:t>CHA-3.</w:t>
      </w:r>
      <w:r w:rsidR="003E3783">
        <w:t>16</w:t>
      </w:r>
      <w:r>
        <w:t>.4.50</w:t>
      </w:r>
      <w:r w:rsidR="00D66E87">
        <w:t>.1</w:t>
      </w:r>
      <w:r>
        <w:t xml:space="preserve"> </w:t>
      </w:r>
      <w:r w:rsidR="00325101">
        <w:t>Channel/CSR light</w:t>
      </w:r>
      <w:r>
        <w:t xml:space="preserve"> application shall </w:t>
      </w:r>
      <w:r w:rsidR="00D66E87">
        <w:t>prevent</w:t>
      </w:r>
      <w:r>
        <w:t xml:space="preserve"> </w:t>
      </w:r>
      <w:r w:rsidR="00D66E87">
        <w:t>a user moving</w:t>
      </w:r>
      <w:r w:rsidRPr="005D423F">
        <w:t xml:space="preserve"> all the employees from the root level, At least 1 admin shall remain on the root level</w:t>
      </w:r>
      <w:bookmarkEnd w:id="1831"/>
      <w:r w:rsidR="003E3783">
        <w:t>.</w:t>
      </w:r>
      <w:bookmarkEnd w:id="1832"/>
    </w:p>
    <w:p w:rsidR="00D66E87" w:rsidRPr="005D423F" w:rsidRDefault="00D66E87" w:rsidP="00D66E87">
      <w:pPr>
        <w:pStyle w:val="Requirements"/>
        <w:ind w:left="288"/>
      </w:pPr>
      <w:bookmarkStart w:id="1833" w:name="_Toc253578967"/>
      <w:r>
        <w:t>CHA-3.</w:t>
      </w:r>
      <w:r w:rsidR="003E3783">
        <w:t>16</w:t>
      </w:r>
      <w:r>
        <w:t xml:space="preserve">.4.50.2 </w:t>
      </w:r>
      <w:r w:rsidR="00325101">
        <w:t>Channel/CSR light</w:t>
      </w:r>
      <w:r>
        <w:t xml:space="preserve"> application shall prevent a user moving</w:t>
      </w:r>
      <w:r w:rsidRPr="005D423F">
        <w:t xml:space="preserve"> </w:t>
      </w:r>
      <w:r>
        <w:t>himself</w:t>
      </w:r>
      <w:r w:rsidR="003E3783">
        <w:t>.</w:t>
      </w:r>
      <w:bookmarkEnd w:id="1833"/>
    </w:p>
    <w:p w:rsidR="005332A7" w:rsidRDefault="005332A7" w:rsidP="00EF2557">
      <w:pPr>
        <w:pStyle w:val="Requirements"/>
      </w:pPr>
      <w:bookmarkStart w:id="1834" w:name="_Toc210191695"/>
      <w:bookmarkStart w:id="1835" w:name="_Toc253578968"/>
      <w:r>
        <w:t>CHA-3.</w:t>
      </w:r>
      <w:r w:rsidR="003E3783">
        <w:t>16</w:t>
      </w:r>
      <w:r>
        <w:t xml:space="preserve">.4.60 </w:t>
      </w:r>
      <w:r w:rsidR="00325101">
        <w:t>Channel/CSR light</w:t>
      </w:r>
      <w:r>
        <w:t xml:space="preserve"> application shall allow </w:t>
      </w:r>
      <w:r w:rsidR="00E47752">
        <w:t xml:space="preserve">user viewing </w:t>
      </w:r>
      <w:r w:rsidR="00C06AB6">
        <w:t>an</w:t>
      </w:r>
      <w:r>
        <w:t xml:space="preserve"> employee contact information</w:t>
      </w:r>
      <w:bookmarkEnd w:id="1834"/>
      <w:r w:rsidR="00D66E87">
        <w:t xml:space="preserve"> with respect of use cases </w:t>
      </w:r>
      <w:r w:rsidR="003E3783">
        <w:t>‘</w:t>
      </w:r>
      <w:r w:rsidR="00D66E87">
        <w:t xml:space="preserve">View </w:t>
      </w:r>
      <w:r w:rsidR="00EF2557">
        <w:t>employee</w:t>
      </w:r>
      <w:r w:rsidR="00D66E87">
        <w:t xml:space="preserve"> contact</w:t>
      </w:r>
      <w:r w:rsidR="003E3783">
        <w:t>’.</w:t>
      </w:r>
      <w:bookmarkEnd w:id="1835"/>
      <w:r>
        <w:t xml:space="preserve"> </w:t>
      </w:r>
    </w:p>
    <w:p w:rsidR="00C06AB6" w:rsidRDefault="00C06AB6" w:rsidP="00EF2557">
      <w:pPr>
        <w:pStyle w:val="Requirements"/>
      </w:pPr>
      <w:bookmarkStart w:id="1836" w:name="_Toc253578969"/>
      <w:r>
        <w:t xml:space="preserve">CHA-3.16.4.70 </w:t>
      </w:r>
      <w:r w:rsidR="00325101">
        <w:t>Channel/CSR light</w:t>
      </w:r>
      <w:r>
        <w:t xml:space="preserve"> application shall allow user modifying an employee contact information with respect of use cases ‘Modify </w:t>
      </w:r>
      <w:r w:rsidR="00EF2557">
        <w:t xml:space="preserve">employee </w:t>
      </w:r>
      <w:r>
        <w:t>contact’.</w:t>
      </w:r>
      <w:bookmarkEnd w:id="1836"/>
      <w:r>
        <w:t xml:space="preserve"> </w:t>
      </w:r>
    </w:p>
    <w:p w:rsidR="00C06AB6" w:rsidRDefault="00C06AB6" w:rsidP="00C06AB6">
      <w:pPr>
        <w:pStyle w:val="Requirements"/>
        <w:ind w:left="288"/>
      </w:pPr>
      <w:bookmarkStart w:id="1837" w:name="_Toc253578970"/>
      <w:r>
        <w:t xml:space="preserve">CHA-3.16.4.70.1 </w:t>
      </w:r>
      <w:r w:rsidR="00325101">
        <w:t>Channel/CSR light</w:t>
      </w:r>
      <w:r>
        <w:t xml:space="preserve"> application shall force the user to enter a title, first name, last name and email address (by default) for the employee (mandatory fields).</w:t>
      </w:r>
      <w:bookmarkEnd w:id="1837"/>
    </w:p>
    <w:p w:rsidR="00C06AB6" w:rsidRDefault="00C06AB6" w:rsidP="00C06AB6">
      <w:pPr>
        <w:pStyle w:val="Requirements"/>
        <w:ind w:left="288"/>
      </w:pPr>
      <w:bookmarkStart w:id="1838" w:name="_Toc253578971"/>
      <w:r>
        <w:t xml:space="preserve">CHA-3.16.4.70.2 </w:t>
      </w:r>
      <w:r w:rsidR="00325101">
        <w:t>Channel/CSR light</w:t>
      </w:r>
      <w:r>
        <w:t xml:space="preserve"> application shall </w:t>
      </w:r>
      <w:r w:rsidR="00AA5AF3">
        <w:t>respect and apply the behavior defined in requirements CHA-3.16.4.30.3 and CHA-3.16.4.30.4 when modifying an employee contact</w:t>
      </w:r>
      <w:r>
        <w:t>.</w:t>
      </w:r>
      <w:bookmarkEnd w:id="1838"/>
    </w:p>
    <w:p w:rsidR="005A627C" w:rsidRDefault="005A627C" w:rsidP="005A627C">
      <w:pPr>
        <w:pStyle w:val="Requirements"/>
        <w:ind w:left="288"/>
      </w:pPr>
      <w:bookmarkStart w:id="1839" w:name="_Toc232587584"/>
      <w:bookmarkStart w:id="1840" w:name="_Toc253578972"/>
      <w:r>
        <w:t>CHA-3.16.4.70.3 Channel/CSR light application shall detect a key error when entering or modifying the email address by forcing the user to enter or modify email address twice.</w:t>
      </w:r>
      <w:bookmarkEnd w:id="1839"/>
      <w:bookmarkEnd w:id="1840"/>
    </w:p>
    <w:p w:rsidR="00024933" w:rsidRPr="005E468B" w:rsidRDefault="00024933" w:rsidP="00024933">
      <w:pPr>
        <w:pStyle w:val="Requirements"/>
      </w:pPr>
      <w:bookmarkStart w:id="1841" w:name="_Toc210191703"/>
      <w:bookmarkStart w:id="1842" w:name="_Toc214879804"/>
      <w:bookmarkStart w:id="1843" w:name="_Toc253578973"/>
      <w:r>
        <w:t xml:space="preserve">CHA-3.16.4.100 </w:t>
      </w:r>
      <w:r w:rsidR="00325101">
        <w:t>Channel/CSR light</w:t>
      </w:r>
      <w:r>
        <w:t xml:space="preserve"> application shall display dealer employee profile attributes with respect of use case ‘view employee profile’ describe above.</w:t>
      </w:r>
      <w:bookmarkEnd w:id="1842"/>
      <w:bookmarkEnd w:id="1843"/>
    </w:p>
    <w:p w:rsidR="00024933" w:rsidRDefault="00024933" w:rsidP="00024933">
      <w:pPr>
        <w:pStyle w:val="Requirements"/>
        <w:ind w:left="576"/>
      </w:pPr>
      <w:bookmarkStart w:id="1844" w:name="_Toc214879805"/>
      <w:bookmarkStart w:id="1845" w:name="_Toc253578974"/>
      <w:r>
        <w:t xml:space="preserve">CHA-3.16.4.100.1 </w:t>
      </w:r>
      <w:r w:rsidR="00325101">
        <w:t>Channel/CSR light</w:t>
      </w:r>
      <w:r>
        <w:t xml:space="preserve"> application shall display Time Zone as a single choice list attribute.</w:t>
      </w:r>
      <w:bookmarkEnd w:id="1844"/>
      <w:bookmarkEnd w:id="1845"/>
    </w:p>
    <w:p w:rsidR="00024933" w:rsidRDefault="00024933" w:rsidP="00024933">
      <w:pPr>
        <w:pStyle w:val="Requirements"/>
      </w:pPr>
      <w:bookmarkStart w:id="1846" w:name="_Toc214879815"/>
      <w:bookmarkStart w:id="1847" w:name="_Toc253578975"/>
      <w:r>
        <w:t xml:space="preserve">CHA-3.16.4.110 </w:t>
      </w:r>
      <w:r w:rsidR="00325101">
        <w:t>Channel/CSR light</w:t>
      </w:r>
      <w:r>
        <w:t xml:space="preserve"> application shall propose an option to modify dealer employee profile attributes with respect of use case ‘Modify employee profile’ describe above.</w:t>
      </w:r>
      <w:bookmarkEnd w:id="1846"/>
      <w:bookmarkEnd w:id="1847"/>
    </w:p>
    <w:p w:rsidR="00024933" w:rsidRPr="000D3A08" w:rsidRDefault="00024933" w:rsidP="00024933">
      <w:pPr>
        <w:pStyle w:val="Requirements"/>
        <w:rPr>
          <w:strike/>
        </w:rPr>
      </w:pPr>
      <w:bookmarkStart w:id="1848" w:name="_Toc214879818"/>
      <w:bookmarkStart w:id="1849" w:name="_Toc253578976"/>
      <w:r w:rsidRPr="000D3A08">
        <w:rPr>
          <w:strike/>
        </w:rPr>
        <w:t xml:space="preserve">CHA-3.16.4.120 </w:t>
      </w:r>
      <w:r w:rsidR="00325101" w:rsidRPr="000D3A08">
        <w:rPr>
          <w:strike/>
        </w:rPr>
        <w:t>Channel/CSR light</w:t>
      </w:r>
      <w:r w:rsidRPr="000D3A08">
        <w:rPr>
          <w:strike/>
        </w:rPr>
        <w:t xml:space="preserve"> application shall allow to configure which attributes are enabled in use case ‘View and modify employee profile’.</w:t>
      </w:r>
      <w:bookmarkEnd w:id="1848"/>
      <w:bookmarkEnd w:id="1849"/>
    </w:p>
    <w:p w:rsidR="00024933" w:rsidRPr="000D3A08" w:rsidRDefault="00024933" w:rsidP="00024933">
      <w:pPr>
        <w:pStyle w:val="Requirements"/>
        <w:ind w:left="720"/>
        <w:rPr>
          <w:strike/>
        </w:rPr>
      </w:pPr>
      <w:bookmarkStart w:id="1850" w:name="_Toc214879819"/>
      <w:bookmarkStart w:id="1851" w:name="_Toc253578977"/>
      <w:r w:rsidRPr="000D3A08">
        <w:rPr>
          <w:strike/>
        </w:rPr>
        <w:t xml:space="preserve">CHA-3.16.4.120.1 </w:t>
      </w:r>
      <w:r w:rsidR="00325101" w:rsidRPr="000D3A08">
        <w:rPr>
          <w:strike/>
        </w:rPr>
        <w:t>Channel/CSR light</w:t>
      </w:r>
      <w:r w:rsidRPr="000D3A08">
        <w:rPr>
          <w:strike/>
        </w:rPr>
        <w:t xml:space="preserve"> application shall have a default configuration with Time Zone attribute enabled at design time in the application for a dealer employee.</w:t>
      </w:r>
      <w:bookmarkEnd w:id="1850"/>
      <w:bookmarkEnd w:id="1851"/>
    </w:p>
    <w:bookmarkEnd w:id="1841"/>
    <w:p w:rsidR="00024933" w:rsidRDefault="00024933" w:rsidP="00324DD0">
      <w:pPr>
        <w:pStyle w:val="Requirements"/>
        <w:ind w:left="720"/>
      </w:pPr>
    </w:p>
    <w:p w:rsidR="00B551B4" w:rsidRDefault="00B551B4" w:rsidP="00B551B4">
      <w:pPr>
        <w:pStyle w:val="Capability"/>
      </w:pPr>
      <w:bookmarkStart w:id="1852" w:name="_Toc200771456"/>
      <w:bookmarkStart w:id="1853" w:name="_Toc160525636"/>
      <w:bookmarkStart w:id="1854" w:name="_Toc200771454"/>
      <w:bookmarkStart w:id="1855" w:name="_Toc210191549"/>
      <w:bookmarkStart w:id="1856" w:name="_Toc210191707"/>
      <w:bookmarkStart w:id="1857" w:name="_Toc253578162"/>
      <w:bookmarkStart w:id="1858" w:name="_Toc253578978"/>
      <w:r>
        <w:t xml:space="preserve">Capability </w:t>
      </w:r>
      <w:r>
        <w:fldChar w:fldCharType="begin"/>
      </w:r>
      <w:r>
        <w:instrText xml:space="preserve"> LISTNUM "business req" \* MERGEFORMAT </w:instrText>
      </w:r>
      <w:r>
        <w:fldChar w:fldCharType="separate"/>
      </w:r>
      <w:r>
        <w:rPr>
          <w:noProof/>
        </w:rPr>
        <w:t>1</w:t>
      </w:r>
      <w:r>
        <w:fldChar w:fldCharType="end">
          <w:numberingChange w:id="1859" w:author="Raphaël Guého" w:date="2010-01-04T14:43:00Z" w:original="16."/>
        </w:fldChar>
      </w:r>
      <w:r>
        <w:t xml:space="preserve"> User </w:t>
      </w:r>
      <w:r w:rsidR="007300CD">
        <w:t xml:space="preserve">Session </w:t>
      </w:r>
      <w:r>
        <w:t>Management</w:t>
      </w:r>
      <w:bookmarkEnd w:id="1853"/>
      <w:bookmarkEnd w:id="1854"/>
      <w:bookmarkEnd w:id="1855"/>
      <w:bookmarkEnd w:id="1856"/>
      <w:r w:rsidR="00AA7DEF">
        <w:t xml:space="preserve"> - U</w:t>
      </w:r>
      <w:r w:rsidR="007300CD">
        <w:t>S</w:t>
      </w:r>
      <w:r w:rsidR="00AA7DEF">
        <w:t>M</w:t>
      </w:r>
      <w:bookmarkEnd w:id="1857"/>
      <w:bookmarkEnd w:id="1858"/>
    </w:p>
    <w:p w:rsidR="00B551B4" w:rsidRDefault="00B551B4" w:rsidP="00B551B4">
      <w:pPr>
        <w:pStyle w:val="Heading3"/>
      </w:pPr>
      <w:bookmarkStart w:id="1860" w:name="_Toc210191550"/>
      <w:bookmarkStart w:id="1861" w:name="_Toc253578163"/>
      <w:r>
        <w:t>Capability Description</w:t>
      </w:r>
      <w:bookmarkEnd w:id="1860"/>
      <w:bookmarkEnd w:id="1861"/>
    </w:p>
    <w:p w:rsidR="007300CD" w:rsidRPr="00FE08D0" w:rsidRDefault="007300CD" w:rsidP="00B551B4">
      <w:pPr>
        <w:pStyle w:val="BodyText"/>
      </w:pPr>
      <w:r>
        <w:t>This capability provides use cases required to establish a dealer or telco user session (login) and close it properly (logout and session expires).</w:t>
      </w:r>
      <w:r w:rsidR="00297EE0">
        <w:t xml:space="preserve"> To be reviewed according to security</w:t>
      </w:r>
    </w:p>
    <w:p w:rsidR="00B551B4" w:rsidRDefault="00B551B4" w:rsidP="00B551B4">
      <w:pPr>
        <w:pStyle w:val="Heading3"/>
      </w:pPr>
      <w:bookmarkStart w:id="1862" w:name="_Toc210191551"/>
      <w:bookmarkStart w:id="1863" w:name="_Toc253578164"/>
      <w:r>
        <w:t>Capability Assumptions/Dependencies</w:t>
      </w:r>
      <w:bookmarkEnd w:id="1862"/>
      <w:bookmarkEnd w:id="1863"/>
    </w:p>
    <w:p w:rsidR="00B551B4" w:rsidRDefault="00B551B4" w:rsidP="00B551B4">
      <w:pPr>
        <w:pStyle w:val="BodyText"/>
      </w:pPr>
    </w:p>
    <w:p w:rsidR="00B551B4" w:rsidRDefault="00B551B4" w:rsidP="00B551B4">
      <w:pPr>
        <w:pStyle w:val="Heading3"/>
      </w:pPr>
      <w:bookmarkStart w:id="1864" w:name="_Toc210191552"/>
      <w:bookmarkStart w:id="1865" w:name="_Toc253578165"/>
      <w:r>
        <w:t>Capability Use Cases</w:t>
      </w:r>
      <w:bookmarkEnd w:id="1864"/>
      <w:bookmarkEnd w:id="1865"/>
    </w:p>
    <w:p w:rsidR="00B551B4" w:rsidRDefault="00B551B4" w:rsidP="004752DD">
      <w:pPr>
        <w:pStyle w:val="Heading4"/>
      </w:pPr>
      <w:bookmarkStart w:id="1866" w:name="_Toc210191553"/>
      <w:bookmarkStart w:id="1867" w:name="_Toc253578166"/>
      <w:r>
        <w:t>Use Case:  Login</w:t>
      </w:r>
      <w:bookmarkEnd w:id="1866"/>
      <w:bookmarkEnd w:id="186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551B4" w:rsidTr="00B551B4">
        <w:trPr>
          <w:gridAfter w:val="1"/>
          <w:wAfter w:w="18" w:type="dxa"/>
          <w:trHeight w:val="360"/>
        </w:trPr>
        <w:tc>
          <w:tcPr>
            <w:tcW w:w="5580" w:type="dxa"/>
            <w:gridSpan w:val="2"/>
            <w:shd w:val="clear" w:color="auto" w:fill="E6E6E6"/>
          </w:tcPr>
          <w:p w:rsidR="00B551B4" w:rsidRDefault="00B551B4" w:rsidP="00122B88">
            <w:pPr>
              <w:pStyle w:val="TableHeading"/>
            </w:pPr>
            <w:r>
              <w:t>L</w:t>
            </w:r>
            <w:r w:rsidR="00EE77DE">
              <w:t>ogin</w:t>
            </w:r>
          </w:p>
        </w:tc>
        <w:tc>
          <w:tcPr>
            <w:tcW w:w="2610" w:type="dxa"/>
            <w:shd w:val="clear" w:color="auto" w:fill="E6E6E6"/>
          </w:tcPr>
          <w:p w:rsidR="00B551B4" w:rsidRDefault="00B34058" w:rsidP="00122B88">
            <w:pPr>
              <w:pStyle w:val="TableHeading"/>
            </w:pPr>
            <w:r>
              <w:t>U</w:t>
            </w:r>
            <w:r w:rsidR="002764AE">
              <w:t>S</w:t>
            </w:r>
            <w:r>
              <w:t>M0010</w:t>
            </w:r>
            <w:r w:rsidR="00B551B4">
              <w:t xml:space="preserve"> </w:t>
            </w:r>
          </w:p>
        </w:tc>
      </w:tr>
      <w:tr w:rsidR="00B551B4" w:rsidRPr="006D15FA" w:rsidTr="00B551B4">
        <w:tc>
          <w:tcPr>
            <w:tcW w:w="2268" w:type="dxa"/>
          </w:tcPr>
          <w:p w:rsidR="00B551B4" w:rsidRDefault="00B551B4" w:rsidP="00B551B4">
            <w:r>
              <w:t>Primary actors</w:t>
            </w:r>
          </w:p>
        </w:tc>
        <w:tc>
          <w:tcPr>
            <w:tcW w:w="5940" w:type="dxa"/>
            <w:gridSpan w:val="3"/>
          </w:tcPr>
          <w:p w:rsidR="00B551B4" w:rsidRDefault="00B551B4" w:rsidP="00B551B4">
            <w:pPr>
              <w:pStyle w:val="BodyText"/>
            </w:pPr>
            <w:r>
              <w:t>Telco user</w:t>
            </w:r>
          </w:p>
          <w:p w:rsidR="00B551B4" w:rsidRPr="006D15FA" w:rsidRDefault="00B551B4" w:rsidP="00B551B4">
            <w:pPr>
              <w:pStyle w:val="BodyText"/>
            </w:pPr>
            <w:r>
              <w:t>Dealer user</w:t>
            </w:r>
          </w:p>
        </w:tc>
      </w:tr>
      <w:tr w:rsidR="00B551B4" w:rsidRPr="006D15FA" w:rsidTr="00B551B4">
        <w:tc>
          <w:tcPr>
            <w:tcW w:w="2268" w:type="dxa"/>
          </w:tcPr>
          <w:p w:rsidR="00B551B4" w:rsidRDefault="00B551B4" w:rsidP="00B551B4">
            <w:r>
              <w:t>Summary Goal</w:t>
            </w:r>
          </w:p>
        </w:tc>
        <w:tc>
          <w:tcPr>
            <w:tcW w:w="5940" w:type="dxa"/>
            <w:gridSpan w:val="3"/>
          </w:tcPr>
          <w:p w:rsidR="00B551B4" w:rsidRPr="006D15FA" w:rsidRDefault="00B551B4" w:rsidP="00B551B4">
            <w:pPr>
              <w:pStyle w:val="BodyText"/>
            </w:pPr>
            <w:r w:rsidRPr="00DF455C">
              <w:t>This use case allows the user to log into the application.</w:t>
            </w:r>
          </w:p>
        </w:tc>
      </w:tr>
      <w:tr w:rsidR="00B551B4" w:rsidRPr="008C7BBB" w:rsidTr="00B551B4">
        <w:trPr>
          <w:trHeight w:val="176"/>
        </w:trPr>
        <w:tc>
          <w:tcPr>
            <w:tcW w:w="2268" w:type="dxa"/>
          </w:tcPr>
          <w:p w:rsidR="00B551B4" w:rsidRDefault="00B551B4" w:rsidP="00B551B4">
            <w:pPr>
              <w:pStyle w:val="BodyText"/>
            </w:pPr>
            <w:r>
              <w:t>Pre-conditions</w:t>
            </w:r>
          </w:p>
        </w:tc>
        <w:tc>
          <w:tcPr>
            <w:tcW w:w="5940" w:type="dxa"/>
            <w:gridSpan w:val="3"/>
          </w:tcPr>
          <w:p w:rsidR="00B551B4" w:rsidRPr="008C7BBB" w:rsidRDefault="00B551B4" w:rsidP="00B551B4">
            <w:pPr>
              <w:pStyle w:val="BodyText"/>
            </w:pPr>
            <w:r w:rsidRPr="00DF455C">
              <w:t>The user must have a login name and password.</w:t>
            </w:r>
          </w:p>
        </w:tc>
      </w:tr>
      <w:tr w:rsidR="00B551B4" w:rsidRPr="006D15FA" w:rsidTr="00B551B4">
        <w:trPr>
          <w:trHeight w:val="176"/>
        </w:trPr>
        <w:tc>
          <w:tcPr>
            <w:tcW w:w="2268" w:type="dxa"/>
          </w:tcPr>
          <w:p w:rsidR="00B551B4" w:rsidRPr="002153B0" w:rsidRDefault="00B551B4" w:rsidP="00B551B4">
            <w:r>
              <w:t>Trigger</w:t>
            </w:r>
          </w:p>
        </w:tc>
        <w:tc>
          <w:tcPr>
            <w:tcW w:w="5940" w:type="dxa"/>
            <w:gridSpan w:val="3"/>
          </w:tcPr>
          <w:p w:rsidR="00B551B4" w:rsidRPr="006D15FA" w:rsidRDefault="00B551B4" w:rsidP="00B551B4">
            <w:pPr>
              <w:pStyle w:val="BodyText"/>
            </w:pPr>
            <w:r>
              <w:t>The user access the application</w:t>
            </w:r>
          </w:p>
        </w:tc>
      </w:tr>
      <w:tr w:rsidR="00B551B4" w:rsidRPr="006D15FA" w:rsidTr="00B551B4">
        <w:trPr>
          <w:trHeight w:val="176"/>
        </w:trPr>
        <w:tc>
          <w:tcPr>
            <w:tcW w:w="2268" w:type="dxa"/>
          </w:tcPr>
          <w:p w:rsidR="00B551B4" w:rsidRDefault="00B551B4" w:rsidP="00B551B4">
            <w:r>
              <w:t>Minimum guarantees</w:t>
            </w:r>
          </w:p>
        </w:tc>
        <w:tc>
          <w:tcPr>
            <w:tcW w:w="5940" w:type="dxa"/>
            <w:gridSpan w:val="3"/>
          </w:tcPr>
          <w:p w:rsidR="00B551B4" w:rsidRPr="006D15FA" w:rsidRDefault="00B551B4" w:rsidP="00B551B4">
            <w:pPr>
              <w:pStyle w:val="BodyText"/>
            </w:pPr>
            <w:r>
              <w:t>An error message is displayed to indicate invalid login/password</w:t>
            </w:r>
          </w:p>
        </w:tc>
      </w:tr>
      <w:tr w:rsidR="00B551B4" w:rsidRPr="00490C7E" w:rsidTr="00B551B4">
        <w:trPr>
          <w:trHeight w:val="176"/>
        </w:trPr>
        <w:tc>
          <w:tcPr>
            <w:tcW w:w="2268" w:type="dxa"/>
          </w:tcPr>
          <w:p w:rsidR="00B551B4" w:rsidRDefault="00B551B4" w:rsidP="00B551B4">
            <w:r>
              <w:t>Success guarantees:</w:t>
            </w:r>
          </w:p>
        </w:tc>
        <w:tc>
          <w:tcPr>
            <w:tcW w:w="5940" w:type="dxa"/>
            <w:gridSpan w:val="3"/>
          </w:tcPr>
          <w:p w:rsidR="00B551B4" w:rsidRPr="00490C7E" w:rsidRDefault="00B551B4" w:rsidP="00B551B4">
            <w:r w:rsidRPr="00DF455C">
              <w:t>The welcome page appears and the user is authenticated.</w:t>
            </w:r>
          </w:p>
        </w:tc>
      </w:tr>
      <w:tr w:rsidR="00B551B4" w:rsidTr="00B551B4">
        <w:trPr>
          <w:trHeight w:val="176"/>
        </w:trPr>
        <w:tc>
          <w:tcPr>
            <w:tcW w:w="2268" w:type="dxa"/>
          </w:tcPr>
          <w:p w:rsidR="00B551B4" w:rsidRPr="002153B0" w:rsidRDefault="00B551B4" w:rsidP="00B551B4">
            <w:r w:rsidRPr="002153B0">
              <w:t>Normal Flow:</w:t>
            </w:r>
          </w:p>
        </w:tc>
        <w:tc>
          <w:tcPr>
            <w:tcW w:w="5940" w:type="dxa"/>
            <w:gridSpan w:val="3"/>
          </w:tcPr>
          <w:p w:rsidR="00B551B4" w:rsidRPr="00DF455C" w:rsidRDefault="00B551B4" w:rsidP="00B551B4">
            <w:pPr>
              <w:pStyle w:val="BodyText"/>
              <w:numPr>
                <w:ilvl w:val="0"/>
                <w:numId w:val="41"/>
              </w:numPr>
            </w:pPr>
            <w:r w:rsidRPr="00DF455C">
              <w:t>The user enters the login name</w:t>
            </w:r>
            <w:r w:rsidR="00A74D36">
              <w:t>, the realm,</w:t>
            </w:r>
            <w:r w:rsidRPr="00DF455C">
              <w:t xml:space="preserve"> and password </w:t>
            </w:r>
            <w:r>
              <w:t>and</w:t>
            </w:r>
            <w:r w:rsidRPr="00DF455C">
              <w:t xml:space="preserve"> </w:t>
            </w:r>
            <w:r>
              <w:t>submits</w:t>
            </w:r>
            <w:r w:rsidRPr="00DF455C">
              <w:t>.</w:t>
            </w:r>
            <w:r w:rsidR="00A74D36">
              <w:t xml:space="preserve"> (A11)</w:t>
            </w:r>
          </w:p>
          <w:p w:rsidR="00B551B4" w:rsidRPr="00DF455C" w:rsidRDefault="00325101" w:rsidP="00816CF7">
            <w:pPr>
              <w:pStyle w:val="BodyText"/>
              <w:numPr>
                <w:ilvl w:val="0"/>
                <w:numId w:val="41"/>
              </w:numPr>
            </w:pPr>
            <w:r>
              <w:t>Channel/CSR light</w:t>
            </w:r>
            <w:r w:rsidR="00B551B4" w:rsidRPr="00DF455C">
              <w:t xml:space="preserve"> application verifies the couple login name and password is valid </w:t>
            </w:r>
            <w:r w:rsidR="00816CF7">
              <w:t>(A1)(A2)</w:t>
            </w:r>
            <w:r w:rsidR="009A28A6">
              <w:t>(A2.1)</w:t>
            </w:r>
            <w:r w:rsidR="00816CF7">
              <w:t>(A3)(A4)</w:t>
            </w:r>
            <w:r w:rsidR="00C163E5">
              <w:t>(A7)</w:t>
            </w:r>
            <w:r w:rsidR="00561926">
              <w:t>(A7.1)</w:t>
            </w:r>
            <w:r w:rsidR="00C163E5">
              <w:t>(A8)</w:t>
            </w:r>
          </w:p>
          <w:p w:rsidR="00B551B4" w:rsidRPr="00DF455C" w:rsidRDefault="00325101" w:rsidP="000F5AF0">
            <w:pPr>
              <w:pStyle w:val="BodyText"/>
              <w:numPr>
                <w:ilvl w:val="0"/>
                <w:numId w:val="41"/>
              </w:numPr>
            </w:pPr>
            <w:r>
              <w:t>Channel/CSR light</w:t>
            </w:r>
            <w:r w:rsidR="00816CF7">
              <w:t xml:space="preserve"> application redirects the user to the </w:t>
            </w:r>
            <w:r w:rsidR="00D01BCE">
              <w:t xml:space="preserve">dealer or Telco </w:t>
            </w:r>
            <w:r w:rsidR="000F5AF0">
              <w:t>home</w:t>
            </w:r>
            <w:r w:rsidR="00816CF7">
              <w:t xml:space="preserve"> page</w:t>
            </w:r>
          </w:p>
          <w:p w:rsidR="00B551B4" w:rsidRPr="00DF455C" w:rsidRDefault="00B551B4" w:rsidP="00B551B4"/>
        </w:tc>
      </w:tr>
      <w:tr w:rsidR="00B551B4" w:rsidTr="00B551B4">
        <w:trPr>
          <w:trHeight w:val="176"/>
        </w:trPr>
        <w:tc>
          <w:tcPr>
            <w:tcW w:w="2268" w:type="dxa"/>
          </w:tcPr>
          <w:p w:rsidR="00B551B4" w:rsidRPr="002153B0" w:rsidRDefault="00B551B4" w:rsidP="00B551B4">
            <w:r>
              <w:t>Alternative Flows:</w:t>
            </w:r>
          </w:p>
        </w:tc>
        <w:tc>
          <w:tcPr>
            <w:tcW w:w="5940" w:type="dxa"/>
            <w:gridSpan w:val="3"/>
          </w:tcPr>
          <w:p w:rsidR="00816CF7" w:rsidRDefault="00B551B4" w:rsidP="00816CF7">
            <w:pPr>
              <w:pStyle w:val="BodyText"/>
            </w:pPr>
            <w:r>
              <w:t>A1</w:t>
            </w:r>
            <w:r w:rsidR="00816CF7">
              <w:t>: T</w:t>
            </w:r>
            <w:r w:rsidRPr="00DF455C">
              <w:t>he couple login</w:t>
            </w:r>
            <w:r>
              <w:t xml:space="preserve"> and</w:t>
            </w:r>
            <w:r w:rsidR="00816CF7">
              <w:t xml:space="preserve"> password is not valid</w:t>
            </w:r>
          </w:p>
          <w:p w:rsidR="00B551B4" w:rsidRPr="00DF455C" w:rsidRDefault="00325101" w:rsidP="000F7361">
            <w:pPr>
              <w:pStyle w:val="BodyText"/>
              <w:numPr>
                <w:ilvl w:val="0"/>
                <w:numId w:val="158"/>
              </w:numPr>
            </w:pPr>
            <w:r>
              <w:t>Channel/CSR light</w:t>
            </w:r>
            <w:r w:rsidR="00816CF7">
              <w:t xml:space="preserve"> application</w:t>
            </w:r>
            <w:r w:rsidR="00B551B4" w:rsidRPr="00DF455C">
              <w:t xml:space="preserve"> informs the user that the login or password is incorrect and warns the user that the login will</w:t>
            </w:r>
            <w:r w:rsidR="009E544D">
              <w:t xml:space="preserve"> be locked after three attempts (A10)</w:t>
            </w:r>
            <w:r w:rsidR="00561926">
              <w:t xml:space="preserve"> (A10.1)</w:t>
            </w:r>
          </w:p>
          <w:p w:rsidR="00B551B4" w:rsidRDefault="00816CF7" w:rsidP="00816CF7">
            <w:pPr>
              <w:pStyle w:val="BodyText"/>
            </w:pPr>
            <w:r>
              <w:t>A2: The login is no longer active</w:t>
            </w:r>
          </w:p>
          <w:p w:rsidR="00816CF7" w:rsidRDefault="00325101" w:rsidP="000F7361">
            <w:pPr>
              <w:pStyle w:val="BodyText"/>
              <w:numPr>
                <w:ilvl w:val="0"/>
                <w:numId w:val="159"/>
              </w:numPr>
            </w:pPr>
            <w:r>
              <w:t>Channel/CSR light</w:t>
            </w:r>
            <w:r w:rsidR="00816CF7">
              <w:t xml:space="preserve"> application informs the user he can’t log in and he should contact his administrator</w:t>
            </w:r>
          </w:p>
          <w:p w:rsidR="009A28A6" w:rsidRDefault="009A28A6" w:rsidP="009A28A6">
            <w:pPr>
              <w:pStyle w:val="BodyText"/>
            </w:pPr>
            <w:r>
              <w:t xml:space="preserve">A2.1: </w:t>
            </w:r>
            <w:r w:rsidR="00553E11">
              <w:t>User</w:t>
            </w:r>
            <w:r>
              <w:t xml:space="preserve"> access is disabled</w:t>
            </w:r>
          </w:p>
          <w:p w:rsidR="009A28A6" w:rsidRDefault="00325101" w:rsidP="000F7361">
            <w:pPr>
              <w:pStyle w:val="BodyText"/>
              <w:numPr>
                <w:ilvl w:val="0"/>
                <w:numId w:val="393"/>
              </w:numPr>
            </w:pPr>
            <w:r>
              <w:t>Channel/CSR light</w:t>
            </w:r>
            <w:r w:rsidR="009A28A6">
              <w:t xml:space="preserve"> application informs user access to application has been disabled and he should contact his administrator or a CSR.</w:t>
            </w:r>
          </w:p>
          <w:p w:rsidR="00816CF7" w:rsidRDefault="00B551B4" w:rsidP="00B551B4">
            <w:pPr>
              <w:pStyle w:val="BodyText"/>
            </w:pPr>
            <w:r>
              <w:t xml:space="preserve">A3. </w:t>
            </w:r>
            <w:r w:rsidR="00816CF7">
              <w:t>The login is locked</w:t>
            </w:r>
          </w:p>
          <w:p w:rsidR="00B551B4" w:rsidRPr="00385E51" w:rsidRDefault="00325101" w:rsidP="000F7361">
            <w:pPr>
              <w:pStyle w:val="BodyText"/>
              <w:numPr>
                <w:ilvl w:val="0"/>
                <w:numId w:val="160"/>
              </w:numPr>
            </w:pPr>
            <w:r>
              <w:t>Channel/CSR light</w:t>
            </w:r>
            <w:r w:rsidR="00816CF7">
              <w:t xml:space="preserve"> application informs the user he can’t log in and he should contact his administrator</w:t>
            </w:r>
            <w:r w:rsidR="00B551B4" w:rsidRPr="00385E51">
              <w:t>.</w:t>
            </w:r>
          </w:p>
          <w:p w:rsidR="00816CF7" w:rsidRDefault="00B551B4" w:rsidP="00B551B4">
            <w:pPr>
              <w:pStyle w:val="BodyText"/>
            </w:pPr>
            <w:r>
              <w:t xml:space="preserve">A4. </w:t>
            </w:r>
            <w:r w:rsidRPr="00385E51">
              <w:t>The user is forced to change passwords</w:t>
            </w:r>
          </w:p>
          <w:p w:rsidR="00B551B4" w:rsidRPr="00385E51" w:rsidRDefault="00325101" w:rsidP="000F7361">
            <w:pPr>
              <w:pStyle w:val="BodyText"/>
              <w:numPr>
                <w:ilvl w:val="0"/>
                <w:numId w:val="161"/>
              </w:numPr>
            </w:pPr>
            <w:r>
              <w:t>Channel/CSR light</w:t>
            </w:r>
            <w:r w:rsidR="00816CF7">
              <w:t xml:space="preserve"> application redirects the user to</w:t>
            </w:r>
            <w:r w:rsidR="00B551B4" w:rsidRPr="00385E51">
              <w:t xml:space="preserve"> </w:t>
            </w:r>
            <w:r w:rsidR="00816CF7">
              <w:t>Change password on first login</w:t>
            </w:r>
            <w:r w:rsidR="00B551B4" w:rsidRPr="00385E51">
              <w:t xml:space="preserve"> use case.</w:t>
            </w:r>
          </w:p>
          <w:p w:rsidR="00816CF7" w:rsidRDefault="00B551B4" w:rsidP="00B551B4">
            <w:pPr>
              <w:pStyle w:val="BodyText"/>
            </w:pPr>
            <w:r>
              <w:t xml:space="preserve">A5. </w:t>
            </w:r>
            <w:r w:rsidR="00816CF7" w:rsidRPr="00DF455C">
              <w:t xml:space="preserve">the user is a </w:t>
            </w:r>
            <w:r w:rsidR="00816CF7">
              <w:t>Dealer</w:t>
            </w:r>
            <w:r w:rsidR="00816CF7" w:rsidRPr="00DF455C">
              <w:t xml:space="preserve"> user and a special agreement exists</w:t>
            </w:r>
          </w:p>
          <w:p w:rsidR="00816CF7" w:rsidRDefault="00325101" w:rsidP="000F7361">
            <w:pPr>
              <w:pStyle w:val="BodyText"/>
              <w:numPr>
                <w:ilvl w:val="0"/>
                <w:numId w:val="162"/>
              </w:numPr>
            </w:pPr>
            <w:r>
              <w:t>Channel/CSR light</w:t>
            </w:r>
            <w:r w:rsidR="00816CF7">
              <w:t xml:space="preserve"> application displays </w:t>
            </w:r>
            <w:r w:rsidR="00816CF7" w:rsidRPr="00DF455C">
              <w:t>an intermediary page</w:t>
            </w:r>
            <w:r w:rsidR="00816CF7">
              <w:t>:</w:t>
            </w:r>
            <w:r w:rsidR="00816CF7">
              <w:br/>
            </w:r>
            <w:r w:rsidR="00816CF7" w:rsidRPr="00385E51">
              <w:t xml:space="preserve">“Please note that your use of this website, and ordering of products and services via this website is subject to the Terms &amp; Conditions of the [insert name of Agreement] (Agreement) between [insert </w:t>
            </w:r>
            <w:r w:rsidR="00E64C7E">
              <w:t>dealer</w:t>
            </w:r>
            <w:r w:rsidR="00816CF7" w:rsidRPr="00385E51">
              <w:t xml:space="preserve"> name] (Company) and Shape Telecom.  By accessing and using this website, you acknowledge and agree that:  you are authorized to use this website and to order products and services for and on behalf of the Company; the order of products and services via this website is subject to the Terms &amp; Conditions of the Agreement; and   you have read and understood and agree to be bound by the Terms &amp; Conditions of the Agreement.”</w:t>
            </w:r>
          </w:p>
          <w:p w:rsidR="00816CF7" w:rsidRDefault="00553E11" w:rsidP="000F7361">
            <w:pPr>
              <w:pStyle w:val="BodyText"/>
              <w:numPr>
                <w:ilvl w:val="0"/>
                <w:numId w:val="162"/>
              </w:numPr>
            </w:pPr>
            <w:r>
              <w:t>User</w:t>
            </w:r>
            <w:r w:rsidR="00816CF7">
              <w:t xml:space="preserve"> confirms (A6)</w:t>
            </w:r>
          </w:p>
          <w:p w:rsidR="00B551B4" w:rsidRDefault="00816CF7" w:rsidP="000F7361">
            <w:pPr>
              <w:pStyle w:val="BodyText"/>
              <w:numPr>
                <w:ilvl w:val="0"/>
                <w:numId w:val="162"/>
              </w:numPr>
            </w:pPr>
            <w:r>
              <w:t>Next steps are similar to nominal use case</w:t>
            </w:r>
          </w:p>
          <w:p w:rsidR="00D01BCE" w:rsidRDefault="00D01BCE" w:rsidP="00BC6DEB">
            <w:pPr>
              <w:pStyle w:val="BodyText"/>
            </w:pPr>
            <w:r>
              <w:t xml:space="preserve">A6: The dealer </w:t>
            </w:r>
            <w:r w:rsidR="00BC6DEB">
              <w:t>cancels</w:t>
            </w:r>
          </w:p>
          <w:p w:rsidR="009A28A6" w:rsidRDefault="00325101" w:rsidP="000F7361">
            <w:pPr>
              <w:pStyle w:val="BodyText"/>
              <w:numPr>
                <w:ilvl w:val="0"/>
                <w:numId w:val="394"/>
              </w:numPr>
            </w:pPr>
            <w:r>
              <w:t>Channel/CSR light</w:t>
            </w:r>
            <w:r w:rsidR="009A28A6">
              <w:t xml:space="preserve"> application logs the user out</w:t>
            </w:r>
          </w:p>
          <w:p w:rsidR="00C163E5" w:rsidRDefault="00C163E5" w:rsidP="00C163E5">
            <w:pPr>
              <w:pStyle w:val="BodyText"/>
            </w:pPr>
            <w:r>
              <w:t>A7: The password has expired</w:t>
            </w:r>
            <w:r w:rsidR="00561926">
              <w:t xml:space="preserve"> and user is managed locally</w:t>
            </w:r>
          </w:p>
          <w:p w:rsidR="009A28A6" w:rsidRDefault="00325101" w:rsidP="000F7361">
            <w:pPr>
              <w:pStyle w:val="BodyText"/>
              <w:numPr>
                <w:ilvl w:val="0"/>
                <w:numId w:val="395"/>
              </w:numPr>
            </w:pPr>
            <w:r>
              <w:t>Channel/CSR light</w:t>
            </w:r>
            <w:r w:rsidR="009A28A6">
              <w:t xml:space="preserve"> application locks the login</w:t>
            </w:r>
          </w:p>
          <w:p w:rsidR="009A28A6" w:rsidRDefault="00325101" w:rsidP="000F7361">
            <w:pPr>
              <w:pStyle w:val="BodyText"/>
              <w:numPr>
                <w:ilvl w:val="0"/>
                <w:numId w:val="395"/>
              </w:numPr>
            </w:pPr>
            <w:r>
              <w:t>Channel/CSR light</w:t>
            </w:r>
            <w:r w:rsidR="009A28A6">
              <w:t xml:space="preserve"> application displays an error message informing the user the login is locked and he should call his administrator</w:t>
            </w:r>
          </w:p>
          <w:p w:rsidR="00561926" w:rsidRDefault="00561926" w:rsidP="00561926">
            <w:pPr>
              <w:pStyle w:val="BodyText"/>
            </w:pPr>
            <w:r>
              <w:t>A7.1: The password has expired and user is managed in security server and is not already locked</w:t>
            </w:r>
          </w:p>
          <w:p w:rsidR="00561926" w:rsidRDefault="00561926" w:rsidP="000F7361">
            <w:pPr>
              <w:pStyle w:val="BodyText"/>
              <w:numPr>
                <w:ilvl w:val="0"/>
                <w:numId w:val="658"/>
              </w:numPr>
            </w:pPr>
            <w:r>
              <w:t>Channel/CSR light application will force user to change password</w:t>
            </w:r>
          </w:p>
          <w:p w:rsidR="00C163E5" w:rsidRDefault="00C163E5" w:rsidP="00C163E5">
            <w:pPr>
              <w:pStyle w:val="BodyText"/>
            </w:pPr>
            <w:r>
              <w:t>A8: The password in in the warn expiration period</w:t>
            </w:r>
          </w:p>
          <w:p w:rsidR="009A28A6" w:rsidRDefault="00325101" w:rsidP="000F7361">
            <w:pPr>
              <w:pStyle w:val="BodyText"/>
              <w:numPr>
                <w:ilvl w:val="0"/>
                <w:numId w:val="396"/>
              </w:numPr>
            </w:pPr>
            <w:r>
              <w:t>Channel/CSR light</w:t>
            </w:r>
            <w:r w:rsidR="009A28A6">
              <w:t xml:space="preserve"> application display a warning message to inform the user his password will expire in X days</w:t>
            </w:r>
          </w:p>
          <w:p w:rsidR="009A28A6" w:rsidRDefault="00325101" w:rsidP="000F7361">
            <w:pPr>
              <w:pStyle w:val="BodyText"/>
              <w:numPr>
                <w:ilvl w:val="0"/>
                <w:numId w:val="396"/>
              </w:numPr>
            </w:pPr>
            <w:r>
              <w:t>Channel/CSR light</w:t>
            </w:r>
            <w:r w:rsidR="009A28A6">
              <w:t xml:space="preserve"> application propose the user to change his password</w:t>
            </w:r>
          </w:p>
          <w:p w:rsidR="009A28A6" w:rsidRDefault="009A28A6" w:rsidP="000F7361">
            <w:pPr>
              <w:pStyle w:val="BodyText"/>
              <w:numPr>
                <w:ilvl w:val="0"/>
                <w:numId w:val="396"/>
              </w:numPr>
            </w:pPr>
            <w:r>
              <w:t>User confirms and changes his password (refer to use case change password)(A9)</w:t>
            </w:r>
          </w:p>
          <w:p w:rsidR="00C163E5" w:rsidRDefault="00C163E5" w:rsidP="00C163E5">
            <w:pPr>
              <w:pStyle w:val="BodyText"/>
            </w:pPr>
            <w:r>
              <w:t>A9: User cancels</w:t>
            </w:r>
          </w:p>
          <w:p w:rsidR="009A28A6" w:rsidRDefault="00325101" w:rsidP="000F7361">
            <w:pPr>
              <w:pStyle w:val="BodyText"/>
              <w:numPr>
                <w:ilvl w:val="0"/>
                <w:numId w:val="397"/>
              </w:numPr>
            </w:pPr>
            <w:r>
              <w:t>Channel/CSR light</w:t>
            </w:r>
            <w:r w:rsidR="009A28A6">
              <w:t xml:space="preserve"> application redirects the user to the home page</w:t>
            </w:r>
          </w:p>
          <w:p w:rsidR="009E544D" w:rsidRDefault="009E544D" w:rsidP="009E544D">
            <w:pPr>
              <w:pStyle w:val="BodyText"/>
            </w:pPr>
            <w:r>
              <w:t>A10: Login-value is incorrect for the third time</w:t>
            </w:r>
            <w:r w:rsidR="00561926">
              <w:t xml:space="preserve"> and user is managed locally</w:t>
            </w:r>
          </w:p>
          <w:p w:rsidR="009A28A6" w:rsidRDefault="00325101" w:rsidP="000F7361">
            <w:pPr>
              <w:pStyle w:val="BodyText"/>
              <w:numPr>
                <w:ilvl w:val="0"/>
                <w:numId w:val="398"/>
              </w:numPr>
            </w:pPr>
            <w:r>
              <w:t>Channel/CSR light</w:t>
            </w:r>
            <w:r w:rsidR="009A28A6">
              <w:t xml:space="preserve"> application locks the login</w:t>
            </w:r>
          </w:p>
          <w:p w:rsidR="009E544D" w:rsidRDefault="00325101" w:rsidP="000F7361">
            <w:pPr>
              <w:pStyle w:val="BodyText"/>
              <w:numPr>
                <w:ilvl w:val="0"/>
                <w:numId w:val="398"/>
              </w:numPr>
            </w:pPr>
            <w:r>
              <w:t>Channel/CSR light</w:t>
            </w:r>
            <w:r w:rsidR="009A28A6">
              <w:t xml:space="preserve"> application displays an error message informing the user his login has been locked and he should contact his administrator</w:t>
            </w:r>
          </w:p>
          <w:p w:rsidR="00561926" w:rsidRDefault="00561926" w:rsidP="00561926">
            <w:pPr>
              <w:pStyle w:val="BodyText"/>
            </w:pPr>
            <w:r>
              <w:t>A10.1: User is managed in security server, Login value is incorrect and implies user locking according to security server policy</w:t>
            </w:r>
          </w:p>
          <w:p w:rsidR="00561926" w:rsidRDefault="00561926" w:rsidP="000F7361">
            <w:pPr>
              <w:pStyle w:val="BodyText"/>
              <w:numPr>
                <w:ilvl w:val="0"/>
                <w:numId w:val="659"/>
              </w:numPr>
            </w:pPr>
            <w:r>
              <w:t>Channel/CSR light application displays an error message informing the user his login has been locked and he should contact his administrator</w:t>
            </w:r>
          </w:p>
          <w:p w:rsidR="00A74D36" w:rsidRDefault="00A74D36" w:rsidP="00A74D36">
            <w:pPr>
              <w:pStyle w:val="BodyText"/>
            </w:pPr>
            <w:r>
              <w:t>A11: All users of the application have roles of the same realm</w:t>
            </w:r>
          </w:p>
          <w:p w:rsidR="00A74D36" w:rsidRDefault="00A74D36" w:rsidP="000F7361">
            <w:pPr>
              <w:pStyle w:val="BodyText"/>
              <w:numPr>
                <w:ilvl w:val="0"/>
                <w:numId w:val="718"/>
              </w:numPr>
            </w:pPr>
            <w:r>
              <w:t>Channel/CSR light application hides the realm to the user</w:t>
            </w:r>
          </w:p>
        </w:tc>
      </w:tr>
    </w:tbl>
    <w:p w:rsidR="00B551B4" w:rsidRDefault="00B551B4" w:rsidP="004752DD">
      <w:pPr>
        <w:pStyle w:val="Heading4"/>
      </w:pPr>
      <w:bookmarkStart w:id="1868" w:name="_Toc210191554"/>
      <w:bookmarkStart w:id="1869" w:name="_Toc253578167"/>
      <w:r>
        <w:t>Use Case:  Logout</w:t>
      </w:r>
      <w:bookmarkEnd w:id="1868"/>
      <w:bookmarkEnd w:id="186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551B4" w:rsidTr="00B551B4">
        <w:trPr>
          <w:gridAfter w:val="1"/>
          <w:wAfter w:w="18" w:type="dxa"/>
          <w:trHeight w:val="360"/>
        </w:trPr>
        <w:tc>
          <w:tcPr>
            <w:tcW w:w="5580" w:type="dxa"/>
            <w:gridSpan w:val="2"/>
            <w:shd w:val="clear" w:color="auto" w:fill="E6E6E6"/>
          </w:tcPr>
          <w:p w:rsidR="00B551B4" w:rsidRDefault="00EE77DE" w:rsidP="00122B88">
            <w:pPr>
              <w:pStyle w:val="TableHeading"/>
            </w:pPr>
            <w:r>
              <w:t>Logout</w:t>
            </w:r>
          </w:p>
        </w:tc>
        <w:tc>
          <w:tcPr>
            <w:tcW w:w="2610" w:type="dxa"/>
            <w:shd w:val="clear" w:color="auto" w:fill="E6E6E6"/>
          </w:tcPr>
          <w:p w:rsidR="00B551B4" w:rsidRDefault="002764AE" w:rsidP="00122B88">
            <w:pPr>
              <w:pStyle w:val="TableHeading"/>
            </w:pPr>
            <w:r>
              <w:t>US</w:t>
            </w:r>
            <w:r w:rsidR="00B34058">
              <w:t>M0020</w:t>
            </w:r>
          </w:p>
        </w:tc>
      </w:tr>
      <w:tr w:rsidR="00B551B4" w:rsidRPr="006D15FA" w:rsidTr="00B551B4">
        <w:tc>
          <w:tcPr>
            <w:tcW w:w="2268" w:type="dxa"/>
          </w:tcPr>
          <w:p w:rsidR="00B551B4" w:rsidRDefault="00B551B4" w:rsidP="00B551B4">
            <w:r>
              <w:t>Primary actors</w:t>
            </w:r>
          </w:p>
        </w:tc>
        <w:tc>
          <w:tcPr>
            <w:tcW w:w="5940" w:type="dxa"/>
            <w:gridSpan w:val="3"/>
          </w:tcPr>
          <w:p w:rsidR="00B551B4" w:rsidRDefault="00B551B4" w:rsidP="00B551B4">
            <w:pPr>
              <w:pStyle w:val="BodyText"/>
            </w:pPr>
            <w:r>
              <w:t>Telco user</w:t>
            </w:r>
          </w:p>
          <w:p w:rsidR="00B551B4" w:rsidRPr="006D15FA" w:rsidRDefault="00B551B4" w:rsidP="00B551B4">
            <w:pPr>
              <w:pStyle w:val="BodyText"/>
            </w:pPr>
            <w:r>
              <w:t>Dealer user</w:t>
            </w:r>
          </w:p>
        </w:tc>
      </w:tr>
      <w:tr w:rsidR="00B551B4" w:rsidRPr="006D15FA" w:rsidTr="00B551B4">
        <w:tc>
          <w:tcPr>
            <w:tcW w:w="2268" w:type="dxa"/>
          </w:tcPr>
          <w:p w:rsidR="00B551B4" w:rsidRDefault="00B551B4" w:rsidP="00B551B4">
            <w:r>
              <w:t>Summary Goal</w:t>
            </w:r>
          </w:p>
        </w:tc>
        <w:tc>
          <w:tcPr>
            <w:tcW w:w="5940" w:type="dxa"/>
            <w:gridSpan w:val="3"/>
          </w:tcPr>
          <w:p w:rsidR="00B551B4" w:rsidRPr="006D15FA" w:rsidRDefault="00B551B4" w:rsidP="00B551B4">
            <w:pPr>
              <w:pStyle w:val="BodyText"/>
            </w:pPr>
            <w:r w:rsidRPr="006F1502">
              <w:t>This use case allows the user to log out of the application.</w:t>
            </w:r>
          </w:p>
        </w:tc>
      </w:tr>
      <w:tr w:rsidR="00B551B4" w:rsidRPr="008C7BBB" w:rsidTr="00B551B4">
        <w:trPr>
          <w:trHeight w:val="176"/>
        </w:trPr>
        <w:tc>
          <w:tcPr>
            <w:tcW w:w="2268" w:type="dxa"/>
          </w:tcPr>
          <w:p w:rsidR="00B551B4" w:rsidRDefault="00B551B4" w:rsidP="00B551B4">
            <w:pPr>
              <w:pStyle w:val="BodyText"/>
            </w:pPr>
            <w:r>
              <w:t>Pre-conditions</w:t>
            </w:r>
          </w:p>
        </w:tc>
        <w:tc>
          <w:tcPr>
            <w:tcW w:w="5940" w:type="dxa"/>
            <w:gridSpan w:val="3"/>
          </w:tcPr>
          <w:p w:rsidR="00B551B4" w:rsidRPr="008C7BBB" w:rsidRDefault="00B551B4" w:rsidP="00B551B4">
            <w:pPr>
              <w:pStyle w:val="BodyText"/>
            </w:pPr>
            <w:r w:rsidRPr="006F1502">
              <w:t>The user is logged in.</w:t>
            </w:r>
          </w:p>
        </w:tc>
      </w:tr>
      <w:tr w:rsidR="00B551B4" w:rsidRPr="006D15FA" w:rsidTr="00B551B4">
        <w:trPr>
          <w:trHeight w:val="176"/>
        </w:trPr>
        <w:tc>
          <w:tcPr>
            <w:tcW w:w="2268" w:type="dxa"/>
          </w:tcPr>
          <w:p w:rsidR="00B551B4" w:rsidRPr="002153B0" w:rsidRDefault="00B551B4" w:rsidP="00B551B4">
            <w:r>
              <w:t>Trigger</w:t>
            </w:r>
          </w:p>
        </w:tc>
        <w:tc>
          <w:tcPr>
            <w:tcW w:w="5940" w:type="dxa"/>
            <w:gridSpan w:val="3"/>
          </w:tcPr>
          <w:p w:rsidR="00B551B4" w:rsidRDefault="00B551B4" w:rsidP="000F7361">
            <w:pPr>
              <w:pStyle w:val="BodyText"/>
              <w:numPr>
                <w:ilvl w:val="0"/>
                <w:numId w:val="157"/>
              </w:numPr>
            </w:pPr>
            <w:r>
              <w:t>The user click Logout</w:t>
            </w:r>
          </w:p>
          <w:p w:rsidR="00B551B4" w:rsidRPr="006D15FA" w:rsidRDefault="00B551B4" w:rsidP="000F7361">
            <w:pPr>
              <w:pStyle w:val="BodyText"/>
              <w:numPr>
                <w:ilvl w:val="0"/>
                <w:numId w:val="157"/>
              </w:numPr>
            </w:pPr>
            <w:r>
              <w:t>The session expire</w:t>
            </w:r>
            <w:r w:rsidR="009A28A6">
              <w:t>s</w:t>
            </w:r>
          </w:p>
        </w:tc>
      </w:tr>
      <w:tr w:rsidR="00B551B4" w:rsidRPr="006D15FA" w:rsidTr="00B551B4">
        <w:trPr>
          <w:trHeight w:val="176"/>
        </w:trPr>
        <w:tc>
          <w:tcPr>
            <w:tcW w:w="2268" w:type="dxa"/>
          </w:tcPr>
          <w:p w:rsidR="00B551B4" w:rsidRDefault="00B551B4" w:rsidP="00B551B4">
            <w:r>
              <w:t>Minimum guarantees</w:t>
            </w:r>
          </w:p>
        </w:tc>
        <w:tc>
          <w:tcPr>
            <w:tcW w:w="5940" w:type="dxa"/>
            <w:gridSpan w:val="3"/>
          </w:tcPr>
          <w:p w:rsidR="00D01BCE" w:rsidRPr="006D15FA" w:rsidRDefault="00D01BCE" w:rsidP="00B551B4">
            <w:pPr>
              <w:pStyle w:val="BodyText"/>
            </w:pPr>
          </w:p>
        </w:tc>
      </w:tr>
      <w:tr w:rsidR="00B551B4" w:rsidRPr="00490C7E" w:rsidTr="00B551B4">
        <w:trPr>
          <w:trHeight w:val="176"/>
        </w:trPr>
        <w:tc>
          <w:tcPr>
            <w:tcW w:w="2268" w:type="dxa"/>
          </w:tcPr>
          <w:p w:rsidR="00B551B4" w:rsidRDefault="00B551B4" w:rsidP="00B551B4">
            <w:r>
              <w:t>Success guarantees:</w:t>
            </w:r>
          </w:p>
        </w:tc>
        <w:tc>
          <w:tcPr>
            <w:tcW w:w="5940" w:type="dxa"/>
            <w:gridSpan w:val="3"/>
          </w:tcPr>
          <w:p w:rsidR="00BC6DEB" w:rsidRDefault="00BC6DEB" w:rsidP="00B551B4">
            <w:r>
              <w:t xml:space="preserve">For a </w:t>
            </w:r>
            <w:r w:rsidR="0002100D">
              <w:t>user</w:t>
            </w:r>
            <w:r>
              <w:t>, his current basket is automatically saved</w:t>
            </w:r>
          </w:p>
          <w:p w:rsidR="00B551B4" w:rsidRPr="00490C7E" w:rsidRDefault="00B551B4" w:rsidP="00B551B4">
            <w:r w:rsidRPr="006F1502">
              <w:t>The user is no longer authenticated and logged out.</w:t>
            </w:r>
          </w:p>
        </w:tc>
      </w:tr>
      <w:tr w:rsidR="00B551B4" w:rsidTr="00B551B4">
        <w:trPr>
          <w:trHeight w:val="176"/>
        </w:trPr>
        <w:tc>
          <w:tcPr>
            <w:tcW w:w="2268" w:type="dxa"/>
          </w:tcPr>
          <w:p w:rsidR="00B551B4" w:rsidRPr="002153B0" w:rsidRDefault="00B551B4" w:rsidP="00B551B4">
            <w:r w:rsidRPr="002153B0">
              <w:t>Normal Flow:</w:t>
            </w:r>
          </w:p>
        </w:tc>
        <w:tc>
          <w:tcPr>
            <w:tcW w:w="5940" w:type="dxa"/>
            <w:gridSpan w:val="3"/>
          </w:tcPr>
          <w:p w:rsidR="00B551B4" w:rsidRDefault="00B551B4" w:rsidP="00B551B4">
            <w:pPr>
              <w:numPr>
                <w:ilvl w:val="0"/>
                <w:numId w:val="42"/>
              </w:numPr>
            </w:pPr>
            <w:r w:rsidRPr="006F1502">
              <w:t>The system logs the user out.</w:t>
            </w:r>
            <w:r w:rsidR="00D01BCE">
              <w:t>(A1)</w:t>
            </w:r>
          </w:p>
        </w:tc>
      </w:tr>
      <w:tr w:rsidR="00B551B4" w:rsidTr="00B551B4">
        <w:trPr>
          <w:trHeight w:val="176"/>
        </w:trPr>
        <w:tc>
          <w:tcPr>
            <w:tcW w:w="2268" w:type="dxa"/>
          </w:tcPr>
          <w:p w:rsidR="00B551B4" w:rsidRPr="002153B0" w:rsidRDefault="00B551B4" w:rsidP="00B551B4">
            <w:r>
              <w:t>Alternative Flows:</w:t>
            </w:r>
          </w:p>
        </w:tc>
        <w:tc>
          <w:tcPr>
            <w:tcW w:w="5940" w:type="dxa"/>
            <w:gridSpan w:val="3"/>
          </w:tcPr>
          <w:p w:rsidR="00D01BCE" w:rsidRDefault="00B551B4" w:rsidP="0014642D">
            <w:pPr>
              <w:pStyle w:val="BodyText"/>
            </w:pPr>
            <w:r>
              <w:t xml:space="preserve">A1. </w:t>
            </w:r>
            <w:r w:rsidRPr="006F1502">
              <w:t xml:space="preserve">The user </w:t>
            </w:r>
            <w:r w:rsidR="00D01BCE">
              <w:t xml:space="preserve">is a dealer and </w:t>
            </w:r>
            <w:r w:rsidR="0014642D">
              <w:t>basket is not empty</w:t>
            </w:r>
          </w:p>
          <w:p w:rsidR="00B551B4" w:rsidRDefault="00325101" w:rsidP="000F7361">
            <w:pPr>
              <w:pStyle w:val="BodyText"/>
              <w:numPr>
                <w:ilvl w:val="0"/>
                <w:numId w:val="163"/>
              </w:numPr>
            </w:pPr>
            <w:r>
              <w:t>Channel/CSR light</w:t>
            </w:r>
            <w:r w:rsidR="00BC6DEB">
              <w:t xml:space="preserve"> application saves</w:t>
            </w:r>
            <w:r w:rsidR="00D01BCE">
              <w:t xml:space="preserve"> the current basket</w:t>
            </w:r>
            <w:r w:rsidR="00561926">
              <w:t xml:space="preserve"> automatically. Refer to ‘Save the current basket automatically’ use case.</w:t>
            </w:r>
          </w:p>
          <w:p w:rsidR="00D01BCE" w:rsidRDefault="00D01BCE" w:rsidP="000F7361">
            <w:pPr>
              <w:pStyle w:val="BodyText"/>
              <w:numPr>
                <w:ilvl w:val="0"/>
                <w:numId w:val="163"/>
              </w:numPr>
            </w:pPr>
            <w:r w:rsidRPr="006F1502">
              <w:t>The system logs the user out.</w:t>
            </w:r>
          </w:p>
        </w:tc>
      </w:tr>
    </w:tbl>
    <w:p w:rsidR="00B551B4" w:rsidRDefault="00B551B4" w:rsidP="004752DD">
      <w:pPr>
        <w:pStyle w:val="Heading4"/>
      </w:pPr>
      <w:bookmarkStart w:id="1870" w:name="_Toc210191561"/>
      <w:bookmarkStart w:id="1871" w:name="_Toc253578168"/>
      <w:r>
        <w:t>Use Case:  User session expir</w:t>
      </w:r>
      <w:bookmarkEnd w:id="1870"/>
      <w:r w:rsidR="00FF3BAD">
        <w:t>es</w:t>
      </w:r>
      <w:bookmarkEnd w:id="187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551B4" w:rsidTr="00B551B4">
        <w:trPr>
          <w:gridAfter w:val="1"/>
          <w:wAfter w:w="18" w:type="dxa"/>
          <w:trHeight w:val="360"/>
        </w:trPr>
        <w:tc>
          <w:tcPr>
            <w:tcW w:w="5580" w:type="dxa"/>
            <w:gridSpan w:val="2"/>
            <w:shd w:val="clear" w:color="auto" w:fill="E6E6E6"/>
          </w:tcPr>
          <w:p w:rsidR="00B551B4" w:rsidRDefault="00FF3BAD" w:rsidP="00122B88">
            <w:pPr>
              <w:pStyle w:val="TableHeading"/>
            </w:pPr>
            <w:r>
              <w:t>User Session Expires</w:t>
            </w:r>
          </w:p>
        </w:tc>
        <w:tc>
          <w:tcPr>
            <w:tcW w:w="2610" w:type="dxa"/>
            <w:shd w:val="clear" w:color="auto" w:fill="E6E6E6"/>
          </w:tcPr>
          <w:p w:rsidR="00B551B4" w:rsidRDefault="002764AE" w:rsidP="00122B88">
            <w:pPr>
              <w:pStyle w:val="TableHeading"/>
            </w:pPr>
            <w:r>
              <w:t>US</w:t>
            </w:r>
            <w:r w:rsidR="00B34058">
              <w:t>M00</w:t>
            </w:r>
            <w:r>
              <w:t>3</w:t>
            </w:r>
            <w:r w:rsidR="00B34058">
              <w:t>0</w:t>
            </w:r>
            <w:r w:rsidR="00B551B4">
              <w:t xml:space="preserve"> </w:t>
            </w:r>
          </w:p>
        </w:tc>
      </w:tr>
      <w:tr w:rsidR="00B551B4" w:rsidRPr="006D15FA" w:rsidTr="00B551B4">
        <w:tc>
          <w:tcPr>
            <w:tcW w:w="2268" w:type="dxa"/>
          </w:tcPr>
          <w:p w:rsidR="00B551B4" w:rsidRDefault="00B551B4" w:rsidP="00B551B4">
            <w:r>
              <w:t>Primary actors</w:t>
            </w:r>
          </w:p>
        </w:tc>
        <w:tc>
          <w:tcPr>
            <w:tcW w:w="5940" w:type="dxa"/>
            <w:gridSpan w:val="3"/>
          </w:tcPr>
          <w:p w:rsidR="00B551B4" w:rsidRDefault="00B551B4" w:rsidP="005A59E6">
            <w:pPr>
              <w:pStyle w:val="BodyText"/>
            </w:pPr>
            <w:r>
              <w:t>Telco user</w:t>
            </w:r>
          </w:p>
          <w:p w:rsidR="00FF3BAD" w:rsidRPr="006D15FA" w:rsidRDefault="00FF3BAD" w:rsidP="005A59E6">
            <w:pPr>
              <w:pStyle w:val="BodyText"/>
            </w:pPr>
            <w:r>
              <w:t>Dealer user</w:t>
            </w:r>
          </w:p>
        </w:tc>
      </w:tr>
      <w:tr w:rsidR="00B551B4" w:rsidRPr="006D15FA" w:rsidTr="00B551B4">
        <w:tc>
          <w:tcPr>
            <w:tcW w:w="2268" w:type="dxa"/>
          </w:tcPr>
          <w:p w:rsidR="00B551B4" w:rsidRDefault="00B551B4" w:rsidP="00B551B4">
            <w:r>
              <w:t>Summary Goal</w:t>
            </w:r>
          </w:p>
        </w:tc>
        <w:tc>
          <w:tcPr>
            <w:tcW w:w="5940" w:type="dxa"/>
            <w:gridSpan w:val="3"/>
          </w:tcPr>
          <w:p w:rsidR="00B551B4" w:rsidRDefault="00B551B4" w:rsidP="005A59E6">
            <w:pPr>
              <w:pStyle w:val="BodyText"/>
            </w:pPr>
            <w:bookmarkStart w:id="1872" w:name="OLE_LINK3"/>
            <w:bookmarkStart w:id="1873" w:name="OLE_LINK4"/>
            <w:r>
              <w:t>This use case allows the system to</w:t>
            </w:r>
            <w:bookmarkEnd w:id="1872"/>
            <w:bookmarkEnd w:id="1873"/>
            <w:r>
              <w:t xml:space="preserve"> automatically end the session after a configurable period.</w:t>
            </w:r>
          </w:p>
        </w:tc>
      </w:tr>
      <w:tr w:rsidR="00B551B4" w:rsidRPr="008C7BBB" w:rsidTr="00B551B4">
        <w:trPr>
          <w:trHeight w:val="176"/>
        </w:trPr>
        <w:tc>
          <w:tcPr>
            <w:tcW w:w="2268" w:type="dxa"/>
          </w:tcPr>
          <w:p w:rsidR="00B551B4" w:rsidRDefault="00B551B4" w:rsidP="00B551B4">
            <w:pPr>
              <w:pStyle w:val="BodyText"/>
            </w:pPr>
            <w:r>
              <w:t>Pre-conditions</w:t>
            </w:r>
          </w:p>
        </w:tc>
        <w:tc>
          <w:tcPr>
            <w:tcW w:w="5940" w:type="dxa"/>
            <w:gridSpan w:val="3"/>
          </w:tcPr>
          <w:p w:rsidR="00B551B4" w:rsidRPr="008C7BBB" w:rsidRDefault="00B551B4" w:rsidP="005A59E6">
            <w:pPr>
              <w:pStyle w:val="BodyText"/>
            </w:pPr>
            <w:r>
              <w:t>The user is logged in</w:t>
            </w:r>
          </w:p>
        </w:tc>
      </w:tr>
      <w:tr w:rsidR="00B551B4" w:rsidRPr="006D15FA" w:rsidTr="00B551B4">
        <w:trPr>
          <w:trHeight w:val="176"/>
        </w:trPr>
        <w:tc>
          <w:tcPr>
            <w:tcW w:w="2268" w:type="dxa"/>
          </w:tcPr>
          <w:p w:rsidR="00B551B4" w:rsidRPr="002153B0" w:rsidRDefault="00B551B4" w:rsidP="00B551B4">
            <w:r>
              <w:t>Trigger</w:t>
            </w:r>
          </w:p>
        </w:tc>
        <w:tc>
          <w:tcPr>
            <w:tcW w:w="5940" w:type="dxa"/>
            <w:gridSpan w:val="3"/>
          </w:tcPr>
          <w:p w:rsidR="00B551B4" w:rsidRPr="006D15FA" w:rsidRDefault="00B551B4" w:rsidP="005A59E6">
            <w:pPr>
              <w:pStyle w:val="BodyText"/>
            </w:pPr>
            <w:r>
              <w:t>Session expired</w:t>
            </w:r>
          </w:p>
        </w:tc>
      </w:tr>
      <w:tr w:rsidR="00B551B4" w:rsidRPr="006D15FA" w:rsidTr="00B551B4">
        <w:trPr>
          <w:trHeight w:val="176"/>
        </w:trPr>
        <w:tc>
          <w:tcPr>
            <w:tcW w:w="2268" w:type="dxa"/>
          </w:tcPr>
          <w:p w:rsidR="00B551B4" w:rsidRDefault="00B551B4" w:rsidP="00B551B4">
            <w:r>
              <w:t>Minimum guarantees</w:t>
            </w:r>
          </w:p>
        </w:tc>
        <w:tc>
          <w:tcPr>
            <w:tcW w:w="5940" w:type="dxa"/>
            <w:gridSpan w:val="3"/>
          </w:tcPr>
          <w:p w:rsidR="00B551B4" w:rsidRPr="006D15FA" w:rsidRDefault="00B551B4" w:rsidP="00B551B4">
            <w:pPr>
              <w:pStyle w:val="BodyText"/>
            </w:pPr>
          </w:p>
        </w:tc>
      </w:tr>
      <w:tr w:rsidR="00B551B4" w:rsidRPr="00490C7E" w:rsidTr="00B551B4">
        <w:trPr>
          <w:trHeight w:val="176"/>
        </w:trPr>
        <w:tc>
          <w:tcPr>
            <w:tcW w:w="2268" w:type="dxa"/>
          </w:tcPr>
          <w:p w:rsidR="00B551B4" w:rsidRDefault="00B551B4" w:rsidP="00B551B4">
            <w:r>
              <w:t>Success guarantees:</w:t>
            </w:r>
          </w:p>
        </w:tc>
        <w:tc>
          <w:tcPr>
            <w:tcW w:w="5940" w:type="dxa"/>
            <w:gridSpan w:val="3"/>
          </w:tcPr>
          <w:p w:rsidR="00B551B4" w:rsidRDefault="00B551B4" w:rsidP="005A59E6">
            <w:pPr>
              <w:pStyle w:val="BodyText"/>
            </w:pPr>
            <w:r>
              <w:t>The user is no longer logged in the system</w:t>
            </w:r>
          </w:p>
          <w:p w:rsidR="009A28A6" w:rsidRPr="00490C7E" w:rsidRDefault="009A28A6" w:rsidP="005A59E6">
            <w:pPr>
              <w:pStyle w:val="BodyText"/>
            </w:pPr>
            <w:r>
              <w:t xml:space="preserve">If there is a non empty current basket in </w:t>
            </w:r>
            <w:r w:rsidR="0002100D">
              <w:t>user</w:t>
            </w:r>
            <w:r>
              <w:t xml:space="preserve"> session, it is automatically saved</w:t>
            </w:r>
          </w:p>
        </w:tc>
      </w:tr>
      <w:tr w:rsidR="00B551B4" w:rsidTr="00B551B4">
        <w:trPr>
          <w:trHeight w:val="176"/>
        </w:trPr>
        <w:tc>
          <w:tcPr>
            <w:tcW w:w="2268" w:type="dxa"/>
          </w:tcPr>
          <w:p w:rsidR="00B551B4" w:rsidRPr="002153B0" w:rsidRDefault="00B551B4" w:rsidP="00B551B4">
            <w:r w:rsidRPr="002153B0">
              <w:t>Normal Flow:</w:t>
            </w:r>
          </w:p>
        </w:tc>
        <w:tc>
          <w:tcPr>
            <w:tcW w:w="5940" w:type="dxa"/>
            <w:gridSpan w:val="3"/>
          </w:tcPr>
          <w:p w:rsidR="00B551B4" w:rsidRDefault="00B551B4" w:rsidP="000F7361">
            <w:pPr>
              <w:pStyle w:val="ListNumberUC"/>
              <w:numPr>
                <w:ilvl w:val="0"/>
                <w:numId w:val="426"/>
              </w:numPr>
            </w:pPr>
            <w:r w:rsidRPr="003E4360">
              <w:t>The user le</w:t>
            </w:r>
            <w:r>
              <w:t>ts</w:t>
            </w:r>
            <w:r w:rsidRPr="003E4360">
              <w:t xml:space="preserve"> </w:t>
            </w:r>
            <w:r>
              <w:t xml:space="preserve">the </w:t>
            </w:r>
            <w:r w:rsidRPr="003E4360">
              <w:t>session inactive for a certain period of time</w:t>
            </w:r>
            <w:r>
              <w:t>.</w:t>
            </w:r>
            <w:r w:rsidRPr="003E4360">
              <w:t xml:space="preserve"> </w:t>
            </w:r>
            <w:r>
              <w:t>By default, 30</w:t>
            </w:r>
            <w:r w:rsidRPr="003E4360">
              <w:t xml:space="preserve"> min</w:t>
            </w:r>
            <w:r>
              <w:t>utes</w:t>
            </w:r>
            <w:r w:rsidRPr="003E4360">
              <w:t xml:space="preserve"> </w:t>
            </w:r>
            <w:r>
              <w:t xml:space="preserve">for </w:t>
            </w:r>
            <w:r w:rsidR="0002100D">
              <w:t>user</w:t>
            </w:r>
            <w:r>
              <w:t xml:space="preserve">s </w:t>
            </w:r>
            <w:r w:rsidRPr="003E4360">
              <w:t xml:space="preserve">and </w:t>
            </w:r>
            <w:r>
              <w:t>four</w:t>
            </w:r>
            <w:r w:rsidRPr="003E4360">
              <w:t xml:space="preserve"> hours for Tel</w:t>
            </w:r>
            <w:r>
              <w:t>co</w:t>
            </w:r>
            <w:r w:rsidRPr="003E4360">
              <w:t xml:space="preserve"> users.</w:t>
            </w:r>
          </w:p>
          <w:p w:rsidR="00B551B4" w:rsidRDefault="00325101" w:rsidP="005A59E6">
            <w:pPr>
              <w:pStyle w:val="ListNumberUC"/>
            </w:pPr>
            <w:r>
              <w:t>Channel/CSR light</w:t>
            </w:r>
            <w:r w:rsidR="00FF3BAD">
              <w:t xml:space="preserve"> application logs the user out (A1)</w:t>
            </w:r>
          </w:p>
        </w:tc>
      </w:tr>
      <w:tr w:rsidR="00B551B4" w:rsidTr="00B551B4">
        <w:trPr>
          <w:trHeight w:val="176"/>
        </w:trPr>
        <w:tc>
          <w:tcPr>
            <w:tcW w:w="2268" w:type="dxa"/>
          </w:tcPr>
          <w:p w:rsidR="00B551B4" w:rsidRPr="002153B0" w:rsidRDefault="00B551B4" w:rsidP="00B551B4">
            <w:r>
              <w:t>Alternative Flows:</w:t>
            </w:r>
          </w:p>
        </w:tc>
        <w:tc>
          <w:tcPr>
            <w:tcW w:w="5940" w:type="dxa"/>
            <w:gridSpan w:val="3"/>
          </w:tcPr>
          <w:p w:rsidR="00B551B4" w:rsidRDefault="00FF3BAD" w:rsidP="005A59E6">
            <w:pPr>
              <w:pStyle w:val="BodyText"/>
            </w:pPr>
            <w:r>
              <w:t>A1: there is a non empty basket</w:t>
            </w:r>
          </w:p>
          <w:p w:rsidR="00FF3BAD" w:rsidRDefault="00325101" w:rsidP="000F7361">
            <w:pPr>
              <w:pStyle w:val="ListNumberUC"/>
              <w:numPr>
                <w:ilvl w:val="0"/>
                <w:numId w:val="427"/>
              </w:numPr>
            </w:pPr>
            <w:r>
              <w:t>Channel/CSR light</w:t>
            </w:r>
            <w:r w:rsidR="00FF3BAD">
              <w:t xml:space="preserve"> application saves the basket</w:t>
            </w:r>
            <w:r w:rsidR="00561926">
              <w:t xml:space="preserve"> automatically. Refer to ‘Save the current basket automatically’ use case.</w:t>
            </w:r>
          </w:p>
          <w:p w:rsidR="00FF3BAD" w:rsidRDefault="00325101" w:rsidP="005A59E6">
            <w:pPr>
              <w:pStyle w:val="ListNumberUC"/>
            </w:pPr>
            <w:r>
              <w:t>Channel/CSR light</w:t>
            </w:r>
            <w:r w:rsidR="00FF3BAD">
              <w:t xml:space="preserve"> application logs the user out</w:t>
            </w:r>
          </w:p>
        </w:tc>
      </w:tr>
    </w:tbl>
    <w:p w:rsidR="009A38F8" w:rsidRDefault="009A38F8" w:rsidP="004752DD">
      <w:pPr>
        <w:pStyle w:val="Heading4"/>
      </w:pPr>
      <w:bookmarkStart w:id="1874" w:name="_Toc253578169"/>
      <w:r>
        <w:t xml:space="preserve">Use </w:t>
      </w:r>
      <w:r w:rsidR="00290D54">
        <w:t>C</w:t>
      </w:r>
      <w:r w:rsidR="00B34058">
        <w:t>ase:</w:t>
      </w:r>
      <w:r>
        <w:t xml:space="preserve"> </w:t>
      </w:r>
      <w:r w:rsidR="00B34058">
        <w:t xml:space="preserve"> </w:t>
      </w:r>
      <w:r>
        <w:t>Display home page for a Telco</w:t>
      </w:r>
      <w:bookmarkEnd w:id="187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9A38F8" w:rsidTr="003A3C54">
        <w:trPr>
          <w:gridAfter w:val="1"/>
          <w:wAfter w:w="18" w:type="dxa"/>
          <w:trHeight w:val="360"/>
        </w:trPr>
        <w:tc>
          <w:tcPr>
            <w:tcW w:w="5580" w:type="dxa"/>
            <w:gridSpan w:val="2"/>
            <w:shd w:val="clear" w:color="auto" w:fill="E6E6E6"/>
          </w:tcPr>
          <w:p w:rsidR="009A38F8" w:rsidRDefault="00EE77DE" w:rsidP="00122B88">
            <w:pPr>
              <w:pStyle w:val="TableHeading"/>
            </w:pPr>
            <w:r>
              <w:t>Display home page for a Telco</w:t>
            </w:r>
          </w:p>
        </w:tc>
        <w:tc>
          <w:tcPr>
            <w:tcW w:w="2610" w:type="dxa"/>
            <w:shd w:val="clear" w:color="auto" w:fill="E6E6E6"/>
          </w:tcPr>
          <w:p w:rsidR="009A38F8" w:rsidRDefault="00B34058" w:rsidP="00122B88">
            <w:pPr>
              <w:pStyle w:val="TableHeading"/>
            </w:pPr>
            <w:r>
              <w:t>U</w:t>
            </w:r>
            <w:r w:rsidR="002764AE">
              <w:t>S</w:t>
            </w:r>
            <w:r>
              <w:t>M0</w:t>
            </w:r>
            <w:r w:rsidR="002764AE">
              <w:t>04</w:t>
            </w:r>
            <w:r>
              <w:t>0</w:t>
            </w:r>
          </w:p>
        </w:tc>
      </w:tr>
      <w:tr w:rsidR="009A38F8" w:rsidRPr="006D15FA" w:rsidTr="003A3C54">
        <w:tc>
          <w:tcPr>
            <w:tcW w:w="2268" w:type="dxa"/>
          </w:tcPr>
          <w:p w:rsidR="009A38F8" w:rsidRDefault="009A38F8" w:rsidP="003A3C54">
            <w:r>
              <w:t>Primary actors</w:t>
            </w:r>
          </w:p>
        </w:tc>
        <w:tc>
          <w:tcPr>
            <w:tcW w:w="5940" w:type="dxa"/>
            <w:gridSpan w:val="3"/>
          </w:tcPr>
          <w:p w:rsidR="009A38F8" w:rsidRPr="006D15FA" w:rsidRDefault="009A38F8" w:rsidP="003A3C54">
            <w:pPr>
              <w:pStyle w:val="BodyText"/>
            </w:pPr>
            <w:r>
              <w:t>Telco user</w:t>
            </w:r>
          </w:p>
        </w:tc>
      </w:tr>
      <w:tr w:rsidR="009A38F8" w:rsidRPr="006D15FA" w:rsidTr="003A3C54">
        <w:tc>
          <w:tcPr>
            <w:tcW w:w="2268" w:type="dxa"/>
          </w:tcPr>
          <w:p w:rsidR="009A38F8" w:rsidRDefault="009A38F8" w:rsidP="003A3C54">
            <w:r>
              <w:t>Summary Goal</w:t>
            </w:r>
          </w:p>
        </w:tc>
        <w:tc>
          <w:tcPr>
            <w:tcW w:w="5940" w:type="dxa"/>
            <w:gridSpan w:val="3"/>
          </w:tcPr>
          <w:p w:rsidR="009A38F8" w:rsidRDefault="009A38F8" w:rsidP="003A3C54">
            <w:r>
              <w:t>This use case displays the Telco home page</w:t>
            </w:r>
          </w:p>
        </w:tc>
      </w:tr>
      <w:tr w:rsidR="009A38F8" w:rsidRPr="008C7BBB" w:rsidTr="003A3C54">
        <w:trPr>
          <w:trHeight w:val="176"/>
        </w:trPr>
        <w:tc>
          <w:tcPr>
            <w:tcW w:w="2268" w:type="dxa"/>
          </w:tcPr>
          <w:p w:rsidR="009A38F8" w:rsidRDefault="009A38F8" w:rsidP="003A3C54">
            <w:pPr>
              <w:pStyle w:val="BodyText"/>
            </w:pPr>
            <w:r>
              <w:t>Pre-conditions</w:t>
            </w:r>
          </w:p>
        </w:tc>
        <w:tc>
          <w:tcPr>
            <w:tcW w:w="5940" w:type="dxa"/>
            <w:gridSpan w:val="3"/>
          </w:tcPr>
          <w:p w:rsidR="009A38F8" w:rsidRPr="008C7BBB" w:rsidRDefault="009A38F8" w:rsidP="003A3C54">
            <w:pPr>
              <w:pStyle w:val="BodyText"/>
            </w:pPr>
            <w:r>
              <w:t>User has logged in the application</w:t>
            </w:r>
          </w:p>
        </w:tc>
      </w:tr>
      <w:tr w:rsidR="009A38F8" w:rsidRPr="006D15FA" w:rsidTr="003A3C54">
        <w:trPr>
          <w:trHeight w:val="176"/>
        </w:trPr>
        <w:tc>
          <w:tcPr>
            <w:tcW w:w="2268" w:type="dxa"/>
          </w:tcPr>
          <w:p w:rsidR="009A38F8" w:rsidRPr="002153B0" w:rsidRDefault="009A38F8" w:rsidP="003A3C54">
            <w:r>
              <w:t>Trigger</w:t>
            </w:r>
          </w:p>
        </w:tc>
        <w:tc>
          <w:tcPr>
            <w:tcW w:w="5940" w:type="dxa"/>
            <w:gridSpan w:val="3"/>
          </w:tcPr>
          <w:p w:rsidR="009A38F8" w:rsidRDefault="009A38F8" w:rsidP="003A3C54">
            <w:pPr>
              <w:pStyle w:val="BodyText"/>
            </w:pPr>
            <w:r>
              <w:t>Either:</w:t>
            </w:r>
          </w:p>
          <w:p w:rsidR="009A38F8" w:rsidRDefault="009A38F8" w:rsidP="000F7361">
            <w:pPr>
              <w:pStyle w:val="BodyText"/>
              <w:numPr>
                <w:ilvl w:val="0"/>
                <w:numId w:val="184"/>
              </w:numPr>
            </w:pPr>
            <w:r>
              <w:t>Telco user has just logged in</w:t>
            </w:r>
          </w:p>
          <w:p w:rsidR="009A38F8" w:rsidRDefault="009A38F8" w:rsidP="000F7361">
            <w:pPr>
              <w:pStyle w:val="BodyText"/>
              <w:numPr>
                <w:ilvl w:val="0"/>
                <w:numId w:val="184"/>
              </w:numPr>
            </w:pPr>
            <w:r>
              <w:t>Telco user has been redirected to the home page after end of another use case</w:t>
            </w:r>
          </w:p>
          <w:p w:rsidR="009A38F8" w:rsidRPr="006D15FA" w:rsidRDefault="009A38F8" w:rsidP="000F7361">
            <w:pPr>
              <w:pStyle w:val="BodyText"/>
              <w:numPr>
                <w:ilvl w:val="0"/>
                <w:numId w:val="184"/>
              </w:numPr>
            </w:pPr>
            <w:r>
              <w:t>Telco user has selected the home option</w:t>
            </w:r>
          </w:p>
        </w:tc>
      </w:tr>
      <w:tr w:rsidR="009A38F8" w:rsidRPr="006D15FA" w:rsidTr="003A3C54">
        <w:trPr>
          <w:trHeight w:val="176"/>
        </w:trPr>
        <w:tc>
          <w:tcPr>
            <w:tcW w:w="2268" w:type="dxa"/>
          </w:tcPr>
          <w:p w:rsidR="009A38F8" w:rsidRDefault="009A38F8" w:rsidP="003A3C54">
            <w:r>
              <w:t>Minimum guarantees</w:t>
            </w:r>
          </w:p>
        </w:tc>
        <w:tc>
          <w:tcPr>
            <w:tcW w:w="5940" w:type="dxa"/>
            <w:gridSpan w:val="3"/>
          </w:tcPr>
          <w:p w:rsidR="009A38F8" w:rsidRPr="006D15FA" w:rsidRDefault="009A38F8" w:rsidP="003A3C54">
            <w:pPr>
              <w:pStyle w:val="BodyText"/>
            </w:pPr>
          </w:p>
        </w:tc>
      </w:tr>
      <w:tr w:rsidR="009A38F8" w:rsidRPr="00490C7E" w:rsidTr="003A3C54">
        <w:trPr>
          <w:trHeight w:val="176"/>
        </w:trPr>
        <w:tc>
          <w:tcPr>
            <w:tcW w:w="2268" w:type="dxa"/>
          </w:tcPr>
          <w:p w:rsidR="009A38F8" w:rsidRDefault="009A38F8" w:rsidP="003A3C54">
            <w:r>
              <w:t>Success guarantees:</w:t>
            </w:r>
          </w:p>
        </w:tc>
        <w:tc>
          <w:tcPr>
            <w:tcW w:w="5940" w:type="dxa"/>
            <w:gridSpan w:val="3"/>
          </w:tcPr>
          <w:p w:rsidR="009A38F8" w:rsidRPr="00490C7E" w:rsidRDefault="009A38F8" w:rsidP="003A3C54">
            <w:pPr>
              <w:pStyle w:val="BodyText"/>
            </w:pPr>
            <w:r>
              <w:t>Home page is displayed to the user</w:t>
            </w:r>
          </w:p>
        </w:tc>
      </w:tr>
      <w:tr w:rsidR="009A38F8" w:rsidTr="003A3C54">
        <w:trPr>
          <w:trHeight w:val="176"/>
        </w:trPr>
        <w:tc>
          <w:tcPr>
            <w:tcW w:w="2268" w:type="dxa"/>
          </w:tcPr>
          <w:p w:rsidR="009A38F8" w:rsidRPr="002153B0" w:rsidRDefault="009A38F8" w:rsidP="003A3C54">
            <w:r w:rsidRPr="002153B0">
              <w:t>Normal Flow:</w:t>
            </w:r>
          </w:p>
        </w:tc>
        <w:tc>
          <w:tcPr>
            <w:tcW w:w="5940" w:type="dxa"/>
            <w:gridSpan w:val="3"/>
          </w:tcPr>
          <w:p w:rsidR="009A38F8" w:rsidRDefault="00325101" w:rsidP="000F7361">
            <w:pPr>
              <w:pStyle w:val="BodyText"/>
              <w:numPr>
                <w:ilvl w:val="0"/>
                <w:numId w:val="399"/>
              </w:numPr>
            </w:pPr>
            <w:r>
              <w:t>Channel/CSR light</w:t>
            </w:r>
            <w:r w:rsidR="009A38F8">
              <w:t xml:space="preserve"> application displays user first name and last name</w:t>
            </w:r>
          </w:p>
          <w:p w:rsidR="009A38F8" w:rsidRDefault="00325101" w:rsidP="000F7361">
            <w:pPr>
              <w:pStyle w:val="BodyText"/>
              <w:numPr>
                <w:ilvl w:val="0"/>
                <w:numId w:val="399"/>
              </w:numPr>
            </w:pPr>
            <w:r>
              <w:t>Channel/CSR light</w:t>
            </w:r>
            <w:r w:rsidR="009A38F8">
              <w:t xml:space="preserve"> application displays last login date and time</w:t>
            </w:r>
          </w:p>
          <w:p w:rsidR="009A38F8" w:rsidRDefault="00325101" w:rsidP="000F7361">
            <w:pPr>
              <w:pStyle w:val="BodyText"/>
              <w:numPr>
                <w:ilvl w:val="0"/>
                <w:numId w:val="399"/>
              </w:numPr>
            </w:pPr>
            <w:r>
              <w:t>Channel/CSR light</w:t>
            </w:r>
            <w:r w:rsidR="009A38F8">
              <w:t xml:space="preserve"> application displays a message informing the user of the session expiration period</w:t>
            </w:r>
          </w:p>
          <w:p w:rsidR="009A38F8" w:rsidRDefault="00325101" w:rsidP="000F7361">
            <w:pPr>
              <w:pStyle w:val="BodyText"/>
              <w:numPr>
                <w:ilvl w:val="0"/>
                <w:numId w:val="399"/>
              </w:numPr>
            </w:pPr>
            <w:r>
              <w:t>Channel/CSR light</w:t>
            </w:r>
            <w:r w:rsidR="009A38F8">
              <w:t xml:space="preserve"> application displays the user location in the </w:t>
            </w:r>
            <w:r w:rsidR="0055687B">
              <w:t>Telco</w:t>
            </w:r>
            <w:r w:rsidR="009A38F8">
              <w:t xml:space="preserve"> organization</w:t>
            </w:r>
          </w:p>
          <w:p w:rsidR="009A38F8" w:rsidRDefault="00325101" w:rsidP="000F7361">
            <w:pPr>
              <w:pStyle w:val="BodyText"/>
              <w:numPr>
                <w:ilvl w:val="0"/>
                <w:numId w:val="399"/>
              </w:numPr>
            </w:pPr>
            <w:r>
              <w:t>Channel/CSR light</w:t>
            </w:r>
            <w:r w:rsidR="009A38F8">
              <w:t xml:space="preserve"> application displays a top menu bar </w:t>
            </w:r>
            <w:r w:rsidR="004F4777">
              <w:t>for</w:t>
            </w:r>
            <w:r w:rsidR="009A38F8">
              <w:t xml:space="preserve"> the main domain</w:t>
            </w:r>
            <w:r w:rsidR="004F4777">
              <w:t>s</w:t>
            </w:r>
            <w:r w:rsidR="009A38F8">
              <w:t xml:space="preserve"> the </w:t>
            </w:r>
            <w:r w:rsidR="0055687B">
              <w:t>user can access to: Telco management,</w:t>
            </w:r>
            <w:r w:rsidR="009A38F8">
              <w:t xml:space="preserve"> </w:t>
            </w:r>
            <w:r w:rsidR="0055687B">
              <w:t xml:space="preserve">Dealer management, user information, and </w:t>
            </w:r>
            <w:r w:rsidR="009A38F8">
              <w:t xml:space="preserve">requests </w:t>
            </w:r>
            <w:r w:rsidR="009A38F8" w:rsidRPr="00561926">
              <w:t>(A1)</w:t>
            </w:r>
            <w:r w:rsidR="004F4777" w:rsidRPr="00561926">
              <w:t>(</w:t>
            </w:r>
            <w:r w:rsidR="004F4777">
              <w:t>A2)</w:t>
            </w:r>
            <w:r w:rsidR="00DD21C2">
              <w:t>(A3)(A4)</w:t>
            </w:r>
          </w:p>
        </w:tc>
      </w:tr>
      <w:tr w:rsidR="009A38F8" w:rsidTr="003A3C54">
        <w:trPr>
          <w:trHeight w:val="176"/>
        </w:trPr>
        <w:tc>
          <w:tcPr>
            <w:tcW w:w="2268" w:type="dxa"/>
          </w:tcPr>
          <w:p w:rsidR="009A38F8" w:rsidRPr="002153B0" w:rsidRDefault="009A38F8" w:rsidP="003A3C54">
            <w:r>
              <w:t>Alternative Flows:</w:t>
            </w:r>
          </w:p>
        </w:tc>
        <w:tc>
          <w:tcPr>
            <w:tcW w:w="5940" w:type="dxa"/>
            <w:gridSpan w:val="3"/>
          </w:tcPr>
          <w:p w:rsidR="009A38F8" w:rsidRPr="00561926" w:rsidRDefault="009A38F8" w:rsidP="004F4777">
            <w:pPr>
              <w:pStyle w:val="BodyText"/>
            </w:pPr>
            <w:r w:rsidRPr="00561926">
              <w:t>A</w:t>
            </w:r>
            <w:r w:rsidR="004F4777" w:rsidRPr="00561926">
              <w:t>1</w:t>
            </w:r>
            <w:r w:rsidRPr="00561926">
              <w:t xml:space="preserve">: </w:t>
            </w:r>
            <w:r w:rsidR="00553E11" w:rsidRPr="00561926">
              <w:t>User</w:t>
            </w:r>
            <w:r w:rsidRPr="00561926">
              <w:t xml:space="preserve"> is a </w:t>
            </w:r>
            <w:r w:rsidR="004F4777" w:rsidRPr="00561926">
              <w:t>referral user</w:t>
            </w:r>
          </w:p>
          <w:p w:rsidR="009A38F8" w:rsidRPr="00561926" w:rsidRDefault="00325101" w:rsidP="000F7361">
            <w:pPr>
              <w:pStyle w:val="BodyText"/>
              <w:numPr>
                <w:ilvl w:val="0"/>
                <w:numId w:val="188"/>
              </w:numPr>
            </w:pPr>
            <w:r w:rsidRPr="00561926">
              <w:t>Channel/CSR light</w:t>
            </w:r>
            <w:r w:rsidR="004F4777" w:rsidRPr="00561926">
              <w:t xml:space="preserve"> application displays a top menu bar for the main domains the user can access to: </w:t>
            </w:r>
            <w:r w:rsidR="009A38F8" w:rsidRPr="00561926">
              <w:t xml:space="preserve"> manage </w:t>
            </w:r>
            <w:r w:rsidR="004F4777" w:rsidRPr="00561926">
              <w:t>referred customers and his user information</w:t>
            </w:r>
          </w:p>
          <w:p w:rsidR="004F4777" w:rsidRDefault="004F4777" w:rsidP="00EC32B9">
            <w:pPr>
              <w:pStyle w:val="BodyText"/>
            </w:pPr>
            <w:r>
              <w:t xml:space="preserve">A2: </w:t>
            </w:r>
            <w:r w:rsidR="00553E11">
              <w:t>User</w:t>
            </w:r>
            <w:r>
              <w:t xml:space="preserve"> is a</w:t>
            </w:r>
            <w:r w:rsidR="00EC32B9">
              <w:t>n</w:t>
            </w:r>
            <w:r>
              <w:t xml:space="preserve"> administrator</w:t>
            </w:r>
          </w:p>
          <w:p w:rsidR="004F4777" w:rsidRDefault="00325101" w:rsidP="000F7361">
            <w:pPr>
              <w:pStyle w:val="BodyText"/>
              <w:numPr>
                <w:ilvl w:val="0"/>
                <w:numId w:val="189"/>
              </w:numPr>
            </w:pPr>
            <w:r>
              <w:t>Channel/CSR light</w:t>
            </w:r>
            <w:r w:rsidR="004F4777">
              <w:t xml:space="preserve"> application displays an additional main menu bar option to manage Telco organization</w:t>
            </w:r>
          </w:p>
          <w:p w:rsidR="00307147" w:rsidRDefault="00DD21C2" w:rsidP="00DD21C2">
            <w:pPr>
              <w:pStyle w:val="BodyText"/>
            </w:pPr>
            <w:r>
              <w:t>A3: User is a CSR</w:t>
            </w:r>
          </w:p>
          <w:p w:rsidR="00307147" w:rsidRDefault="00307147" w:rsidP="000F7361">
            <w:pPr>
              <w:pStyle w:val="BodyText"/>
              <w:numPr>
                <w:ilvl w:val="0"/>
                <w:numId w:val="185"/>
              </w:numPr>
            </w:pPr>
            <w:r>
              <w:t xml:space="preserve">Channel/CSR light application displays shortcuts to create a new postpaid, new prepaid customer by organization type, to add prepaid and postpaid </w:t>
            </w:r>
            <w:r w:rsidR="00A65E57">
              <w:t>subscriber</w:t>
            </w:r>
            <w:r>
              <w:t>s by organization type and to manage an existing customer</w:t>
            </w:r>
          </w:p>
          <w:p w:rsidR="00307147" w:rsidRDefault="00307147" w:rsidP="000F7361">
            <w:pPr>
              <w:pStyle w:val="BodyText"/>
              <w:numPr>
                <w:ilvl w:val="0"/>
                <w:numId w:val="185"/>
              </w:numPr>
            </w:pPr>
            <w:r w:rsidRPr="00561926">
              <w:t>Channel/CSR light application displays an option to browse the catalog to inform customer/prospect. (This option must be also accessible after the dealer has identified a customer)</w:t>
            </w:r>
          </w:p>
          <w:p w:rsidR="00DD21C2" w:rsidRDefault="00307147" w:rsidP="000F7361">
            <w:pPr>
              <w:pStyle w:val="BodyText"/>
              <w:numPr>
                <w:ilvl w:val="0"/>
                <w:numId w:val="185"/>
              </w:numPr>
            </w:pPr>
            <w:r>
              <w:t xml:space="preserve">Channel/CSR light application displays a top menu bar for the main domains the user can access to: parked baskets management, user information, requests </w:t>
            </w:r>
            <w:r w:rsidRPr="00561926">
              <w:t xml:space="preserve">and referred customers </w:t>
            </w:r>
            <w:r>
              <w:t>(A5)(A6)</w:t>
            </w:r>
          </w:p>
          <w:p w:rsidR="00DD21C2" w:rsidRDefault="00DD21C2" w:rsidP="000F7361">
            <w:pPr>
              <w:pStyle w:val="BodyText"/>
              <w:numPr>
                <w:ilvl w:val="0"/>
                <w:numId w:val="185"/>
              </w:numPr>
            </w:pPr>
            <w:r>
              <w:t>Channel/CSR light application displays an additional domain to search customers</w:t>
            </w:r>
          </w:p>
          <w:p w:rsidR="00DD21C2" w:rsidRDefault="00DD21C2" w:rsidP="000F7361">
            <w:pPr>
              <w:pStyle w:val="BodyText"/>
              <w:numPr>
                <w:ilvl w:val="0"/>
                <w:numId w:val="185"/>
              </w:numPr>
            </w:pPr>
            <w:r>
              <w:t>Channel CSR light application doesn’t display domain to manage dealers</w:t>
            </w:r>
          </w:p>
          <w:p w:rsidR="00DD21C2" w:rsidRDefault="00DD21C2" w:rsidP="00DD21C2">
            <w:pPr>
              <w:pStyle w:val="BodyText"/>
            </w:pPr>
            <w:r>
              <w:t>A4: User is a referral</w:t>
            </w:r>
          </w:p>
          <w:p w:rsidR="00DD21C2" w:rsidRDefault="00DD21C2" w:rsidP="000F7361">
            <w:pPr>
              <w:pStyle w:val="BodyText"/>
              <w:numPr>
                <w:ilvl w:val="0"/>
                <w:numId w:val="484"/>
              </w:numPr>
            </w:pPr>
            <w:r>
              <w:t>Channel/CSR light application displays an additional domain to manage requests in referral.</w:t>
            </w:r>
          </w:p>
          <w:p w:rsidR="00DD21C2" w:rsidRDefault="00DD21C2" w:rsidP="000F7361">
            <w:pPr>
              <w:pStyle w:val="BodyText"/>
              <w:numPr>
                <w:ilvl w:val="0"/>
                <w:numId w:val="484"/>
              </w:numPr>
            </w:pPr>
            <w:r>
              <w:t>Channel CSR light application doesn’t display domain to manage dealers</w:t>
            </w:r>
          </w:p>
          <w:p w:rsidR="00307147" w:rsidRDefault="00307147" w:rsidP="00307147">
            <w:pPr>
              <w:pStyle w:val="BodyText"/>
            </w:pPr>
            <w:r>
              <w:t>A5. A basket has been saved in previous user session and user has been redirected to the home page at the end of the login process</w:t>
            </w:r>
          </w:p>
          <w:p w:rsidR="00307147" w:rsidRDefault="00307147" w:rsidP="000F7361">
            <w:pPr>
              <w:pStyle w:val="BodyText"/>
              <w:numPr>
                <w:ilvl w:val="0"/>
                <w:numId w:val="186"/>
              </w:numPr>
            </w:pPr>
            <w:r>
              <w:t>Channel/CSR light application warns the user there is a basket that has been saved automatically</w:t>
            </w:r>
          </w:p>
          <w:p w:rsidR="00307147" w:rsidRDefault="00307147" w:rsidP="000F7361">
            <w:pPr>
              <w:pStyle w:val="BodyText"/>
              <w:numPr>
                <w:ilvl w:val="0"/>
                <w:numId w:val="186"/>
              </w:numPr>
            </w:pPr>
            <w:r>
              <w:t>Channel/CSR light application redirects the user to use case retrieve the basket that has been saved automatically</w:t>
            </w:r>
          </w:p>
          <w:p w:rsidR="00307147" w:rsidRDefault="00307147" w:rsidP="00307147">
            <w:pPr>
              <w:pStyle w:val="BodyText"/>
            </w:pPr>
            <w:r>
              <w:t>A6: User is a CSR administrator</w:t>
            </w:r>
          </w:p>
          <w:p w:rsidR="00307147" w:rsidRDefault="00307147" w:rsidP="000F7361">
            <w:pPr>
              <w:pStyle w:val="BodyText"/>
              <w:numPr>
                <w:ilvl w:val="0"/>
                <w:numId w:val="675"/>
              </w:numPr>
            </w:pPr>
            <w:r>
              <w:t>Channel/CSR light application displays an additional main menu bar option to manage the dealer sub hierarchy</w:t>
            </w:r>
          </w:p>
        </w:tc>
      </w:tr>
    </w:tbl>
    <w:p w:rsidR="002764AE" w:rsidRDefault="00290D54" w:rsidP="004752DD">
      <w:pPr>
        <w:pStyle w:val="Heading4"/>
      </w:pPr>
      <w:bookmarkStart w:id="1875" w:name="_Toc210191571"/>
      <w:bookmarkStart w:id="1876" w:name="_Toc210191708"/>
      <w:bookmarkStart w:id="1877" w:name="_Toc253578170"/>
      <w:r>
        <w:t>Use C</w:t>
      </w:r>
      <w:r w:rsidR="002764AE">
        <w:t>ase:  Display home page for a dealer</w:t>
      </w:r>
      <w:bookmarkEnd w:id="187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2764AE" w:rsidTr="002764AE">
        <w:trPr>
          <w:gridAfter w:val="1"/>
          <w:wAfter w:w="18" w:type="dxa"/>
          <w:trHeight w:val="360"/>
        </w:trPr>
        <w:tc>
          <w:tcPr>
            <w:tcW w:w="5580" w:type="dxa"/>
            <w:gridSpan w:val="2"/>
            <w:shd w:val="clear" w:color="auto" w:fill="E6E6E6"/>
          </w:tcPr>
          <w:p w:rsidR="002764AE" w:rsidRDefault="002764AE" w:rsidP="00122B88">
            <w:pPr>
              <w:pStyle w:val="TableHeading"/>
            </w:pPr>
            <w:r>
              <w:t>Display home page for a dealer</w:t>
            </w:r>
          </w:p>
        </w:tc>
        <w:tc>
          <w:tcPr>
            <w:tcW w:w="2610" w:type="dxa"/>
            <w:shd w:val="clear" w:color="auto" w:fill="E6E6E6"/>
          </w:tcPr>
          <w:p w:rsidR="002764AE" w:rsidRDefault="002764AE" w:rsidP="00122B88">
            <w:pPr>
              <w:pStyle w:val="TableHeading"/>
            </w:pPr>
            <w:r>
              <w:t xml:space="preserve">USM0050 </w:t>
            </w:r>
          </w:p>
        </w:tc>
      </w:tr>
      <w:tr w:rsidR="002764AE" w:rsidRPr="006D15FA" w:rsidTr="002764AE">
        <w:tc>
          <w:tcPr>
            <w:tcW w:w="2268" w:type="dxa"/>
          </w:tcPr>
          <w:p w:rsidR="002764AE" w:rsidRDefault="002764AE" w:rsidP="002764AE">
            <w:r>
              <w:t>Primary actors</w:t>
            </w:r>
          </w:p>
        </w:tc>
        <w:tc>
          <w:tcPr>
            <w:tcW w:w="5940" w:type="dxa"/>
            <w:gridSpan w:val="3"/>
          </w:tcPr>
          <w:p w:rsidR="002764AE" w:rsidRPr="006D15FA" w:rsidRDefault="002764AE" w:rsidP="002764AE">
            <w:pPr>
              <w:pStyle w:val="BodyText"/>
            </w:pPr>
            <w:r>
              <w:t>Dealer user</w:t>
            </w:r>
          </w:p>
        </w:tc>
      </w:tr>
      <w:tr w:rsidR="002764AE" w:rsidRPr="006D15FA" w:rsidTr="002764AE">
        <w:tc>
          <w:tcPr>
            <w:tcW w:w="2268" w:type="dxa"/>
          </w:tcPr>
          <w:p w:rsidR="002764AE" w:rsidRDefault="002764AE" w:rsidP="002764AE">
            <w:r>
              <w:t>Summary Goal</w:t>
            </w:r>
          </w:p>
        </w:tc>
        <w:tc>
          <w:tcPr>
            <w:tcW w:w="5940" w:type="dxa"/>
            <w:gridSpan w:val="3"/>
          </w:tcPr>
          <w:p w:rsidR="002764AE" w:rsidRDefault="002764AE" w:rsidP="002764AE">
            <w:r>
              <w:t>This use case displays the dealer home page</w:t>
            </w:r>
          </w:p>
        </w:tc>
      </w:tr>
      <w:tr w:rsidR="002764AE" w:rsidRPr="008C7BBB" w:rsidTr="002764AE">
        <w:trPr>
          <w:trHeight w:val="176"/>
        </w:trPr>
        <w:tc>
          <w:tcPr>
            <w:tcW w:w="2268" w:type="dxa"/>
          </w:tcPr>
          <w:p w:rsidR="002764AE" w:rsidRDefault="002764AE" w:rsidP="002764AE">
            <w:pPr>
              <w:pStyle w:val="BodyText"/>
            </w:pPr>
            <w:r>
              <w:t>Pre-conditions</w:t>
            </w:r>
          </w:p>
        </w:tc>
        <w:tc>
          <w:tcPr>
            <w:tcW w:w="5940" w:type="dxa"/>
            <w:gridSpan w:val="3"/>
          </w:tcPr>
          <w:p w:rsidR="002764AE" w:rsidRPr="008C7BBB" w:rsidRDefault="002764AE" w:rsidP="002764AE">
            <w:pPr>
              <w:pStyle w:val="BodyText"/>
            </w:pPr>
            <w:r>
              <w:t>User has logged in the application</w:t>
            </w:r>
          </w:p>
        </w:tc>
      </w:tr>
      <w:tr w:rsidR="002764AE" w:rsidRPr="006D15FA" w:rsidTr="002764AE">
        <w:trPr>
          <w:trHeight w:val="176"/>
        </w:trPr>
        <w:tc>
          <w:tcPr>
            <w:tcW w:w="2268" w:type="dxa"/>
          </w:tcPr>
          <w:p w:rsidR="002764AE" w:rsidRPr="002153B0" w:rsidRDefault="002764AE" w:rsidP="002764AE">
            <w:r>
              <w:t>Trigger</w:t>
            </w:r>
          </w:p>
        </w:tc>
        <w:tc>
          <w:tcPr>
            <w:tcW w:w="5940" w:type="dxa"/>
            <w:gridSpan w:val="3"/>
          </w:tcPr>
          <w:p w:rsidR="002764AE" w:rsidRDefault="002764AE" w:rsidP="002764AE">
            <w:pPr>
              <w:pStyle w:val="BodyText"/>
            </w:pPr>
            <w:r>
              <w:t>Either:</w:t>
            </w:r>
          </w:p>
          <w:p w:rsidR="002764AE" w:rsidRDefault="00553E11" w:rsidP="000F7361">
            <w:pPr>
              <w:pStyle w:val="BodyText"/>
              <w:numPr>
                <w:ilvl w:val="0"/>
                <w:numId w:val="184"/>
              </w:numPr>
            </w:pPr>
            <w:r>
              <w:t>User</w:t>
            </w:r>
            <w:r w:rsidR="002764AE">
              <w:t xml:space="preserve"> has just logged in</w:t>
            </w:r>
          </w:p>
          <w:p w:rsidR="002764AE" w:rsidRDefault="00553E11" w:rsidP="000F7361">
            <w:pPr>
              <w:pStyle w:val="BodyText"/>
              <w:numPr>
                <w:ilvl w:val="0"/>
                <w:numId w:val="184"/>
              </w:numPr>
            </w:pPr>
            <w:r>
              <w:t>User</w:t>
            </w:r>
            <w:r w:rsidR="002764AE">
              <w:t xml:space="preserve"> has been redirected to the home page after end of another use case</w:t>
            </w:r>
          </w:p>
          <w:p w:rsidR="002764AE" w:rsidRPr="006D15FA" w:rsidRDefault="00553E11" w:rsidP="000F7361">
            <w:pPr>
              <w:pStyle w:val="BodyText"/>
              <w:numPr>
                <w:ilvl w:val="0"/>
                <w:numId w:val="184"/>
              </w:numPr>
            </w:pPr>
            <w:r>
              <w:t>User</w:t>
            </w:r>
            <w:r w:rsidR="002764AE">
              <w:t xml:space="preserve"> has selected the home option</w:t>
            </w:r>
          </w:p>
        </w:tc>
      </w:tr>
      <w:tr w:rsidR="002764AE" w:rsidRPr="006D15FA" w:rsidTr="002764AE">
        <w:trPr>
          <w:trHeight w:val="176"/>
        </w:trPr>
        <w:tc>
          <w:tcPr>
            <w:tcW w:w="2268" w:type="dxa"/>
          </w:tcPr>
          <w:p w:rsidR="002764AE" w:rsidRDefault="002764AE" w:rsidP="002764AE">
            <w:r>
              <w:t>Minimum guarantees</w:t>
            </w:r>
          </w:p>
        </w:tc>
        <w:tc>
          <w:tcPr>
            <w:tcW w:w="5940" w:type="dxa"/>
            <w:gridSpan w:val="3"/>
          </w:tcPr>
          <w:p w:rsidR="002764AE" w:rsidRPr="006D15FA" w:rsidRDefault="002764AE" w:rsidP="002764AE">
            <w:pPr>
              <w:pStyle w:val="BodyText"/>
            </w:pPr>
          </w:p>
        </w:tc>
      </w:tr>
      <w:tr w:rsidR="002764AE" w:rsidRPr="00490C7E" w:rsidTr="002764AE">
        <w:trPr>
          <w:trHeight w:val="176"/>
        </w:trPr>
        <w:tc>
          <w:tcPr>
            <w:tcW w:w="2268" w:type="dxa"/>
          </w:tcPr>
          <w:p w:rsidR="002764AE" w:rsidRDefault="002764AE" w:rsidP="002764AE">
            <w:r>
              <w:t>Success guarantees:</w:t>
            </w:r>
          </w:p>
        </w:tc>
        <w:tc>
          <w:tcPr>
            <w:tcW w:w="5940" w:type="dxa"/>
            <w:gridSpan w:val="3"/>
          </w:tcPr>
          <w:p w:rsidR="002764AE" w:rsidRPr="00490C7E" w:rsidRDefault="002764AE" w:rsidP="002764AE">
            <w:pPr>
              <w:pStyle w:val="BodyText"/>
            </w:pPr>
            <w:r>
              <w:t>Home page is displayed to the user</w:t>
            </w:r>
          </w:p>
        </w:tc>
      </w:tr>
      <w:tr w:rsidR="002764AE" w:rsidTr="002764AE">
        <w:trPr>
          <w:trHeight w:val="176"/>
        </w:trPr>
        <w:tc>
          <w:tcPr>
            <w:tcW w:w="2268" w:type="dxa"/>
          </w:tcPr>
          <w:p w:rsidR="002764AE" w:rsidRPr="002153B0" w:rsidRDefault="002764AE" w:rsidP="002764AE">
            <w:r w:rsidRPr="002153B0">
              <w:t>Normal Flow:</w:t>
            </w:r>
          </w:p>
        </w:tc>
        <w:tc>
          <w:tcPr>
            <w:tcW w:w="5940" w:type="dxa"/>
            <w:gridSpan w:val="3"/>
          </w:tcPr>
          <w:p w:rsidR="002764AE" w:rsidRDefault="00325101" w:rsidP="000F7361">
            <w:pPr>
              <w:pStyle w:val="BodyText"/>
              <w:numPr>
                <w:ilvl w:val="0"/>
                <w:numId w:val="674"/>
              </w:numPr>
            </w:pPr>
            <w:r>
              <w:t>Channel/CSR light</w:t>
            </w:r>
            <w:r w:rsidR="002764AE">
              <w:t xml:space="preserve"> application displays user first name and last name</w:t>
            </w:r>
          </w:p>
          <w:p w:rsidR="002764AE" w:rsidRDefault="00325101" w:rsidP="000F7361">
            <w:pPr>
              <w:pStyle w:val="BodyText"/>
              <w:numPr>
                <w:ilvl w:val="0"/>
                <w:numId w:val="674"/>
              </w:numPr>
            </w:pPr>
            <w:r>
              <w:t>Channel/CSR light</w:t>
            </w:r>
            <w:r w:rsidR="002764AE">
              <w:t xml:space="preserve"> application displays last login date and time</w:t>
            </w:r>
          </w:p>
          <w:p w:rsidR="002764AE" w:rsidRDefault="00325101" w:rsidP="000F7361">
            <w:pPr>
              <w:pStyle w:val="BodyText"/>
              <w:numPr>
                <w:ilvl w:val="0"/>
                <w:numId w:val="674"/>
              </w:numPr>
            </w:pPr>
            <w:r>
              <w:t>Channel/CSR light</w:t>
            </w:r>
            <w:r w:rsidR="002764AE">
              <w:t xml:space="preserve"> application displays a message informing the user of the session expiration period</w:t>
            </w:r>
          </w:p>
          <w:p w:rsidR="002764AE" w:rsidRDefault="00325101" w:rsidP="000F7361">
            <w:pPr>
              <w:pStyle w:val="BodyText"/>
              <w:numPr>
                <w:ilvl w:val="0"/>
                <w:numId w:val="674"/>
              </w:numPr>
            </w:pPr>
            <w:r>
              <w:t>Channel/CSR light</w:t>
            </w:r>
            <w:r w:rsidR="002764AE">
              <w:t xml:space="preserve"> application displays the user location in the dealer organization</w:t>
            </w:r>
          </w:p>
          <w:p w:rsidR="002764AE" w:rsidRDefault="00325101" w:rsidP="000F7361">
            <w:pPr>
              <w:pStyle w:val="BodyText"/>
              <w:numPr>
                <w:ilvl w:val="0"/>
                <w:numId w:val="674"/>
              </w:numPr>
            </w:pPr>
            <w:r>
              <w:t>Channel/CSR light</w:t>
            </w:r>
            <w:r w:rsidR="002764AE">
              <w:t xml:space="preserve"> application displays shortcuts to create a new postpaid, new prepaid custo</w:t>
            </w:r>
            <w:r w:rsidR="002764AE">
              <w:t xml:space="preserve">mer by organization type, to add prepaid and postpaid </w:t>
            </w:r>
            <w:r w:rsidR="00A65E57">
              <w:t>subscriber</w:t>
            </w:r>
            <w:r w:rsidR="002764AE">
              <w:t>s by organization type and to manage an existing customer</w:t>
            </w:r>
          </w:p>
          <w:p w:rsidR="002764AE" w:rsidRPr="00561926" w:rsidRDefault="00325101" w:rsidP="000F7361">
            <w:pPr>
              <w:pStyle w:val="BodyText"/>
              <w:numPr>
                <w:ilvl w:val="0"/>
                <w:numId w:val="674"/>
              </w:numPr>
            </w:pPr>
            <w:r w:rsidRPr="00561926">
              <w:t>Channel/CSR light</w:t>
            </w:r>
            <w:r w:rsidR="002764AE" w:rsidRPr="00561926">
              <w:t xml:space="preserve"> application displays an option to browse the catalog to inform customer/prospect. (This option must be also accessible after the dealer has identified a customer)</w:t>
            </w:r>
          </w:p>
          <w:p w:rsidR="002764AE" w:rsidRDefault="00325101" w:rsidP="000F7361">
            <w:pPr>
              <w:pStyle w:val="BodyText"/>
              <w:numPr>
                <w:ilvl w:val="0"/>
                <w:numId w:val="674"/>
              </w:numPr>
            </w:pPr>
            <w:r>
              <w:t>Channel/CSR light</w:t>
            </w:r>
            <w:r w:rsidR="002764AE">
              <w:t xml:space="preserve"> application displays a top menu bar for the main domains the user can access to: parked baskets management, user information, requests </w:t>
            </w:r>
            <w:r w:rsidR="002764AE" w:rsidRPr="00561926">
              <w:t xml:space="preserve">and referred customers </w:t>
            </w:r>
            <w:r w:rsidR="002764AE">
              <w:t>(A1)(A2)</w:t>
            </w:r>
          </w:p>
        </w:tc>
      </w:tr>
      <w:tr w:rsidR="002764AE" w:rsidTr="002764AE">
        <w:trPr>
          <w:trHeight w:val="176"/>
        </w:trPr>
        <w:tc>
          <w:tcPr>
            <w:tcW w:w="2268" w:type="dxa"/>
          </w:tcPr>
          <w:p w:rsidR="002764AE" w:rsidRPr="002153B0" w:rsidRDefault="002764AE" w:rsidP="002764AE">
            <w:r>
              <w:t>Alternative Flows:</w:t>
            </w:r>
          </w:p>
        </w:tc>
        <w:tc>
          <w:tcPr>
            <w:tcW w:w="5940" w:type="dxa"/>
            <w:gridSpan w:val="3"/>
          </w:tcPr>
          <w:p w:rsidR="002764AE" w:rsidRDefault="002764AE" w:rsidP="002764AE">
            <w:pPr>
              <w:pStyle w:val="BodyText"/>
            </w:pPr>
            <w:r>
              <w:t xml:space="preserve">A1. A basket has been saved in previous user session and </w:t>
            </w:r>
            <w:r w:rsidR="0002100D">
              <w:t>user</w:t>
            </w:r>
            <w:r>
              <w:t xml:space="preserve"> has been redirected to the home page at the end of the login process</w:t>
            </w:r>
          </w:p>
          <w:p w:rsidR="002764AE" w:rsidRDefault="00325101" w:rsidP="000F7361">
            <w:pPr>
              <w:pStyle w:val="BodyText"/>
              <w:numPr>
                <w:ilvl w:val="0"/>
                <w:numId w:val="675"/>
              </w:numPr>
            </w:pPr>
            <w:r>
              <w:t>Channel/CSR light</w:t>
            </w:r>
            <w:r w:rsidR="002764AE">
              <w:t xml:space="preserve"> application warns the user there is a basket that has been saved automatically</w:t>
            </w:r>
          </w:p>
          <w:p w:rsidR="002764AE" w:rsidRDefault="00325101" w:rsidP="000F7361">
            <w:pPr>
              <w:pStyle w:val="BodyText"/>
              <w:numPr>
                <w:ilvl w:val="0"/>
                <w:numId w:val="675"/>
              </w:numPr>
            </w:pPr>
            <w:r>
              <w:t>Channel/CSR light</w:t>
            </w:r>
            <w:r w:rsidR="002764AE">
              <w:t xml:space="preserve"> application redirects the user to use case retrieve the basket that has been saved automatically</w:t>
            </w:r>
          </w:p>
          <w:p w:rsidR="002764AE" w:rsidRDefault="002764AE" w:rsidP="002764AE">
            <w:pPr>
              <w:pStyle w:val="BodyText"/>
            </w:pPr>
            <w:r>
              <w:t xml:space="preserve">A2: </w:t>
            </w:r>
            <w:r w:rsidR="00553E11">
              <w:t>User</w:t>
            </w:r>
            <w:r>
              <w:t xml:space="preserve"> is a dealer administrator</w:t>
            </w:r>
          </w:p>
          <w:p w:rsidR="002764AE" w:rsidRDefault="00325101" w:rsidP="000F7361">
            <w:pPr>
              <w:pStyle w:val="BodyText"/>
              <w:numPr>
                <w:ilvl w:val="0"/>
                <w:numId w:val="187"/>
              </w:numPr>
            </w:pPr>
            <w:r>
              <w:t>Channel/CSR light</w:t>
            </w:r>
            <w:r w:rsidR="002764AE">
              <w:t xml:space="preserve"> application displays an additional main menu bar option to manage the dealer sub hierarchy</w:t>
            </w:r>
          </w:p>
        </w:tc>
      </w:tr>
    </w:tbl>
    <w:p w:rsidR="002764AE" w:rsidRDefault="002764AE" w:rsidP="002764AE">
      <w:pPr>
        <w:pStyle w:val="Heading3forModuleRequirements"/>
        <w:numPr>
          <w:ilvl w:val="0"/>
          <w:numId w:val="0"/>
        </w:numPr>
      </w:pPr>
    </w:p>
    <w:p w:rsidR="00B551B4" w:rsidRDefault="00325101" w:rsidP="00B551B4">
      <w:pPr>
        <w:pStyle w:val="Heading3forModuleRequirements"/>
      </w:pPr>
      <w:bookmarkStart w:id="1878" w:name="_Toc253578171"/>
      <w:bookmarkStart w:id="1879" w:name="_Toc253578979"/>
      <w:r>
        <w:t>Channel/CSR light</w:t>
      </w:r>
      <w:r w:rsidR="00B551B4">
        <w:t xml:space="preserve"> application requirements</w:t>
      </w:r>
      <w:bookmarkEnd w:id="1875"/>
      <w:bookmarkEnd w:id="1876"/>
      <w:bookmarkEnd w:id="1878"/>
      <w:bookmarkEnd w:id="1879"/>
    </w:p>
    <w:p w:rsidR="009B66F0" w:rsidRDefault="009B66F0" w:rsidP="009B66F0">
      <w:pPr>
        <w:pStyle w:val="Requirements"/>
      </w:pPr>
      <w:bookmarkStart w:id="1880" w:name="_Toc210191709"/>
      <w:bookmarkStart w:id="1881" w:name="_Toc253578980"/>
      <w:r>
        <w:t>CHA-3.17.4.3 Channel/CSR light application shall support in the same application users managed in security server and users managed locally</w:t>
      </w:r>
      <w:bookmarkEnd w:id="1881"/>
    </w:p>
    <w:p w:rsidR="009B66F0" w:rsidRDefault="009B66F0" w:rsidP="009B66F0">
      <w:pPr>
        <w:pStyle w:val="Requirements"/>
        <w:ind w:left="288"/>
      </w:pPr>
      <w:bookmarkStart w:id="1882" w:name="_Toc253578981"/>
      <w:r>
        <w:t>CHA-3.17.4.3.1 Channel/CSR light application shall support two users in two different realms to have the same login</w:t>
      </w:r>
      <w:bookmarkEnd w:id="1882"/>
    </w:p>
    <w:p w:rsidR="009B66F0" w:rsidRDefault="009B66F0" w:rsidP="009B66F0">
      <w:pPr>
        <w:pStyle w:val="Requirements"/>
        <w:ind w:left="288"/>
      </w:pPr>
      <w:bookmarkStart w:id="1883" w:name="_Toc253578982"/>
      <w:r>
        <w:t>CHA-3.17.4.3.2 Channel/CSR light application shall support one and only one realm by role.</w:t>
      </w:r>
      <w:bookmarkEnd w:id="1883"/>
    </w:p>
    <w:p w:rsidR="009B66F0" w:rsidRDefault="00A74D36" w:rsidP="009B66F0">
      <w:pPr>
        <w:pStyle w:val="Requirements"/>
      </w:pPr>
      <w:bookmarkStart w:id="1884" w:name="_Toc253578983"/>
      <w:r>
        <w:t>CHA-3.17.4.5 Channel/CSR light application shall support in the same application users managed in security server and users managed locally</w:t>
      </w:r>
      <w:bookmarkEnd w:id="1884"/>
    </w:p>
    <w:p w:rsidR="009B66F0" w:rsidRDefault="00A74D36" w:rsidP="009B66F0">
      <w:pPr>
        <w:pStyle w:val="Requirements"/>
        <w:ind w:left="288"/>
      </w:pPr>
      <w:bookmarkStart w:id="1885" w:name="_Toc253578984"/>
      <w:r>
        <w:t>CHA-3.17.4.5</w:t>
      </w:r>
      <w:r w:rsidR="009B66F0">
        <w:t>.1</w:t>
      </w:r>
      <w:r>
        <w:t xml:space="preserve"> Channel/CSR light application shall </w:t>
      </w:r>
      <w:r w:rsidR="009B66F0">
        <w:t>allow configuring at design time which realm are managed locally and which realm are managed in an external repository</w:t>
      </w:r>
      <w:bookmarkEnd w:id="1885"/>
    </w:p>
    <w:p w:rsidR="00A74D36" w:rsidRDefault="009B66F0" w:rsidP="009B66F0">
      <w:pPr>
        <w:pStyle w:val="Requirements"/>
        <w:ind w:left="288"/>
      </w:pPr>
      <w:bookmarkStart w:id="1886" w:name="_Toc253578985"/>
      <w:r>
        <w:t>CHA-3.17.4.5.2 For realms managed in an external repository, Channel/CSR light application shall allow configuring at design time if user life cycle is managed in the external repository only or through channel/CSR light application.</w:t>
      </w:r>
      <w:bookmarkEnd w:id="1886"/>
    </w:p>
    <w:p w:rsidR="00B551B4" w:rsidRDefault="00B551B4" w:rsidP="00C4400F">
      <w:pPr>
        <w:pStyle w:val="Requirements"/>
      </w:pPr>
      <w:bookmarkStart w:id="1887" w:name="_Toc253578986"/>
      <w:r>
        <w:t>CHA-</w:t>
      </w:r>
      <w:r w:rsidR="003E3783">
        <w:t>3.17.4</w:t>
      </w:r>
      <w:r>
        <w:t xml:space="preserve">.10 </w:t>
      </w:r>
      <w:r w:rsidR="00325101">
        <w:t>Channel/CSR light</w:t>
      </w:r>
      <w:r>
        <w:t xml:space="preserve"> applic</w:t>
      </w:r>
      <w:r w:rsidR="00C4400F">
        <w:t>ation shall allow user logging</w:t>
      </w:r>
      <w:r>
        <w:t xml:space="preserve"> in the application </w:t>
      </w:r>
      <w:r w:rsidR="00C4400F">
        <w:t>with respect of use</w:t>
      </w:r>
      <w:r>
        <w:t xml:space="preserve"> case </w:t>
      </w:r>
      <w:bookmarkEnd w:id="1880"/>
      <w:r w:rsidR="009A28A6">
        <w:t>‘L</w:t>
      </w:r>
      <w:r w:rsidR="00C4400F">
        <w:t>ogin</w:t>
      </w:r>
      <w:r w:rsidR="009A28A6">
        <w:t>’</w:t>
      </w:r>
      <w:bookmarkEnd w:id="1887"/>
    </w:p>
    <w:p w:rsidR="002A1C94" w:rsidRDefault="002A1C94" w:rsidP="00A74D36">
      <w:pPr>
        <w:pStyle w:val="Requirements"/>
        <w:ind w:left="288"/>
      </w:pPr>
      <w:bookmarkStart w:id="1888" w:name="_Toc210191710"/>
      <w:bookmarkStart w:id="1889" w:name="_Toc210191718"/>
      <w:bookmarkStart w:id="1890" w:name="_Toc253578987"/>
      <w:r>
        <w:t>CHA-</w:t>
      </w:r>
      <w:r w:rsidR="003E3783">
        <w:t>3.17.4</w:t>
      </w:r>
      <w:r>
        <w:t xml:space="preserve">.10.1 </w:t>
      </w:r>
      <w:r w:rsidR="00325101">
        <w:t>Channel/CSR light</w:t>
      </w:r>
      <w:r>
        <w:t xml:space="preserve"> application sh</w:t>
      </w:r>
      <w:r w:rsidR="003D2A5F">
        <w:t>ould</w:t>
      </w:r>
      <w:r>
        <w:t xml:space="preserve"> allow to define design time an expiration period for passwords</w:t>
      </w:r>
      <w:bookmarkEnd w:id="1889"/>
      <w:r w:rsidR="002764AE">
        <w:t xml:space="preserve"> </w:t>
      </w:r>
      <w:r w:rsidR="00A74D36">
        <w:t>by realm</w:t>
      </w:r>
      <w:bookmarkEnd w:id="1890"/>
    </w:p>
    <w:p w:rsidR="002A1C94" w:rsidRPr="00A74D36" w:rsidRDefault="002A1C94" w:rsidP="002A1C94">
      <w:pPr>
        <w:pStyle w:val="Requirements"/>
        <w:ind w:left="288"/>
        <w:rPr>
          <w:strike/>
        </w:rPr>
      </w:pPr>
      <w:bookmarkStart w:id="1891" w:name="_Toc210191719"/>
      <w:bookmarkStart w:id="1892" w:name="_Toc253578988"/>
      <w:r w:rsidRPr="00A74D36">
        <w:rPr>
          <w:strike/>
        </w:rPr>
        <w:t>CHA-</w:t>
      </w:r>
      <w:r w:rsidR="003E3783" w:rsidRPr="00A74D36">
        <w:rPr>
          <w:strike/>
        </w:rPr>
        <w:t>3.17.4</w:t>
      </w:r>
      <w:r w:rsidRPr="00A74D36">
        <w:rPr>
          <w:strike/>
        </w:rPr>
        <w:t xml:space="preserve">.10.2 </w:t>
      </w:r>
      <w:r w:rsidR="00325101" w:rsidRPr="00A74D36">
        <w:rPr>
          <w:strike/>
        </w:rPr>
        <w:t>Channel/CSR light</w:t>
      </w:r>
      <w:r w:rsidRPr="00A74D36">
        <w:rPr>
          <w:strike/>
        </w:rPr>
        <w:t xml:space="preserve"> application shall not allow Telco Administrator password expiration</w:t>
      </w:r>
      <w:bookmarkEnd w:id="1891"/>
      <w:bookmarkEnd w:id="1892"/>
    </w:p>
    <w:p w:rsidR="002A1C94" w:rsidRDefault="002A1C94" w:rsidP="002A1C94">
      <w:pPr>
        <w:pStyle w:val="Requirements"/>
        <w:ind w:left="288"/>
      </w:pPr>
      <w:bookmarkStart w:id="1893" w:name="_Toc210191720"/>
      <w:bookmarkStart w:id="1894" w:name="_Toc253578989"/>
      <w:r>
        <w:t>CHA-</w:t>
      </w:r>
      <w:r w:rsidR="003E3783">
        <w:t>3.17.4</w:t>
      </w:r>
      <w:r>
        <w:t xml:space="preserve">.10.3 </w:t>
      </w:r>
      <w:r w:rsidR="00325101">
        <w:t>Channel/CSR light</w:t>
      </w:r>
      <w:r>
        <w:t xml:space="preserve"> application shall warn the user before password expiration</w:t>
      </w:r>
      <w:bookmarkEnd w:id="1893"/>
      <w:bookmarkEnd w:id="1894"/>
    </w:p>
    <w:p w:rsidR="002764AE" w:rsidRDefault="002764AE" w:rsidP="002A1C94">
      <w:pPr>
        <w:pStyle w:val="Requirements"/>
        <w:ind w:left="288"/>
      </w:pPr>
      <w:bookmarkStart w:id="1895" w:name="_Toc212621521"/>
      <w:bookmarkStart w:id="1896" w:name="_Toc214880289"/>
      <w:bookmarkStart w:id="1897" w:name="_Toc253578990"/>
      <w:r>
        <w:t xml:space="preserve">CHA-3.17.4.10.4 </w:t>
      </w:r>
      <w:r w:rsidR="00325101">
        <w:t>Channel/CSR light</w:t>
      </w:r>
      <w:r>
        <w:t xml:space="preserve"> application shall allow to define design time a ‘never expire’ expiration period for </w:t>
      </w:r>
      <w:r w:rsidR="00A74D36">
        <w:t>a specific realm</w:t>
      </w:r>
      <w:bookmarkEnd w:id="1895"/>
      <w:r>
        <w:t>.</w:t>
      </w:r>
      <w:bookmarkEnd w:id="1896"/>
      <w:bookmarkEnd w:id="1897"/>
    </w:p>
    <w:p w:rsidR="00A74D36" w:rsidRDefault="00A74D36" w:rsidP="00A74D36">
      <w:pPr>
        <w:pStyle w:val="Requirements"/>
        <w:ind w:left="288"/>
      </w:pPr>
      <w:bookmarkStart w:id="1898" w:name="_Toc253578991"/>
      <w:r>
        <w:t>CHA-3.17.4.10.5 Channel/CSR light application shall hide realm to user if there is only one realm managed in the application.</w:t>
      </w:r>
      <w:bookmarkEnd w:id="1898"/>
    </w:p>
    <w:p w:rsidR="00B551B4" w:rsidRDefault="00B551B4" w:rsidP="00C4400F">
      <w:pPr>
        <w:pStyle w:val="Requirements"/>
      </w:pPr>
      <w:bookmarkStart w:id="1899" w:name="_Toc253578992"/>
      <w:r>
        <w:t>CHA-</w:t>
      </w:r>
      <w:r w:rsidR="003E3783">
        <w:t>3.17.4</w:t>
      </w:r>
      <w:r>
        <w:t xml:space="preserve">.20 </w:t>
      </w:r>
      <w:r w:rsidR="00325101">
        <w:t>Channel/CSR light</w:t>
      </w:r>
      <w:r>
        <w:t xml:space="preserve"> application shall allow user </w:t>
      </w:r>
      <w:r w:rsidR="00C4400F">
        <w:t>logging</w:t>
      </w:r>
      <w:r>
        <w:t xml:space="preserve"> out the application </w:t>
      </w:r>
      <w:bookmarkEnd w:id="1888"/>
      <w:r w:rsidR="009A28A6">
        <w:t>with respect of use case ‘L</w:t>
      </w:r>
      <w:r w:rsidR="00C4400F">
        <w:t>ogout</w:t>
      </w:r>
      <w:r w:rsidR="009A28A6">
        <w:t>’</w:t>
      </w:r>
      <w:bookmarkEnd w:id="1899"/>
    </w:p>
    <w:p w:rsidR="00B551B4" w:rsidRDefault="00B551B4" w:rsidP="00C4400F">
      <w:pPr>
        <w:pStyle w:val="Requirements"/>
      </w:pPr>
      <w:bookmarkStart w:id="1900" w:name="_Toc210191711"/>
      <w:bookmarkStart w:id="1901" w:name="_Toc253578993"/>
      <w:r>
        <w:t>CHA-</w:t>
      </w:r>
      <w:r w:rsidR="003E3783">
        <w:t>3.17.4</w:t>
      </w:r>
      <w:r>
        <w:t>.</w:t>
      </w:r>
      <w:r w:rsidR="002764AE">
        <w:t>21</w:t>
      </w:r>
      <w:r>
        <w:t xml:space="preserve"> </w:t>
      </w:r>
      <w:r w:rsidR="00325101">
        <w:t>Channel/CSR light</w:t>
      </w:r>
      <w:r>
        <w:t xml:space="preserve"> application shall save current basket when the user logout or the </w:t>
      </w:r>
      <w:r w:rsidR="002764AE">
        <w:t>s</w:t>
      </w:r>
      <w:r>
        <w:t>ession expire</w:t>
      </w:r>
      <w:bookmarkEnd w:id="1900"/>
      <w:r w:rsidR="00C4400F">
        <w:t>s</w:t>
      </w:r>
      <w:bookmarkEnd w:id="1901"/>
    </w:p>
    <w:p w:rsidR="002A1C94" w:rsidRDefault="002A1C94" w:rsidP="002A1C94">
      <w:pPr>
        <w:pStyle w:val="Requirements"/>
      </w:pPr>
      <w:bookmarkStart w:id="1902" w:name="_Toc253578994"/>
      <w:r>
        <w:t>CHA-</w:t>
      </w:r>
      <w:r w:rsidR="003E3783">
        <w:t>3.17.4</w:t>
      </w:r>
      <w:r>
        <w:t>.</w:t>
      </w:r>
      <w:r w:rsidR="002764AE">
        <w:t>3</w:t>
      </w:r>
      <w:r>
        <w:t xml:space="preserve">0 </w:t>
      </w:r>
      <w:r w:rsidR="00325101">
        <w:t>Channel/CSR light</w:t>
      </w:r>
      <w:r>
        <w:t xml:space="preserve"> application shall manage session expiration with respect of use case </w:t>
      </w:r>
      <w:r w:rsidR="002764AE">
        <w:t xml:space="preserve">‘User </w:t>
      </w:r>
      <w:r>
        <w:t>Session expir</w:t>
      </w:r>
      <w:r w:rsidR="002764AE">
        <w:t>es’</w:t>
      </w:r>
      <w:bookmarkEnd w:id="1902"/>
    </w:p>
    <w:p w:rsidR="002A1C94" w:rsidRDefault="002A1C94" w:rsidP="002A1C94">
      <w:pPr>
        <w:pStyle w:val="Requirements"/>
        <w:ind w:left="288"/>
      </w:pPr>
      <w:bookmarkStart w:id="1903" w:name="_Toc253578995"/>
      <w:r>
        <w:t>CHA-</w:t>
      </w:r>
      <w:r w:rsidR="003E3783">
        <w:t>3.17.4</w:t>
      </w:r>
      <w:r>
        <w:t xml:space="preserve">.110.1 </w:t>
      </w:r>
      <w:r w:rsidR="00325101">
        <w:t>Channel/CSR light</w:t>
      </w:r>
      <w:r>
        <w:t xml:space="preserve"> application sh</w:t>
      </w:r>
      <w:r w:rsidR="003D2A5F">
        <w:t>ould</w:t>
      </w:r>
      <w:r>
        <w:t xml:space="preserve"> manage two configurable different session expiration period for Telco users and </w:t>
      </w:r>
      <w:r w:rsidR="0002100D">
        <w:t>user</w:t>
      </w:r>
      <w:r>
        <w:t>s</w:t>
      </w:r>
      <w:bookmarkEnd w:id="1903"/>
    </w:p>
    <w:p w:rsidR="008435DE" w:rsidRDefault="008435DE" w:rsidP="008435DE">
      <w:pPr>
        <w:pStyle w:val="Requirements"/>
      </w:pPr>
      <w:bookmarkStart w:id="1904" w:name="_Toc253578996"/>
      <w:r>
        <w:t>CHA-</w:t>
      </w:r>
      <w:r w:rsidR="003E3783">
        <w:t>3.17.4</w:t>
      </w:r>
      <w:r>
        <w:t>.</w:t>
      </w:r>
      <w:r w:rsidR="002764AE">
        <w:t>4</w:t>
      </w:r>
      <w:r>
        <w:t xml:space="preserve">0 </w:t>
      </w:r>
      <w:r w:rsidR="00325101">
        <w:t>Channel/CSR light</w:t>
      </w:r>
      <w:r>
        <w:t xml:space="preserve"> application shall Display home page for Telco user with respect of use case </w:t>
      </w:r>
      <w:r w:rsidR="009A28A6">
        <w:t>‘</w:t>
      </w:r>
      <w:r>
        <w:t>Display home page for Telco user</w:t>
      </w:r>
      <w:r w:rsidR="009A28A6">
        <w:t>’</w:t>
      </w:r>
      <w:bookmarkEnd w:id="1904"/>
    </w:p>
    <w:p w:rsidR="002764AE" w:rsidRDefault="002764AE" w:rsidP="002764AE">
      <w:pPr>
        <w:pStyle w:val="Requirements"/>
      </w:pPr>
      <w:bookmarkStart w:id="1905" w:name="_Toc253578997"/>
      <w:r>
        <w:t xml:space="preserve">CHA-3.17.4.50 </w:t>
      </w:r>
      <w:r w:rsidR="00325101">
        <w:t>Channel/CSR light</w:t>
      </w:r>
      <w:r>
        <w:t xml:space="preserve"> application shall Display home page for </w:t>
      </w:r>
      <w:r w:rsidR="0002100D">
        <w:t>User</w:t>
      </w:r>
      <w:r>
        <w:t xml:space="preserve"> with respect of use case </w:t>
      </w:r>
      <w:r w:rsidR="009A28A6">
        <w:t>‘</w:t>
      </w:r>
      <w:r>
        <w:t xml:space="preserve">Display home page for </w:t>
      </w:r>
      <w:r w:rsidR="0002100D">
        <w:t>User</w:t>
      </w:r>
      <w:r w:rsidR="009A28A6">
        <w:t>’</w:t>
      </w:r>
      <w:bookmarkEnd w:id="1905"/>
    </w:p>
    <w:p w:rsidR="007300CD" w:rsidRDefault="007300CD" w:rsidP="008435DE">
      <w:pPr>
        <w:pStyle w:val="Requirements"/>
      </w:pPr>
    </w:p>
    <w:p w:rsidR="007300CD" w:rsidRDefault="007300CD" w:rsidP="007300CD">
      <w:pPr>
        <w:pStyle w:val="Capability"/>
      </w:pPr>
      <w:bookmarkStart w:id="1906" w:name="_Toc253578172"/>
      <w:bookmarkStart w:id="1907" w:name="_Toc253578998"/>
      <w:r>
        <w:t xml:space="preserve">Capability </w:t>
      </w:r>
      <w:r>
        <w:fldChar w:fldCharType="begin"/>
      </w:r>
      <w:r>
        <w:instrText xml:space="preserve"> LISTNUM "business req" \* MERGEFORMAT </w:instrText>
      </w:r>
      <w:r>
        <w:fldChar w:fldCharType="separate"/>
      </w:r>
      <w:r>
        <w:rPr>
          <w:noProof/>
        </w:rPr>
        <w:t>1</w:t>
      </w:r>
      <w:r>
        <w:fldChar w:fldCharType="end">
          <w:numberingChange w:id="1908" w:author="Raphaël Guého" w:date="2010-01-04T14:43:00Z" w:original="17."/>
        </w:fldChar>
      </w:r>
      <w:r>
        <w:t xml:space="preserve"> User Management - UAM</w:t>
      </w:r>
      <w:bookmarkEnd w:id="1906"/>
      <w:bookmarkEnd w:id="1907"/>
    </w:p>
    <w:p w:rsidR="007300CD" w:rsidRDefault="007300CD" w:rsidP="007300CD">
      <w:pPr>
        <w:pStyle w:val="Heading3"/>
      </w:pPr>
      <w:bookmarkStart w:id="1909" w:name="_Toc253578173"/>
      <w:r>
        <w:t>Capability Description</w:t>
      </w:r>
      <w:bookmarkEnd w:id="1909"/>
    </w:p>
    <w:p w:rsidR="007300CD" w:rsidRDefault="007300CD" w:rsidP="007300CD">
      <w:pPr>
        <w:pStyle w:val="BodyText"/>
      </w:pPr>
      <w:r w:rsidRPr="00FE08D0">
        <w:t xml:space="preserve">This capability </w:t>
      </w:r>
      <w:r>
        <w:t xml:space="preserve">groups all use cases required for the Telco and dealer managing Telco and </w:t>
      </w:r>
      <w:r w:rsidR="0002100D">
        <w:t>User</w:t>
      </w:r>
      <w:r>
        <w:t>s.</w:t>
      </w:r>
    </w:p>
    <w:p w:rsidR="00297EE0" w:rsidRPr="00FE08D0" w:rsidRDefault="00297EE0" w:rsidP="007300CD">
      <w:pPr>
        <w:pStyle w:val="BodyText"/>
      </w:pPr>
      <w:r>
        <w:t>To be reviewed according to security</w:t>
      </w:r>
    </w:p>
    <w:p w:rsidR="007300CD" w:rsidRDefault="007300CD" w:rsidP="007300CD">
      <w:pPr>
        <w:pStyle w:val="Heading3"/>
      </w:pPr>
      <w:bookmarkStart w:id="1910" w:name="_Toc253578174"/>
      <w:r>
        <w:t>Capability Assumptions/Dependencies</w:t>
      </w:r>
      <w:bookmarkEnd w:id="1910"/>
    </w:p>
    <w:p w:rsidR="007300CD" w:rsidRDefault="007300CD" w:rsidP="007300CD">
      <w:pPr>
        <w:pStyle w:val="BodyText"/>
      </w:pPr>
    </w:p>
    <w:p w:rsidR="007300CD" w:rsidRDefault="007300CD" w:rsidP="007300CD">
      <w:pPr>
        <w:pStyle w:val="Heading3"/>
      </w:pPr>
      <w:bookmarkStart w:id="1911" w:name="_Toc253578175"/>
      <w:r>
        <w:t>Capability Use Cases</w:t>
      </w:r>
      <w:bookmarkEnd w:id="1911"/>
    </w:p>
    <w:p w:rsidR="007300CD" w:rsidRPr="00E06E71" w:rsidRDefault="007300CD" w:rsidP="004752DD">
      <w:pPr>
        <w:pStyle w:val="Heading4"/>
      </w:pPr>
      <w:bookmarkStart w:id="1912" w:name="_Toc253578176"/>
      <w:r>
        <w:t>Use Case:  View login information</w:t>
      </w:r>
      <w:bookmarkEnd w:id="191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View Login Information</w:t>
            </w:r>
          </w:p>
        </w:tc>
        <w:tc>
          <w:tcPr>
            <w:tcW w:w="2610" w:type="dxa"/>
            <w:shd w:val="clear" w:color="auto" w:fill="E6E6E6"/>
          </w:tcPr>
          <w:p w:rsidR="007300CD" w:rsidRDefault="007300CD" w:rsidP="00122B88">
            <w:pPr>
              <w:pStyle w:val="TableHeading"/>
            </w:pPr>
            <w:r>
              <w:t>UAM00</w:t>
            </w:r>
            <w:r w:rsidR="002764AE">
              <w:t>1</w:t>
            </w:r>
            <w:r>
              <w:t xml:space="preserve">0 </w:t>
            </w:r>
          </w:p>
        </w:tc>
      </w:tr>
      <w:tr w:rsidR="007300CD" w:rsidRPr="006D15FA" w:rsidTr="007300CD">
        <w:tc>
          <w:tcPr>
            <w:tcW w:w="2268" w:type="dxa"/>
          </w:tcPr>
          <w:p w:rsidR="007300CD" w:rsidRDefault="007300CD" w:rsidP="005A59E6">
            <w:pPr>
              <w:pStyle w:val="BodyText"/>
            </w:pPr>
            <w:r>
              <w:t>Primary actors</w:t>
            </w:r>
          </w:p>
        </w:tc>
        <w:tc>
          <w:tcPr>
            <w:tcW w:w="5940" w:type="dxa"/>
            <w:gridSpan w:val="3"/>
          </w:tcPr>
          <w:p w:rsidR="007300CD" w:rsidRDefault="007300CD" w:rsidP="005A59E6">
            <w:pPr>
              <w:pStyle w:val="BodyText"/>
            </w:pPr>
            <w:r>
              <w:t>Telco user</w:t>
            </w:r>
          </w:p>
          <w:p w:rsidR="007300CD" w:rsidRPr="006D15FA" w:rsidRDefault="007300CD" w:rsidP="005A59E6">
            <w:pPr>
              <w:pStyle w:val="BodyText"/>
            </w:pPr>
            <w:r>
              <w:t>Dealer user</w:t>
            </w:r>
          </w:p>
        </w:tc>
      </w:tr>
      <w:tr w:rsidR="007300CD" w:rsidRPr="006D15FA" w:rsidTr="007300CD">
        <w:tc>
          <w:tcPr>
            <w:tcW w:w="2268" w:type="dxa"/>
          </w:tcPr>
          <w:p w:rsidR="007300CD" w:rsidRDefault="007300CD" w:rsidP="005A59E6">
            <w:pPr>
              <w:pStyle w:val="BodyText"/>
            </w:pPr>
            <w:r>
              <w:t>Summary Goal</w:t>
            </w:r>
          </w:p>
        </w:tc>
        <w:tc>
          <w:tcPr>
            <w:tcW w:w="5940" w:type="dxa"/>
            <w:gridSpan w:val="3"/>
          </w:tcPr>
          <w:p w:rsidR="007300CD" w:rsidRPr="006D15FA" w:rsidRDefault="007300CD" w:rsidP="005A59E6">
            <w:pPr>
              <w:pStyle w:val="BodyText"/>
            </w:pPr>
            <w:r>
              <w:t>This use case allows the user to view the login information of an employee.</w:t>
            </w:r>
          </w:p>
        </w:tc>
      </w:tr>
      <w:tr w:rsidR="007300CD" w:rsidRPr="008C7BBB" w:rsidTr="007300CD">
        <w:trPr>
          <w:trHeight w:val="176"/>
        </w:trPr>
        <w:tc>
          <w:tcPr>
            <w:tcW w:w="2268" w:type="dxa"/>
          </w:tcPr>
          <w:p w:rsidR="007300CD" w:rsidRDefault="007300CD" w:rsidP="005A59E6">
            <w:pPr>
              <w:pStyle w:val="BodyText"/>
            </w:pPr>
            <w:r>
              <w:t>Pre-conditions</w:t>
            </w:r>
          </w:p>
        </w:tc>
        <w:tc>
          <w:tcPr>
            <w:tcW w:w="5940" w:type="dxa"/>
            <w:gridSpan w:val="3"/>
          </w:tcPr>
          <w:p w:rsidR="007300CD" w:rsidRPr="008C7BBB" w:rsidRDefault="007300CD" w:rsidP="005A59E6">
            <w:pPr>
              <w:pStyle w:val="BodyText"/>
            </w:pPr>
            <w:r>
              <w:t>The user is in the context of a Dealer or Telco employee.</w:t>
            </w:r>
          </w:p>
        </w:tc>
      </w:tr>
      <w:tr w:rsidR="007300CD" w:rsidRPr="006D15FA" w:rsidTr="007300CD">
        <w:trPr>
          <w:trHeight w:val="176"/>
        </w:trPr>
        <w:tc>
          <w:tcPr>
            <w:tcW w:w="2268" w:type="dxa"/>
          </w:tcPr>
          <w:p w:rsidR="007300CD" w:rsidRPr="002153B0" w:rsidRDefault="007300CD" w:rsidP="005A59E6">
            <w:pPr>
              <w:pStyle w:val="BodyText"/>
            </w:pPr>
            <w:r>
              <w:t>Trigger</w:t>
            </w:r>
          </w:p>
        </w:tc>
        <w:tc>
          <w:tcPr>
            <w:tcW w:w="5940" w:type="dxa"/>
            <w:gridSpan w:val="3"/>
          </w:tcPr>
          <w:p w:rsidR="007300CD" w:rsidRPr="006D15FA" w:rsidRDefault="007300CD" w:rsidP="005A59E6">
            <w:pPr>
              <w:pStyle w:val="BodyText"/>
            </w:pPr>
            <w:r>
              <w:t>The user choose the option to view employee login information</w:t>
            </w:r>
          </w:p>
        </w:tc>
      </w:tr>
      <w:tr w:rsidR="007300CD" w:rsidRPr="006D15FA" w:rsidTr="007300CD">
        <w:trPr>
          <w:trHeight w:val="176"/>
        </w:trPr>
        <w:tc>
          <w:tcPr>
            <w:tcW w:w="2268" w:type="dxa"/>
          </w:tcPr>
          <w:p w:rsidR="007300CD" w:rsidRDefault="007300CD" w:rsidP="005A59E6">
            <w:pPr>
              <w:pStyle w:val="BodyText"/>
            </w:pPr>
            <w:r>
              <w:t>Minimum guarantees</w:t>
            </w:r>
          </w:p>
        </w:tc>
        <w:tc>
          <w:tcPr>
            <w:tcW w:w="5940" w:type="dxa"/>
            <w:gridSpan w:val="3"/>
          </w:tcPr>
          <w:p w:rsidR="007300CD" w:rsidRPr="006D15FA" w:rsidRDefault="007300CD" w:rsidP="005A59E6">
            <w:pPr>
              <w:pStyle w:val="BodyText"/>
            </w:pPr>
            <w:r>
              <w:t>A message is displayed if the user doesn’t have a login</w:t>
            </w:r>
          </w:p>
        </w:tc>
      </w:tr>
      <w:tr w:rsidR="007300CD" w:rsidRPr="00490C7E" w:rsidTr="007300CD">
        <w:trPr>
          <w:trHeight w:val="176"/>
        </w:trPr>
        <w:tc>
          <w:tcPr>
            <w:tcW w:w="2268" w:type="dxa"/>
          </w:tcPr>
          <w:p w:rsidR="007300CD" w:rsidRDefault="007300CD" w:rsidP="005A59E6">
            <w:pPr>
              <w:pStyle w:val="BodyText"/>
            </w:pPr>
            <w:r>
              <w:t>Success guarantees:</w:t>
            </w:r>
          </w:p>
        </w:tc>
        <w:tc>
          <w:tcPr>
            <w:tcW w:w="5940" w:type="dxa"/>
            <w:gridSpan w:val="3"/>
          </w:tcPr>
          <w:p w:rsidR="007300CD" w:rsidRDefault="007300CD" w:rsidP="005A59E6">
            <w:pPr>
              <w:pStyle w:val="BodyText"/>
            </w:pPr>
            <w:r>
              <w:t>Login information of the employee is displayed.</w:t>
            </w:r>
          </w:p>
        </w:tc>
      </w:tr>
      <w:tr w:rsidR="007300CD" w:rsidTr="007300CD">
        <w:trPr>
          <w:trHeight w:val="176"/>
        </w:trPr>
        <w:tc>
          <w:tcPr>
            <w:tcW w:w="2268" w:type="dxa"/>
          </w:tcPr>
          <w:p w:rsidR="007300CD" w:rsidRPr="002153B0" w:rsidRDefault="007300CD" w:rsidP="005A59E6">
            <w:pPr>
              <w:pStyle w:val="BodyText"/>
            </w:pPr>
            <w:r w:rsidRPr="002153B0">
              <w:t>Normal Flow:</w:t>
            </w:r>
          </w:p>
        </w:tc>
        <w:tc>
          <w:tcPr>
            <w:tcW w:w="5940" w:type="dxa"/>
            <w:gridSpan w:val="3"/>
          </w:tcPr>
          <w:p w:rsidR="007300CD" w:rsidRDefault="007300CD" w:rsidP="000F7361">
            <w:pPr>
              <w:pStyle w:val="ListNumberUC"/>
              <w:numPr>
                <w:ilvl w:val="0"/>
                <w:numId w:val="662"/>
              </w:numPr>
            </w:pPr>
            <w:r w:rsidRPr="00226979">
              <w:t xml:space="preserve">The system displays the employee </w:t>
            </w:r>
            <w:r>
              <w:t xml:space="preserve">user role </w:t>
            </w:r>
            <w:r w:rsidR="009A28A6">
              <w:t>(</w:t>
            </w:r>
            <w:r>
              <w:t>A1</w:t>
            </w:r>
            <w:r w:rsidR="009A28A6">
              <w:t>)</w:t>
            </w:r>
          </w:p>
        </w:tc>
      </w:tr>
      <w:tr w:rsidR="007300CD" w:rsidTr="007300CD">
        <w:trPr>
          <w:trHeight w:val="176"/>
        </w:trPr>
        <w:tc>
          <w:tcPr>
            <w:tcW w:w="2268" w:type="dxa"/>
          </w:tcPr>
          <w:p w:rsidR="007300CD" w:rsidRPr="002153B0" w:rsidRDefault="007300CD" w:rsidP="005A59E6">
            <w:pPr>
              <w:pStyle w:val="BodyText"/>
            </w:pPr>
            <w:r>
              <w:t>Alternative Flows:</w:t>
            </w:r>
          </w:p>
        </w:tc>
        <w:tc>
          <w:tcPr>
            <w:tcW w:w="5940" w:type="dxa"/>
            <w:gridSpan w:val="3"/>
          </w:tcPr>
          <w:p w:rsidR="007300CD" w:rsidRPr="00226979" w:rsidRDefault="007300CD" w:rsidP="005A59E6">
            <w:pPr>
              <w:pStyle w:val="BodyText"/>
            </w:pPr>
            <w:r>
              <w:t xml:space="preserve">A1. </w:t>
            </w:r>
            <w:r w:rsidRPr="00226979">
              <w:t>The system displays a m</w:t>
            </w:r>
            <w:r w:rsidRPr="00226979">
              <w:t>essage specifying that the user has no login.</w:t>
            </w:r>
          </w:p>
        </w:tc>
      </w:tr>
    </w:tbl>
    <w:p w:rsidR="007300CD" w:rsidRDefault="007300CD" w:rsidP="004752DD">
      <w:pPr>
        <w:pStyle w:val="Heading4"/>
      </w:pPr>
      <w:bookmarkStart w:id="1913" w:name="_Toc253578177"/>
      <w:r>
        <w:t>Use Case:  Edit login information</w:t>
      </w:r>
      <w:bookmarkEnd w:id="191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Edit Login Information</w:t>
            </w:r>
          </w:p>
        </w:tc>
        <w:tc>
          <w:tcPr>
            <w:tcW w:w="2610" w:type="dxa"/>
            <w:shd w:val="clear" w:color="auto" w:fill="E6E6E6"/>
          </w:tcPr>
          <w:p w:rsidR="007300CD" w:rsidRDefault="007300CD" w:rsidP="00122B88">
            <w:pPr>
              <w:pStyle w:val="TableHeading"/>
            </w:pPr>
            <w:r>
              <w:t>UAM00</w:t>
            </w:r>
            <w:r w:rsidR="00B83468">
              <w:t>2</w:t>
            </w:r>
            <w:r>
              <w:t xml:space="preserve">0 </w:t>
            </w:r>
          </w:p>
        </w:tc>
      </w:tr>
      <w:tr w:rsidR="007300CD" w:rsidRPr="006D15FA" w:rsidTr="007300CD">
        <w:tc>
          <w:tcPr>
            <w:tcW w:w="2268" w:type="dxa"/>
          </w:tcPr>
          <w:p w:rsidR="007300CD" w:rsidRDefault="007300CD" w:rsidP="005A59E6">
            <w:pPr>
              <w:pStyle w:val="BodyText"/>
            </w:pPr>
            <w:r>
              <w:t>Primary actors</w:t>
            </w:r>
          </w:p>
        </w:tc>
        <w:tc>
          <w:tcPr>
            <w:tcW w:w="5940" w:type="dxa"/>
            <w:gridSpan w:val="3"/>
          </w:tcPr>
          <w:p w:rsidR="007300CD" w:rsidRDefault="007300CD" w:rsidP="005A59E6">
            <w:pPr>
              <w:pStyle w:val="BodyText"/>
            </w:pPr>
            <w:r>
              <w:t>Telco user</w:t>
            </w:r>
          </w:p>
          <w:p w:rsidR="007300CD" w:rsidRPr="006D15FA" w:rsidRDefault="007300CD" w:rsidP="005A59E6">
            <w:pPr>
              <w:pStyle w:val="BodyText"/>
            </w:pPr>
            <w:r>
              <w:t>Dealer user</w:t>
            </w:r>
          </w:p>
        </w:tc>
      </w:tr>
      <w:tr w:rsidR="007300CD" w:rsidRPr="006D15FA" w:rsidTr="007300CD">
        <w:tc>
          <w:tcPr>
            <w:tcW w:w="2268" w:type="dxa"/>
          </w:tcPr>
          <w:p w:rsidR="007300CD" w:rsidRDefault="007300CD" w:rsidP="005A59E6">
            <w:pPr>
              <w:pStyle w:val="BodyText"/>
            </w:pPr>
            <w:r>
              <w:t>Summary Goal</w:t>
            </w:r>
          </w:p>
        </w:tc>
        <w:tc>
          <w:tcPr>
            <w:tcW w:w="5940" w:type="dxa"/>
            <w:gridSpan w:val="3"/>
          </w:tcPr>
          <w:p w:rsidR="007300CD" w:rsidRPr="006D15FA" w:rsidRDefault="007300CD" w:rsidP="005A59E6">
            <w:pPr>
              <w:pStyle w:val="BodyText"/>
            </w:pPr>
            <w:r>
              <w:t>This use case allows the user to modify role.</w:t>
            </w:r>
          </w:p>
        </w:tc>
      </w:tr>
      <w:tr w:rsidR="007300CD" w:rsidRPr="008C7BBB" w:rsidTr="007300CD">
        <w:trPr>
          <w:trHeight w:val="176"/>
        </w:trPr>
        <w:tc>
          <w:tcPr>
            <w:tcW w:w="2268" w:type="dxa"/>
          </w:tcPr>
          <w:p w:rsidR="007300CD" w:rsidRDefault="007300CD" w:rsidP="005A59E6">
            <w:pPr>
              <w:pStyle w:val="BodyText"/>
            </w:pPr>
            <w:r>
              <w:t>Pre-conditions</w:t>
            </w:r>
          </w:p>
        </w:tc>
        <w:tc>
          <w:tcPr>
            <w:tcW w:w="5940" w:type="dxa"/>
            <w:gridSpan w:val="3"/>
          </w:tcPr>
          <w:p w:rsidR="009B66F0" w:rsidRPr="008C7BBB" w:rsidRDefault="007300CD" w:rsidP="005A59E6">
            <w:pPr>
              <w:pStyle w:val="BodyText"/>
            </w:pPr>
            <w:r>
              <w:t>The user is in the context of a Dealer or Telco employee.</w:t>
            </w:r>
          </w:p>
        </w:tc>
      </w:tr>
      <w:tr w:rsidR="007300CD" w:rsidRPr="006D15FA" w:rsidTr="007300CD">
        <w:trPr>
          <w:trHeight w:val="176"/>
        </w:trPr>
        <w:tc>
          <w:tcPr>
            <w:tcW w:w="2268" w:type="dxa"/>
          </w:tcPr>
          <w:p w:rsidR="007300CD" w:rsidRPr="002153B0" w:rsidRDefault="007300CD" w:rsidP="005A59E6">
            <w:pPr>
              <w:pStyle w:val="BodyText"/>
            </w:pPr>
            <w:r>
              <w:t>Trigger</w:t>
            </w:r>
          </w:p>
        </w:tc>
        <w:tc>
          <w:tcPr>
            <w:tcW w:w="5940" w:type="dxa"/>
            <w:gridSpan w:val="3"/>
          </w:tcPr>
          <w:p w:rsidR="007300CD" w:rsidRPr="006D15FA" w:rsidRDefault="007300CD" w:rsidP="005A59E6">
            <w:pPr>
              <w:pStyle w:val="BodyText"/>
            </w:pPr>
            <w:r>
              <w:t>The user choose selects the option to edit login information</w:t>
            </w:r>
          </w:p>
        </w:tc>
      </w:tr>
      <w:tr w:rsidR="007300CD" w:rsidRPr="006D15FA" w:rsidTr="007300CD">
        <w:trPr>
          <w:trHeight w:val="176"/>
        </w:trPr>
        <w:tc>
          <w:tcPr>
            <w:tcW w:w="2268" w:type="dxa"/>
          </w:tcPr>
          <w:p w:rsidR="007300CD" w:rsidRDefault="007300CD" w:rsidP="005A59E6">
            <w:pPr>
              <w:pStyle w:val="BodyText"/>
            </w:pPr>
            <w:r>
              <w:t>Minimum guarantees</w:t>
            </w:r>
          </w:p>
        </w:tc>
        <w:tc>
          <w:tcPr>
            <w:tcW w:w="5940" w:type="dxa"/>
            <w:gridSpan w:val="3"/>
          </w:tcPr>
          <w:p w:rsidR="007300CD" w:rsidRPr="006D15FA" w:rsidRDefault="007300CD" w:rsidP="005A59E6">
            <w:pPr>
              <w:pStyle w:val="BodyText"/>
            </w:pPr>
            <w:r>
              <w:t>Login information is not modified</w:t>
            </w:r>
          </w:p>
        </w:tc>
      </w:tr>
      <w:tr w:rsidR="007300CD" w:rsidRPr="00490C7E" w:rsidTr="007300CD">
        <w:trPr>
          <w:trHeight w:val="176"/>
        </w:trPr>
        <w:tc>
          <w:tcPr>
            <w:tcW w:w="2268" w:type="dxa"/>
          </w:tcPr>
          <w:p w:rsidR="007300CD" w:rsidRDefault="007300CD" w:rsidP="005A59E6">
            <w:pPr>
              <w:pStyle w:val="BodyText"/>
            </w:pPr>
            <w:r>
              <w:t>Success guarantees:</w:t>
            </w:r>
          </w:p>
        </w:tc>
        <w:tc>
          <w:tcPr>
            <w:tcW w:w="5940" w:type="dxa"/>
            <w:gridSpan w:val="3"/>
          </w:tcPr>
          <w:p w:rsidR="007300CD" w:rsidRDefault="007300CD" w:rsidP="005A59E6">
            <w:pPr>
              <w:pStyle w:val="BodyText"/>
            </w:pPr>
            <w:r>
              <w:t>Login information of the employee is only modified locally.</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325101" w:rsidP="007300CD">
            <w:pPr>
              <w:pStyle w:val="BodyText"/>
              <w:numPr>
                <w:ilvl w:val="0"/>
                <w:numId w:val="58"/>
              </w:numPr>
            </w:pPr>
            <w:r>
              <w:t>Channel/CSR light</w:t>
            </w:r>
            <w:r w:rsidR="007300CD">
              <w:t xml:space="preserve"> application displays available roles for the user</w:t>
            </w:r>
          </w:p>
          <w:p w:rsidR="007300CD" w:rsidRDefault="007300CD" w:rsidP="007300CD">
            <w:pPr>
              <w:pStyle w:val="BodyText"/>
              <w:numPr>
                <w:ilvl w:val="0"/>
                <w:numId w:val="58"/>
              </w:numPr>
            </w:pPr>
            <w:r>
              <w:t>The user selects a new role.</w:t>
            </w:r>
          </w:p>
          <w:p w:rsidR="007300CD" w:rsidRDefault="007300CD" w:rsidP="007300CD">
            <w:pPr>
              <w:pStyle w:val="BodyText"/>
              <w:numPr>
                <w:ilvl w:val="0"/>
                <w:numId w:val="58"/>
              </w:numPr>
            </w:pPr>
            <w:r>
              <w:t>The user confirms.(A1)</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5A59E6">
            <w:pPr>
              <w:pStyle w:val="BodyText"/>
            </w:pPr>
            <w:r>
              <w:t>A1. The us</w:t>
            </w:r>
            <w:r w:rsidRPr="002515E8">
              <w:t>e</w:t>
            </w:r>
            <w:r>
              <w:t>r cancels the modification.</w:t>
            </w:r>
          </w:p>
          <w:p w:rsidR="007300CD" w:rsidRPr="00BB5088" w:rsidRDefault="00325101" w:rsidP="000F7361">
            <w:pPr>
              <w:pStyle w:val="ListNumberUC"/>
              <w:numPr>
                <w:ilvl w:val="0"/>
                <w:numId w:val="449"/>
              </w:numPr>
            </w:pPr>
            <w:r>
              <w:t>Channel/CSR light</w:t>
            </w:r>
            <w:r w:rsidR="007300CD">
              <w:t xml:space="preserve"> application redirects the user to the previous step</w:t>
            </w:r>
          </w:p>
        </w:tc>
      </w:tr>
    </w:tbl>
    <w:p w:rsidR="007300CD" w:rsidRDefault="007300CD" w:rsidP="004752DD">
      <w:pPr>
        <w:pStyle w:val="Heading4"/>
      </w:pPr>
      <w:bookmarkStart w:id="1914" w:name="_Toc253578178"/>
      <w:r>
        <w:t>Use Case:  Change password</w:t>
      </w:r>
      <w:bookmarkEnd w:id="191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Change Password</w:t>
            </w:r>
          </w:p>
        </w:tc>
        <w:tc>
          <w:tcPr>
            <w:tcW w:w="2610" w:type="dxa"/>
            <w:shd w:val="clear" w:color="auto" w:fill="E6E6E6"/>
          </w:tcPr>
          <w:p w:rsidR="007300CD" w:rsidRDefault="007300CD" w:rsidP="00122B88">
            <w:pPr>
              <w:pStyle w:val="TableHeading"/>
            </w:pPr>
            <w:r>
              <w:t>UAM00</w:t>
            </w:r>
            <w:r w:rsidR="00B83468">
              <w:t>3</w:t>
            </w:r>
            <w:r>
              <w:t xml:space="preserve">0 </w:t>
            </w:r>
          </w:p>
        </w:tc>
      </w:tr>
      <w:tr w:rsidR="007300CD" w:rsidRPr="006D15FA" w:rsidTr="007300CD">
        <w:tc>
          <w:tcPr>
            <w:tcW w:w="2268" w:type="dxa"/>
          </w:tcPr>
          <w:p w:rsidR="007300CD" w:rsidRDefault="007300CD" w:rsidP="005A59E6">
            <w:pPr>
              <w:pStyle w:val="BodyText"/>
            </w:pPr>
            <w:r>
              <w:t>Primary actors</w:t>
            </w:r>
          </w:p>
        </w:tc>
        <w:tc>
          <w:tcPr>
            <w:tcW w:w="5940" w:type="dxa"/>
            <w:gridSpan w:val="3"/>
          </w:tcPr>
          <w:p w:rsidR="007300CD" w:rsidRDefault="007300CD" w:rsidP="005A59E6">
            <w:pPr>
              <w:pStyle w:val="BodyText"/>
            </w:pPr>
            <w:r>
              <w:t>Telco user</w:t>
            </w:r>
          </w:p>
          <w:p w:rsidR="007300CD" w:rsidRPr="006D15FA" w:rsidRDefault="007300CD" w:rsidP="005A59E6">
            <w:pPr>
              <w:pStyle w:val="BodyText"/>
            </w:pPr>
            <w:r>
              <w:t>Dealer user</w:t>
            </w:r>
          </w:p>
        </w:tc>
      </w:tr>
      <w:tr w:rsidR="007300CD" w:rsidRPr="006D15FA" w:rsidTr="007300CD">
        <w:tc>
          <w:tcPr>
            <w:tcW w:w="2268" w:type="dxa"/>
          </w:tcPr>
          <w:p w:rsidR="007300CD" w:rsidRDefault="007300CD" w:rsidP="005A59E6">
            <w:pPr>
              <w:pStyle w:val="BodyText"/>
            </w:pPr>
            <w:r>
              <w:t>Summary Goal</w:t>
            </w:r>
          </w:p>
        </w:tc>
        <w:tc>
          <w:tcPr>
            <w:tcW w:w="5940" w:type="dxa"/>
            <w:gridSpan w:val="3"/>
          </w:tcPr>
          <w:p w:rsidR="007300CD" w:rsidRPr="006D15FA" w:rsidRDefault="007300CD" w:rsidP="005A59E6">
            <w:pPr>
              <w:pStyle w:val="BodyText"/>
            </w:pPr>
            <w:r>
              <w:t>This use case allows the user to change his password.</w:t>
            </w:r>
          </w:p>
        </w:tc>
      </w:tr>
      <w:tr w:rsidR="007300CD" w:rsidRPr="008C7BBB" w:rsidTr="007300CD">
        <w:trPr>
          <w:trHeight w:val="176"/>
        </w:trPr>
        <w:tc>
          <w:tcPr>
            <w:tcW w:w="2268" w:type="dxa"/>
          </w:tcPr>
          <w:p w:rsidR="007300CD" w:rsidRDefault="007300CD" w:rsidP="005A59E6">
            <w:pPr>
              <w:pStyle w:val="BodyText"/>
            </w:pPr>
            <w:r>
              <w:t>Pre-conditions</w:t>
            </w:r>
          </w:p>
        </w:tc>
        <w:tc>
          <w:tcPr>
            <w:tcW w:w="5940" w:type="dxa"/>
            <w:gridSpan w:val="3"/>
          </w:tcPr>
          <w:p w:rsidR="007300CD" w:rsidRPr="008C7BBB" w:rsidRDefault="007300CD" w:rsidP="005A59E6">
            <w:pPr>
              <w:pStyle w:val="BodyText"/>
            </w:pPr>
            <w:r>
              <w:t>The user is viewing login information</w:t>
            </w:r>
          </w:p>
        </w:tc>
      </w:tr>
      <w:tr w:rsidR="007300CD" w:rsidRPr="006D15FA" w:rsidTr="007300CD">
        <w:trPr>
          <w:trHeight w:val="176"/>
        </w:trPr>
        <w:tc>
          <w:tcPr>
            <w:tcW w:w="2268" w:type="dxa"/>
          </w:tcPr>
          <w:p w:rsidR="007300CD" w:rsidRPr="002153B0" w:rsidRDefault="007300CD" w:rsidP="005A59E6">
            <w:pPr>
              <w:pStyle w:val="BodyText"/>
            </w:pPr>
            <w:r>
              <w:t>Trigger</w:t>
            </w:r>
          </w:p>
        </w:tc>
        <w:tc>
          <w:tcPr>
            <w:tcW w:w="5940" w:type="dxa"/>
            <w:gridSpan w:val="3"/>
          </w:tcPr>
          <w:p w:rsidR="007300CD" w:rsidRPr="006D15FA" w:rsidRDefault="007300CD" w:rsidP="005A59E6">
            <w:pPr>
              <w:pStyle w:val="BodyText"/>
            </w:pPr>
            <w:r>
              <w:t>The user choose the option to modify the password</w:t>
            </w:r>
          </w:p>
        </w:tc>
      </w:tr>
      <w:tr w:rsidR="007300CD" w:rsidRPr="006D15FA" w:rsidTr="007300CD">
        <w:trPr>
          <w:trHeight w:val="176"/>
        </w:trPr>
        <w:tc>
          <w:tcPr>
            <w:tcW w:w="2268" w:type="dxa"/>
          </w:tcPr>
          <w:p w:rsidR="007300CD" w:rsidRDefault="007300CD" w:rsidP="005A59E6">
            <w:pPr>
              <w:pStyle w:val="BodyText"/>
            </w:pPr>
            <w:r>
              <w:t>Minimum guarantees</w:t>
            </w:r>
          </w:p>
        </w:tc>
        <w:tc>
          <w:tcPr>
            <w:tcW w:w="5940" w:type="dxa"/>
            <w:gridSpan w:val="3"/>
          </w:tcPr>
          <w:p w:rsidR="007300CD" w:rsidRPr="006D15FA" w:rsidRDefault="007300CD" w:rsidP="005A59E6">
            <w:pPr>
              <w:pStyle w:val="BodyText"/>
            </w:pPr>
            <w:r>
              <w:t>Password is not modified</w:t>
            </w:r>
          </w:p>
        </w:tc>
      </w:tr>
      <w:tr w:rsidR="007300CD" w:rsidRPr="00490C7E" w:rsidTr="007300CD">
        <w:trPr>
          <w:trHeight w:val="176"/>
        </w:trPr>
        <w:tc>
          <w:tcPr>
            <w:tcW w:w="2268" w:type="dxa"/>
          </w:tcPr>
          <w:p w:rsidR="007300CD" w:rsidRDefault="007300CD" w:rsidP="005A59E6">
            <w:pPr>
              <w:pStyle w:val="BodyText"/>
            </w:pPr>
            <w:r>
              <w:t>Success guarantees:</w:t>
            </w:r>
          </w:p>
        </w:tc>
        <w:tc>
          <w:tcPr>
            <w:tcW w:w="5940" w:type="dxa"/>
            <w:gridSpan w:val="3"/>
          </w:tcPr>
          <w:p w:rsidR="007300CD" w:rsidRDefault="007300CD" w:rsidP="005A59E6">
            <w:pPr>
              <w:pStyle w:val="BodyText"/>
            </w:pPr>
            <w:r>
              <w:t>The password has been changed locally</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7300CD" w:rsidP="000F7361">
            <w:pPr>
              <w:pStyle w:val="ListNumberUC"/>
              <w:numPr>
                <w:ilvl w:val="0"/>
                <w:numId w:val="428"/>
              </w:numPr>
            </w:pPr>
            <w:r>
              <w:t>The user enters his current password.</w:t>
            </w:r>
          </w:p>
          <w:p w:rsidR="007300CD" w:rsidRDefault="007300CD" w:rsidP="005A59E6">
            <w:pPr>
              <w:pStyle w:val="ListNumberUC"/>
            </w:pPr>
            <w:r>
              <w:t>The user enters the new password twice.</w:t>
            </w:r>
          </w:p>
          <w:p w:rsidR="007300CD" w:rsidRDefault="00325101" w:rsidP="005A59E6">
            <w:pPr>
              <w:pStyle w:val="ListNumberUC"/>
            </w:pPr>
            <w:r>
              <w:t>Channel/CSR light</w:t>
            </w:r>
            <w:r w:rsidR="007300CD">
              <w:t xml:space="preserve"> application validates entered password (A1)</w:t>
            </w:r>
          </w:p>
          <w:p w:rsidR="007300CD" w:rsidRDefault="00325101" w:rsidP="005A59E6">
            <w:pPr>
              <w:pStyle w:val="ListNumberUC"/>
            </w:pPr>
            <w:r>
              <w:t>Channel/CSR light</w:t>
            </w:r>
            <w:r w:rsidR="007300CD">
              <w:t xml:space="preserve"> application validates password validity (A1)(A2)(A3)</w:t>
            </w:r>
            <w:r w:rsidR="00561926">
              <w:t xml:space="preserve"> (A4)</w:t>
            </w:r>
          </w:p>
          <w:p w:rsidR="007300CD" w:rsidRDefault="007300CD" w:rsidP="005A59E6">
            <w:pPr>
              <w:pStyle w:val="ListNumberUC"/>
            </w:pPr>
            <w:r>
              <w:t>The system changes the current password and stores the old one in the password history.</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5A59E6">
            <w:pPr>
              <w:pStyle w:val="BodyText"/>
            </w:pPr>
            <w:r>
              <w:t>A1: The password entered is not valid</w:t>
            </w:r>
          </w:p>
          <w:p w:rsidR="007300CD" w:rsidRDefault="00325101" w:rsidP="000F7361">
            <w:pPr>
              <w:pStyle w:val="ListNumberUC"/>
              <w:numPr>
                <w:ilvl w:val="0"/>
                <w:numId w:val="429"/>
              </w:numPr>
            </w:pPr>
            <w:r>
              <w:t>Channel/CSR light</w:t>
            </w:r>
            <w:r w:rsidR="007300CD">
              <w:t xml:space="preserve"> application display an error message to inform user the password is wrong</w:t>
            </w:r>
          </w:p>
          <w:p w:rsidR="007300CD" w:rsidRDefault="007300CD" w:rsidP="005A59E6">
            <w:pPr>
              <w:pStyle w:val="BodyText"/>
            </w:pPr>
            <w:r>
              <w:t>A2: Both two new passwords are not equal</w:t>
            </w:r>
          </w:p>
          <w:p w:rsidR="007300CD" w:rsidRPr="007709AD" w:rsidRDefault="00325101" w:rsidP="000F7361">
            <w:pPr>
              <w:pStyle w:val="ListNumberUC"/>
              <w:numPr>
                <w:ilvl w:val="0"/>
                <w:numId w:val="430"/>
              </w:numPr>
            </w:pPr>
            <w:r>
              <w:t>Channel/CSR light</w:t>
            </w:r>
            <w:r w:rsidR="007300CD">
              <w:t xml:space="preserve"> application highlights to the user he has not entered the same password twice</w:t>
            </w:r>
          </w:p>
          <w:p w:rsidR="007300CD" w:rsidRDefault="007300CD" w:rsidP="005A59E6">
            <w:pPr>
              <w:pStyle w:val="BodyText"/>
            </w:pPr>
            <w:r>
              <w:t>A3: New password does not conform to one of the password rules</w:t>
            </w:r>
            <w:r w:rsidR="00972BF3">
              <w:t>.</w:t>
            </w:r>
            <w:r>
              <w:t xml:space="preserve"> By default, the password has a minimum length of 6 characters and a maximum of 10 characters</w:t>
            </w:r>
          </w:p>
          <w:p w:rsidR="007300CD" w:rsidRPr="007709AD" w:rsidRDefault="00325101" w:rsidP="000F7361">
            <w:pPr>
              <w:pStyle w:val="ListNumberUC"/>
              <w:numPr>
                <w:ilvl w:val="0"/>
                <w:numId w:val="431"/>
              </w:numPr>
            </w:pPr>
            <w:r>
              <w:t>Channel/CSR light</w:t>
            </w:r>
            <w:r w:rsidR="007300CD">
              <w:t xml:space="preserve"> application displays an error message indicating rules that must be respected</w:t>
            </w:r>
          </w:p>
          <w:p w:rsidR="007300CD" w:rsidRDefault="007300CD" w:rsidP="005A59E6">
            <w:pPr>
              <w:pStyle w:val="BodyText"/>
            </w:pPr>
            <w:r>
              <w:t xml:space="preserve">A4: The password is </w:t>
            </w:r>
            <w:r w:rsidR="00561926">
              <w:t>already in password history</w:t>
            </w:r>
          </w:p>
          <w:p w:rsidR="007300CD" w:rsidRPr="00BB5088" w:rsidRDefault="00325101" w:rsidP="000F7361">
            <w:pPr>
              <w:pStyle w:val="ListNumberUC"/>
              <w:numPr>
                <w:ilvl w:val="0"/>
                <w:numId w:val="470"/>
              </w:numPr>
            </w:pPr>
            <w:r>
              <w:t>Channel/CSR light</w:t>
            </w:r>
            <w:r w:rsidR="007300CD">
              <w:t xml:space="preserve"> application asks for a new one.</w:t>
            </w:r>
          </w:p>
        </w:tc>
      </w:tr>
    </w:tbl>
    <w:p w:rsidR="007300CD" w:rsidRDefault="007300CD" w:rsidP="004752DD">
      <w:pPr>
        <w:pStyle w:val="Heading4"/>
      </w:pPr>
      <w:bookmarkStart w:id="1915" w:name="_Toc253578179"/>
      <w:r>
        <w:t>Use Case:  Reset password of another user</w:t>
      </w:r>
      <w:bookmarkEnd w:id="191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 xml:space="preserve">Reset Password of another User </w:t>
            </w:r>
          </w:p>
        </w:tc>
        <w:tc>
          <w:tcPr>
            <w:tcW w:w="2610" w:type="dxa"/>
            <w:shd w:val="clear" w:color="auto" w:fill="E6E6E6"/>
          </w:tcPr>
          <w:p w:rsidR="007300CD" w:rsidRDefault="007300CD" w:rsidP="00122B88">
            <w:pPr>
              <w:pStyle w:val="TableHeading"/>
            </w:pPr>
            <w:r>
              <w:t>UAM00</w:t>
            </w:r>
            <w:r w:rsidR="00B83468">
              <w:t>4</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Default="007300CD" w:rsidP="007300CD">
            <w:r>
              <w:t>This use case allows the user to reset the password of a user.</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r>
              <w:t>The user is in the context of a Dealer, Telco employee.</w:t>
            </w:r>
          </w:p>
          <w:p w:rsidR="009B66F0" w:rsidRPr="008C7BBB" w:rsidRDefault="009B66F0" w:rsidP="007300CD"/>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choose the option to change the password of a user</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r>
              <w:t>Password is not modified</w:t>
            </w: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Default="007300CD" w:rsidP="007300CD">
            <w:pPr>
              <w:pStyle w:val="BodyText"/>
              <w:numPr>
                <w:ilvl w:val="0"/>
                <w:numId w:val="49"/>
              </w:numPr>
            </w:pPr>
            <w:r>
              <w:t>The password has been reset.</w:t>
            </w:r>
          </w:p>
          <w:p w:rsidR="00972BF3" w:rsidRDefault="00972BF3" w:rsidP="00972BF3">
            <w:pPr>
              <w:pStyle w:val="BodyText"/>
              <w:numPr>
                <w:ilvl w:val="0"/>
                <w:numId w:val="49"/>
              </w:numPr>
            </w:pPr>
            <w:r>
              <w:t>The new password has been sent by email to the user</w:t>
            </w:r>
          </w:p>
          <w:p w:rsidR="007300CD" w:rsidRPr="00490C7E" w:rsidRDefault="007300CD" w:rsidP="007300CD">
            <w:pPr>
              <w:pStyle w:val="BodyText"/>
              <w:numPr>
                <w:ilvl w:val="0"/>
                <w:numId w:val="49"/>
              </w:numPr>
            </w:pPr>
            <w:r>
              <w:t>The employee will have to change it at next login.</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7300CD" w:rsidP="007300CD">
            <w:pPr>
              <w:pStyle w:val="BodyText"/>
              <w:numPr>
                <w:ilvl w:val="0"/>
                <w:numId w:val="50"/>
              </w:numPr>
            </w:pPr>
            <w:r>
              <w:t>The user selects the login information option.</w:t>
            </w:r>
          </w:p>
          <w:p w:rsidR="007300CD" w:rsidRDefault="007300CD" w:rsidP="007300CD">
            <w:pPr>
              <w:pStyle w:val="BodyText"/>
              <w:numPr>
                <w:ilvl w:val="0"/>
                <w:numId w:val="50"/>
              </w:numPr>
            </w:pPr>
            <w:r>
              <w:t>The user selects the change password option.</w:t>
            </w:r>
          </w:p>
          <w:p w:rsidR="007300CD" w:rsidRDefault="007300CD" w:rsidP="007300CD">
            <w:pPr>
              <w:pStyle w:val="BodyText"/>
              <w:numPr>
                <w:ilvl w:val="0"/>
                <w:numId w:val="50"/>
              </w:numPr>
            </w:pPr>
            <w:r>
              <w:t>The user enters his password.</w:t>
            </w:r>
          </w:p>
          <w:p w:rsidR="00972BF3" w:rsidRDefault="00325101" w:rsidP="00972BF3">
            <w:pPr>
              <w:pStyle w:val="BodyText"/>
              <w:numPr>
                <w:ilvl w:val="0"/>
                <w:numId w:val="50"/>
              </w:numPr>
            </w:pPr>
            <w:r>
              <w:t>Channel/CSR light</w:t>
            </w:r>
            <w:r w:rsidR="00972BF3">
              <w:t xml:space="preserve"> application generates a temporary password automatically</w:t>
            </w:r>
          </w:p>
          <w:p w:rsidR="00972BF3" w:rsidRDefault="00325101" w:rsidP="00972BF3">
            <w:pPr>
              <w:pStyle w:val="BodyText"/>
              <w:numPr>
                <w:ilvl w:val="0"/>
                <w:numId w:val="50"/>
              </w:numPr>
            </w:pPr>
            <w:r>
              <w:t>Channel/CSR light</w:t>
            </w:r>
            <w:r w:rsidR="00972BF3">
              <w:t xml:space="preserve"> application sends the new password to the employee using his email (A2)</w:t>
            </w:r>
          </w:p>
          <w:p w:rsidR="007300CD" w:rsidRDefault="007300CD" w:rsidP="007300CD">
            <w:pPr>
              <w:pStyle w:val="BodyText"/>
              <w:numPr>
                <w:ilvl w:val="0"/>
                <w:numId w:val="50"/>
              </w:numPr>
            </w:pPr>
            <w:r>
              <w:t>The system sets the temporary employee password and the flag “must change password on next login” to true.</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r>
              <w:t>A1 The password entered is not valid</w:t>
            </w:r>
          </w:p>
          <w:p w:rsidR="007300CD" w:rsidRDefault="00325101" w:rsidP="000F7361">
            <w:pPr>
              <w:numPr>
                <w:ilvl w:val="0"/>
                <w:numId w:val="164"/>
              </w:numPr>
            </w:pPr>
            <w:r>
              <w:t>Channel/CSR light</w:t>
            </w:r>
            <w:r w:rsidR="007300CD">
              <w:t xml:space="preserve"> application display an error message to inform user the password is wrong</w:t>
            </w:r>
          </w:p>
          <w:p w:rsidR="00972BF3" w:rsidRDefault="00972BF3" w:rsidP="00972BF3">
            <w:pPr>
              <w:pStyle w:val="BodyText"/>
            </w:pPr>
            <w:r>
              <w:t>A2: The employee has no email address or sending password by email is not active</w:t>
            </w:r>
          </w:p>
          <w:p w:rsidR="00972BF3" w:rsidRDefault="00325101" w:rsidP="000F7361">
            <w:pPr>
              <w:pStyle w:val="BodyText"/>
              <w:numPr>
                <w:ilvl w:val="0"/>
                <w:numId w:val="400"/>
              </w:numPr>
            </w:pPr>
            <w:r>
              <w:t>Channel/CSR light</w:t>
            </w:r>
            <w:r w:rsidR="00972BF3">
              <w:t xml:space="preserve"> application displays the temporary generated password</w:t>
            </w:r>
          </w:p>
          <w:p w:rsidR="00972BF3" w:rsidRDefault="00972BF3" w:rsidP="000F7361">
            <w:pPr>
              <w:pStyle w:val="BodyText"/>
              <w:numPr>
                <w:ilvl w:val="0"/>
                <w:numId w:val="400"/>
              </w:numPr>
            </w:pPr>
            <w:r>
              <w:t>Next steps are similar to the nominal case</w:t>
            </w:r>
          </w:p>
          <w:p w:rsidR="007300CD" w:rsidRDefault="007300CD" w:rsidP="00972BF3">
            <w:pPr>
              <w:pStyle w:val="BodyText"/>
            </w:pPr>
          </w:p>
        </w:tc>
      </w:tr>
    </w:tbl>
    <w:p w:rsidR="007300CD" w:rsidRDefault="007300CD" w:rsidP="004752DD">
      <w:pPr>
        <w:pStyle w:val="Heading4"/>
      </w:pPr>
      <w:bookmarkStart w:id="1916" w:name="_Toc253578180"/>
      <w:r>
        <w:t>Use Case:  Change secret question and answer</w:t>
      </w:r>
      <w:bookmarkEnd w:id="191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Change Secret Question and Answer</w:t>
            </w:r>
          </w:p>
        </w:tc>
        <w:tc>
          <w:tcPr>
            <w:tcW w:w="2610" w:type="dxa"/>
            <w:shd w:val="clear" w:color="auto" w:fill="E6E6E6"/>
          </w:tcPr>
          <w:p w:rsidR="007300CD" w:rsidRDefault="007300CD" w:rsidP="00122B88">
            <w:pPr>
              <w:pStyle w:val="TableHeading"/>
            </w:pPr>
            <w:r>
              <w:t>UAM00</w:t>
            </w:r>
            <w:r w:rsidR="00B83468">
              <w:t>5</w:t>
            </w:r>
            <w:r>
              <w:t xml:space="preserve">0 </w:t>
            </w:r>
          </w:p>
        </w:tc>
      </w:tr>
      <w:tr w:rsidR="007300CD" w:rsidRPr="006D15FA" w:rsidTr="007300CD">
        <w:tc>
          <w:tcPr>
            <w:tcW w:w="2268" w:type="dxa"/>
          </w:tcPr>
          <w:p w:rsidR="007300CD" w:rsidRDefault="007300CD" w:rsidP="005A59E6">
            <w:pPr>
              <w:pStyle w:val="BodyText"/>
            </w:pPr>
            <w:r>
              <w:t>Primary actors</w:t>
            </w:r>
          </w:p>
        </w:tc>
        <w:tc>
          <w:tcPr>
            <w:tcW w:w="5940" w:type="dxa"/>
            <w:gridSpan w:val="3"/>
          </w:tcPr>
          <w:p w:rsidR="007300CD" w:rsidRDefault="007300CD" w:rsidP="005A59E6">
            <w:pPr>
              <w:pStyle w:val="BodyText"/>
            </w:pPr>
            <w:r>
              <w:t>Telco user</w:t>
            </w:r>
          </w:p>
          <w:p w:rsidR="007300CD" w:rsidRPr="006D15FA" w:rsidRDefault="007300CD" w:rsidP="005A59E6">
            <w:pPr>
              <w:pStyle w:val="BodyText"/>
            </w:pPr>
            <w:r>
              <w:t>Dealer user</w:t>
            </w:r>
          </w:p>
        </w:tc>
      </w:tr>
      <w:tr w:rsidR="007300CD" w:rsidRPr="006D15FA" w:rsidTr="007300CD">
        <w:tc>
          <w:tcPr>
            <w:tcW w:w="2268" w:type="dxa"/>
          </w:tcPr>
          <w:p w:rsidR="007300CD" w:rsidRDefault="007300CD" w:rsidP="005A59E6">
            <w:pPr>
              <w:pStyle w:val="BodyText"/>
            </w:pPr>
            <w:r>
              <w:t>Summary Goal</w:t>
            </w:r>
          </w:p>
        </w:tc>
        <w:tc>
          <w:tcPr>
            <w:tcW w:w="5940" w:type="dxa"/>
            <w:gridSpan w:val="3"/>
          </w:tcPr>
          <w:p w:rsidR="007300CD" w:rsidRPr="006D15FA" w:rsidRDefault="007300CD" w:rsidP="005A59E6">
            <w:pPr>
              <w:pStyle w:val="BodyText"/>
            </w:pPr>
            <w:r>
              <w:t>This use case allows the user changing the secret question and answer</w:t>
            </w:r>
            <w:r w:rsidRPr="006F1502">
              <w:t>.</w:t>
            </w:r>
          </w:p>
        </w:tc>
      </w:tr>
      <w:tr w:rsidR="007300CD" w:rsidRPr="008C7BBB" w:rsidTr="007300CD">
        <w:trPr>
          <w:trHeight w:val="176"/>
        </w:trPr>
        <w:tc>
          <w:tcPr>
            <w:tcW w:w="2268" w:type="dxa"/>
          </w:tcPr>
          <w:p w:rsidR="007300CD" w:rsidRDefault="007300CD" w:rsidP="005A59E6">
            <w:pPr>
              <w:pStyle w:val="BodyText"/>
            </w:pPr>
            <w:r>
              <w:t>Pre-conditions</w:t>
            </w:r>
          </w:p>
        </w:tc>
        <w:tc>
          <w:tcPr>
            <w:tcW w:w="5940" w:type="dxa"/>
            <w:gridSpan w:val="3"/>
          </w:tcPr>
          <w:p w:rsidR="007300CD" w:rsidRDefault="007300CD" w:rsidP="005A59E6">
            <w:pPr>
              <w:pStyle w:val="BodyText"/>
            </w:pPr>
            <w:r>
              <w:t>The user is logged in</w:t>
            </w:r>
          </w:p>
          <w:p w:rsidR="009B66F0" w:rsidRPr="008C7BBB" w:rsidRDefault="009B66F0" w:rsidP="005A59E6">
            <w:pPr>
              <w:pStyle w:val="BodyText"/>
            </w:pPr>
            <w:r>
              <w:t>User has a role belonging to a realm managed locally or not in mode user discovery</w:t>
            </w:r>
          </w:p>
        </w:tc>
      </w:tr>
      <w:tr w:rsidR="007300CD" w:rsidRPr="006D15FA" w:rsidTr="007300CD">
        <w:trPr>
          <w:trHeight w:val="176"/>
        </w:trPr>
        <w:tc>
          <w:tcPr>
            <w:tcW w:w="2268" w:type="dxa"/>
          </w:tcPr>
          <w:p w:rsidR="007300CD" w:rsidRPr="002153B0" w:rsidRDefault="007300CD" w:rsidP="005A59E6">
            <w:pPr>
              <w:pStyle w:val="BodyText"/>
            </w:pPr>
            <w:r>
              <w:t>Trigger</w:t>
            </w:r>
          </w:p>
        </w:tc>
        <w:tc>
          <w:tcPr>
            <w:tcW w:w="5940" w:type="dxa"/>
            <w:gridSpan w:val="3"/>
          </w:tcPr>
          <w:p w:rsidR="009B66F0" w:rsidRPr="006D15FA" w:rsidRDefault="007300CD" w:rsidP="009B66F0">
            <w:pPr>
              <w:pStyle w:val="BodyText"/>
            </w:pPr>
            <w:r>
              <w:t>The user selects the option to change his secret question and answer</w:t>
            </w:r>
          </w:p>
        </w:tc>
      </w:tr>
      <w:tr w:rsidR="007300CD" w:rsidRPr="006D15FA" w:rsidTr="007300CD">
        <w:trPr>
          <w:trHeight w:val="176"/>
        </w:trPr>
        <w:tc>
          <w:tcPr>
            <w:tcW w:w="2268" w:type="dxa"/>
          </w:tcPr>
          <w:p w:rsidR="007300CD" w:rsidRDefault="007300CD" w:rsidP="005A59E6">
            <w:pPr>
              <w:pStyle w:val="BodyText"/>
            </w:pPr>
            <w:r>
              <w:t>Minimum guarantees</w:t>
            </w:r>
          </w:p>
        </w:tc>
        <w:tc>
          <w:tcPr>
            <w:tcW w:w="5940" w:type="dxa"/>
            <w:gridSpan w:val="3"/>
          </w:tcPr>
          <w:p w:rsidR="007300CD" w:rsidRPr="006D15FA" w:rsidRDefault="007300CD" w:rsidP="005A59E6">
            <w:pPr>
              <w:pStyle w:val="BodyText"/>
            </w:pPr>
            <w:r>
              <w:t>The secret question and answer has not been changed.</w:t>
            </w:r>
          </w:p>
        </w:tc>
      </w:tr>
      <w:tr w:rsidR="007300CD" w:rsidRPr="00490C7E" w:rsidTr="007300CD">
        <w:trPr>
          <w:trHeight w:val="176"/>
        </w:trPr>
        <w:tc>
          <w:tcPr>
            <w:tcW w:w="2268" w:type="dxa"/>
          </w:tcPr>
          <w:p w:rsidR="007300CD" w:rsidRDefault="007300CD" w:rsidP="005A59E6">
            <w:pPr>
              <w:pStyle w:val="BodyText"/>
            </w:pPr>
            <w:r>
              <w:t>Success guarantees:</w:t>
            </w:r>
          </w:p>
        </w:tc>
        <w:tc>
          <w:tcPr>
            <w:tcW w:w="5940" w:type="dxa"/>
            <w:gridSpan w:val="3"/>
          </w:tcPr>
          <w:p w:rsidR="007300CD" w:rsidRPr="00490C7E" w:rsidRDefault="007300CD" w:rsidP="005A59E6">
            <w:pPr>
              <w:pStyle w:val="BodyText"/>
            </w:pPr>
            <w:r>
              <w:t>The secret question and answer has been changed locally</w:t>
            </w:r>
          </w:p>
        </w:tc>
      </w:tr>
      <w:tr w:rsidR="007300CD" w:rsidTr="007300CD">
        <w:trPr>
          <w:trHeight w:val="176"/>
        </w:trPr>
        <w:tc>
          <w:tcPr>
            <w:tcW w:w="2268" w:type="dxa"/>
          </w:tcPr>
          <w:p w:rsidR="007300CD" w:rsidRPr="002153B0" w:rsidRDefault="007300CD" w:rsidP="005A59E6">
            <w:pPr>
              <w:pStyle w:val="BodyText"/>
            </w:pPr>
            <w:r w:rsidRPr="002153B0">
              <w:t>Normal Flow:</w:t>
            </w:r>
          </w:p>
        </w:tc>
        <w:tc>
          <w:tcPr>
            <w:tcW w:w="5940" w:type="dxa"/>
            <w:gridSpan w:val="3"/>
          </w:tcPr>
          <w:p w:rsidR="007300CD" w:rsidRDefault="007300CD" w:rsidP="000F7361">
            <w:pPr>
              <w:pStyle w:val="ListNumberUC"/>
              <w:numPr>
                <w:ilvl w:val="0"/>
                <w:numId w:val="432"/>
              </w:numPr>
            </w:pPr>
            <w:r>
              <w:t>User enters the secret question and secret answer</w:t>
            </w:r>
          </w:p>
          <w:p w:rsidR="007300CD" w:rsidRDefault="007300CD" w:rsidP="005A59E6">
            <w:pPr>
              <w:pStyle w:val="ListNumberUC"/>
            </w:pPr>
            <w:r>
              <w:t>User enters his current password</w:t>
            </w:r>
          </w:p>
          <w:p w:rsidR="007300CD" w:rsidRDefault="00325101" w:rsidP="005A59E6">
            <w:pPr>
              <w:pStyle w:val="ListNumberUC"/>
            </w:pPr>
            <w:r>
              <w:t>Channel/CSR light</w:t>
            </w:r>
            <w:r w:rsidR="007300CD">
              <w:t xml:space="preserve"> application validates current password (A1)</w:t>
            </w:r>
          </w:p>
          <w:p w:rsidR="007300CD" w:rsidRDefault="00325101" w:rsidP="005A59E6">
            <w:pPr>
              <w:pStyle w:val="ListNumberUC"/>
            </w:pPr>
            <w:r>
              <w:t>Channel/CSR light</w:t>
            </w:r>
            <w:r w:rsidR="007300CD">
              <w:t xml:space="preserve"> application changes locally the secret question and answers (A2)</w:t>
            </w:r>
          </w:p>
        </w:tc>
      </w:tr>
      <w:tr w:rsidR="007300CD" w:rsidTr="007300CD">
        <w:trPr>
          <w:trHeight w:val="176"/>
        </w:trPr>
        <w:tc>
          <w:tcPr>
            <w:tcW w:w="2268" w:type="dxa"/>
          </w:tcPr>
          <w:p w:rsidR="007300CD" w:rsidRPr="002153B0" w:rsidRDefault="007300CD" w:rsidP="005A59E6">
            <w:pPr>
              <w:pStyle w:val="BodyText"/>
            </w:pPr>
            <w:r>
              <w:t>Alternative Flows:</w:t>
            </w:r>
          </w:p>
        </w:tc>
        <w:tc>
          <w:tcPr>
            <w:tcW w:w="5940" w:type="dxa"/>
            <w:gridSpan w:val="3"/>
          </w:tcPr>
          <w:p w:rsidR="007300CD" w:rsidRDefault="007300CD" w:rsidP="005A59E6">
            <w:pPr>
              <w:pStyle w:val="BodyText"/>
            </w:pPr>
            <w:r>
              <w:t>A1. password is not valid</w:t>
            </w:r>
          </w:p>
          <w:p w:rsidR="007300CD" w:rsidRDefault="00325101" w:rsidP="000F7361">
            <w:pPr>
              <w:pStyle w:val="ListNumberUC"/>
              <w:numPr>
                <w:ilvl w:val="0"/>
                <w:numId w:val="433"/>
              </w:numPr>
            </w:pPr>
            <w:r>
              <w:t>Channel/CSR light</w:t>
            </w:r>
            <w:r w:rsidR="007300CD">
              <w:t xml:space="preserve"> application displays an error message informing user password is not correct</w:t>
            </w:r>
          </w:p>
          <w:p w:rsidR="007300CD" w:rsidRDefault="007300CD" w:rsidP="005A59E6">
            <w:pPr>
              <w:pStyle w:val="ListNumberUC"/>
            </w:pPr>
            <w:r>
              <w:t>User set again his password</w:t>
            </w:r>
          </w:p>
          <w:p w:rsidR="007300CD" w:rsidRDefault="007300CD" w:rsidP="005A59E6">
            <w:pPr>
              <w:pStyle w:val="ListNumberUC"/>
            </w:pPr>
            <w:r>
              <w:t>Next steps are similar to nominal case</w:t>
            </w:r>
          </w:p>
          <w:p w:rsidR="007300CD" w:rsidRDefault="007300CD" w:rsidP="005A59E6">
            <w:pPr>
              <w:pStyle w:val="BodyText"/>
            </w:pPr>
            <w:r>
              <w:t>A2. Secret answer is empty</w:t>
            </w:r>
          </w:p>
          <w:p w:rsidR="007300CD" w:rsidRDefault="00325101" w:rsidP="000F7361">
            <w:pPr>
              <w:pStyle w:val="ListNumberUC"/>
              <w:numPr>
                <w:ilvl w:val="0"/>
                <w:numId w:val="434"/>
              </w:numPr>
            </w:pPr>
            <w:r>
              <w:t>Channel/CSR light</w:t>
            </w:r>
            <w:r w:rsidR="007300CD">
              <w:t xml:space="preserve"> application displays an error message informing user the secret answer is mandatory</w:t>
            </w:r>
          </w:p>
          <w:p w:rsidR="007300CD" w:rsidRDefault="007300CD" w:rsidP="005A59E6">
            <w:pPr>
              <w:pStyle w:val="ListNumberUC"/>
            </w:pPr>
            <w:r>
              <w:t>User set the secret answer</w:t>
            </w:r>
          </w:p>
          <w:p w:rsidR="007300CD" w:rsidRDefault="007300CD" w:rsidP="005A59E6">
            <w:pPr>
              <w:pStyle w:val="ListNumberUC"/>
            </w:pPr>
            <w:r>
              <w:t xml:space="preserve">Next steps are similar to nominal case </w:t>
            </w:r>
          </w:p>
        </w:tc>
      </w:tr>
    </w:tbl>
    <w:p w:rsidR="007300CD" w:rsidRDefault="007300CD" w:rsidP="004752DD">
      <w:pPr>
        <w:pStyle w:val="Heading4"/>
      </w:pPr>
      <w:bookmarkStart w:id="1917" w:name="_Toc253578181"/>
      <w:r>
        <w:t>Use Case:  Lock login manually</w:t>
      </w:r>
      <w:bookmarkEnd w:id="191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Lock Login Manually</w:t>
            </w:r>
          </w:p>
        </w:tc>
        <w:tc>
          <w:tcPr>
            <w:tcW w:w="2610" w:type="dxa"/>
            <w:shd w:val="clear" w:color="auto" w:fill="E6E6E6"/>
          </w:tcPr>
          <w:p w:rsidR="007300CD" w:rsidRDefault="007300CD" w:rsidP="00122B88">
            <w:pPr>
              <w:pStyle w:val="TableHeading"/>
            </w:pPr>
            <w:r>
              <w:t>UAM00</w:t>
            </w:r>
            <w:r w:rsidR="00B83468">
              <w:t>6</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Pr="006D15FA" w:rsidRDefault="007300CD" w:rsidP="007300CD">
            <w:pPr>
              <w:pStyle w:val="BodyText"/>
            </w:pPr>
            <w:r>
              <w:t xml:space="preserve">This use case allows a user to lock the login of </w:t>
            </w:r>
            <w:r w:rsidR="00432410">
              <w:t xml:space="preserve">an employee </w:t>
            </w:r>
            <w:r>
              <w:t>user.</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pPr>
              <w:pStyle w:val="BodyText"/>
            </w:pPr>
            <w:r>
              <w:t>The user is logged in.</w:t>
            </w:r>
          </w:p>
          <w:p w:rsidR="00432410" w:rsidRPr="008C7BBB" w:rsidRDefault="00432410" w:rsidP="007300CD">
            <w:pPr>
              <w:pStyle w:val="BodyText"/>
            </w:pP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selects the option to lock a login</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r>
              <w:t>User can’t lock his own login</w:t>
            </w: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Pr="00490C7E" w:rsidRDefault="007300CD" w:rsidP="007300CD">
            <w:r>
              <w:t>The Login is locked</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325101" w:rsidP="007300CD">
            <w:pPr>
              <w:pStyle w:val="BodyText"/>
              <w:numPr>
                <w:ilvl w:val="0"/>
                <w:numId w:val="43"/>
              </w:numPr>
            </w:pPr>
            <w:r>
              <w:t>Channel/CSR light</w:t>
            </w:r>
            <w:r w:rsidR="007300CD">
              <w:t xml:space="preserve"> application displays a confirmation message.</w:t>
            </w:r>
          </w:p>
          <w:p w:rsidR="007300CD" w:rsidRDefault="007300CD" w:rsidP="007300CD">
            <w:pPr>
              <w:pStyle w:val="BodyText"/>
              <w:numPr>
                <w:ilvl w:val="0"/>
                <w:numId w:val="43"/>
              </w:numPr>
            </w:pPr>
            <w:r>
              <w:t>The user confirms the lock. (A1)</w:t>
            </w:r>
          </w:p>
          <w:p w:rsidR="007300CD" w:rsidRDefault="00325101" w:rsidP="007300CD">
            <w:pPr>
              <w:pStyle w:val="BodyText"/>
              <w:numPr>
                <w:ilvl w:val="0"/>
                <w:numId w:val="43"/>
              </w:numPr>
            </w:pPr>
            <w:r>
              <w:t>Channel/CSR light</w:t>
            </w:r>
            <w:r w:rsidR="007300CD">
              <w:t xml:space="preserve"> application confirms the login has been locked</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pPr>
              <w:pStyle w:val="BodyText"/>
            </w:pPr>
            <w:r>
              <w:t>A1: user cancels</w:t>
            </w:r>
          </w:p>
          <w:p w:rsidR="007300CD" w:rsidRDefault="00325101" w:rsidP="007300CD">
            <w:pPr>
              <w:pStyle w:val="BodyText"/>
              <w:numPr>
                <w:ilvl w:val="0"/>
                <w:numId w:val="44"/>
              </w:numPr>
            </w:pPr>
            <w:r>
              <w:t>Channel/CSR light</w:t>
            </w:r>
            <w:r w:rsidR="007300CD">
              <w:t xml:space="preserve"> application redirects the user to previous step.</w:t>
            </w:r>
          </w:p>
        </w:tc>
      </w:tr>
    </w:tbl>
    <w:p w:rsidR="007300CD" w:rsidRDefault="007300CD" w:rsidP="004752DD">
      <w:pPr>
        <w:pStyle w:val="Heading4"/>
      </w:pPr>
      <w:bookmarkStart w:id="1918" w:name="_Toc253578182"/>
      <w:r>
        <w:t>Use Case:  Unlock login</w:t>
      </w:r>
      <w:bookmarkEnd w:id="191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Unlock Login</w:t>
            </w:r>
          </w:p>
        </w:tc>
        <w:tc>
          <w:tcPr>
            <w:tcW w:w="2610" w:type="dxa"/>
            <w:shd w:val="clear" w:color="auto" w:fill="E6E6E6"/>
          </w:tcPr>
          <w:p w:rsidR="007300CD" w:rsidRDefault="007300CD" w:rsidP="00122B88">
            <w:pPr>
              <w:pStyle w:val="TableHeading"/>
            </w:pPr>
            <w:r>
              <w:t>UAM0</w:t>
            </w:r>
            <w:r w:rsidR="00B83468">
              <w:t>07</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Pr="006D15FA" w:rsidRDefault="007300CD" w:rsidP="007300CD">
            <w:pPr>
              <w:pStyle w:val="BodyText"/>
            </w:pPr>
            <w:r>
              <w:t>This use case allows the user to unlock a</w:t>
            </w:r>
            <w:r w:rsidR="00432410">
              <w:t>n employee</w:t>
            </w:r>
            <w:r>
              <w:t xml:space="preserve"> user login that has been locked out.</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pPr>
              <w:pStyle w:val="BodyText"/>
              <w:numPr>
                <w:ilvl w:val="0"/>
                <w:numId w:val="45"/>
              </w:numPr>
            </w:pPr>
            <w:r>
              <w:t>The user is logged in.</w:t>
            </w:r>
          </w:p>
          <w:p w:rsidR="007300CD" w:rsidRDefault="007300CD" w:rsidP="007300CD">
            <w:pPr>
              <w:pStyle w:val="BodyText"/>
              <w:numPr>
                <w:ilvl w:val="0"/>
                <w:numId w:val="45"/>
              </w:numPr>
            </w:pPr>
            <w:r>
              <w:t>The user is in the context of a Dealer or Telco employee with a locked login.</w:t>
            </w:r>
          </w:p>
          <w:p w:rsidR="00432410" w:rsidRPr="008C7BBB" w:rsidRDefault="00432410" w:rsidP="00432410">
            <w:pPr>
              <w:pStyle w:val="BodyText"/>
            </w:pP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selects the option to unlock the login</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r>
              <w:t>The Login is not unlocked</w:t>
            </w: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Default="007300CD" w:rsidP="007300CD">
            <w:pPr>
              <w:pStyle w:val="BodyText"/>
              <w:numPr>
                <w:ilvl w:val="0"/>
                <w:numId w:val="47"/>
              </w:numPr>
            </w:pPr>
            <w:r w:rsidRPr="003E4360">
              <w:t xml:space="preserve">The </w:t>
            </w:r>
            <w:r>
              <w:t>Dealer or Telco employee has an unlocked login.</w:t>
            </w:r>
          </w:p>
          <w:p w:rsidR="007300CD" w:rsidRPr="00490C7E" w:rsidRDefault="007300CD" w:rsidP="007300CD">
            <w:pPr>
              <w:pStyle w:val="BodyText"/>
              <w:numPr>
                <w:ilvl w:val="0"/>
                <w:numId w:val="47"/>
              </w:numPr>
            </w:pPr>
            <w:r w:rsidRPr="003E4360">
              <w:t xml:space="preserve">The </w:t>
            </w:r>
            <w:r>
              <w:t>Dealer or Telco employee has to change the password at the first login.</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325101" w:rsidP="007300CD">
            <w:pPr>
              <w:pStyle w:val="BodyText"/>
              <w:numPr>
                <w:ilvl w:val="0"/>
                <w:numId w:val="46"/>
              </w:numPr>
            </w:pPr>
            <w:r>
              <w:t>Channel/CSR light</w:t>
            </w:r>
            <w:r w:rsidR="007300CD">
              <w:t xml:space="preserve"> application displays a confirmation message.</w:t>
            </w:r>
          </w:p>
          <w:p w:rsidR="007300CD" w:rsidRDefault="007300CD" w:rsidP="007300CD">
            <w:pPr>
              <w:pStyle w:val="BodyText"/>
              <w:numPr>
                <w:ilvl w:val="0"/>
                <w:numId w:val="46"/>
              </w:numPr>
            </w:pPr>
            <w:r>
              <w:t>The user confirms the action. (A1)</w:t>
            </w:r>
          </w:p>
          <w:p w:rsidR="007300CD" w:rsidRDefault="007300CD" w:rsidP="007300CD">
            <w:pPr>
              <w:pStyle w:val="BodyText"/>
              <w:numPr>
                <w:ilvl w:val="0"/>
                <w:numId w:val="46"/>
              </w:numPr>
            </w:pPr>
            <w:r>
              <w:t>Optionally, the user resets the password of the locked login. Refer to “Reset Password of another User” use case.</w:t>
            </w:r>
          </w:p>
          <w:p w:rsidR="007300CD" w:rsidRDefault="00325101" w:rsidP="007300CD">
            <w:pPr>
              <w:pStyle w:val="BodyText"/>
              <w:numPr>
                <w:ilvl w:val="0"/>
                <w:numId w:val="46"/>
              </w:numPr>
            </w:pPr>
            <w:r>
              <w:t>Channel/CSR light</w:t>
            </w:r>
            <w:r w:rsidR="007300CD">
              <w:t xml:space="preserve"> application unlocks the login and set the change password on next login option</w:t>
            </w:r>
          </w:p>
          <w:p w:rsidR="007300CD" w:rsidRDefault="007300CD" w:rsidP="007300CD">
            <w:pPr>
              <w:pStyle w:val="BodyText"/>
              <w:numPr>
                <w:ilvl w:val="0"/>
                <w:numId w:val="46"/>
              </w:numPr>
            </w:pPr>
            <w:r>
              <w:t>The system informs the user the login has been unlocked.</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pPr>
              <w:pStyle w:val="BodyText"/>
            </w:pPr>
            <w:r>
              <w:t xml:space="preserve">A1. </w:t>
            </w:r>
            <w:r w:rsidRPr="003E4360">
              <w:t xml:space="preserve">The </w:t>
            </w:r>
            <w:r>
              <w:t>user cancels the unlock action.</w:t>
            </w:r>
          </w:p>
          <w:p w:rsidR="007300CD" w:rsidRDefault="00325101" w:rsidP="000F7361">
            <w:pPr>
              <w:pStyle w:val="BodyText"/>
              <w:numPr>
                <w:ilvl w:val="0"/>
                <w:numId w:val="165"/>
              </w:numPr>
            </w:pPr>
            <w:r>
              <w:t>Channel/CSR light</w:t>
            </w:r>
            <w:r w:rsidR="007300CD">
              <w:t xml:space="preserve"> application redirects the user to previous step</w:t>
            </w:r>
          </w:p>
        </w:tc>
      </w:tr>
    </w:tbl>
    <w:p w:rsidR="00B83468" w:rsidRDefault="00B83468" w:rsidP="004752DD">
      <w:pPr>
        <w:pStyle w:val="Heading4"/>
      </w:pPr>
      <w:bookmarkStart w:id="1919" w:name="_Toc253578183"/>
      <w:r>
        <w:t>Use Case:  Register login</w:t>
      </w:r>
      <w:bookmarkEnd w:id="191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83468" w:rsidTr="00B83468">
        <w:trPr>
          <w:gridAfter w:val="1"/>
          <w:wAfter w:w="18" w:type="dxa"/>
          <w:trHeight w:val="360"/>
        </w:trPr>
        <w:tc>
          <w:tcPr>
            <w:tcW w:w="5580" w:type="dxa"/>
            <w:gridSpan w:val="2"/>
            <w:shd w:val="clear" w:color="auto" w:fill="E6E6E6"/>
          </w:tcPr>
          <w:p w:rsidR="00B83468" w:rsidRDefault="00B83468" w:rsidP="00122B88">
            <w:pPr>
              <w:pStyle w:val="TableHeading"/>
            </w:pPr>
            <w:r>
              <w:t>Register Login</w:t>
            </w:r>
          </w:p>
        </w:tc>
        <w:tc>
          <w:tcPr>
            <w:tcW w:w="2610" w:type="dxa"/>
            <w:shd w:val="clear" w:color="auto" w:fill="E6E6E6"/>
          </w:tcPr>
          <w:p w:rsidR="00B83468" w:rsidRDefault="00B83468" w:rsidP="00122B88">
            <w:pPr>
              <w:pStyle w:val="TableHeading"/>
            </w:pPr>
            <w:r>
              <w:t>UAM0080</w:t>
            </w:r>
          </w:p>
        </w:tc>
      </w:tr>
      <w:tr w:rsidR="00B83468" w:rsidRPr="006D15FA" w:rsidTr="00B83468">
        <w:tc>
          <w:tcPr>
            <w:tcW w:w="2268" w:type="dxa"/>
          </w:tcPr>
          <w:p w:rsidR="00B83468" w:rsidRDefault="00B83468" w:rsidP="00B83468">
            <w:r>
              <w:t>Primary actors</w:t>
            </w:r>
          </w:p>
        </w:tc>
        <w:tc>
          <w:tcPr>
            <w:tcW w:w="5940" w:type="dxa"/>
            <w:gridSpan w:val="3"/>
          </w:tcPr>
          <w:p w:rsidR="00B83468" w:rsidRDefault="00B83468" w:rsidP="00B83468">
            <w:pPr>
              <w:pStyle w:val="BodyText"/>
            </w:pPr>
            <w:r>
              <w:t>Telco user</w:t>
            </w:r>
          </w:p>
          <w:p w:rsidR="00B83468" w:rsidRPr="006D15FA" w:rsidRDefault="00B83468" w:rsidP="00B83468">
            <w:pPr>
              <w:pStyle w:val="BodyText"/>
            </w:pPr>
            <w:r>
              <w:t>Dealer user</w:t>
            </w:r>
          </w:p>
        </w:tc>
      </w:tr>
      <w:tr w:rsidR="00B83468" w:rsidRPr="006D15FA" w:rsidTr="00B83468">
        <w:tc>
          <w:tcPr>
            <w:tcW w:w="2268" w:type="dxa"/>
          </w:tcPr>
          <w:p w:rsidR="00B83468" w:rsidRDefault="00B83468" w:rsidP="00B83468">
            <w:r>
              <w:t>Summary Goal</w:t>
            </w:r>
          </w:p>
        </w:tc>
        <w:tc>
          <w:tcPr>
            <w:tcW w:w="5940" w:type="dxa"/>
            <w:gridSpan w:val="3"/>
          </w:tcPr>
          <w:p w:rsidR="00B83468" w:rsidRDefault="00B83468" w:rsidP="00B83468">
            <w:r>
              <w:t>This Use Case allows the user to set login information to a Dealer or Telco employee.</w:t>
            </w:r>
          </w:p>
        </w:tc>
      </w:tr>
      <w:tr w:rsidR="00B83468" w:rsidRPr="008C7BBB" w:rsidTr="00B83468">
        <w:trPr>
          <w:trHeight w:val="176"/>
        </w:trPr>
        <w:tc>
          <w:tcPr>
            <w:tcW w:w="2268" w:type="dxa"/>
          </w:tcPr>
          <w:p w:rsidR="00B83468" w:rsidRDefault="00B83468" w:rsidP="00B83468">
            <w:pPr>
              <w:pStyle w:val="BodyText"/>
            </w:pPr>
            <w:r>
              <w:t>Pre-conditions</w:t>
            </w:r>
          </w:p>
        </w:tc>
        <w:tc>
          <w:tcPr>
            <w:tcW w:w="5940" w:type="dxa"/>
            <w:gridSpan w:val="3"/>
          </w:tcPr>
          <w:p w:rsidR="00B83468" w:rsidRDefault="00B83468" w:rsidP="00B83468">
            <w:r>
              <w:t>Either</w:t>
            </w:r>
          </w:p>
          <w:p w:rsidR="00B83468" w:rsidRDefault="00B83468" w:rsidP="000F7361">
            <w:pPr>
              <w:numPr>
                <w:ilvl w:val="0"/>
                <w:numId w:val="172"/>
              </w:numPr>
            </w:pPr>
            <w:r w:rsidRPr="00933D73">
              <w:t xml:space="preserve">The user is in the context of a </w:t>
            </w:r>
            <w:r>
              <w:t>Dealer</w:t>
            </w:r>
            <w:r w:rsidRPr="00933D73">
              <w:t xml:space="preserve"> or Telco employee with no login.</w:t>
            </w:r>
          </w:p>
          <w:p w:rsidR="00B83468" w:rsidRDefault="00B83468" w:rsidP="000F7361">
            <w:pPr>
              <w:numPr>
                <w:ilvl w:val="0"/>
                <w:numId w:val="172"/>
              </w:numPr>
            </w:pPr>
            <w:r>
              <w:t>The user is creating a new employee</w:t>
            </w:r>
          </w:p>
          <w:p w:rsidR="00432410" w:rsidRPr="008C7BBB" w:rsidRDefault="00432410" w:rsidP="00603723"/>
        </w:tc>
      </w:tr>
      <w:tr w:rsidR="00B83468" w:rsidRPr="006D15FA" w:rsidTr="00B83468">
        <w:trPr>
          <w:trHeight w:val="176"/>
        </w:trPr>
        <w:tc>
          <w:tcPr>
            <w:tcW w:w="2268" w:type="dxa"/>
          </w:tcPr>
          <w:p w:rsidR="00B83468" w:rsidRPr="002153B0" w:rsidRDefault="00B83468" w:rsidP="00B83468">
            <w:r>
              <w:t>Trigger</w:t>
            </w:r>
          </w:p>
        </w:tc>
        <w:tc>
          <w:tcPr>
            <w:tcW w:w="5940" w:type="dxa"/>
            <w:gridSpan w:val="3"/>
          </w:tcPr>
          <w:p w:rsidR="00B83468" w:rsidRDefault="00B83468" w:rsidP="00B83468">
            <w:pPr>
              <w:pStyle w:val="BodyText"/>
            </w:pPr>
            <w:r>
              <w:t>Either</w:t>
            </w:r>
          </w:p>
          <w:p w:rsidR="00B83468" w:rsidRDefault="00B83468" w:rsidP="000F7361">
            <w:pPr>
              <w:pStyle w:val="BodyText"/>
              <w:numPr>
                <w:ilvl w:val="0"/>
                <w:numId w:val="173"/>
              </w:numPr>
            </w:pPr>
            <w:r>
              <w:t>The user selects the option to create a new login</w:t>
            </w:r>
          </w:p>
          <w:p w:rsidR="00B83468" w:rsidRPr="006D15FA" w:rsidRDefault="00B83468" w:rsidP="000F7361">
            <w:pPr>
              <w:pStyle w:val="BodyText"/>
              <w:numPr>
                <w:ilvl w:val="0"/>
                <w:numId w:val="173"/>
              </w:numPr>
            </w:pPr>
            <w:r>
              <w:t>The user is at the login creation step when creating a new employee.</w:t>
            </w:r>
          </w:p>
        </w:tc>
      </w:tr>
      <w:tr w:rsidR="00B83468" w:rsidRPr="006D15FA" w:rsidTr="00B83468">
        <w:trPr>
          <w:trHeight w:val="176"/>
        </w:trPr>
        <w:tc>
          <w:tcPr>
            <w:tcW w:w="2268" w:type="dxa"/>
          </w:tcPr>
          <w:p w:rsidR="00B83468" w:rsidRDefault="00B83468" w:rsidP="00B83468">
            <w:r>
              <w:t>Minimum guarantees</w:t>
            </w:r>
          </w:p>
        </w:tc>
        <w:tc>
          <w:tcPr>
            <w:tcW w:w="5940" w:type="dxa"/>
            <w:gridSpan w:val="3"/>
          </w:tcPr>
          <w:p w:rsidR="00B83468" w:rsidRPr="006D15FA" w:rsidRDefault="00B83468" w:rsidP="00B83468">
            <w:pPr>
              <w:pStyle w:val="BodyText"/>
            </w:pPr>
          </w:p>
        </w:tc>
      </w:tr>
      <w:tr w:rsidR="00B83468" w:rsidRPr="00490C7E" w:rsidTr="00B83468">
        <w:trPr>
          <w:trHeight w:val="176"/>
        </w:trPr>
        <w:tc>
          <w:tcPr>
            <w:tcW w:w="2268" w:type="dxa"/>
          </w:tcPr>
          <w:p w:rsidR="00B83468" w:rsidRDefault="00B83468" w:rsidP="00B83468">
            <w:r>
              <w:t>Success guarantees:</w:t>
            </w:r>
          </w:p>
        </w:tc>
        <w:tc>
          <w:tcPr>
            <w:tcW w:w="5940" w:type="dxa"/>
            <w:gridSpan w:val="3"/>
          </w:tcPr>
          <w:p w:rsidR="00B83468" w:rsidRPr="00490C7E" w:rsidRDefault="00B83468" w:rsidP="00B83468">
            <w:pPr>
              <w:pStyle w:val="BodyText"/>
            </w:pPr>
            <w:r>
              <w:t>The employee has an active login only created locally.</w:t>
            </w:r>
          </w:p>
        </w:tc>
      </w:tr>
      <w:tr w:rsidR="00B83468" w:rsidTr="00B83468">
        <w:trPr>
          <w:trHeight w:val="176"/>
        </w:trPr>
        <w:tc>
          <w:tcPr>
            <w:tcW w:w="2268" w:type="dxa"/>
          </w:tcPr>
          <w:p w:rsidR="00B83468" w:rsidRPr="002153B0" w:rsidRDefault="00B83468" w:rsidP="00B83468">
            <w:r w:rsidRPr="002153B0">
              <w:t>Normal Flow:</w:t>
            </w:r>
          </w:p>
        </w:tc>
        <w:tc>
          <w:tcPr>
            <w:tcW w:w="5940" w:type="dxa"/>
            <w:gridSpan w:val="3"/>
          </w:tcPr>
          <w:p w:rsidR="00836BE4" w:rsidRDefault="00836BE4" w:rsidP="00836BE4">
            <w:pPr>
              <w:pStyle w:val="BodyText"/>
              <w:numPr>
                <w:ilvl w:val="0"/>
                <w:numId w:val="48"/>
              </w:numPr>
            </w:pPr>
            <w:r>
              <w:t>The user selects the language for this new user</w:t>
            </w:r>
          </w:p>
          <w:p w:rsidR="00836BE4" w:rsidRDefault="00836BE4" w:rsidP="00836BE4">
            <w:pPr>
              <w:pStyle w:val="BodyText"/>
              <w:numPr>
                <w:ilvl w:val="0"/>
                <w:numId w:val="48"/>
              </w:numPr>
            </w:pPr>
            <w:r>
              <w:t>The user enters the new Login value</w:t>
            </w:r>
          </w:p>
          <w:p w:rsidR="00B83468" w:rsidRDefault="00B83468" w:rsidP="00836BE4">
            <w:pPr>
              <w:pStyle w:val="BodyText"/>
              <w:numPr>
                <w:ilvl w:val="0"/>
                <w:numId w:val="48"/>
              </w:numPr>
            </w:pPr>
            <w:r>
              <w:t>The selects a role (A3)</w:t>
            </w:r>
          </w:p>
          <w:p w:rsidR="00B83468" w:rsidRDefault="00B83468" w:rsidP="00B83468">
            <w:pPr>
              <w:pStyle w:val="BodyText"/>
              <w:numPr>
                <w:ilvl w:val="0"/>
                <w:numId w:val="48"/>
              </w:numPr>
            </w:pPr>
            <w:r>
              <w:t xml:space="preserve">The user confirms. </w:t>
            </w:r>
          </w:p>
          <w:p w:rsidR="00B83468" w:rsidRDefault="00325101" w:rsidP="00B83468">
            <w:pPr>
              <w:pStyle w:val="BodyText"/>
              <w:numPr>
                <w:ilvl w:val="0"/>
                <w:numId w:val="48"/>
              </w:numPr>
            </w:pPr>
            <w:r>
              <w:t>Channel/CSR light</w:t>
            </w:r>
            <w:r w:rsidR="00B83468">
              <w:t xml:space="preserve"> application valid</w:t>
            </w:r>
            <w:r w:rsidR="00B83468">
              <w:t>ates information set (A1)</w:t>
            </w:r>
          </w:p>
          <w:p w:rsidR="00D64AA2" w:rsidRDefault="00325101" w:rsidP="00D64AA2">
            <w:pPr>
              <w:pStyle w:val="BodyText"/>
              <w:numPr>
                <w:ilvl w:val="0"/>
                <w:numId w:val="48"/>
              </w:numPr>
            </w:pPr>
            <w:r>
              <w:t>Channel/CSR light</w:t>
            </w:r>
            <w:r w:rsidR="00D64AA2">
              <w:t xml:space="preserve"> application generates a temporary password</w:t>
            </w:r>
          </w:p>
          <w:p w:rsidR="00D64AA2" w:rsidRDefault="00325101" w:rsidP="00D64AA2">
            <w:pPr>
              <w:pStyle w:val="BodyText"/>
              <w:numPr>
                <w:ilvl w:val="0"/>
                <w:numId w:val="48"/>
              </w:numPr>
            </w:pPr>
            <w:r>
              <w:t>Channel/CSR light</w:t>
            </w:r>
            <w:r w:rsidR="00D64AA2">
              <w:t xml:space="preserve"> application sends the temporary password on the user email (A2)</w:t>
            </w:r>
          </w:p>
          <w:p w:rsidR="00B83468" w:rsidRDefault="00325101" w:rsidP="00B83468">
            <w:pPr>
              <w:pStyle w:val="BodyText"/>
              <w:numPr>
                <w:ilvl w:val="0"/>
                <w:numId w:val="48"/>
              </w:numPr>
            </w:pPr>
            <w:r>
              <w:t>Channel/CSR light</w:t>
            </w:r>
            <w:r w:rsidR="00B83468">
              <w:t xml:space="preserve"> application creates the new login and set the change password at first login option</w:t>
            </w:r>
          </w:p>
        </w:tc>
      </w:tr>
      <w:tr w:rsidR="00B83468" w:rsidTr="00B83468">
        <w:trPr>
          <w:trHeight w:val="176"/>
        </w:trPr>
        <w:tc>
          <w:tcPr>
            <w:tcW w:w="2268" w:type="dxa"/>
          </w:tcPr>
          <w:p w:rsidR="00B83468" w:rsidRPr="002153B0" w:rsidRDefault="00B83468" w:rsidP="00B83468">
            <w:r>
              <w:t>Alternative Flows:</w:t>
            </w:r>
          </w:p>
        </w:tc>
        <w:tc>
          <w:tcPr>
            <w:tcW w:w="5940" w:type="dxa"/>
            <w:gridSpan w:val="3"/>
          </w:tcPr>
          <w:p w:rsidR="00B83468" w:rsidRDefault="00B83468" w:rsidP="00B83468">
            <w:pPr>
              <w:pStyle w:val="BodyText"/>
            </w:pPr>
            <w:r>
              <w:t>A1. The login is already used in the system</w:t>
            </w:r>
          </w:p>
          <w:p w:rsidR="00B83468" w:rsidRDefault="00325101" w:rsidP="000F7361">
            <w:pPr>
              <w:pStyle w:val="BodyText"/>
              <w:numPr>
                <w:ilvl w:val="0"/>
                <w:numId w:val="174"/>
              </w:numPr>
            </w:pPr>
            <w:r>
              <w:t>Channel/CSR light</w:t>
            </w:r>
            <w:r w:rsidR="00B83468">
              <w:t xml:space="preserve"> application displays an error message informing the user he must set another login value</w:t>
            </w:r>
          </w:p>
          <w:p w:rsidR="00D64AA2" w:rsidRDefault="00D64AA2" w:rsidP="000F7361">
            <w:pPr>
              <w:pStyle w:val="BodyText"/>
              <w:numPr>
                <w:ilvl w:val="0"/>
                <w:numId w:val="174"/>
              </w:numPr>
            </w:pPr>
            <w:r>
              <w:t>User set a new login</w:t>
            </w:r>
          </w:p>
          <w:p w:rsidR="00D64AA2" w:rsidRDefault="00D64AA2" w:rsidP="000F7361">
            <w:pPr>
              <w:pStyle w:val="BodyText"/>
              <w:numPr>
                <w:ilvl w:val="0"/>
                <w:numId w:val="174"/>
              </w:numPr>
            </w:pPr>
            <w:r>
              <w:t>Next steps are similar to nominal case</w:t>
            </w:r>
          </w:p>
          <w:p w:rsidR="00D64AA2" w:rsidRDefault="00D64AA2" w:rsidP="00D64AA2">
            <w:pPr>
              <w:pStyle w:val="BodyText"/>
            </w:pPr>
            <w:r>
              <w:t>A2: The employee has no email address or sending password by email is not active</w:t>
            </w:r>
          </w:p>
          <w:p w:rsidR="00D64AA2" w:rsidRDefault="00325101" w:rsidP="000F7361">
            <w:pPr>
              <w:pStyle w:val="BodyText"/>
              <w:numPr>
                <w:ilvl w:val="0"/>
                <w:numId w:val="401"/>
              </w:numPr>
            </w:pPr>
            <w:r>
              <w:t>Channel/CSR light</w:t>
            </w:r>
            <w:r w:rsidR="00D64AA2">
              <w:t xml:space="preserve"> application displays the temporary generated password</w:t>
            </w:r>
          </w:p>
          <w:p w:rsidR="00D64AA2" w:rsidRDefault="00D64AA2" w:rsidP="000F7361">
            <w:pPr>
              <w:pStyle w:val="BodyText"/>
              <w:numPr>
                <w:ilvl w:val="0"/>
                <w:numId w:val="401"/>
              </w:numPr>
            </w:pPr>
            <w:r>
              <w:t>Next steps are similar to the nominal case</w:t>
            </w:r>
          </w:p>
          <w:p w:rsidR="00B83468" w:rsidRDefault="00B83468" w:rsidP="00B83468">
            <w:pPr>
              <w:pStyle w:val="BodyText"/>
            </w:pPr>
            <w:r>
              <w:t>A3: The user is setting up a dealer</w:t>
            </w:r>
          </w:p>
          <w:p w:rsidR="00B83468" w:rsidRDefault="00325101" w:rsidP="000F7361">
            <w:pPr>
              <w:pStyle w:val="BodyText"/>
              <w:numPr>
                <w:ilvl w:val="0"/>
                <w:numId w:val="289"/>
              </w:numPr>
            </w:pPr>
            <w:r>
              <w:t>Channel/CSR light</w:t>
            </w:r>
            <w:r w:rsidR="00B83468">
              <w:t xml:space="preserve"> application only proposes the dealer administrator role</w:t>
            </w:r>
          </w:p>
        </w:tc>
      </w:tr>
    </w:tbl>
    <w:p w:rsidR="007300CD" w:rsidRDefault="007300CD" w:rsidP="004752DD">
      <w:pPr>
        <w:pStyle w:val="Heading4"/>
      </w:pPr>
      <w:bookmarkStart w:id="1920" w:name="_Toc253578184"/>
      <w:r>
        <w:t>Use Case:  Get forgotten password</w:t>
      </w:r>
      <w:bookmarkEnd w:id="1920"/>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Get Forgotten Password</w:t>
            </w:r>
          </w:p>
        </w:tc>
        <w:tc>
          <w:tcPr>
            <w:tcW w:w="2610" w:type="dxa"/>
            <w:shd w:val="clear" w:color="auto" w:fill="E6E6E6"/>
          </w:tcPr>
          <w:p w:rsidR="007300CD" w:rsidRDefault="007300CD" w:rsidP="00122B88">
            <w:pPr>
              <w:pStyle w:val="TableHeading"/>
            </w:pPr>
            <w:r>
              <w:t>UAM01</w:t>
            </w:r>
            <w:r w:rsidR="00B83468">
              <w:t>0</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Pr="006D15FA" w:rsidRDefault="007300CD" w:rsidP="007300CD">
            <w:pPr>
              <w:pStyle w:val="BodyText"/>
            </w:pPr>
            <w:r>
              <w:t>This use case allows the user getting a new password when forgotten.</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pPr>
              <w:pStyle w:val="BodyText"/>
              <w:numPr>
                <w:ilvl w:val="0"/>
                <w:numId w:val="56"/>
              </w:numPr>
            </w:pPr>
            <w:r>
              <w:t>The user is not logged in.</w:t>
            </w:r>
          </w:p>
          <w:p w:rsidR="007300CD" w:rsidRDefault="007300CD" w:rsidP="007300CD">
            <w:pPr>
              <w:pStyle w:val="BodyText"/>
              <w:numPr>
                <w:ilvl w:val="0"/>
                <w:numId w:val="56"/>
              </w:numPr>
            </w:pPr>
            <w:r>
              <w:t>The user has a valid login.</w:t>
            </w:r>
          </w:p>
          <w:p w:rsidR="00C114CD" w:rsidRPr="008C7BBB" w:rsidRDefault="00C114CD" w:rsidP="007300CD">
            <w:pPr>
              <w:pStyle w:val="BodyText"/>
              <w:numPr>
                <w:ilvl w:val="0"/>
                <w:numId w:val="56"/>
              </w:numPr>
            </w:pPr>
            <w:r>
              <w:t>Their must be at least one realm supported by the application managed locally or not in mode user discovery</w:t>
            </w: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has requested the forgotten password page flow.</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Pr="00490C7E" w:rsidRDefault="007300CD" w:rsidP="007300CD">
            <w:r>
              <w:t xml:space="preserve">User has </w:t>
            </w:r>
            <w:r w:rsidR="00D64AA2">
              <w:t>received a</w:t>
            </w:r>
            <w:r>
              <w:t xml:space="preserve"> new </w:t>
            </w:r>
            <w:r w:rsidR="00D64AA2">
              <w:t xml:space="preserve">temporary </w:t>
            </w:r>
            <w:r>
              <w:t>password</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7300CD" w:rsidP="007300CD">
            <w:pPr>
              <w:numPr>
                <w:ilvl w:val="0"/>
                <w:numId w:val="57"/>
              </w:numPr>
            </w:pPr>
            <w:r>
              <w:t>The user enters the login</w:t>
            </w:r>
            <w:r w:rsidR="00C114CD">
              <w:t xml:space="preserve"> and the realms (A8)</w:t>
            </w:r>
          </w:p>
          <w:p w:rsidR="007300CD" w:rsidRDefault="007300CD" w:rsidP="007300CD">
            <w:pPr>
              <w:numPr>
                <w:ilvl w:val="0"/>
                <w:numId w:val="57"/>
              </w:numPr>
            </w:pPr>
            <w:r>
              <w:t>The user selects the forgotten password option.</w:t>
            </w:r>
          </w:p>
          <w:p w:rsidR="00C114CD" w:rsidRDefault="00C114CD" w:rsidP="007300CD">
            <w:pPr>
              <w:numPr>
                <w:ilvl w:val="0"/>
                <w:numId w:val="57"/>
              </w:numPr>
            </w:pPr>
            <w:r>
              <w:t>The system verifies that the realm is managed locally or not in mode user discovery (A9)</w:t>
            </w:r>
          </w:p>
          <w:p w:rsidR="007300CD" w:rsidRDefault="007300CD" w:rsidP="007300CD">
            <w:pPr>
              <w:numPr>
                <w:ilvl w:val="0"/>
                <w:numId w:val="57"/>
              </w:numPr>
            </w:pPr>
            <w:r>
              <w:t>The system verifies that the login is not empty, exists, and is not deactivated or locked. (A1)(A2)(A3)</w:t>
            </w:r>
          </w:p>
          <w:p w:rsidR="007300CD" w:rsidRDefault="007300CD" w:rsidP="007300CD">
            <w:pPr>
              <w:numPr>
                <w:ilvl w:val="0"/>
                <w:numId w:val="57"/>
              </w:numPr>
            </w:pPr>
            <w:r>
              <w:t>The user enters the answer to the secret question(A4)</w:t>
            </w:r>
          </w:p>
          <w:p w:rsidR="007300CD" w:rsidRDefault="00325101" w:rsidP="007300CD">
            <w:pPr>
              <w:numPr>
                <w:ilvl w:val="0"/>
                <w:numId w:val="57"/>
              </w:numPr>
            </w:pPr>
            <w:r>
              <w:t>Channel/CSR light</w:t>
            </w:r>
            <w:r w:rsidR="007300CD">
              <w:t xml:space="preserve"> application validates the secret answer (A5)</w:t>
            </w:r>
          </w:p>
          <w:p w:rsidR="00D64AA2" w:rsidRDefault="00325101" w:rsidP="00D64AA2">
            <w:pPr>
              <w:numPr>
                <w:ilvl w:val="0"/>
                <w:numId w:val="57"/>
              </w:numPr>
            </w:pPr>
            <w:r>
              <w:t>Channel/CSR light</w:t>
            </w:r>
            <w:r w:rsidR="00D64AA2">
              <w:t xml:space="preserve"> application generates a temporary password</w:t>
            </w:r>
          </w:p>
          <w:p w:rsidR="00D64AA2" w:rsidRDefault="00325101" w:rsidP="00D64AA2">
            <w:pPr>
              <w:numPr>
                <w:ilvl w:val="0"/>
                <w:numId w:val="57"/>
              </w:numPr>
            </w:pPr>
            <w:r>
              <w:t>Channel/CSR light</w:t>
            </w:r>
            <w:r w:rsidR="00D64AA2">
              <w:t xml:space="preserve"> application sends the temporary password on the user email (A6)(A7)</w:t>
            </w:r>
          </w:p>
          <w:p w:rsidR="00D64AA2" w:rsidRDefault="00D64AA2" w:rsidP="00D64AA2">
            <w:pPr>
              <w:numPr>
                <w:ilvl w:val="0"/>
                <w:numId w:val="57"/>
              </w:numPr>
            </w:pPr>
            <w:r>
              <w:t>The system sets the new temporary password similarly as in change password use case</w:t>
            </w:r>
          </w:p>
          <w:p w:rsidR="007300CD" w:rsidRDefault="007300CD" w:rsidP="007300CD">
            <w:pPr>
              <w:numPr>
                <w:ilvl w:val="0"/>
                <w:numId w:val="57"/>
              </w:numPr>
            </w:pPr>
            <w:r>
              <w:t>The system sets the new password similarly as in change password use case</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r>
              <w:t>A1: Login is empty</w:t>
            </w:r>
          </w:p>
          <w:p w:rsidR="007300CD" w:rsidRDefault="00325101" w:rsidP="000F7361">
            <w:pPr>
              <w:numPr>
                <w:ilvl w:val="0"/>
                <w:numId w:val="166"/>
              </w:numPr>
            </w:pPr>
            <w:r>
              <w:t>Channel/CSR light</w:t>
            </w:r>
            <w:r w:rsidR="007300CD">
              <w:t xml:space="preserve"> application warns the user that a login must be entered.</w:t>
            </w:r>
          </w:p>
          <w:p w:rsidR="007300CD" w:rsidRDefault="007300CD" w:rsidP="007300CD">
            <w:r>
              <w:t>A2: Login is deactivated or locked</w:t>
            </w:r>
          </w:p>
          <w:p w:rsidR="007300CD" w:rsidRDefault="00325101" w:rsidP="000F7361">
            <w:pPr>
              <w:numPr>
                <w:ilvl w:val="0"/>
                <w:numId w:val="167"/>
              </w:numPr>
            </w:pPr>
            <w:r>
              <w:t>Channel/CSR light</w:t>
            </w:r>
            <w:r w:rsidR="007300CD">
              <w:t xml:space="preserve"> application warns the user request cannot be answered and he should contact his administrator</w:t>
            </w:r>
          </w:p>
          <w:p w:rsidR="007300CD" w:rsidRDefault="007300CD" w:rsidP="007300CD">
            <w:r>
              <w:t>A3: Login is incorrect</w:t>
            </w:r>
          </w:p>
          <w:p w:rsidR="007300CD" w:rsidRDefault="00325101" w:rsidP="000F7361">
            <w:pPr>
              <w:numPr>
                <w:ilvl w:val="0"/>
                <w:numId w:val="168"/>
              </w:numPr>
            </w:pPr>
            <w:r>
              <w:t>Channel/CSR light</w:t>
            </w:r>
            <w:r w:rsidR="007300CD">
              <w:t xml:space="preserve"> application informs the user the login is incorrect</w:t>
            </w:r>
          </w:p>
          <w:p w:rsidR="007300CD" w:rsidRDefault="007300CD" w:rsidP="007300CD">
            <w:r>
              <w:t>A4: There is no secret question or answer specified for the user</w:t>
            </w:r>
          </w:p>
          <w:p w:rsidR="007300CD" w:rsidRDefault="00325101" w:rsidP="000F7361">
            <w:pPr>
              <w:numPr>
                <w:ilvl w:val="0"/>
                <w:numId w:val="169"/>
              </w:numPr>
            </w:pPr>
            <w:r>
              <w:t>Channel/CSR light</w:t>
            </w:r>
            <w:r w:rsidR="007300CD">
              <w:t xml:space="preserve"> application displays an error message informing the user he should contact his administrator.</w:t>
            </w:r>
          </w:p>
          <w:p w:rsidR="007300CD" w:rsidRDefault="007300CD" w:rsidP="007300CD">
            <w:r>
              <w:t>A5: Secret answer value set by user is invalid (or null)</w:t>
            </w:r>
          </w:p>
          <w:p w:rsidR="007300CD" w:rsidRDefault="00325101" w:rsidP="000F7361">
            <w:pPr>
              <w:numPr>
                <w:ilvl w:val="0"/>
                <w:numId w:val="170"/>
              </w:numPr>
            </w:pPr>
            <w:r>
              <w:t>Channel/CSR light</w:t>
            </w:r>
            <w:r w:rsidR="007300CD">
              <w:t xml:space="preserve"> application warns user the answer is incorrect and tells the number of attempts left. </w:t>
            </w:r>
          </w:p>
          <w:p w:rsidR="007300CD" w:rsidRDefault="007300CD" w:rsidP="000F7361">
            <w:pPr>
              <w:numPr>
                <w:ilvl w:val="0"/>
                <w:numId w:val="170"/>
              </w:numPr>
            </w:pPr>
            <w:r>
              <w:t xml:space="preserve">After three attempts, </w:t>
            </w:r>
            <w:r w:rsidR="00325101">
              <w:t>Channel/CSR light</w:t>
            </w:r>
            <w:r>
              <w:t xml:space="preserve"> application locks the login</w:t>
            </w:r>
          </w:p>
          <w:p w:rsidR="00D64AA2" w:rsidRDefault="00D64AA2" w:rsidP="00D64AA2">
            <w:r>
              <w:t>A6: There is no email set for the user</w:t>
            </w:r>
          </w:p>
          <w:p w:rsidR="00D64AA2" w:rsidRDefault="00325101" w:rsidP="000F7361">
            <w:pPr>
              <w:numPr>
                <w:ilvl w:val="0"/>
                <w:numId w:val="171"/>
              </w:numPr>
            </w:pPr>
            <w:r>
              <w:t>Channel/CSR light</w:t>
            </w:r>
            <w:r w:rsidR="00D64AA2">
              <w:t xml:space="preserve"> application displays an error message informing the user he can’t get a new password and shall contact his administrator</w:t>
            </w:r>
          </w:p>
          <w:p w:rsidR="00D64AA2" w:rsidRDefault="00D64AA2" w:rsidP="00D64AA2">
            <w:r>
              <w:t>A7: email service is not active</w:t>
            </w:r>
          </w:p>
          <w:p w:rsidR="007300CD" w:rsidRDefault="00325101" w:rsidP="000F7361">
            <w:pPr>
              <w:numPr>
                <w:ilvl w:val="0"/>
                <w:numId w:val="402"/>
              </w:numPr>
            </w:pPr>
            <w:r>
              <w:t>Channel/CSR light</w:t>
            </w:r>
            <w:r w:rsidR="00D64AA2">
              <w:t xml:space="preserve"> application displays the temporary password</w:t>
            </w:r>
          </w:p>
          <w:p w:rsidR="00D64AA2" w:rsidRDefault="00C114CD" w:rsidP="00D64AA2">
            <w:r>
              <w:t>A8: Only one realm is managed by the application</w:t>
            </w:r>
          </w:p>
          <w:p w:rsidR="00C114CD" w:rsidRDefault="00C114CD" w:rsidP="000F7361">
            <w:pPr>
              <w:numPr>
                <w:ilvl w:val="0"/>
                <w:numId w:val="722"/>
              </w:numPr>
            </w:pPr>
            <w:r>
              <w:t>The application hides the realms to the user</w:t>
            </w:r>
          </w:p>
          <w:p w:rsidR="00C114CD" w:rsidRDefault="00C114CD" w:rsidP="00C114CD">
            <w:r>
              <w:t>A9: Realm is in mode user discovery</w:t>
            </w:r>
          </w:p>
          <w:p w:rsidR="00C114CD" w:rsidRDefault="00C114CD" w:rsidP="000F7361">
            <w:pPr>
              <w:numPr>
                <w:ilvl w:val="0"/>
                <w:numId w:val="723"/>
              </w:numPr>
            </w:pPr>
            <w:r>
              <w:t>Channel/CSR light application displays an error message informing user he has to contact his administrator to get a new password.</w:t>
            </w:r>
          </w:p>
        </w:tc>
      </w:tr>
    </w:tbl>
    <w:p w:rsidR="007300CD" w:rsidRDefault="007300CD" w:rsidP="004752DD">
      <w:pPr>
        <w:pStyle w:val="Heading4"/>
      </w:pPr>
      <w:bookmarkStart w:id="1921" w:name="_Toc253578185"/>
      <w:r>
        <w:t>Use Case:  Change password on first login</w:t>
      </w:r>
      <w:bookmarkEnd w:id="192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Change Password on First Login</w:t>
            </w:r>
          </w:p>
        </w:tc>
        <w:tc>
          <w:tcPr>
            <w:tcW w:w="2610" w:type="dxa"/>
            <w:shd w:val="clear" w:color="auto" w:fill="E6E6E6"/>
          </w:tcPr>
          <w:p w:rsidR="007300CD" w:rsidRDefault="007300CD" w:rsidP="00122B88">
            <w:pPr>
              <w:pStyle w:val="TableHeading"/>
            </w:pPr>
            <w:r>
              <w:t>UAM01</w:t>
            </w:r>
            <w:r w:rsidR="00B83468">
              <w:t>1</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Default="007300CD" w:rsidP="007300CD">
            <w:r>
              <w:t xml:space="preserve">This use case forces the user </w:t>
            </w:r>
            <w:r>
              <w:rPr>
                <w:rFonts w:cs="Arial"/>
                <w:iCs/>
              </w:rPr>
              <w:t xml:space="preserve">to </w:t>
            </w:r>
            <w:r w:rsidRPr="003E4360">
              <w:rPr>
                <w:rFonts w:cs="Arial"/>
                <w:iCs/>
              </w:rPr>
              <w:t xml:space="preserve">change </w:t>
            </w:r>
            <w:r>
              <w:rPr>
                <w:rFonts w:cs="Arial"/>
                <w:iCs/>
              </w:rPr>
              <w:t xml:space="preserve">his </w:t>
            </w:r>
            <w:r w:rsidRPr="003E4360">
              <w:rPr>
                <w:rFonts w:cs="Arial"/>
                <w:iCs/>
              </w:rPr>
              <w:t>password on first login</w:t>
            </w:r>
            <w:r>
              <w:rPr>
                <w:rFonts w:cs="Arial"/>
                <w:iCs/>
              </w:rPr>
              <w:t>.</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Pr="008C7BBB" w:rsidRDefault="007300CD" w:rsidP="007300CD">
            <w:r>
              <w:t>The user login flag “Must change password on next login” is set to true.</w:t>
            </w: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logs in</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Pr="00490C7E" w:rsidRDefault="007300CD" w:rsidP="007300CD">
            <w:pPr>
              <w:pStyle w:val="BodyText"/>
            </w:pPr>
            <w:r>
              <w:t>The password has been reset.</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Pr="00F127BC" w:rsidRDefault="007300CD" w:rsidP="007300CD">
            <w:pPr>
              <w:pStyle w:val="BodyText"/>
              <w:numPr>
                <w:ilvl w:val="0"/>
                <w:numId w:val="51"/>
              </w:numPr>
            </w:pPr>
            <w:r w:rsidRPr="00F127BC">
              <w:t xml:space="preserve">The user re-enters </w:t>
            </w:r>
            <w:r>
              <w:t>his</w:t>
            </w:r>
            <w:r w:rsidRPr="00F127BC">
              <w:t xml:space="preserve"> current password.</w:t>
            </w:r>
          </w:p>
          <w:p w:rsidR="007300CD" w:rsidRPr="00F127BC" w:rsidRDefault="007300CD" w:rsidP="007300CD">
            <w:pPr>
              <w:pStyle w:val="BodyText"/>
              <w:numPr>
                <w:ilvl w:val="0"/>
                <w:numId w:val="51"/>
              </w:numPr>
            </w:pPr>
            <w:r w:rsidRPr="00F127BC">
              <w:t>The user enter</w:t>
            </w:r>
            <w:r>
              <w:t>s</w:t>
            </w:r>
            <w:r w:rsidRPr="00F127BC">
              <w:t xml:space="preserve"> the new password twice.</w:t>
            </w:r>
          </w:p>
          <w:p w:rsidR="007300CD" w:rsidRPr="00F127BC" w:rsidRDefault="007300CD" w:rsidP="007300CD">
            <w:pPr>
              <w:pStyle w:val="BodyText"/>
              <w:numPr>
                <w:ilvl w:val="0"/>
                <w:numId w:val="51"/>
              </w:numPr>
            </w:pPr>
            <w:r w:rsidRPr="00F127BC">
              <w:t>The user select</w:t>
            </w:r>
            <w:r>
              <w:t>s</w:t>
            </w:r>
            <w:r w:rsidRPr="00F127BC">
              <w:t xml:space="preserve"> the secret question and provide</w:t>
            </w:r>
            <w:r>
              <w:t>s the answer.(A1)</w:t>
            </w:r>
          </w:p>
          <w:p w:rsidR="007300CD" w:rsidRDefault="00325101" w:rsidP="007300CD">
            <w:pPr>
              <w:pStyle w:val="BodyText"/>
              <w:numPr>
                <w:ilvl w:val="0"/>
                <w:numId w:val="51"/>
              </w:numPr>
            </w:pPr>
            <w:r>
              <w:t>Channel/CSR light</w:t>
            </w:r>
            <w:r w:rsidR="007300CD">
              <w:t xml:space="preserve"> application validates current password (A2)</w:t>
            </w:r>
          </w:p>
          <w:p w:rsidR="007300CD" w:rsidRPr="00F127BC" w:rsidRDefault="00325101" w:rsidP="007300CD">
            <w:pPr>
              <w:pStyle w:val="BodyText"/>
              <w:numPr>
                <w:ilvl w:val="0"/>
                <w:numId w:val="51"/>
              </w:numPr>
            </w:pPr>
            <w:r>
              <w:t>Channel/CSR light</w:t>
            </w:r>
            <w:r w:rsidR="007300CD">
              <w:t xml:space="preserve"> applications validates information set (A3)(A4)</w:t>
            </w:r>
          </w:p>
          <w:p w:rsidR="007300CD" w:rsidRDefault="00325101" w:rsidP="007300CD">
            <w:pPr>
              <w:pStyle w:val="BodyText"/>
              <w:numPr>
                <w:ilvl w:val="0"/>
                <w:numId w:val="51"/>
              </w:numPr>
            </w:pPr>
            <w:r>
              <w:t>Channel/CSR light</w:t>
            </w:r>
            <w:r w:rsidR="007300CD">
              <w:t xml:space="preserve"> application</w:t>
            </w:r>
            <w:r w:rsidR="007300CD" w:rsidRPr="00F127BC">
              <w:t xml:space="preserve"> changes the password</w:t>
            </w:r>
            <w:r w:rsidR="007300CD">
              <w:t>.</w:t>
            </w:r>
          </w:p>
          <w:p w:rsidR="007300CD" w:rsidRDefault="00325101" w:rsidP="007300CD">
            <w:pPr>
              <w:pStyle w:val="BodyText"/>
              <w:numPr>
                <w:ilvl w:val="0"/>
                <w:numId w:val="51"/>
              </w:numPr>
            </w:pPr>
            <w:r>
              <w:t>Channel/CSR light</w:t>
            </w:r>
            <w:r w:rsidR="007300CD">
              <w:t xml:space="preserve"> application continues the login process.</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432410">
            <w:pPr>
              <w:pStyle w:val="BodyText"/>
            </w:pPr>
            <w:r>
              <w:t xml:space="preserve">A1: The user </w:t>
            </w:r>
            <w:r w:rsidR="00432410">
              <w:t>has a role associated to a realm managed in an external system in mode user discovery</w:t>
            </w:r>
          </w:p>
          <w:p w:rsidR="007300CD" w:rsidRDefault="00325101" w:rsidP="000F7361">
            <w:pPr>
              <w:pStyle w:val="BodyText"/>
              <w:numPr>
                <w:ilvl w:val="0"/>
                <w:numId w:val="175"/>
              </w:numPr>
            </w:pPr>
            <w:r>
              <w:t>Channel/CSR light</w:t>
            </w:r>
            <w:r w:rsidR="007300CD">
              <w:t xml:space="preserve"> application skips this step</w:t>
            </w:r>
          </w:p>
          <w:p w:rsidR="007300CD" w:rsidRDefault="007300CD" w:rsidP="007300CD">
            <w:pPr>
              <w:pStyle w:val="BodyText"/>
            </w:pPr>
            <w:r>
              <w:t>A2: Password is not correct</w:t>
            </w:r>
          </w:p>
          <w:p w:rsidR="007300CD" w:rsidRDefault="00325101" w:rsidP="000F7361">
            <w:pPr>
              <w:pStyle w:val="BodyText"/>
              <w:numPr>
                <w:ilvl w:val="0"/>
                <w:numId w:val="176"/>
              </w:numPr>
            </w:pPr>
            <w:r>
              <w:t>Channel/CSR light</w:t>
            </w:r>
            <w:r w:rsidR="007300CD">
              <w:t xml:space="preserve"> application informs user password is incorrect</w:t>
            </w:r>
          </w:p>
          <w:p w:rsidR="007300CD" w:rsidRDefault="007300CD" w:rsidP="000F7361">
            <w:pPr>
              <w:pStyle w:val="BodyText"/>
              <w:numPr>
                <w:ilvl w:val="0"/>
                <w:numId w:val="176"/>
              </w:numPr>
            </w:pPr>
            <w:r>
              <w:t>user set new password value</w:t>
            </w:r>
          </w:p>
          <w:p w:rsidR="007300CD" w:rsidRPr="00CB43B2" w:rsidRDefault="007300CD" w:rsidP="000F7361">
            <w:pPr>
              <w:pStyle w:val="BodyText"/>
              <w:numPr>
                <w:ilvl w:val="0"/>
                <w:numId w:val="176"/>
              </w:numPr>
            </w:pPr>
            <w:r>
              <w:t>Next steps are similar to nominal case</w:t>
            </w:r>
          </w:p>
          <w:p w:rsidR="007300CD" w:rsidRDefault="007300CD" w:rsidP="007300CD">
            <w:pPr>
              <w:pStyle w:val="BodyText"/>
            </w:pPr>
            <w:r>
              <w:t>A3. User is a dealer and secret answer is empty</w:t>
            </w:r>
          </w:p>
          <w:p w:rsidR="007300CD" w:rsidRDefault="00325101" w:rsidP="000F7361">
            <w:pPr>
              <w:pStyle w:val="BodyText"/>
              <w:numPr>
                <w:ilvl w:val="0"/>
                <w:numId w:val="177"/>
              </w:numPr>
            </w:pPr>
            <w:r>
              <w:t>Channel/CSR light</w:t>
            </w:r>
            <w:r w:rsidR="007300CD">
              <w:t xml:space="preserve"> application displays an error message informing user the secret question is mandatory</w:t>
            </w:r>
          </w:p>
          <w:p w:rsidR="007300CD" w:rsidRDefault="00553E11" w:rsidP="000F7361">
            <w:pPr>
              <w:pStyle w:val="BodyText"/>
              <w:numPr>
                <w:ilvl w:val="0"/>
                <w:numId w:val="177"/>
              </w:numPr>
            </w:pPr>
            <w:r>
              <w:t>User</w:t>
            </w:r>
            <w:r w:rsidR="007300CD">
              <w:t xml:space="preserve"> s</w:t>
            </w:r>
            <w:r w:rsidR="007300CD">
              <w:t>et secret answer value</w:t>
            </w:r>
          </w:p>
          <w:p w:rsidR="007300CD" w:rsidRPr="00CB43B2" w:rsidRDefault="007300CD" w:rsidP="000F7361">
            <w:pPr>
              <w:pStyle w:val="BodyText"/>
              <w:numPr>
                <w:ilvl w:val="0"/>
                <w:numId w:val="177"/>
              </w:numPr>
            </w:pPr>
            <w:r>
              <w:t>Next steps are similar to nominal case</w:t>
            </w:r>
          </w:p>
          <w:p w:rsidR="007300CD" w:rsidRDefault="007300CD" w:rsidP="007300CD">
            <w:pPr>
              <w:pStyle w:val="BodyText"/>
            </w:pPr>
            <w:r>
              <w:t>A4. New password doesn’t match password rules or both values are not equal</w:t>
            </w:r>
          </w:p>
          <w:p w:rsidR="007300CD" w:rsidRDefault="00325101" w:rsidP="000F7361">
            <w:pPr>
              <w:pStyle w:val="BodyText"/>
              <w:numPr>
                <w:ilvl w:val="0"/>
                <w:numId w:val="178"/>
              </w:numPr>
            </w:pPr>
            <w:r>
              <w:t>Channel/CSR light</w:t>
            </w:r>
            <w:r w:rsidR="007300CD">
              <w:t xml:space="preserve"> application displays an error message similarly to change password use case</w:t>
            </w:r>
          </w:p>
          <w:p w:rsidR="007300CD" w:rsidRDefault="00553E11" w:rsidP="000F7361">
            <w:pPr>
              <w:pStyle w:val="BodyText"/>
              <w:numPr>
                <w:ilvl w:val="0"/>
                <w:numId w:val="178"/>
              </w:numPr>
            </w:pPr>
            <w:r>
              <w:t>User</w:t>
            </w:r>
            <w:r w:rsidR="007300CD">
              <w:t xml:space="preserve"> set new value for new password (twice)</w:t>
            </w:r>
          </w:p>
          <w:p w:rsidR="007300CD" w:rsidRDefault="007300CD" w:rsidP="000F7361">
            <w:pPr>
              <w:pStyle w:val="BodyText"/>
              <w:numPr>
                <w:ilvl w:val="0"/>
                <w:numId w:val="178"/>
              </w:numPr>
            </w:pPr>
            <w:r>
              <w:t>Next steps are similar to the nominal case</w:t>
            </w:r>
          </w:p>
        </w:tc>
      </w:tr>
    </w:tbl>
    <w:p w:rsidR="007300CD" w:rsidRDefault="007300CD" w:rsidP="004752DD">
      <w:pPr>
        <w:pStyle w:val="Heading4"/>
      </w:pPr>
      <w:bookmarkStart w:id="1922" w:name="_Toc253578186"/>
      <w:r>
        <w:t>Use Case:  Deactivate login</w:t>
      </w:r>
      <w:bookmarkEnd w:id="192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Deactivate Login</w:t>
            </w:r>
          </w:p>
        </w:tc>
        <w:tc>
          <w:tcPr>
            <w:tcW w:w="2610" w:type="dxa"/>
            <w:shd w:val="clear" w:color="auto" w:fill="E6E6E6"/>
          </w:tcPr>
          <w:p w:rsidR="007300CD" w:rsidRDefault="007300CD" w:rsidP="00122B88">
            <w:pPr>
              <w:pStyle w:val="TableHeading"/>
            </w:pPr>
            <w:r>
              <w:t>UAM01</w:t>
            </w:r>
            <w:r w:rsidR="00B83468">
              <w:t>2</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Default="007300CD" w:rsidP="007300CD">
            <w:r>
              <w:t>This use case allows the user to deactivate another user login</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pPr>
              <w:pStyle w:val="BodyText"/>
            </w:pPr>
            <w:r>
              <w:t>The user is in the context of a Dealer or Telco employee with an active login.</w:t>
            </w:r>
          </w:p>
          <w:p w:rsidR="00432410" w:rsidRPr="008C7BBB" w:rsidRDefault="00432410" w:rsidP="007300CD">
            <w:pPr>
              <w:pStyle w:val="BodyText"/>
            </w:pP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has selected the option to deactivate a login</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r>
              <w:t>User can’t deactivate his own login</w:t>
            </w: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Pr="00490C7E" w:rsidRDefault="007300CD" w:rsidP="007300CD">
            <w:pPr>
              <w:pStyle w:val="BodyText"/>
            </w:pPr>
            <w:r>
              <w:t>The employee login</w:t>
            </w:r>
            <w:r w:rsidRPr="003E4360">
              <w:t xml:space="preserve"> </w:t>
            </w:r>
            <w:r>
              <w:t>is deactivated.</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325101" w:rsidP="007300CD">
            <w:pPr>
              <w:pStyle w:val="BodyText"/>
              <w:numPr>
                <w:ilvl w:val="0"/>
                <w:numId w:val="52"/>
              </w:numPr>
            </w:pPr>
            <w:r>
              <w:t>Channel/CSR light</w:t>
            </w:r>
            <w:r w:rsidR="007300CD">
              <w:t xml:space="preserve"> application displays a confirmation message.</w:t>
            </w:r>
          </w:p>
          <w:p w:rsidR="007300CD" w:rsidRDefault="007300CD" w:rsidP="007300CD">
            <w:pPr>
              <w:pStyle w:val="BodyText"/>
              <w:numPr>
                <w:ilvl w:val="0"/>
                <w:numId w:val="52"/>
              </w:numPr>
            </w:pPr>
            <w:r>
              <w:t>The user confirms the deactivation. (A1)</w:t>
            </w:r>
          </w:p>
          <w:p w:rsidR="007300CD" w:rsidRDefault="00325101" w:rsidP="007300CD">
            <w:pPr>
              <w:pStyle w:val="BodyText"/>
              <w:numPr>
                <w:ilvl w:val="0"/>
                <w:numId w:val="52"/>
              </w:numPr>
            </w:pPr>
            <w:r>
              <w:t>Channel/CSR light</w:t>
            </w:r>
            <w:r w:rsidR="007300CD">
              <w:t xml:space="preserve"> application confirms the login has been deactivated</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pPr>
              <w:pStyle w:val="BodyText"/>
            </w:pPr>
            <w:r>
              <w:t>A1. The user c</w:t>
            </w:r>
            <w:r w:rsidRPr="00767E19">
              <w:t>ancel</w:t>
            </w:r>
            <w:r>
              <w:t>s the action.</w:t>
            </w:r>
          </w:p>
          <w:p w:rsidR="007300CD" w:rsidRDefault="00325101" w:rsidP="000F7361">
            <w:pPr>
              <w:pStyle w:val="BodyText"/>
              <w:numPr>
                <w:ilvl w:val="0"/>
                <w:numId w:val="179"/>
              </w:numPr>
            </w:pPr>
            <w:r>
              <w:t>Channel/CSR light</w:t>
            </w:r>
            <w:r w:rsidR="007300CD">
              <w:t xml:space="preserve"> application redirects the user to the previous step</w:t>
            </w:r>
          </w:p>
        </w:tc>
      </w:tr>
    </w:tbl>
    <w:p w:rsidR="007300CD" w:rsidRDefault="007300CD" w:rsidP="004752DD">
      <w:pPr>
        <w:pStyle w:val="Heading4"/>
      </w:pPr>
      <w:bookmarkStart w:id="1923" w:name="_Toc253578187"/>
      <w:r>
        <w:t>Use Case:  Reactivate login</w:t>
      </w:r>
      <w:bookmarkEnd w:id="192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Reactivate Login</w:t>
            </w:r>
          </w:p>
        </w:tc>
        <w:tc>
          <w:tcPr>
            <w:tcW w:w="2610" w:type="dxa"/>
            <w:shd w:val="clear" w:color="auto" w:fill="E6E6E6"/>
          </w:tcPr>
          <w:p w:rsidR="007300CD" w:rsidRDefault="007300CD" w:rsidP="00122B88">
            <w:pPr>
              <w:pStyle w:val="TableHeading"/>
            </w:pPr>
            <w:r>
              <w:t>UAM01</w:t>
            </w:r>
            <w:r w:rsidR="00B83468">
              <w:t>3</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Default="007300CD" w:rsidP="007300CD">
            <w:r>
              <w:t>This use case allows a user to reactivate another login</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pPr>
              <w:pStyle w:val="BodyText"/>
              <w:numPr>
                <w:ilvl w:val="0"/>
                <w:numId w:val="55"/>
              </w:numPr>
            </w:pPr>
            <w:r>
              <w:t>The user is logged in.</w:t>
            </w:r>
          </w:p>
          <w:p w:rsidR="007300CD" w:rsidRDefault="007300CD" w:rsidP="007300CD">
            <w:pPr>
              <w:pStyle w:val="BodyText"/>
              <w:numPr>
                <w:ilvl w:val="0"/>
                <w:numId w:val="55"/>
              </w:numPr>
            </w:pPr>
            <w:r>
              <w:t>The user is in the context of a Dealer or Telco employee with a deactivated login</w:t>
            </w:r>
          </w:p>
          <w:p w:rsidR="00432410" w:rsidRPr="008C7BBB" w:rsidRDefault="00432410" w:rsidP="00432410">
            <w:pPr>
              <w:pStyle w:val="BodyText"/>
            </w:pP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selects the option to reactivate a login</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Default="007300CD" w:rsidP="007300CD">
            <w:pPr>
              <w:pStyle w:val="BodyText"/>
              <w:numPr>
                <w:ilvl w:val="0"/>
                <w:numId w:val="54"/>
              </w:numPr>
            </w:pPr>
            <w:r w:rsidRPr="003E4360">
              <w:t xml:space="preserve">The </w:t>
            </w:r>
            <w:r>
              <w:t>employee has an active login.</w:t>
            </w:r>
          </w:p>
          <w:p w:rsidR="007300CD" w:rsidRPr="00490C7E" w:rsidRDefault="007300CD" w:rsidP="007300CD">
            <w:pPr>
              <w:pStyle w:val="BodyText"/>
              <w:numPr>
                <w:ilvl w:val="0"/>
                <w:numId w:val="54"/>
              </w:numPr>
            </w:pPr>
            <w:r w:rsidRPr="003E4360">
              <w:t xml:space="preserve">The </w:t>
            </w:r>
            <w:r>
              <w:t>employee has to change the password at the first login.</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325101" w:rsidP="007300CD">
            <w:pPr>
              <w:pStyle w:val="BodyText"/>
              <w:numPr>
                <w:ilvl w:val="0"/>
                <w:numId w:val="53"/>
              </w:numPr>
            </w:pPr>
            <w:r>
              <w:t>Channel/CSR light</w:t>
            </w:r>
            <w:r w:rsidR="007300CD">
              <w:t xml:space="preserve"> application displays a confirmation message.</w:t>
            </w:r>
          </w:p>
          <w:p w:rsidR="007300CD" w:rsidRDefault="007300CD" w:rsidP="007300CD">
            <w:pPr>
              <w:pStyle w:val="BodyText"/>
              <w:numPr>
                <w:ilvl w:val="0"/>
                <w:numId w:val="53"/>
              </w:numPr>
            </w:pPr>
            <w:r>
              <w:t>The user confirms the activation. (A1)</w:t>
            </w:r>
          </w:p>
          <w:p w:rsidR="007300CD" w:rsidRDefault="007300CD" w:rsidP="007300CD">
            <w:pPr>
              <w:pStyle w:val="BodyText"/>
              <w:numPr>
                <w:ilvl w:val="0"/>
                <w:numId w:val="53"/>
              </w:numPr>
            </w:pPr>
            <w:r>
              <w:t>The user resets the password of the deactivated login. Refer to “Reset Password of another User” use case. (A2)</w:t>
            </w:r>
          </w:p>
          <w:p w:rsidR="007300CD" w:rsidRDefault="00325101" w:rsidP="007300CD">
            <w:pPr>
              <w:pStyle w:val="BodyText"/>
              <w:numPr>
                <w:ilvl w:val="0"/>
                <w:numId w:val="53"/>
              </w:numPr>
            </w:pPr>
            <w:r>
              <w:t>Channel/CSR light</w:t>
            </w:r>
            <w:r w:rsidR="007300CD">
              <w:t xml:space="preserve"> application informs the user the login has been activated.</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pPr>
              <w:pStyle w:val="BodyText"/>
            </w:pPr>
            <w:r>
              <w:t xml:space="preserve">A1. </w:t>
            </w:r>
            <w:r w:rsidRPr="003E4360">
              <w:t xml:space="preserve">The </w:t>
            </w:r>
            <w:r>
              <w:t>user canc</w:t>
            </w:r>
            <w:r w:rsidRPr="00E61E25">
              <w:t>e</w:t>
            </w:r>
            <w:r>
              <w:t>ls the action.</w:t>
            </w:r>
          </w:p>
          <w:p w:rsidR="007300CD" w:rsidRDefault="00325101" w:rsidP="000F7361">
            <w:pPr>
              <w:pStyle w:val="BodyText"/>
              <w:numPr>
                <w:ilvl w:val="0"/>
                <w:numId w:val="180"/>
              </w:numPr>
            </w:pPr>
            <w:r>
              <w:t>Channel/CSR light</w:t>
            </w:r>
            <w:r w:rsidR="007300CD">
              <w:t xml:space="preserve"> application redirects the user same step where he selected the option</w:t>
            </w:r>
          </w:p>
          <w:p w:rsidR="007300CD" w:rsidRDefault="007300CD" w:rsidP="007300CD">
            <w:pPr>
              <w:pStyle w:val="BodyText"/>
            </w:pPr>
            <w:r>
              <w:t>A2. The user cancels the reset.</w:t>
            </w:r>
          </w:p>
          <w:p w:rsidR="007300CD" w:rsidRDefault="00325101" w:rsidP="000F7361">
            <w:pPr>
              <w:pStyle w:val="BodyText"/>
              <w:numPr>
                <w:ilvl w:val="0"/>
                <w:numId w:val="181"/>
              </w:numPr>
            </w:pPr>
            <w:r>
              <w:t>Channel/CSR light</w:t>
            </w:r>
            <w:r w:rsidR="007300CD">
              <w:t xml:space="preserve"> application redirects the user same step where he selected the option</w:t>
            </w:r>
          </w:p>
        </w:tc>
      </w:tr>
    </w:tbl>
    <w:p w:rsidR="007300CD" w:rsidRDefault="007300CD" w:rsidP="00803E4E">
      <w:pPr>
        <w:pStyle w:val="Heading4"/>
      </w:pPr>
      <w:bookmarkStart w:id="1924" w:name="_Toc253578188"/>
      <w:r>
        <w:t>Use Case:  Force user to change password on first login</w:t>
      </w:r>
      <w:bookmarkEnd w:id="192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300CD" w:rsidTr="007300CD">
        <w:trPr>
          <w:gridAfter w:val="1"/>
          <w:wAfter w:w="18" w:type="dxa"/>
          <w:trHeight w:val="360"/>
        </w:trPr>
        <w:tc>
          <w:tcPr>
            <w:tcW w:w="5580" w:type="dxa"/>
            <w:gridSpan w:val="2"/>
            <w:shd w:val="clear" w:color="auto" w:fill="E6E6E6"/>
          </w:tcPr>
          <w:p w:rsidR="007300CD" w:rsidRDefault="007300CD" w:rsidP="00122B88">
            <w:pPr>
              <w:pStyle w:val="TableHeading"/>
            </w:pPr>
            <w:r>
              <w:t>Force user to changer password on first login</w:t>
            </w:r>
          </w:p>
        </w:tc>
        <w:tc>
          <w:tcPr>
            <w:tcW w:w="2610" w:type="dxa"/>
            <w:shd w:val="clear" w:color="auto" w:fill="E6E6E6"/>
          </w:tcPr>
          <w:p w:rsidR="007300CD" w:rsidRDefault="007300CD" w:rsidP="00122B88">
            <w:pPr>
              <w:pStyle w:val="TableHeading"/>
            </w:pPr>
            <w:r>
              <w:t>UAM01</w:t>
            </w:r>
            <w:r w:rsidR="00B83468">
              <w:t>4</w:t>
            </w:r>
            <w:r>
              <w:t xml:space="preserve">0 </w:t>
            </w:r>
          </w:p>
        </w:tc>
      </w:tr>
      <w:tr w:rsidR="007300CD" w:rsidRPr="006D15FA" w:rsidTr="007300CD">
        <w:tc>
          <w:tcPr>
            <w:tcW w:w="2268" w:type="dxa"/>
          </w:tcPr>
          <w:p w:rsidR="007300CD" w:rsidRDefault="007300CD" w:rsidP="007300CD">
            <w:r>
              <w:t>Primary actors</w:t>
            </w:r>
          </w:p>
        </w:tc>
        <w:tc>
          <w:tcPr>
            <w:tcW w:w="5940" w:type="dxa"/>
            <w:gridSpan w:val="3"/>
          </w:tcPr>
          <w:p w:rsidR="007300CD" w:rsidRDefault="007300CD" w:rsidP="007300CD">
            <w:pPr>
              <w:pStyle w:val="BodyText"/>
            </w:pPr>
            <w:r>
              <w:t>Telco user</w:t>
            </w:r>
          </w:p>
          <w:p w:rsidR="007300CD" w:rsidRPr="006D15FA" w:rsidRDefault="007300CD" w:rsidP="007300CD">
            <w:pPr>
              <w:pStyle w:val="BodyText"/>
            </w:pPr>
            <w:r>
              <w:t>Dealer user</w:t>
            </w:r>
          </w:p>
        </w:tc>
      </w:tr>
      <w:tr w:rsidR="007300CD" w:rsidRPr="006D15FA" w:rsidTr="007300CD">
        <w:tc>
          <w:tcPr>
            <w:tcW w:w="2268" w:type="dxa"/>
          </w:tcPr>
          <w:p w:rsidR="007300CD" w:rsidRDefault="007300CD" w:rsidP="007300CD">
            <w:r>
              <w:t>Summary Goal</w:t>
            </w:r>
          </w:p>
        </w:tc>
        <w:tc>
          <w:tcPr>
            <w:tcW w:w="5940" w:type="dxa"/>
            <w:gridSpan w:val="3"/>
          </w:tcPr>
          <w:p w:rsidR="007300CD" w:rsidRDefault="007300CD" w:rsidP="007300CD">
            <w:r>
              <w:t>This use case allows a user to force another user to change his password on first login</w:t>
            </w:r>
          </w:p>
        </w:tc>
      </w:tr>
      <w:tr w:rsidR="007300CD" w:rsidRPr="008C7BBB" w:rsidTr="007300CD">
        <w:trPr>
          <w:trHeight w:val="176"/>
        </w:trPr>
        <w:tc>
          <w:tcPr>
            <w:tcW w:w="2268" w:type="dxa"/>
          </w:tcPr>
          <w:p w:rsidR="007300CD" w:rsidRDefault="007300CD" w:rsidP="007300CD">
            <w:pPr>
              <w:pStyle w:val="BodyText"/>
            </w:pPr>
            <w:r>
              <w:t>Pre-conditions</w:t>
            </w:r>
          </w:p>
        </w:tc>
        <w:tc>
          <w:tcPr>
            <w:tcW w:w="5940" w:type="dxa"/>
            <w:gridSpan w:val="3"/>
          </w:tcPr>
          <w:p w:rsidR="007300CD" w:rsidRDefault="007300CD" w:rsidP="007300CD">
            <w:pPr>
              <w:pStyle w:val="BodyText"/>
              <w:numPr>
                <w:ilvl w:val="0"/>
                <w:numId w:val="55"/>
              </w:numPr>
            </w:pPr>
            <w:r>
              <w:t>The user is logged in.</w:t>
            </w:r>
          </w:p>
          <w:p w:rsidR="007300CD" w:rsidRDefault="007300CD" w:rsidP="007300CD">
            <w:pPr>
              <w:pStyle w:val="BodyText"/>
              <w:numPr>
                <w:ilvl w:val="0"/>
                <w:numId w:val="55"/>
              </w:numPr>
            </w:pPr>
            <w:r>
              <w:t>The user is in the context of a Dealer or Telco employee with a login</w:t>
            </w:r>
          </w:p>
          <w:p w:rsidR="00432410" w:rsidRPr="008C7BBB" w:rsidRDefault="00432410" w:rsidP="00432410">
            <w:pPr>
              <w:pStyle w:val="BodyText"/>
            </w:pPr>
          </w:p>
        </w:tc>
      </w:tr>
      <w:tr w:rsidR="007300CD" w:rsidRPr="006D15FA" w:rsidTr="007300CD">
        <w:trPr>
          <w:trHeight w:val="176"/>
        </w:trPr>
        <w:tc>
          <w:tcPr>
            <w:tcW w:w="2268" w:type="dxa"/>
          </w:tcPr>
          <w:p w:rsidR="007300CD" w:rsidRPr="002153B0" w:rsidRDefault="007300CD" w:rsidP="007300CD">
            <w:r>
              <w:t>Trigger</w:t>
            </w:r>
          </w:p>
        </w:tc>
        <w:tc>
          <w:tcPr>
            <w:tcW w:w="5940" w:type="dxa"/>
            <w:gridSpan w:val="3"/>
          </w:tcPr>
          <w:p w:rsidR="007300CD" w:rsidRPr="006D15FA" w:rsidRDefault="007300CD" w:rsidP="007300CD">
            <w:pPr>
              <w:pStyle w:val="BodyText"/>
            </w:pPr>
            <w:r>
              <w:t>The user selects the option to force the user to change his password on first login</w:t>
            </w:r>
          </w:p>
        </w:tc>
      </w:tr>
      <w:tr w:rsidR="007300CD" w:rsidRPr="006D15FA" w:rsidTr="007300CD">
        <w:trPr>
          <w:trHeight w:val="176"/>
        </w:trPr>
        <w:tc>
          <w:tcPr>
            <w:tcW w:w="2268" w:type="dxa"/>
          </w:tcPr>
          <w:p w:rsidR="007300CD" w:rsidRDefault="007300CD" w:rsidP="007300CD">
            <w:r>
              <w:t>Minimum guarantees</w:t>
            </w:r>
          </w:p>
        </w:tc>
        <w:tc>
          <w:tcPr>
            <w:tcW w:w="5940" w:type="dxa"/>
            <w:gridSpan w:val="3"/>
          </w:tcPr>
          <w:p w:rsidR="007300CD" w:rsidRPr="006D15FA" w:rsidRDefault="007300CD" w:rsidP="007300CD">
            <w:pPr>
              <w:pStyle w:val="BodyText"/>
            </w:pPr>
            <w:r>
              <w:t>The user can’t activate this use case for himself</w:t>
            </w:r>
          </w:p>
        </w:tc>
      </w:tr>
      <w:tr w:rsidR="007300CD" w:rsidRPr="00490C7E" w:rsidTr="007300CD">
        <w:trPr>
          <w:trHeight w:val="176"/>
        </w:trPr>
        <w:tc>
          <w:tcPr>
            <w:tcW w:w="2268" w:type="dxa"/>
          </w:tcPr>
          <w:p w:rsidR="007300CD" w:rsidRDefault="007300CD" w:rsidP="007300CD">
            <w:r>
              <w:t>Success guarantees:</w:t>
            </w:r>
          </w:p>
        </w:tc>
        <w:tc>
          <w:tcPr>
            <w:tcW w:w="5940" w:type="dxa"/>
            <w:gridSpan w:val="3"/>
          </w:tcPr>
          <w:p w:rsidR="007300CD" w:rsidRPr="00490C7E" w:rsidRDefault="007300CD" w:rsidP="007300CD">
            <w:pPr>
              <w:pStyle w:val="BodyText"/>
            </w:pPr>
            <w:r>
              <w:t>User will have to change his password on next login</w:t>
            </w:r>
          </w:p>
        </w:tc>
      </w:tr>
      <w:tr w:rsidR="007300CD" w:rsidTr="007300CD">
        <w:trPr>
          <w:trHeight w:val="176"/>
        </w:trPr>
        <w:tc>
          <w:tcPr>
            <w:tcW w:w="2268" w:type="dxa"/>
          </w:tcPr>
          <w:p w:rsidR="007300CD" w:rsidRPr="002153B0" w:rsidRDefault="007300CD" w:rsidP="007300CD">
            <w:r w:rsidRPr="002153B0">
              <w:t>Normal Flow:</w:t>
            </w:r>
          </w:p>
        </w:tc>
        <w:tc>
          <w:tcPr>
            <w:tcW w:w="5940" w:type="dxa"/>
            <w:gridSpan w:val="3"/>
          </w:tcPr>
          <w:p w:rsidR="007300CD" w:rsidRDefault="00325101" w:rsidP="000F7361">
            <w:pPr>
              <w:pStyle w:val="BodyText"/>
              <w:numPr>
                <w:ilvl w:val="0"/>
                <w:numId w:val="182"/>
              </w:numPr>
            </w:pPr>
            <w:r>
              <w:t>Channel/CSR light</w:t>
            </w:r>
            <w:r w:rsidR="007300CD">
              <w:t xml:space="preserve"> application displays a confirmation message.</w:t>
            </w:r>
          </w:p>
          <w:p w:rsidR="007300CD" w:rsidRDefault="007300CD" w:rsidP="000F7361">
            <w:pPr>
              <w:pStyle w:val="BodyText"/>
              <w:numPr>
                <w:ilvl w:val="0"/>
                <w:numId w:val="182"/>
              </w:numPr>
            </w:pPr>
            <w:r>
              <w:t>The user confirms (A1)</w:t>
            </w:r>
          </w:p>
          <w:p w:rsidR="007300CD" w:rsidRDefault="00325101" w:rsidP="000F7361">
            <w:pPr>
              <w:pStyle w:val="BodyText"/>
              <w:numPr>
                <w:ilvl w:val="0"/>
                <w:numId w:val="182"/>
              </w:numPr>
            </w:pPr>
            <w:r>
              <w:t>Channel/CSR light</w:t>
            </w:r>
            <w:r w:rsidR="007300CD">
              <w:t xml:space="preserve"> application set the change password on first login flag to true</w:t>
            </w:r>
          </w:p>
          <w:p w:rsidR="007300CD" w:rsidRDefault="00325101" w:rsidP="000F7361">
            <w:pPr>
              <w:pStyle w:val="BodyText"/>
              <w:numPr>
                <w:ilvl w:val="0"/>
                <w:numId w:val="182"/>
              </w:numPr>
            </w:pPr>
            <w:r>
              <w:t>Channel/CSR light</w:t>
            </w:r>
            <w:r w:rsidR="007300CD">
              <w:t xml:space="preserve"> application informs the user will have to change his password on next login</w:t>
            </w:r>
          </w:p>
        </w:tc>
      </w:tr>
      <w:tr w:rsidR="007300CD" w:rsidTr="007300CD">
        <w:trPr>
          <w:trHeight w:val="176"/>
        </w:trPr>
        <w:tc>
          <w:tcPr>
            <w:tcW w:w="2268" w:type="dxa"/>
          </w:tcPr>
          <w:p w:rsidR="007300CD" w:rsidRPr="002153B0" w:rsidRDefault="007300CD" w:rsidP="007300CD">
            <w:r>
              <w:t>Alternative Flows:</w:t>
            </w:r>
          </w:p>
        </w:tc>
        <w:tc>
          <w:tcPr>
            <w:tcW w:w="5940" w:type="dxa"/>
            <w:gridSpan w:val="3"/>
          </w:tcPr>
          <w:p w:rsidR="007300CD" w:rsidRDefault="007300CD" w:rsidP="007300CD">
            <w:pPr>
              <w:pStyle w:val="BodyText"/>
            </w:pPr>
            <w:r>
              <w:t xml:space="preserve">A1. </w:t>
            </w:r>
            <w:r w:rsidRPr="003E4360">
              <w:t xml:space="preserve">The </w:t>
            </w:r>
            <w:r>
              <w:t>user canc</w:t>
            </w:r>
            <w:r w:rsidRPr="00E61E25">
              <w:t>e</w:t>
            </w:r>
            <w:r>
              <w:t>ls the action.</w:t>
            </w:r>
          </w:p>
          <w:p w:rsidR="007300CD" w:rsidRDefault="00325101" w:rsidP="000F7361">
            <w:pPr>
              <w:pStyle w:val="BodyText"/>
              <w:numPr>
                <w:ilvl w:val="0"/>
                <w:numId w:val="183"/>
              </w:numPr>
            </w:pPr>
            <w:r>
              <w:t>Channel/CSR light</w:t>
            </w:r>
            <w:r w:rsidR="007300CD">
              <w:t xml:space="preserve"> application redirects the user same step where he selected the option</w:t>
            </w:r>
          </w:p>
        </w:tc>
      </w:tr>
    </w:tbl>
    <w:p w:rsidR="007300CD" w:rsidRDefault="00325101" w:rsidP="007300CD">
      <w:pPr>
        <w:pStyle w:val="Heading3forModuleRequirements"/>
      </w:pPr>
      <w:bookmarkStart w:id="1925" w:name="_Toc253578189"/>
      <w:bookmarkStart w:id="1926" w:name="_Toc253578999"/>
      <w:r>
        <w:t>Channel/CSR light</w:t>
      </w:r>
      <w:r w:rsidR="007300CD">
        <w:t xml:space="preserve"> application requirements</w:t>
      </w:r>
      <w:bookmarkEnd w:id="1925"/>
      <w:bookmarkEnd w:id="1926"/>
    </w:p>
    <w:p w:rsidR="007300CD" w:rsidRDefault="007300CD" w:rsidP="007300CD">
      <w:pPr>
        <w:pStyle w:val="Requirements"/>
      </w:pPr>
      <w:bookmarkStart w:id="1927" w:name="_Toc253579000"/>
      <w:r>
        <w:t>CHA-3.1</w:t>
      </w:r>
      <w:r w:rsidR="00B83468">
        <w:t>8</w:t>
      </w:r>
      <w:r>
        <w:t>.4.</w:t>
      </w:r>
      <w:r w:rsidR="00B83468">
        <w:t>1</w:t>
      </w:r>
      <w:r>
        <w:t xml:space="preserve"> </w:t>
      </w:r>
      <w:r w:rsidR="00325101">
        <w:t>Channel/CSR light</w:t>
      </w:r>
      <w:r>
        <w:t xml:space="preserve"> application shall allow a Telco administrator managing any </w:t>
      </w:r>
      <w:r w:rsidR="0002100D">
        <w:t>user</w:t>
      </w:r>
      <w:bookmarkEnd w:id="1927"/>
    </w:p>
    <w:p w:rsidR="007300CD" w:rsidRDefault="007300CD" w:rsidP="007300CD">
      <w:pPr>
        <w:pStyle w:val="Requirements"/>
      </w:pPr>
      <w:bookmarkStart w:id="1928" w:name="_Toc253579001"/>
      <w:r>
        <w:t>CHA-</w:t>
      </w:r>
      <w:r w:rsidR="00B83468">
        <w:t>3.18.4</w:t>
      </w:r>
      <w:r>
        <w:t>.</w:t>
      </w:r>
      <w:r w:rsidR="00B83468">
        <w:t>5</w:t>
      </w:r>
      <w:r>
        <w:t xml:space="preserve"> </w:t>
      </w:r>
      <w:r w:rsidR="00325101">
        <w:t>Channel/CSR light</w:t>
      </w:r>
      <w:r>
        <w:t xml:space="preserve"> applica</w:t>
      </w:r>
      <w:r>
        <w:t>tion shall allow a Telco administrator managing any Telco user of his sub hierarchy</w:t>
      </w:r>
      <w:bookmarkEnd w:id="1928"/>
    </w:p>
    <w:p w:rsidR="007300CD" w:rsidRDefault="007300CD" w:rsidP="007300CD">
      <w:pPr>
        <w:pStyle w:val="Requirements"/>
      </w:pPr>
      <w:bookmarkStart w:id="1929" w:name="_Toc253579002"/>
      <w:r>
        <w:t>CHA-</w:t>
      </w:r>
      <w:r w:rsidR="00B83468">
        <w:t>3.18.4</w:t>
      </w:r>
      <w:r>
        <w:t>.</w:t>
      </w:r>
      <w:r w:rsidR="00B83468">
        <w:t>7</w:t>
      </w:r>
      <w:r>
        <w:t xml:space="preserve"> </w:t>
      </w:r>
      <w:r w:rsidR="00325101">
        <w:t>Channel/CSR light</w:t>
      </w:r>
      <w:r>
        <w:t xml:space="preserve"> application shall allow a Dealer administrator managing any </w:t>
      </w:r>
      <w:r w:rsidR="0002100D">
        <w:t>user</w:t>
      </w:r>
      <w:r>
        <w:t xml:space="preserve"> of his sub hierarchy</w:t>
      </w:r>
      <w:bookmarkEnd w:id="1929"/>
    </w:p>
    <w:p w:rsidR="00E12928" w:rsidRDefault="00E12928" w:rsidP="00E12928">
      <w:pPr>
        <w:pStyle w:val="Requirements"/>
      </w:pPr>
      <w:bookmarkStart w:id="1930" w:name="_Toc232587609"/>
      <w:bookmarkStart w:id="1931" w:name="_Toc253579003"/>
      <w:r>
        <w:t xml:space="preserve">CHA-3.18.4.8 </w:t>
      </w:r>
      <w:r>
        <w:t>Channel/CSR light application shall allow configuring at design time if sending temporary password by email is active or not.</w:t>
      </w:r>
      <w:bookmarkEnd w:id="1930"/>
      <w:bookmarkEnd w:id="1931"/>
    </w:p>
    <w:p w:rsidR="00E12928" w:rsidRDefault="00E12928" w:rsidP="00E12928">
      <w:pPr>
        <w:pStyle w:val="Requirements"/>
        <w:ind w:left="288"/>
      </w:pPr>
      <w:bookmarkStart w:id="1932" w:name="_Toc232587610"/>
      <w:bookmarkStart w:id="1933" w:name="_Toc253579004"/>
      <w:r>
        <w:t>CHA-3.18.4.8.1 Channel/CSR light application shall generate a random temporary password that doesn’t have to match with password validity rule but shall match the password validity when login procedure (max size and authorized characters).</w:t>
      </w:r>
      <w:bookmarkEnd w:id="1932"/>
      <w:bookmarkEnd w:id="1933"/>
    </w:p>
    <w:p w:rsidR="00E12928" w:rsidRDefault="00E12928" w:rsidP="00E12928">
      <w:pPr>
        <w:pStyle w:val="Requirements"/>
        <w:ind w:left="288"/>
      </w:pPr>
      <w:bookmarkStart w:id="1934" w:name="_Toc232587611"/>
      <w:bookmarkStart w:id="1935" w:name="_Toc253579005"/>
      <w:r>
        <w:t>CHA-3.18.4.8.2 Channel/CSR light application shall provide OOTB an interface to send the password by email.</w:t>
      </w:r>
      <w:bookmarkEnd w:id="1934"/>
      <w:bookmarkEnd w:id="1935"/>
    </w:p>
    <w:p w:rsidR="00E12928" w:rsidRDefault="00E12928" w:rsidP="00E12928">
      <w:pPr>
        <w:pStyle w:val="Requirements"/>
        <w:ind w:left="288"/>
      </w:pPr>
      <w:bookmarkStart w:id="1936" w:name="_Toc232587612"/>
      <w:bookmarkStart w:id="1937" w:name="_Toc253579006"/>
      <w:r>
        <w:t>CHA-3.18.4.8.3 Channel/CSR light application shall allow configuring at design time the email content and object.</w:t>
      </w:r>
      <w:bookmarkEnd w:id="1936"/>
      <w:bookmarkEnd w:id="1937"/>
    </w:p>
    <w:p w:rsidR="00E12928" w:rsidRDefault="00E12928" w:rsidP="00E12928">
      <w:pPr>
        <w:pStyle w:val="Requirements"/>
        <w:ind w:left="288"/>
      </w:pPr>
      <w:bookmarkStart w:id="1938" w:name="_Toc232587613"/>
      <w:bookmarkStart w:id="1939" w:name="_Toc253579007"/>
      <w:r>
        <w:t>CHA-3.18.4.8.4 Channel/CSR light application shall allow configuring at design time the destination email (e.g. CSR administrator) in case of failure when sending the email.</w:t>
      </w:r>
      <w:bookmarkEnd w:id="1938"/>
      <w:bookmarkEnd w:id="1939"/>
    </w:p>
    <w:p w:rsidR="00E12928" w:rsidRPr="00E12928" w:rsidRDefault="00E12928" w:rsidP="00E12928">
      <w:pPr>
        <w:pStyle w:val="Requirements"/>
        <w:ind w:left="288"/>
      </w:pPr>
      <w:bookmarkStart w:id="1940" w:name="_Toc232587614"/>
      <w:bookmarkStart w:id="1941" w:name="_Toc253579008"/>
      <w:r w:rsidRPr="00E12928">
        <w:t>CHA-3.18.4.8.5 Channel/CSR light application shall allow configuring at design time a different temporary password expiration duration for Dealer and Telco user.</w:t>
      </w:r>
      <w:bookmarkEnd w:id="1940"/>
      <w:bookmarkEnd w:id="1941"/>
    </w:p>
    <w:p w:rsidR="00E12928" w:rsidRDefault="00E12928" w:rsidP="00E12928">
      <w:pPr>
        <w:pStyle w:val="Requirements"/>
        <w:ind w:left="288"/>
      </w:pPr>
      <w:bookmarkStart w:id="1942" w:name="_Toc232587615"/>
      <w:bookmarkStart w:id="1943" w:name="_Toc253579009"/>
      <w:r>
        <w:t>CHA-3.18.4.8.6 Channel/CSR light application shall not add temporary password to password history.</w:t>
      </w:r>
      <w:bookmarkEnd w:id="1942"/>
      <w:bookmarkEnd w:id="1943"/>
    </w:p>
    <w:p w:rsidR="00E12928" w:rsidRDefault="00E12928" w:rsidP="00E12928">
      <w:pPr>
        <w:pStyle w:val="Requirements"/>
        <w:ind w:left="288"/>
      </w:pPr>
      <w:bookmarkStart w:id="1944" w:name="_Toc232587616"/>
      <w:bookmarkStart w:id="1945" w:name="_Toc253579010"/>
      <w:r>
        <w:t>CHA-3.18.4.8.7 Channel/CSR light application shall encrypt temporary password in CSS.</w:t>
      </w:r>
      <w:bookmarkEnd w:id="1944"/>
      <w:bookmarkEnd w:id="1945"/>
    </w:p>
    <w:p w:rsidR="00E12928" w:rsidRDefault="00E12928" w:rsidP="00E12928">
      <w:pPr>
        <w:pStyle w:val="Requirements"/>
        <w:ind w:left="288"/>
      </w:pPr>
      <w:bookmarkStart w:id="1946" w:name="_Toc232587617"/>
      <w:bookmarkStart w:id="1947" w:name="_Toc253579011"/>
      <w:r>
        <w:t>CHA-3.18.4.8.8 Channel/CSR light application shall send message in employee language if set (else default language).</w:t>
      </w:r>
      <w:bookmarkEnd w:id="1946"/>
      <w:bookmarkEnd w:id="1947"/>
    </w:p>
    <w:p w:rsidR="00B83468" w:rsidRPr="00B83468" w:rsidRDefault="00C3256C" w:rsidP="00B83468">
      <w:pPr>
        <w:pStyle w:val="Requirements"/>
      </w:pPr>
      <w:bookmarkStart w:id="1948" w:name="_Toc212621539"/>
      <w:bookmarkStart w:id="1949" w:name="_Toc214880309"/>
      <w:bookmarkStart w:id="1950" w:name="_Toc253579012"/>
      <w:r>
        <w:t>CHA</w:t>
      </w:r>
      <w:r w:rsidRPr="00B83468">
        <w:t xml:space="preserve"> </w:t>
      </w:r>
      <w:r w:rsidR="00B83468" w:rsidRPr="00B83468">
        <w:t>-</w:t>
      </w:r>
      <w:r w:rsidR="00B83468">
        <w:t>3.18.4</w:t>
      </w:r>
      <w:r w:rsidR="00B83468" w:rsidRPr="00B83468">
        <w:t>.</w:t>
      </w:r>
      <w:r w:rsidR="00B83468">
        <w:t>1</w:t>
      </w:r>
      <w:r w:rsidR="00B83468" w:rsidRPr="00B83468">
        <w:t xml:space="preserve">0 </w:t>
      </w:r>
      <w:r w:rsidR="00325101">
        <w:t>Channel/CSR light</w:t>
      </w:r>
      <w:r>
        <w:t xml:space="preserve"> application </w:t>
      </w:r>
      <w:r w:rsidR="00B83468" w:rsidRPr="00B83468">
        <w:t xml:space="preserve">shall allow user accessing user login information with respect of use case </w:t>
      </w:r>
      <w:r>
        <w:t>‘</w:t>
      </w:r>
      <w:r w:rsidR="00B83468" w:rsidRPr="00B83468">
        <w:t>view login information</w:t>
      </w:r>
      <w:bookmarkEnd w:id="1948"/>
      <w:r>
        <w:t>’</w:t>
      </w:r>
      <w:r w:rsidR="00B83468" w:rsidRPr="00B83468">
        <w:t>.</w:t>
      </w:r>
      <w:bookmarkEnd w:id="1949"/>
      <w:bookmarkEnd w:id="1950"/>
    </w:p>
    <w:p w:rsidR="00B83468" w:rsidRDefault="00C3256C" w:rsidP="00B83468">
      <w:pPr>
        <w:pStyle w:val="Requirements"/>
        <w:ind w:firstLine="288"/>
      </w:pPr>
      <w:bookmarkStart w:id="1951" w:name="_Toc212621540"/>
      <w:bookmarkStart w:id="1952" w:name="_Toc214880310"/>
      <w:bookmarkStart w:id="1953" w:name="_Toc253579013"/>
      <w:r>
        <w:t>CHA</w:t>
      </w:r>
      <w:r w:rsidRPr="00B83468">
        <w:t xml:space="preserve"> </w:t>
      </w:r>
      <w:r w:rsidR="00B83468" w:rsidRPr="00B83468">
        <w:t>-</w:t>
      </w:r>
      <w:r w:rsidR="00B83468">
        <w:t>3.18.4</w:t>
      </w:r>
      <w:r w:rsidR="00B83468" w:rsidRPr="00B83468">
        <w:t>.1</w:t>
      </w:r>
      <w:r w:rsidR="00B83468">
        <w:t>0.1</w:t>
      </w:r>
      <w:r w:rsidR="00B83468" w:rsidRPr="00B83468">
        <w:t xml:space="preserve"> </w:t>
      </w:r>
      <w:r w:rsidR="00325101">
        <w:t>Channel/CSR light</w:t>
      </w:r>
      <w:r>
        <w:t xml:space="preserve"> application </w:t>
      </w:r>
      <w:r w:rsidR="00B83468" w:rsidRPr="00B83468">
        <w:t>shall display login role</w:t>
      </w:r>
      <w:bookmarkEnd w:id="1951"/>
      <w:r w:rsidR="00B83468" w:rsidRPr="00B83468">
        <w:t>.</w:t>
      </w:r>
      <w:bookmarkEnd w:id="1952"/>
      <w:bookmarkEnd w:id="1953"/>
    </w:p>
    <w:p w:rsidR="00C3256C" w:rsidRDefault="00C3256C" w:rsidP="00C3256C">
      <w:pPr>
        <w:pStyle w:val="Requirements"/>
      </w:pPr>
      <w:bookmarkStart w:id="1954" w:name="_Toc212621542"/>
      <w:bookmarkStart w:id="1955" w:name="_Toc214880312"/>
      <w:bookmarkStart w:id="1956" w:name="_Toc253579014"/>
      <w:r>
        <w:t xml:space="preserve">CHA-3.18.4.20 </w:t>
      </w:r>
      <w:r w:rsidR="00325101">
        <w:t>Channel/CSR light</w:t>
      </w:r>
      <w:r>
        <w:t xml:space="preserve"> application shall allow user to modify login information with respect of use case edit login information</w:t>
      </w:r>
      <w:bookmarkEnd w:id="1954"/>
      <w:r>
        <w:t>.</w:t>
      </w:r>
      <w:bookmarkEnd w:id="1955"/>
      <w:bookmarkEnd w:id="1956"/>
    </w:p>
    <w:p w:rsidR="00C3256C" w:rsidRDefault="00C3256C" w:rsidP="00C3256C">
      <w:pPr>
        <w:pStyle w:val="Requirements"/>
        <w:ind w:left="288"/>
      </w:pPr>
      <w:bookmarkStart w:id="1957" w:name="_Toc212621543"/>
      <w:bookmarkStart w:id="1958" w:name="_Toc214880313"/>
      <w:bookmarkStart w:id="1959" w:name="_Toc253579015"/>
      <w:r>
        <w:t xml:space="preserve">CHA-3.18.4.20.1 </w:t>
      </w:r>
      <w:r w:rsidR="00325101">
        <w:t>Channel/CSR light</w:t>
      </w:r>
      <w:r>
        <w:t xml:space="preserve"> application shall allow an administrator user to modify user login role</w:t>
      </w:r>
      <w:bookmarkEnd w:id="1957"/>
      <w:r>
        <w:t>.</w:t>
      </w:r>
      <w:bookmarkEnd w:id="1958"/>
      <w:bookmarkEnd w:id="1959"/>
    </w:p>
    <w:p w:rsidR="00C3256C" w:rsidRDefault="00C3256C" w:rsidP="00C3256C">
      <w:pPr>
        <w:pStyle w:val="Requirements"/>
        <w:ind w:left="288"/>
      </w:pPr>
      <w:bookmarkStart w:id="1960" w:name="_Toc212621544"/>
      <w:bookmarkStart w:id="1961" w:name="_Toc214880314"/>
      <w:bookmarkStart w:id="1962" w:name="_Toc253579016"/>
      <w:r>
        <w:t xml:space="preserve">CHA-3.18.4.20.2 </w:t>
      </w:r>
      <w:r w:rsidR="00325101">
        <w:t>Channel/CSR light</w:t>
      </w:r>
      <w:r>
        <w:t xml:space="preserve"> application shall prevent a user modifying his own role</w:t>
      </w:r>
      <w:bookmarkEnd w:id="1960"/>
      <w:r>
        <w:t>.</w:t>
      </w:r>
      <w:bookmarkEnd w:id="1961"/>
      <w:bookmarkEnd w:id="1962"/>
    </w:p>
    <w:p w:rsidR="007300CD" w:rsidRDefault="007300CD" w:rsidP="007300CD">
      <w:pPr>
        <w:pStyle w:val="Requirements"/>
        <w:ind w:left="288"/>
      </w:pPr>
      <w:bookmarkStart w:id="1963" w:name="_Toc253579017"/>
      <w:r>
        <w:t>CHA-</w:t>
      </w:r>
      <w:r w:rsidR="00B83468">
        <w:t>3.18.4</w:t>
      </w:r>
      <w:r>
        <w:t>.</w:t>
      </w:r>
      <w:r w:rsidR="00C3256C">
        <w:t>2</w:t>
      </w:r>
      <w:r>
        <w:t>0.</w:t>
      </w:r>
      <w:r w:rsidR="00C3256C">
        <w:t>3</w:t>
      </w:r>
      <w:r>
        <w:t xml:space="preserve"> </w:t>
      </w:r>
      <w:r w:rsidR="00325101">
        <w:t>Channel/CSR light</w:t>
      </w:r>
      <w:r>
        <w:t xml:space="preserve"> application shall allow a Telco administrator user to assign any new Telco role for a Telco user</w:t>
      </w:r>
      <w:bookmarkEnd w:id="1963"/>
    </w:p>
    <w:p w:rsidR="007300CD" w:rsidRDefault="007300CD" w:rsidP="007300CD">
      <w:pPr>
        <w:pStyle w:val="Requirements"/>
        <w:ind w:left="288"/>
      </w:pPr>
      <w:bookmarkStart w:id="1964" w:name="_Toc253579018"/>
      <w:r>
        <w:t>CHA-</w:t>
      </w:r>
      <w:r w:rsidR="00B83468">
        <w:t>3.18.4</w:t>
      </w:r>
      <w:r>
        <w:t>.</w:t>
      </w:r>
      <w:r w:rsidR="00C3256C">
        <w:t>2</w:t>
      </w:r>
      <w:r>
        <w:t>0.</w:t>
      </w:r>
      <w:r w:rsidR="00C3256C">
        <w:t>4</w:t>
      </w:r>
      <w:r>
        <w:t xml:space="preserve"> </w:t>
      </w:r>
      <w:r w:rsidR="00325101">
        <w:t>Channel/CSR light</w:t>
      </w:r>
      <w:r>
        <w:t xml:space="preserve"> application shall allow a Telco administrator user to assign any new Dealer role for a </w:t>
      </w:r>
      <w:r w:rsidR="0002100D">
        <w:t>user</w:t>
      </w:r>
      <w:bookmarkEnd w:id="1964"/>
    </w:p>
    <w:p w:rsidR="007300CD" w:rsidRDefault="007300CD" w:rsidP="007300CD">
      <w:pPr>
        <w:pStyle w:val="Requirements"/>
        <w:ind w:left="288"/>
      </w:pPr>
      <w:bookmarkStart w:id="1965" w:name="_Toc253579019"/>
      <w:r>
        <w:t>CHA-</w:t>
      </w:r>
      <w:r w:rsidR="00B83468">
        <w:t>3.18.4</w:t>
      </w:r>
      <w:r>
        <w:t>.</w:t>
      </w:r>
      <w:r w:rsidR="00C3256C">
        <w:t>2</w:t>
      </w:r>
      <w:r>
        <w:t>0.</w:t>
      </w:r>
      <w:r w:rsidR="00C3256C">
        <w:t>5</w:t>
      </w:r>
      <w:r>
        <w:t xml:space="preserve"> </w:t>
      </w:r>
      <w:r w:rsidR="00325101">
        <w:t>Channel/CSR light</w:t>
      </w:r>
      <w:r>
        <w:t xml:space="preserve"> application shall allow a Dealer administrator user to assign any new Dealer role for a </w:t>
      </w:r>
      <w:r w:rsidR="0002100D">
        <w:t>user</w:t>
      </w:r>
      <w:bookmarkEnd w:id="1965"/>
    </w:p>
    <w:p w:rsidR="00C3256C" w:rsidRDefault="00C3256C" w:rsidP="00C3256C">
      <w:pPr>
        <w:pStyle w:val="Requirements"/>
      </w:pPr>
      <w:bookmarkStart w:id="1966" w:name="_Toc211176704"/>
      <w:bookmarkStart w:id="1967" w:name="_Toc212621547"/>
      <w:bookmarkStart w:id="1968" w:name="_Toc214880317"/>
      <w:bookmarkStart w:id="1969" w:name="_Toc253579020"/>
      <w:r>
        <w:t xml:space="preserve">CHA-3.18.4.30 </w:t>
      </w:r>
      <w:r w:rsidR="00325101">
        <w:t>Channel/CSR light</w:t>
      </w:r>
      <w:r>
        <w:t xml:space="preserve"> application shall allow a user changing his password</w:t>
      </w:r>
      <w:bookmarkEnd w:id="1966"/>
      <w:r>
        <w:t xml:space="preserve"> with respect of use case ‘Change password</w:t>
      </w:r>
      <w:bookmarkEnd w:id="1967"/>
      <w:r>
        <w:t>’.</w:t>
      </w:r>
      <w:bookmarkEnd w:id="1968"/>
      <w:bookmarkEnd w:id="1969"/>
    </w:p>
    <w:p w:rsidR="00C3256C" w:rsidRDefault="00C3256C" w:rsidP="00C3256C">
      <w:pPr>
        <w:pStyle w:val="Requirements"/>
        <w:ind w:left="288"/>
      </w:pPr>
      <w:bookmarkStart w:id="1970" w:name="_Toc212621548"/>
      <w:bookmarkStart w:id="1971" w:name="_Toc214880318"/>
      <w:bookmarkStart w:id="1972" w:name="_Toc253579021"/>
      <w:r>
        <w:t xml:space="preserve">CHA-3.18.4.30.1 </w:t>
      </w:r>
      <w:r w:rsidR="00325101">
        <w:t>Channel/CSR light</w:t>
      </w:r>
      <w:r>
        <w:t xml:space="preserve"> application shall allow configuring the password validity rule</w:t>
      </w:r>
      <w:bookmarkEnd w:id="1970"/>
      <w:r>
        <w:t>.</w:t>
      </w:r>
      <w:bookmarkEnd w:id="1971"/>
      <w:bookmarkEnd w:id="1972"/>
    </w:p>
    <w:p w:rsidR="00C3256C" w:rsidRDefault="00C3256C" w:rsidP="00C3256C">
      <w:pPr>
        <w:pStyle w:val="Requirements"/>
        <w:ind w:left="288"/>
      </w:pPr>
      <w:bookmarkStart w:id="1973" w:name="_Toc212621549"/>
      <w:bookmarkStart w:id="1974" w:name="_Toc214880319"/>
      <w:bookmarkStart w:id="1975" w:name="_Toc253579022"/>
      <w:r>
        <w:t xml:space="preserve">CHA-3.18.4.30.2 </w:t>
      </w:r>
      <w:r w:rsidR="00325101">
        <w:t>Channel/CSR light</w:t>
      </w:r>
      <w:r>
        <w:t xml:space="preserve"> application shall allow configuring the message explaining to the user the password validity rule</w:t>
      </w:r>
      <w:bookmarkEnd w:id="1973"/>
      <w:r>
        <w:t>.</w:t>
      </w:r>
      <w:bookmarkEnd w:id="1974"/>
      <w:bookmarkEnd w:id="1975"/>
    </w:p>
    <w:p w:rsidR="00C3256C" w:rsidRDefault="00C3256C" w:rsidP="00C3256C">
      <w:pPr>
        <w:pStyle w:val="Requirements"/>
        <w:ind w:left="288"/>
      </w:pPr>
      <w:bookmarkStart w:id="1976" w:name="_Toc210191717"/>
      <w:bookmarkStart w:id="1977" w:name="_Toc211176706"/>
      <w:bookmarkStart w:id="1978" w:name="_Toc212621550"/>
      <w:bookmarkStart w:id="1979" w:name="_Toc214880320"/>
      <w:bookmarkStart w:id="1980" w:name="_Toc253579023"/>
      <w:r>
        <w:t xml:space="preserve">CHA-3.18.4.30.3 </w:t>
      </w:r>
      <w:r w:rsidR="00325101">
        <w:t>Channel/CSR light</w:t>
      </w:r>
      <w:r>
        <w:t xml:space="preserve"> application shall encrypt new password and password history.</w:t>
      </w:r>
      <w:bookmarkEnd w:id="1976"/>
      <w:bookmarkEnd w:id="1977"/>
      <w:bookmarkEnd w:id="1978"/>
      <w:bookmarkEnd w:id="1979"/>
      <w:bookmarkEnd w:id="1980"/>
    </w:p>
    <w:p w:rsidR="00C3256C" w:rsidRDefault="003337D1" w:rsidP="00C3256C">
      <w:pPr>
        <w:pStyle w:val="Requirements"/>
      </w:pPr>
      <w:bookmarkStart w:id="1981" w:name="_Toc210191714"/>
      <w:bookmarkStart w:id="1982" w:name="_Toc211176705"/>
      <w:bookmarkStart w:id="1983" w:name="_Toc212621551"/>
      <w:bookmarkStart w:id="1984" w:name="_Toc214880321"/>
      <w:bookmarkStart w:id="1985" w:name="_Toc253579024"/>
      <w:r>
        <w:t xml:space="preserve">CHA-3.18.4.40 </w:t>
      </w:r>
      <w:r w:rsidR="00325101">
        <w:t>Channel/CSR light</w:t>
      </w:r>
      <w:r>
        <w:t xml:space="preserve"> application </w:t>
      </w:r>
      <w:r w:rsidR="00C3256C">
        <w:t xml:space="preserve">shall allow </w:t>
      </w:r>
      <w:bookmarkEnd w:id="1981"/>
      <w:bookmarkEnd w:id="1982"/>
      <w:r w:rsidR="00C3256C">
        <w:t xml:space="preserve">user to change password of another user with respect of use case </w:t>
      </w:r>
      <w:r>
        <w:t>‘</w:t>
      </w:r>
      <w:r w:rsidR="00C3256C">
        <w:t>reset password of another user</w:t>
      </w:r>
      <w:bookmarkEnd w:id="1983"/>
      <w:r>
        <w:t>’</w:t>
      </w:r>
      <w:r w:rsidR="00C3256C">
        <w:t>.</w:t>
      </w:r>
      <w:bookmarkEnd w:id="1984"/>
      <w:bookmarkEnd w:id="1985"/>
    </w:p>
    <w:p w:rsidR="00C3256C" w:rsidRDefault="003337D1" w:rsidP="00C3256C">
      <w:pPr>
        <w:pStyle w:val="Requirements"/>
        <w:ind w:left="288"/>
      </w:pPr>
      <w:bookmarkStart w:id="1986" w:name="_Toc212621552"/>
      <w:bookmarkStart w:id="1987" w:name="_Toc214880322"/>
      <w:bookmarkStart w:id="1988" w:name="_Toc253579025"/>
      <w:r>
        <w:t>CHA-3.18.4.40</w:t>
      </w:r>
      <w:r w:rsidR="00C3256C">
        <w:t xml:space="preserve">.1 </w:t>
      </w:r>
      <w:r w:rsidR="00325101">
        <w:t>Channel/CSR light</w:t>
      </w:r>
      <w:r>
        <w:t xml:space="preserve"> application </w:t>
      </w:r>
      <w:r w:rsidR="00C3256C">
        <w:t>shall allow user to access to this use case only if the user can ‘manage’ this employee.</w:t>
      </w:r>
      <w:bookmarkEnd w:id="1986"/>
      <w:bookmarkEnd w:id="1987"/>
      <w:bookmarkEnd w:id="1988"/>
    </w:p>
    <w:p w:rsidR="00E12928" w:rsidRDefault="00E12928" w:rsidP="00E12928">
      <w:pPr>
        <w:pStyle w:val="Requirements"/>
        <w:ind w:left="288"/>
      </w:pPr>
      <w:bookmarkStart w:id="1989" w:name="_Toc212621553"/>
      <w:bookmarkStart w:id="1990" w:name="_Toc214880323"/>
      <w:bookmarkStart w:id="1991" w:name="_Toc232587632"/>
      <w:bookmarkStart w:id="1992" w:name="_Toc253579026"/>
      <w:r>
        <w:t>CHA-3.18.4.40.2 Channel/CSR light application shall respect the password management policy as defined in requirement CHA-3.18.4.8.x.</w:t>
      </w:r>
      <w:bookmarkEnd w:id="1991"/>
      <w:bookmarkEnd w:id="1992"/>
    </w:p>
    <w:p w:rsidR="007300CD" w:rsidRDefault="007300CD" w:rsidP="00E12928">
      <w:pPr>
        <w:pStyle w:val="Requirements"/>
      </w:pPr>
      <w:bookmarkStart w:id="1993" w:name="_Toc253579027"/>
      <w:bookmarkEnd w:id="1989"/>
      <w:bookmarkEnd w:id="1990"/>
      <w:r>
        <w:t>CHA-</w:t>
      </w:r>
      <w:r w:rsidR="00B83468">
        <w:t>3.18.4</w:t>
      </w:r>
      <w:r>
        <w:t>.</w:t>
      </w:r>
      <w:r w:rsidR="00C3256C">
        <w:t>5</w:t>
      </w:r>
      <w:r>
        <w:t xml:space="preserve">0 </w:t>
      </w:r>
      <w:r w:rsidR="00325101">
        <w:t>Channel/CSR light</w:t>
      </w:r>
      <w:r>
        <w:t xml:space="preserve"> application shall allow User changing secret question and answer with respect of use case </w:t>
      </w:r>
      <w:r w:rsidR="00C3256C">
        <w:t>‘</w:t>
      </w:r>
      <w:r>
        <w:t>Change secret question and answer</w:t>
      </w:r>
      <w:r w:rsidR="00C3256C">
        <w:t>’</w:t>
      </w:r>
      <w:bookmarkEnd w:id="1993"/>
    </w:p>
    <w:p w:rsidR="007300CD" w:rsidRDefault="007300CD" w:rsidP="007300CD">
      <w:pPr>
        <w:pStyle w:val="Requirements"/>
        <w:ind w:left="288"/>
      </w:pPr>
      <w:bookmarkStart w:id="1994" w:name="_Toc253579028"/>
      <w:r>
        <w:t>CHA-</w:t>
      </w:r>
      <w:r w:rsidR="00B83468">
        <w:t>3.18.4</w:t>
      </w:r>
      <w:r>
        <w:t>.</w:t>
      </w:r>
      <w:r w:rsidR="003337D1">
        <w:t>5</w:t>
      </w:r>
      <w:r>
        <w:t xml:space="preserve">0.2 </w:t>
      </w:r>
      <w:r w:rsidR="00325101">
        <w:t>Channel/CSR light</w:t>
      </w:r>
      <w:r>
        <w:t xml:space="preserve"> application shall allow </w:t>
      </w:r>
      <w:r w:rsidR="0002100D">
        <w:t>User</w:t>
      </w:r>
      <w:r>
        <w:t xml:space="preserve"> changing his own secret question and answer.</w:t>
      </w:r>
      <w:bookmarkEnd w:id="1994"/>
    </w:p>
    <w:p w:rsidR="007300CD" w:rsidRDefault="007300CD" w:rsidP="007300CD">
      <w:pPr>
        <w:pStyle w:val="Requirements"/>
        <w:ind w:left="288"/>
      </w:pPr>
      <w:bookmarkStart w:id="1995" w:name="_Toc253579029"/>
      <w:r>
        <w:t>CHA-</w:t>
      </w:r>
      <w:r w:rsidR="00B83468">
        <w:t>3.18.4</w:t>
      </w:r>
      <w:r>
        <w:t>.</w:t>
      </w:r>
      <w:r w:rsidR="003337D1">
        <w:t>5</w:t>
      </w:r>
      <w:r>
        <w:t xml:space="preserve">0.3 </w:t>
      </w:r>
      <w:r w:rsidR="00325101">
        <w:t>Channel/CSR light</w:t>
      </w:r>
      <w:r>
        <w:t xml:space="preserve"> application shall prevent accessing this use case for a Telco user (secret question and answer are not managed for a Telco user)</w:t>
      </w:r>
      <w:bookmarkEnd w:id="1995"/>
    </w:p>
    <w:p w:rsidR="007300CD" w:rsidRDefault="007300CD" w:rsidP="007300CD">
      <w:pPr>
        <w:pStyle w:val="Requirements"/>
      </w:pPr>
      <w:bookmarkStart w:id="1996" w:name="_Toc253579030"/>
      <w:r>
        <w:t>CHA-</w:t>
      </w:r>
      <w:r w:rsidR="00B83468">
        <w:t>3.18.4</w:t>
      </w:r>
      <w:r>
        <w:t>.</w:t>
      </w:r>
      <w:r w:rsidR="003337D1">
        <w:t>6</w:t>
      </w:r>
      <w:r>
        <w:t xml:space="preserve">0 </w:t>
      </w:r>
      <w:r w:rsidR="00325101">
        <w:t>Channel/CSR light</w:t>
      </w:r>
      <w:r>
        <w:t xml:space="preserve"> application shall allow Telco Administrator and dealer administrator manually locking employees they have access to with respect of use case </w:t>
      </w:r>
      <w:r w:rsidR="003337D1">
        <w:t>‘</w:t>
      </w:r>
      <w:r>
        <w:t>Lock login manually</w:t>
      </w:r>
      <w:r w:rsidR="003337D1">
        <w:t>’</w:t>
      </w:r>
      <w:bookmarkEnd w:id="1996"/>
    </w:p>
    <w:p w:rsidR="003337D1" w:rsidRDefault="003337D1" w:rsidP="003337D1">
      <w:pPr>
        <w:pStyle w:val="Requirements"/>
        <w:ind w:left="288"/>
      </w:pPr>
      <w:bookmarkStart w:id="1997" w:name="_Toc212621564"/>
      <w:bookmarkStart w:id="1998" w:name="_Toc214880334"/>
      <w:bookmarkStart w:id="1999" w:name="_Toc253579031"/>
      <w:r>
        <w:t xml:space="preserve">CHA-3.18.4.60.1 </w:t>
      </w:r>
      <w:r w:rsidR="00325101">
        <w:t>Channel/CSR light</w:t>
      </w:r>
      <w:r>
        <w:t xml:space="preserve"> application shall allow user to access to this use case only if the user can ‘manage’ this employee</w:t>
      </w:r>
      <w:bookmarkEnd w:id="1997"/>
      <w:r>
        <w:t>.</w:t>
      </w:r>
      <w:bookmarkEnd w:id="1998"/>
      <w:bookmarkEnd w:id="1999"/>
    </w:p>
    <w:p w:rsidR="003337D1" w:rsidRDefault="003337D1" w:rsidP="003337D1">
      <w:pPr>
        <w:pStyle w:val="Requirements"/>
        <w:ind w:left="288"/>
      </w:pPr>
      <w:bookmarkStart w:id="2000" w:name="_Toc212621565"/>
      <w:bookmarkStart w:id="2001" w:name="_Toc214880335"/>
      <w:bookmarkStart w:id="2002" w:name="_Toc253579032"/>
      <w:r>
        <w:t xml:space="preserve">CHA-3.18.4.60.2 </w:t>
      </w:r>
      <w:r w:rsidR="00325101">
        <w:t>Channel/CSR light</w:t>
      </w:r>
      <w:r>
        <w:t xml:space="preserve"> application shall prevent a user from locking his own login</w:t>
      </w:r>
      <w:bookmarkEnd w:id="2000"/>
      <w:r>
        <w:t>.</w:t>
      </w:r>
      <w:bookmarkEnd w:id="2001"/>
      <w:bookmarkEnd w:id="2002"/>
    </w:p>
    <w:p w:rsidR="007300CD" w:rsidRDefault="007300CD" w:rsidP="007300CD">
      <w:pPr>
        <w:pStyle w:val="Requirements"/>
      </w:pPr>
      <w:bookmarkStart w:id="2003" w:name="_Toc253579033"/>
      <w:r>
        <w:t>CHA-</w:t>
      </w:r>
      <w:r w:rsidR="00B83468">
        <w:t>3.18.4</w:t>
      </w:r>
      <w:r>
        <w:t>.</w:t>
      </w:r>
      <w:r w:rsidR="003337D1">
        <w:t>7</w:t>
      </w:r>
      <w:r>
        <w:t xml:space="preserve">0 </w:t>
      </w:r>
      <w:r w:rsidR="00325101">
        <w:t>Channel/CSR light</w:t>
      </w:r>
      <w:r>
        <w:t xml:space="preserve"> application shall allow Telco Administrator and dealer administrator unlocking employees they have access to with respect of use case </w:t>
      </w:r>
      <w:r w:rsidR="003337D1">
        <w:t>‘</w:t>
      </w:r>
      <w:r>
        <w:t>Unlock login</w:t>
      </w:r>
      <w:r w:rsidR="003337D1">
        <w:t>’</w:t>
      </w:r>
      <w:bookmarkEnd w:id="2003"/>
    </w:p>
    <w:p w:rsidR="003337D1" w:rsidRDefault="003337D1" w:rsidP="003337D1">
      <w:pPr>
        <w:pStyle w:val="Requirements"/>
        <w:ind w:left="288"/>
      </w:pPr>
      <w:bookmarkStart w:id="2004" w:name="_Toc212621567"/>
      <w:bookmarkStart w:id="2005" w:name="_Toc214880337"/>
      <w:bookmarkStart w:id="2006" w:name="_Toc253579034"/>
      <w:r>
        <w:t xml:space="preserve">CHA-3.18.4.70.1 </w:t>
      </w:r>
      <w:r w:rsidR="00325101">
        <w:t>Channel/CSR light</w:t>
      </w:r>
      <w:r>
        <w:t xml:space="preserve"> application shall allow user to access to this use case only if the user can ‘manage’ this employee</w:t>
      </w:r>
      <w:bookmarkEnd w:id="2004"/>
      <w:r>
        <w:t>.</w:t>
      </w:r>
      <w:bookmarkEnd w:id="2005"/>
      <w:bookmarkEnd w:id="2006"/>
    </w:p>
    <w:p w:rsidR="003337D1" w:rsidRDefault="003337D1" w:rsidP="003337D1">
      <w:pPr>
        <w:pStyle w:val="Requirements"/>
        <w:ind w:left="288"/>
      </w:pPr>
      <w:bookmarkStart w:id="2007" w:name="_Toc212621568"/>
      <w:bookmarkStart w:id="2008" w:name="_Toc214880338"/>
      <w:bookmarkStart w:id="2009" w:name="_Toc253579035"/>
      <w:r>
        <w:t xml:space="preserve">CHA-3.18.4.70.2 </w:t>
      </w:r>
      <w:r w:rsidR="00325101">
        <w:t>Channel/CSR light</w:t>
      </w:r>
      <w:r>
        <w:t xml:space="preserve"> application shall prevent a user from unlocking his login</w:t>
      </w:r>
      <w:bookmarkEnd w:id="2007"/>
      <w:r>
        <w:t>.</w:t>
      </w:r>
      <w:bookmarkEnd w:id="2008"/>
      <w:bookmarkEnd w:id="2009"/>
    </w:p>
    <w:p w:rsidR="007300CD" w:rsidRDefault="007300CD" w:rsidP="007300CD">
      <w:pPr>
        <w:pStyle w:val="Requirements"/>
        <w:ind w:left="288"/>
        <w:rPr>
          <w:bCs/>
        </w:rPr>
      </w:pPr>
      <w:bookmarkStart w:id="2010" w:name="_Toc253579036"/>
      <w:r>
        <w:t>CHA-</w:t>
      </w:r>
      <w:r w:rsidR="00B83468">
        <w:t>3.18.4</w:t>
      </w:r>
      <w:r>
        <w:t>.</w:t>
      </w:r>
      <w:r w:rsidR="003337D1">
        <w:t>7</w:t>
      </w:r>
      <w:r>
        <w:t>0.</w:t>
      </w:r>
      <w:r w:rsidR="003337D1">
        <w:t>3</w:t>
      </w:r>
      <w:r>
        <w:t xml:space="preserve"> </w:t>
      </w:r>
      <w:r w:rsidR="00325101">
        <w:t>Channel/CSR light</w:t>
      </w:r>
      <w:r>
        <w:t xml:space="preserve"> application shall set the flag “Must change password on next login” to true when </w:t>
      </w:r>
      <w:r w:rsidRPr="002A1C94">
        <w:rPr>
          <w:bCs/>
        </w:rPr>
        <w:t>unlocking a login</w:t>
      </w:r>
      <w:bookmarkEnd w:id="2010"/>
    </w:p>
    <w:p w:rsidR="00BC2416" w:rsidRDefault="00BC2416" w:rsidP="00BC2416">
      <w:pPr>
        <w:pStyle w:val="Requirements"/>
      </w:pPr>
      <w:bookmarkStart w:id="2011" w:name="_Toc211176717"/>
      <w:bookmarkStart w:id="2012" w:name="_Toc212621570"/>
      <w:bookmarkStart w:id="2013" w:name="_Toc214880340"/>
      <w:bookmarkStart w:id="2014" w:name="_Toc210191730"/>
      <w:bookmarkStart w:id="2015" w:name="_Toc253579037"/>
      <w:r>
        <w:t xml:space="preserve">CHA-3.18.4.80 </w:t>
      </w:r>
      <w:r w:rsidR="00325101">
        <w:t>Channel/CSR light</w:t>
      </w:r>
      <w:r w:rsidR="00545BA6">
        <w:t xml:space="preserve"> application shall allow Telco administrator and Dealer administrator creating login for employees they have access to with respect of use case </w:t>
      </w:r>
      <w:bookmarkEnd w:id="2014"/>
      <w:r>
        <w:t>‘Register login</w:t>
      </w:r>
      <w:bookmarkEnd w:id="2011"/>
      <w:bookmarkEnd w:id="2012"/>
      <w:r>
        <w:t>’.</w:t>
      </w:r>
      <w:bookmarkEnd w:id="2013"/>
      <w:bookmarkEnd w:id="2015"/>
    </w:p>
    <w:p w:rsidR="00BC2416" w:rsidRDefault="00BC2416" w:rsidP="00BC2416">
      <w:pPr>
        <w:pStyle w:val="Requirements"/>
        <w:ind w:left="288"/>
      </w:pPr>
      <w:bookmarkStart w:id="2016" w:name="_Toc210191732"/>
      <w:bookmarkStart w:id="2017" w:name="_Toc211176718"/>
      <w:bookmarkStart w:id="2018" w:name="_Toc212621571"/>
      <w:bookmarkStart w:id="2019" w:name="_Toc214880341"/>
      <w:bookmarkStart w:id="2020" w:name="_Toc210191733"/>
      <w:bookmarkStart w:id="2021" w:name="_Toc211176719"/>
      <w:bookmarkStart w:id="2022" w:name="_Toc212621572"/>
      <w:bookmarkStart w:id="2023" w:name="_Toc214880342"/>
      <w:bookmarkStart w:id="2024" w:name="_Toc253579038"/>
      <w:r>
        <w:t xml:space="preserve">CHA-3.18.4.80.1 </w:t>
      </w:r>
      <w:r w:rsidR="00325101">
        <w:t>Channel/CSR light</w:t>
      </w:r>
      <w:r>
        <w:t xml:space="preserve"> application shall </w:t>
      </w:r>
      <w:bookmarkEnd w:id="2020"/>
      <w:bookmarkEnd w:id="2021"/>
      <w:r>
        <w:t>allow to access to this use case only if user can ‘manage’ the employee</w:t>
      </w:r>
      <w:bookmarkEnd w:id="2022"/>
      <w:r>
        <w:t>.</w:t>
      </w:r>
      <w:bookmarkEnd w:id="2023"/>
      <w:bookmarkEnd w:id="2024"/>
    </w:p>
    <w:p w:rsidR="00BC2416" w:rsidRDefault="00BC2416" w:rsidP="00BC2416">
      <w:pPr>
        <w:pStyle w:val="Requirements"/>
        <w:ind w:left="288"/>
      </w:pPr>
      <w:bookmarkStart w:id="2025" w:name="_Toc253579039"/>
      <w:r>
        <w:t xml:space="preserve">CHA-3.18.4.80.2 </w:t>
      </w:r>
      <w:r w:rsidR="00325101">
        <w:t>Channel/CSR light</w:t>
      </w:r>
      <w:r>
        <w:t xml:space="preserve"> application shall set the new login as active, with the flag “change password on next login” to true and set the expiration date according to </w:t>
      </w:r>
      <w:bookmarkEnd w:id="2016"/>
      <w:bookmarkEnd w:id="2017"/>
      <w:r>
        <w:t>temporary expiration duration depending on the user organization</w:t>
      </w:r>
      <w:bookmarkEnd w:id="2018"/>
      <w:r>
        <w:t>.</w:t>
      </w:r>
      <w:bookmarkEnd w:id="2019"/>
      <w:bookmarkEnd w:id="2025"/>
    </w:p>
    <w:p w:rsidR="00E12928" w:rsidRDefault="00E12928" w:rsidP="00E12928">
      <w:pPr>
        <w:pStyle w:val="Requirements"/>
        <w:ind w:left="288"/>
      </w:pPr>
      <w:bookmarkStart w:id="2026" w:name="_Toc212621574"/>
      <w:bookmarkStart w:id="2027" w:name="_Toc214880344"/>
      <w:bookmarkStart w:id="2028" w:name="_Toc212621573"/>
      <w:bookmarkStart w:id="2029" w:name="_Toc214880343"/>
      <w:bookmarkStart w:id="2030" w:name="_Toc232587646"/>
      <w:bookmarkStart w:id="2031" w:name="_Toc253579040"/>
      <w:r>
        <w:t>CHA-3.18.4.80.3 Channel/CSR light application shall respect the password management policy as defined in requirement CHA-3.18.4.8.x.</w:t>
      </w:r>
      <w:bookmarkEnd w:id="2030"/>
      <w:bookmarkEnd w:id="2031"/>
    </w:p>
    <w:p w:rsidR="00BC2416" w:rsidRDefault="00BC2416" w:rsidP="00BC2416">
      <w:pPr>
        <w:pStyle w:val="Requirements"/>
        <w:ind w:left="288"/>
      </w:pPr>
      <w:bookmarkStart w:id="2032" w:name="_Toc253579041"/>
      <w:bookmarkEnd w:id="2028"/>
      <w:bookmarkEnd w:id="2029"/>
      <w:r>
        <w:t xml:space="preserve">CHA-3.18.4.80.4 </w:t>
      </w:r>
      <w:r w:rsidR="00325101">
        <w:t>Channel/CSR light</w:t>
      </w:r>
      <w:r>
        <w:t xml:space="preserve"> application shall raise an error if the user tries to create a login for a dealer organization not completely registered (refer to dealer registration use case)</w:t>
      </w:r>
      <w:bookmarkEnd w:id="2026"/>
      <w:r>
        <w:t>.</w:t>
      </w:r>
      <w:bookmarkEnd w:id="2027"/>
      <w:bookmarkEnd w:id="2032"/>
    </w:p>
    <w:p w:rsidR="00545BA6" w:rsidRDefault="00545BA6" w:rsidP="00545BA6">
      <w:pPr>
        <w:pStyle w:val="Requirements"/>
        <w:ind w:left="288"/>
      </w:pPr>
      <w:bookmarkStart w:id="2033" w:name="_Toc253579042"/>
      <w:r>
        <w:t xml:space="preserve">CHA-3.18.4.80.5 </w:t>
      </w:r>
      <w:r w:rsidR="00325101">
        <w:t>Channel/CSR light</w:t>
      </w:r>
      <w:r>
        <w:t xml:space="preserve"> application shall propose different roles for Dealer or Telco login creation similarly as in change role use case</w:t>
      </w:r>
      <w:bookmarkEnd w:id="2033"/>
    </w:p>
    <w:p w:rsidR="007300CD" w:rsidRDefault="007300CD" w:rsidP="007300CD">
      <w:pPr>
        <w:pStyle w:val="Requirements"/>
      </w:pPr>
      <w:bookmarkStart w:id="2034" w:name="_Toc253579043"/>
      <w:r>
        <w:t>CHA-</w:t>
      </w:r>
      <w:r w:rsidR="00B83468">
        <w:t>3.18.4</w:t>
      </w:r>
      <w:r>
        <w:t>.</w:t>
      </w:r>
      <w:r w:rsidR="00545BA6">
        <w:t>10</w:t>
      </w:r>
      <w:r>
        <w:t xml:space="preserve">0 </w:t>
      </w:r>
      <w:r w:rsidR="00325101">
        <w:t>Channel/CSR light</w:t>
      </w:r>
      <w:r>
        <w:t xml:space="preserve"> application shall allow a </w:t>
      </w:r>
      <w:r w:rsidR="0002100D">
        <w:t>user</w:t>
      </w:r>
      <w:r>
        <w:t xml:space="preserve"> getting his forgotten password with respect of use </w:t>
      </w:r>
      <w:r w:rsidR="00545BA6">
        <w:t>case ‘</w:t>
      </w:r>
      <w:r>
        <w:t>get forgotten password</w:t>
      </w:r>
      <w:r w:rsidR="00545BA6">
        <w:t>’</w:t>
      </w:r>
      <w:bookmarkEnd w:id="2034"/>
    </w:p>
    <w:p w:rsidR="00E12928" w:rsidRDefault="00E12928" w:rsidP="00E12928">
      <w:pPr>
        <w:pStyle w:val="Requirements"/>
        <w:ind w:left="288"/>
      </w:pPr>
      <w:bookmarkStart w:id="2035" w:name="_Toc212621587"/>
      <w:bookmarkStart w:id="2036" w:name="_Toc214880357"/>
      <w:bookmarkStart w:id="2037" w:name="_Toc232587650"/>
      <w:bookmarkStart w:id="2038" w:name="_Toc253579044"/>
      <w:r>
        <w:t>CHA-3.18.4.100.1 Channel/CSR light application shall respect the password management policy as defined in requirement CHA-3.18.4.8.x</w:t>
      </w:r>
      <w:bookmarkEnd w:id="2037"/>
      <w:bookmarkEnd w:id="2038"/>
    </w:p>
    <w:p w:rsidR="007300CD" w:rsidRDefault="007300CD" w:rsidP="007300CD">
      <w:pPr>
        <w:pStyle w:val="Requirements"/>
      </w:pPr>
      <w:bookmarkStart w:id="2039" w:name="_Toc253579045"/>
      <w:bookmarkEnd w:id="2035"/>
      <w:bookmarkEnd w:id="2036"/>
      <w:r>
        <w:t>CHA-</w:t>
      </w:r>
      <w:r w:rsidR="00B83468">
        <w:t>3.18.4</w:t>
      </w:r>
      <w:r>
        <w:t>.1</w:t>
      </w:r>
      <w:r w:rsidR="00545BA6">
        <w:t>1</w:t>
      </w:r>
      <w:r>
        <w:t xml:space="preserve">0 </w:t>
      </w:r>
      <w:r w:rsidR="00325101">
        <w:t>Channel/CSR light</w:t>
      </w:r>
      <w:r>
        <w:t xml:space="preserve"> application shall force user changing his password with respect of use case </w:t>
      </w:r>
      <w:r w:rsidR="00545BA6">
        <w:t>‘C</w:t>
      </w:r>
      <w:r>
        <w:t>hange password on first login</w:t>
      </w:r>
      <w:r w:rsidR="00545BA6">
        <w:t>’</w:t>
      </w:r>
      <w:bookmarkEnd w:id="2039"/>
    </w:p>
    <w:p w:rsidR="00545BA6" w:rsidRDefault="00545BA6" w:rsidP="00545BA6">
      <w:pPr>
        <w:pStyle w:val="Requirements"/>
      </w:pPr>
      <w:bookmarkStart w:id="2040" w:name="_Toc253579046"/>
      <w:r>
        <w:t xml:space="preserve">CHA-3.18.4.120 </w:t>
      </w:r>
      <w:r w:rsidR="00325101">
        <w:t>Channel/CSR light</w:t>
      </w:r>
      <w:r>
        <w:t xml:space="preserve"> application shall allow Telco administrator and Dealer administrator deactivating employee’s login they have access to with respect of use case ‘Deactivate login’</w:t>
      </w:r>
      <w:bookmarkEnd w:id="2040"/>
    </w:p>
    <w:p w:rsidR="00545BA6" w:rsidRDefault="00545BA6" w:rsidP="00545BA6">
      <w:pPr>
        <w:pStyle w:val="Requirements"/>
      </w:pPr>
      <w:bookmarkStart w:id="2041" w:name="_Toc211176722"/>
      <w:bookmarkStart w:id="2042" w:name="_Toc212621592"/>
      <w:bookmarkStart w:id="2043" w:name="_Toc214880362"/>
      <w:bookmarkStart w:id="2044" w:name="_Toc253579047"/>
      <w:r>
        <w:t xml:space="preserve">CHA-3.18.4.130 </w:t>
      </w:r>
      <w:r w:rsidR="00325101">
        <w:t>Channel/CSR light</w:t>
      </w:r>
      <w:r>
        <w:t xml:space="preserve"> application shall allow Telco administrator and Dealer administrator reactivating employee’s login they have access to with respect of use case ‘Reactivate login</w:t>
      </w:r>
      <w:bookmarkEnd w:id="2041"/>
      <w:bookmarkEnd w:id="2042"/>
      <w:r>
        <w:t>’.</w:t>
      </w:r>
      <w:bookmarkEnd w:id="2043"/>
      <w:bookmarkEnd w:id="2044"/>
    </w:p>
    <w:p w:rsidR="00545BA6" w:rsidRDefault="00545BA6" w:rsidP="00545BA6">
      <w:pPr>
        <w:pStyle w:val="Requirements"/>
        <w:ind w:left="288"/>
      </w:pPr>
      <w:bookmarkStart w:id="2045" w:name="_Toc212621593"/>
      <w:bookmarkStart w:id="2046" w:name="_Toc214880363"/>
      <w:bookmarkStart w:id="2047" w:name="_Toc253579048"/>
      <w:r>
        <w:t xml:space="preserve">CHA-3.18.4.130.1 </w:t>
      </w:r>
      <w:r w:rsidR="00325101">
        <w:t>Channel/CSR light</w:t>
      </w:r>
      <w:r>
        <w:t xml:space="preserve"> application shall allow user to access to this use case only if the user can ‘manage’ this employee</w:t>
      </w:r>
      <w:bookmarkEnd w:id="2045"/>
      <w:r>
        <w:t>.</w:t>
      </w:r>
      <w:bookmarkEnd w:id="2046"/>
      <w:bookmarkEnd w:id="2047"/>
    </w:p>
    <w:p w:rsidR="00545BA6" w:rsidRDefault="00545BA6" w:rsidP="00545BA6">
      <w:pPr>
        <w:pStyle w:val="Requirements"/>
      </w:pPr>
      <w:bookmarkStart w:id="2048" w:name="_Toc212621594"/>
      <w:bookmarkStart w:id="2049" w:name="_Toc214880364"/>
      <w:bookmarkStart w:id="2050" w:name="_Toc253579049"/>
      <w:r>
        <w:t xml:space="preserve">CHA-3.18.4.140 </w:t>
      </w:r>
      <w:bookmarkEnd w:id="2048"/>
      <w:r w:rsidR="00325101">
        <w:t>Channel/CSR light</w:t>
      </w:r>
      <w:r>
        <w:t xml:space="preserve"> application shall allow Telco administrator and Dealer administrator forcing user changing their password on first login for employees they</w:t>
      </w:r>
      <w:r>
        <w:t xml:space="preserve"> have access to with respect of use case </w:t>
      </w:r>
      <w:r w:rsidR="00EC6AED">
        <w:t xml:space="preserve">‘Force user to </w:t>
      </w:r>
      <w:r>
        <w:t>change his password on first login’.</w:t>
      </w:r>
      <w:bookmarkEnd w:id="2049"/>
      <w:bookmarkEnd w:id="2050"/>
    </w:p>
    <w:p w:rsidR="00545BA6" w:rsidRDefault="00820A2C" w:rsidP="00545BA6">
      <w:pPr>
        <w:pStyle w:val="Requirements"/>
        <w:ind w:left="288"/>
      </w:pPr>
      <w:bookmarkStart w:id="2051" w:name="_Toc212621595"/>
      <w:bookmarkStart w:id="2052" w:name="_Toc214880365"/>
      <w:bookmarkStart w:id="2053" w:name="_Toc253579050"/>
      <w:r>
        <w:t>CHA-3.18.4.140</w:t>
      </w:r>
      <w:r w:rsidR="00545BA6">
        <w:t xml:space="preserve">.1 </w:t>
      </w:r>
      <w:r w:rsidR="00325101">
        <w:t>Channel/CSR light</w:t>
      </w:r>
      <w:r>
        <w:t xml:space="preserve"> application </w:t>
      </w:r>
      <w:r w:rsidR="00545BA6">
        <w:t>shall allow user to access to this use case only if the user can ‘manage’ this employee</w:t>
      </w:r>
      <w:bookmarkEnd w:id="2051"/>
      <w:r w:rsidR="00545BA6">
        <w:t>.</w:t>
      </w:r>
      <w:bookmarkEnd w:id="2052"/>
      <w:bookmarkEnd w:id="2053"/>
    </w:p>
    <w:p w:rsidR="00545BA6" w:rsidRDefault="00820A2C" w:rsidP="00545BA6">
      <w:pPr>
        <w:pStyle w:val="Requirements"/>
        <w:ind w:left="288"/>
      </w:pPr>
      <w:bookmarkStart w:id="2054" w:name="_Toc212621596"/>
      <w:bookmarkStart w:id="2055" w:name="_Toc214880366"/>
      <w:bookmarkStart w:id="2056" w:name="_Toc253579051"/>
      <w:r>
        <w:t>CHA-3.18.4.140</w:t>
      </w:r>
      <w:r w:rsidR="00545BA6">
        <w:t xml:space="preserve">.2 </w:t>
      </w:r>
      <w:r w:rsidR="00325101">
        <w:t>Channel/CSR light</w:t>
      </w:r>
      <w:r>
        <w:t xml:space="preserve"> application </w:t>
      </w:r>
      <w:r w:rsidR="00545BA6">
        <w:t>shall prevent a user accessing this use case for himself</w:t>
      </w:r>
      <w:bookmarkEnd w:id="2054"/>
      <w:r w:rsidR="00545BA6">
        <w:t>.</w:t>
      </w:r>
      <w:bookmarkEnd w:id="2055"/>
      <w:bookmarkEnd w:id="2056"/>
    </w:p>
    <w:p w:rsidR="007300CD" w:rsidRDefault="007300CD" w:rsidP="008435DE">
      <w:pPr>
        <w:pStyle w:val="Requirements"/>
      </w:pPr>
    </w:p>
    <w:p w:rsidR="009632BF" w:rsidRDefault="009632BF" w:rsidP="003E3783">
      <w:pPr>
        <w:pStyle w:val="Capability"/>
      </w:pPr>
      <w:bookmarkStart w:id="2057" w:name="_Toc253578190"/>
      <w:bookmarkStart w:id="2058" w:name="_Toc253579052"/>
      <w:r w:rsidRPr="003E3783">
        <w:t xml:space="preserve">Capability </w:t>
      </w:r>
      <w:r w:rsidR="003E3783">
        <w:fldChar w:fldCharType="begin"/>
      </w:r>
      <w:r w:rsidR="003E3783">
        <w:instrText xml:space="preserve"> LISTNUM  "business req" </w:instrText>
      </w:r>
      <w:r w:rsidR="003E3783">
        <w:fldChar w:fldCharType="end">
          <w:numberingChange w:id="2059" w:author="Raphaël Guého" w:date="2010-01-04T14:43:00Z" w:original="18."/>
        </w:fldChar>
      </w:r>
      <w:r w:rsidRPr="003E3783">
        <w:t xml:space="preserve"> Real time Balance management</w:t>
      </w:r>
      <w:r w:rsidR="00AA7DEF" w:rsidRPr="003E3783">
        <w:t xml:space="preserve"> </w:t>
      </w:r>
      <w:r w:rsidR="003E3783">
        <w:t>–</w:t>
      </w:r>
      <w:r w:rsidR="00AA7DEF" w:rsidRPr="003E3783">
        <w:t xml:space="preserve"> RBM</w:t>
      </w:r>
      <w:bookmarkEnd w:id="2057"/>
      <w:bookmarkEnd w:id="2058"/>
    </w:p>
    <w:p w:rsidR="009632BF" w:rsidRDefault="009632BF" w:rsidP="009632BF">
      <w:pPr>
        <w:pStyle w:val="Heading3"/>
      </w:pPr>
      <w:bookmarkStart w:id="2060" w:name="_Toc253578191"/>
      <w:r>
        <w:t>Capability Description</w:t>
      </w:r>
      <w:bookmarkEnd w:id="2060"/>
    </w:p>
    <w:p w:rsidR="009632BF" w:rsidRDefault="009632BF" w:rsidP="009632BF">
      <w:pPr>
        <w:pStyle w:val="BodyText"/>
      </w:pPr>
      <w:r w:rsidRPr="009632BF">
        <w:t xml:space="preserve">This capability </w:t>
      </w:r>
      <w:r>
        <w:t xml:space="preserve">allows a </w:t>
      </w:r>
      <w:r w:rsidR="0002100D">
        <w:t>user</w:t>
      </w:r>
      <w:r>
        <w:t xml:space="preserve"> viewing and configuring balances</w:t>
      </w:r>
    </w:p>
    <w:p w:rsidR="009632BF" w:rsidRDefault="009632BF" w:rsidP="009632BF">
      <w:pPr>
        <w:pStyle w:val="Heading3"/>
      </w:pPr>
      <w:bookmarkStart w:id="2061" w:name="_Toc253578192"/>
      <w:r>
        <w:t>Capability Assumptions/Dependencies</w:t>
      </w:r>
      <w:bookmarkEnd w:id="2061"/>
    </w:p>
    <w:p w:rsidR="009632BF" w:rsidRDefault="009632BF" w:rsidP="009632BF">
      <w:pPr>
        <w:pStyle w:val="BodyText"/>
      </w:pPr>
    </w:p>
    <w:p w:rsidR="009632BF" w:rsidRDefault="009632BF" w:rsidP="009632BF">
      <w:pPr>
        <w:pStyle w:val="Heading3"/>
      </w:pPr>
      <w:bookmarkStart w:id="2062" w:name="_Toc253578193"/>
      <w:r>
        <w:t>Capability Use Cases</w:t>
      </w:r>
      <w:bookmarkEnd w:id="2062"/>
    </w:p>
    <w:p w:rsidR="009A048B" w:rsidRDefault="009A048B" w:rsidP="004752DD">
      <w:pPr>
        <w:pStyle w:val="Heading4"/>
      </w:pPr>
      <w:bookmarkStart w:id="2063" w:name="_Toc253578194"/>
      <w:r>
        <w:t>Use Case:  Configure spending</w:t>
      </w:r>
      <w:r w:rsidR="00705A7B">
        <w:t>/credit</w:t>
      </w:r>
      <w:r>
        <w:t xml:space="preserve"> limits</w:t>
      </w:r>
      <w:bookmarkEnd w:id="206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9A048B" w:rsidRPr="00E442E7" w:rsidTr="002C6D98">
        <w:trPr>
          <w:gridAfter w:val="1"/>
          <w:wAfter w:w="18" w:type="dxa"/>
          <w:trHeight w:val="360"/>
        </w:trPr>
        <w:tc>
          <w:tcPr>
            <w:tcW w:w="5580" w:type="dxa"/>
            <w:gridSpan w:val="2"/>
            <w:shd w:val="clear" w:color="auto" w:fill="E6E6E6"/>
          </w:tcPr>
          <w:p w:rsidR="009A048B" w:rsidRPr="00E442E7" w:rsidRDefault="00EE77DE" w:rsidP="00122B88">
            <w:pPr>
              <w:pStyle w:val="TableHeading"/>
            </w:pPr>
            <w:r>
              <w:t>C</w:t>
            </w:r>
            <w:r w:rsidR="009A048B">
              <w:t>onfigure spending</w:t>
            </w:r>
            <w:r w:rsidR="00705A7B">
              <w:t>/credit</w:t>
            </w:r>
            <w:r w:rsidR="009A048B">
              <w:t xml:space="preserve"> limits</w:t>
            </w:r>
          </w:p>
        </w:tc>
        <w:tc>
          <w:tcPr>
            <w:tcW w:w="2610" w:type="dxa"/>
            <w:shd w:val="clear" w:color="auto" w:fill="E6E6E6"/>
          </w:tcPr>
          <w:p w:rsidR="009A048B" w:rsidRPr="00E442E7" w:rsidRDefault="00B34058" w:rsidP="00122B88">
            <w:pPr>
              <w:pStyle w:val="TableHeading"/>
            </w:pPr>
            <w:r>
              <w:t>RBM0010</w:t>
            </w:r>
            <w:r w:rsidR="009A048B" w:rsidRPr="00E442E7">
              <w:t xml:space="preserve"> </w:t>
            </w:r>
          </w:p>
        </w:tc>
      </w:tr>
      <w:tr w:rsidR="009A048B" w:rsidRPr="00E442E7" w:rsidTr="002C6D98">
        <w:tc>
          <w:tcPr>
            <w:tcW w:w="2268" w:type="dxa"/>
          </w:tcPr>
          <w:p w:rsidR="009A048B" w:rsidRPr="00E442E7" w:rsidRDefault="009A048B" w:rsidP="002C6D98">
            <w:r w:rsidRPr="00E442E7">
              <w:t>Primary actors</w:t>
            </w:r>
          </w:p>
        </w:tc>
        <w:tc>
          <w:tcPr>
            <w:tcW w:w="5940" w:type="dxa"/>
            <w:gridSpan w:val="3"/>
          </w:tcPr>
          <w:p w:rsidR="009A048B" w:rsidRDefault="009A048B" w:rsidP="002C6D98">
            <w:pPr>
              <w:pStyle w:val="BodyText"/>
            </w:pPr>
            <w:r>
              <w:t>Dealer user</w:t>
            </w:r>
          </w:p>
          <w:p w:rsidR="00297EE0" w:rsidRPr="00E442E7" w:rsidRDefault="00297EE0" w:rsidP="002C6D98">
            <w:pPr>
              <w:pStyle w:val="BodyText"/>
            </w:pPr>
            <w:r>
              <w:t>CSR</w:t>
            </w:r>
            <w:r w:rsidR="00865C5C">
              <w:t xml:space="preserve"> user</w:t>
            </w:r>
          </w:p>
        </w:tc>
      </w:tr>
      <w:tr w:rsidR="009A048B" w:rsidRPr="00E442E7" w:rsidTr="002C6D98">
        <w:tc>
          <w:tcPr>
            <w:tcW w:w="2268" w:type="dxa"/>
          </w:tcPr>
          <w:p w:rsidR="009A048B" w:rsidRPr="00E442E7" w:rsidRDefault="009A048B" w:rsidP="002C6D98">
            <w:r w:rsidRPr="00E442E7">
              <w:t>Summary Goal</w:t>
            </w:r>
          </w:p>
        </w:tc>
        <w:tc>
          <w:tcPr>
            <w:tcW w:w="5940" w:type="dxa"/>
            <w:gridSpan w:val="3"/>
          </w:tcPr>
          <w:p w:rsidR="009A048B" w:rsidRPr="00E442E7" w:rsidRDefault="009A048B" w:rsidP="002C6D98">
            <w:pPr>
              <w:pStyle w:val="BodyText"/>
            </w:pPr>
            <w:r>
              <w:t xml:space="preserve">This use case allows a </w:t>
            </w:r>
            <w:r w:rsidR="0002100D">
              <w:t>user</w:t>
            </w:r>
            <w:r>
              <w:t xml:space="preserve"> configuring spending</w:t>
            </w:r>
            <w:r w:rsidR="00705A7B">
              <w:t xml:space="preserve"> and/or credit</w:t>
            </w:r>
            <w:r>
              <w:t xml:space="preserve"> limits either for an account or for a </w:t>
            </w:r>
            <w:r w:rsidR="00A65E57">
              <w:t>subscriber</w:t>
            </w:r>
            <w:r>
              <w:t xml:space="preserve"> in acquisition or migration process</w:t>
            </w:r>
          </w:p>
        </w:tc>
      </w:tr>
      <w:tr w:rsidR="009A048B" w:rsidRPr="00E442E7" w:rsidTr="002C6D98">
        <w:trPr>
          <w:trHeight w:val="176"/>
        </w:trPr>
        <w:tc>
          <w:tcPr>
            <w:tcW w:w="2268" w:type="dxa"/>
          </w:tcPr>
          <w:p w:rsidR="009A048B" w:rsidRPr="00E442E7" w:rsidRDefault="009A048B" w:rsidP="002C6D98">
            <w:r w:rsidRPr="00E442E7">
              <w:t>Pre-conditions</w:t>
            </w:r>
          </w:p>
        </w:tc>
        <w:tc>
          <w:tcPr>
            <w:tcW w:w="5940" w:type="dxa"/>
            <w:gridSpan w:val="3"/>
          </w:tcPr>
          <w:p w:rsidR="009A048B" w:rsidRDefault="009A048B" w:rsidP="002C6D98">
            <w:pPr>
              <w:pStyle w:val="BodyText"/>
            </w:pPr>
            <w:r>
              <w:t>Either:</w:t>
            </w:r>
          </w:p>
          <w:p w:rsidR="009A048B" w:rsidRDefault="009A048B" w:rsidP="000F7361">
            <w:pPr>
              <w:pStyle w:val="BodyText"/>
              <w:numPr>
                <w:ilvl w:val="0"/>
                <w:numId w:val="118"/>
              </w:numPr>
            </w:pPr>
            <w:r>
              <w:t xml:space="preserve">User is configuring a new </w:t>
            </w:r>
            <w:r w:rsidR="00A65E57">
              <w:t>subscriber</w:t>
            </w:r>
          </w:p>
          <w:p w:rsidR="009A048B" w:rsidRDefault="009A048B" w:rsidP="000F7361">
            <w:pPr>
              <w:pStyle w:val="BodyText"/>
              <w:numPr>
                <w:ilvl w:val="0"/>
                <w:numId w:val="118"/>
              </w:numPr>
            </w:pPr>
            <w:r>
              <w:t xml:space="preserve">User is migrating or swapping a </w:t>
            </w:r>
            <w:r w:rsidR="00A65E57">
              <w:t>subscriber</w:t>
            </w:r>
          </w:p>
          <w:p w:rsidR="009A048B" w:rsidRDefault="009A048B" w:rsidP="000F7361">
            <w:pPr>
              <w:pStyle w:val="BodyText"/>
              <w:numPr>
                <w:ilvl w:val="0"/>
                <w:numId w:val="118"/>
              </w:numPr>
            </w:pPr>
            <w:r>
              <w:t xml:space="preserve">User is </w:t>
            </w:r>
            <w:r w:rsidR="003768F2">
              <w:t xml:space="preserve">adding </w:t>
            </w:r>
            <w:r w:rsidR="00E95ABF">
              <w:t>supplementary offer</w:t>
            </w:r>
            <w:r w:rsidR="003768F2">
              <w:t>s for an account (new or existing)</w:t>
            </w:r>
          </w:p>
          <w:p w:rsidR="00931C3A" w:rsidRPr="00E442E7" w:rsidRDefault="003768F2" w:rsidP="00931C3A">
            <w:pPr>
              <w:pStyle w:val="BodyText"/>
            </w:pPr>
            <w:r>
              <w:t>There are spending</w:t>
            </w:r>
            <w:r w:rsidR="00705A7B">
              <w:t xml:space="preserve"> or credit</w:t>
            </w:r>
            <w:r>
              <w:t xml:space="preserve"> limits associated to offers of the </w:t>
            </w:r>
            <w:r w:rsidR="00A65E57">
              <w:t>subscriber</w:t>
            </w:r>
            <w:r>
              <w:t>/account</w:t>
            </w:r>
          </w:p>
        </w:tc>
      </w:tr>
      <w:tr w:rsidR="009A048B" w:rsidRPr="00E442E7" w:rsidTr="002C6D98">
        <w:trPr>
          <w:trHeight w:val="176"/>
        </w:trPr>
        <w:tc>
          <w:tcPr>
            <w:tcW w:w="2268" w:type="dxa"/>
          </w:tcPr>
          <w:p w:rsidR="009A048B" w:rsidRPr="00E442E7" w:rsidRDefault="009A048B" w:rsidP="002C6D98">
            <w:r w:rsidRPr="00E442E7">
              <w:t>Trigger</w:t>
            </w:r>
          </w:p>
        </w:tc>
        <w:tc>
          <w:tcPr>
            <w:tcW w:w="5940" w:type="dxa"/>
            <w:gridSpan w:val="3"/>
          </w:tcPr>
          <w:p w:rsidR="009A048B" w:rsidRPr="00E442E7" w:rsidRDefault="00B71662" w:rsidP="002C6D98">
            <w:pPr>
              <w:pStyle w:val="BodyText"/>
            </w:pPr>
            <w:r>
              <w:t xml:space="preserve">User has been redirected by </w:t>
            </w:r>
            <w:r w:rsidR="00325101">
              <w:t>Channel/CSR light</w:t>
            </w:r>
            <w:r>
              <w:t xml:space="preserve"> application in one of the process mentioned in pre condition</w:t>
            </w:r>
          </w:p>
        </w:tc>
      </w:tr>
      <w:tr w:rsidR="009A048B" w:rsidRPr="00E442E7" w:rsidTr="002C6D98">
        <w:trPr>
          <w:trHeight w:val="176"/>
        </w:trPr>
        <w:tc>
          <w:tcPr>
            <w:tcW w:w="2268" w:type="dxa"/>
          </w:tcPr>
          <w:p w:rsidR="009A048B" w:rsidRPr="00E442E7" w:rsidRDefault="009A048B" w:rsidP="002C6D98">
            <w:r w:rsidRPr="00E442E7">
              <w:t>Minimum guarantees</w:t>
            </w:r>
          </w:p>
        </w:tc>
        <w:tc>
          <w:tcPr>
            <w:tcW w:w="5940" w:type="dxa"/>
            <w:gridSpan w:val="3"/>
          </w:tcPr>
          <w:p w:rsidR="009A048B" w:rsidRPr="006D15FA" w:rsidRDefault="009A048B" w:rsidP="002C6D98">
            <w:pPr>
              <w:pStyle w:val="BodyText"/>
            </w:pPr>
          </w:p>
        </w:tc>
      </w:tr>
      <w:tr w:rsidR="009A048B" w:rsidRPr="00E442E7" w:rsidTr="002C6D98">
        <w:trPr>
          <w:trHeight w:val="176"/>
        </w:trPr>
        <w:tc>
          <w:tcPr>
            <w:tcW w:w="2268" w:type="dxa"/>
          </w:tcPr>
          <w:p w:rsidR="009A048B" w:rsidRPr="00E442E7" w:rsidRDefault="009A048B" w:rsidP="002C6D98">
            <w:r w:rsidRPr="00E442E7">
              <w:t>Success guarantees:</w:t>
            </w:r>
          </w:p>
        </w:tc>
        <w:tc>
          <w:tcPr>
            <w:tcW w:w="5940" w:type="dxa"/>
            <w:gridSpan w:val="3"/>
          </w:tcPr>
          <w:p w:rsidR="009A048B" w:rsidRPr="006D15FA" w:rsidRDefault="00B71662" w:rsidP="002C6D98">
            <w:pPr>
              <w:pStyle w:val="BodyText"/>
            </w:pPr>
            <w:r>
              <w:t>New balance</w:t>
            </w:r>
            <w:r w:rsidR="00522208">
              <w:t>s</w:t>
            </w:r>
            <w:r>
              <w:t xml:space="preserve"> configuration has been added to the basket</w:t>
            </w:r>
          </w:p>
        </w:tc>
      </w:tr>
      <w:tr w:rsidR="009A048B" w:rsidRPr="00E442E7" w:rsidTr="002C6D98">
        <w:trPr>
          <w:trHeight w:val="176"/>
        </w:trPr>
        <w:tc>
          <w:tcPr>
            <w:tcW w:w="2268" w:type="dxa"/>
          </w:tcPr>
          <w:p w:rsidR="009A048B" w:rsidRPr="00E442E7" w:rsidRDefault="009A048B" w:rsidP="002C6D98">
            <w:r w:rsidRPr="00E442E7">
              <w:t>Normal Flow:</w:t>
            </w:r>
          </w:p>
        </w:tc>
        <w:tc>
          <w:tcPr>
            <w:tcW w:w="5940" w:type="dxa"/>
            <w:gridSpan w:val="3"/>
          </w:tcPr>
          <w:p w:rsidR="009A048B" w:rsidRDefault="00325101" w:rsidP="000F7361">
            <w:pPr>
              <w:pStyle w:val="ListNumberUC"/>
              <w:numPr>
                <w:ilvl w:val="0"/>
                <w:numId w:val="119"/>
              </w:numPr>
            </w:pPr>
            <w:r>
              <w:t>Channel/CSR light</w:t>
            </w:r>
            <w:r w:rsidR="00B71662">
              <w:t xml:space="preserve"> application displays spending</w:t>
            </w:r>
            <w:r w:rsidR="00705A7B">
              <w:t xml:space="preserve"> and/or credit</w:t>
            </w:r>
            <w:r w:rsidR="00B71662">
              <w:t xml:space="preserve"> limit</w:t>
            </w:r>
            <w:r w:rsidR="002C6D98">
              <w:t>s</w:t>
            </w:r>
            <w:r w:rsidR="00B71662">
              <w:t xml:space="preserve"> that can be configured with all information to guide the user</w:t>
            </w:r>
            <w:r w:rsidR="006847B7">
              <w:t xml:space="preserve"> </w:t>
            </w:r>
          </w:p>
          <w:p w:rsidR="002C6D98" w:rsidRDefault="00553E11" w:rsidP="000F7361">
            <w:pPr>
              <w:pStyle w:val="ListNumberUC"/>
              <w:numPr>
                <w:ilvl w:val="0"/>
                <w:numId w:val="119"/>
              </w:numPr>
            </w:pPr>
            <w:r>
              <w:t>User</w:t>
            </w:r>
            <w:r w:rsidR="002C6D98">
              <w:t xml:space="preserve"> set optionally limits and submits</w:t>
            </w:r>
          </w:p>
          <w:p w:rsidR="002C6D98" w:rsidRDefault="00325101" w:rsidP="000F7361">
            <w:pPr>
              <w:pStyle w:val="ListNumberUC"/>
              <w:numPr>
                <w:ilvl w:val="0"/>
                <w:numId w:val="119"/>
              </w:numPr>
            </w:pPr>
            <w:r>
              <w:t>Channel/CSR light</w:t>
            </w:r>
            <w:r w:rsidR="002C6D98">
              <w:t xml:space="preserve"> application validates spending</w:t>
            </w:r>
            <w:r w:rsidR="00705A7B">
              <w:t>/credit</w:t>
            </w:r>
            <w:r w:rsidR="002C6D98">
              <w:t xml:space="preserve"> limits are set correctly between min and max value (A</w:t>
            </w:r>
            <w:r w:rsidR="006847B7">
              <w:t>1</w:t>
            </w:r>
            <w:r w:rsidR="002C6D98">
              <w:t>)</w:t>
            </w:r>
          </w:p>
          <w:p w:rsidR="002C6D98" w:rsidRPr="006D15FA" w:rsidRDefault="00325101" w:rsidP="000F7361">
            <w:pPr>
              <w:pStyle w:val="ListNumberUC"/>
              <w:numPr>
                <w:ilvl w:val="0"/>
                <w:numId w:val="119"/>
              </w:numPr>
            </w:pPr>
            <w:r>
              <w:t>Channel/CSR light</w:t>
            </w:r>
            <w:r w:rsidR="002C6D98">
              <w:t xml:space="preserve"> application add the new balance configuration to the shopping basket</w:t>
            </w:r>
          </w:p>
        </w:tc>
      </w:tr>
      <w:tr w:rsidR="009A048B" w:rsidRPr="00E442E7" w:rsidTr="002C6D98">
        <w:trPr>
          <w:trHeight w:val="176"/>
        </w:trPr>
        <w:tc>
          <w:tcPr>
            <w:tcW w:w="2268" w:type="dxa"/>
          </w:tcPr>
          <w:p w:rsidR="009A048B" w:rsidRPr="00E442E7" w:rsidRDefault="009A048B" w:rsidP="002C6D98">
            <w:r w:rsidRPr="00E442E7">
              <w:t>Alternative Flows:</w:t>
            </w:r>
          </w:p>
        </w:tc>
        <w:tc>
          <w:tcPr>
            <w:tcW w:w="5940" w:type="dxa"/>
            <w:gridSpan w:val="3"/>
          </w:tcPr>
          <w:p w:rsidR="002C6D98" w:rsidRDefault="006847B7" w:rsidP="00F35DDB">
            <w:pPr>
              <w:pStyle w:val="Body"/>
              <w:ind w:left="0"/>
            </w:pPr>
            <w:r>
              <w:t xml:space="preserve"> A1: values are not set correctly</w:t>
            </w:r>
          </w:p>
          <w:p w:rsidR="006847B7" w:rsidRDefault="00325101" w:rsidP="000F7361">
            <w:pPr>
              <w:pStyle w:val="Body"/>
              <w:numPr>
                <w:ilvl w:val="0"/>
                <w:numId w:val="233"/>
              </w:numPr>
            </w:pPr>
            <w:r>
              <w:t>Channel/CSR light</w:t>
            </w:r>
            <w:r w:rsidR="006847B7">
              <w:t xml:space="preserve"> application displays an error message and highlights mistakes</w:t>
            </w:r>
          </w:p>
          <w:p w:rsidR="006847B7" w:rsidRDefault="00553E11" w:rsidP="000F7361">
            <w:pPr>
              <w:pStyle w:val="Body"/>
              <w:numPr>
                <w:ilvl w:val="0"/>
                <w:numId w:val="233"/>
              </w:numPr>
            </w:pPr>
            <w:r>
              <w:t>User</w:t>
            </w:r>
            <w:r w:rsidR="006847B7">
              <w:t xml:space="preserve"> set spending</w:t>
            </w:r>
            <w:r w:rsidR="00853D4F">
              <w:t>/credit</w:t>
            </w:r>
            <w:r w:rsidR="006847B7">
              <w:t xml:space="preserve"> limit values and submits</w:t>
            </w:r>
          </w:p>
          <w:p w:rsidR="006847B7" w:rsidRPr="006D15FA" w:rsidRDefault="006847B7" w:rsidP="000F7361">
            <w:pPr>
              <w:pStyle w:val="Body"/>
              <w:numPr>
                <w:ilvl w:val="0"/>
                <w:numId w:val="233"/>
              </w:numPr>
            </w:pPr>
            <w:r>
              <w:t>Next steps are similar to nominal cases</w:t>
            </w:r>
          </w:p>
        </w:tc>
      </w:tr>
    </w:tbl>
    <w:p w:rsidR="006847B7" w:rsidRDefault="006847B7" w:rsidP="004752DD">
      <w:pPr>
        <w:pStyle w:val="Heading4"/>
      </w:pPr>
      <w:bookmarkStart w:id="2064" w:name="_Toc253578195"/>
      <w:r>
        <w:t>Use Case:  Configure shadow balances</w:t>
      </w:r>
      <w:bookmarkEnd w:id="2064"/>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6847B7" w:rsidRPr="00E442E7" w:rsidTr="006847B7">
        <w:trPr>
          <w:gridAfter w:val="1"/>
          <w:wAfter w:w="18" w:type="dxa"/>
          <w:trHeight w:val="360"/>
        </w:trPr>
        <w:tc>
          <w:tcPr>
            <w:tcW w:w="5580" w:type="dxa"/>
            <w:gridSpan w:val="2"/>
            <w:shd w:val="clear" w:color="auto" w:fill="E6E6E6"/>
          </w:tcPr>
          <w:p w:rsidR="006847B7" w:rsidRPr="00E442E7" w:rsidRDefault="006847B7" w:rsidP="00122B88">
            <w:pPr>
              <w:pStyle w:val="TableHeading"/>
            </w:pPr>
            <w:r>
              <w:t xml:space="preserve">Configure </w:t>
            </w:r>
            <w:r w:rsidR="00290594">
              <w:t>shadow balances</w:t>
            </w:r>
            <w:r w:rsidRPr="00E442E7">
              <w:t xml:space="preserve"> </w:t>
            </w:r>
          </w:p>
        </w:tc>
        <w:tc>
          <w:tcPr>
            <w:tcW w:w="2610" w:type="dxa"/>
            <w:shd w:val="clear" w:color="auto" w:fill="E6E6E6"/>
          </w:tcPr>
          <w:p w:rsidR="006847B7" w:rsidRPr="00E442E7" w:rsidRDefault="00B34058" w:rsidP="00122B88">
            <w:pPr>
              <w:pStyle w:val="TableHeading"/>
            </w:pPr>
            <w:r>
              <w:t>RBM0020</w:t>
            </w:r>
            <w:r w:rsidR="006847B7" w:rsidRPr="00E442E7">
              <w:t xml:space="preserve"> </w:t>
            </w:r>
          </w:p>
        </w:tc>
      </w:tr>
      <w:tr w:rsidR="006847B7" w:rsidRPr="00E442E7" w:rsidTr="006847B7">
        <w:tc>
          <w:tcPr>
            <w:tcW w:w="2268" w:type="dxa"/>
          </w:tcPr>
          <w:p w:rsidR="006847B7" w:rsidRPr="00E442E7" w:rsidRDefault="006847B7" w:rsidP="006847B7">
            <w:r w:rsidRPr="00E442E7">
              <w:t>Primary actors</w:t>
            </w:r>
          </w:p>
        </w:tc>
        <w:tc>
          <w:tcPr>
            <w:tcW w:w="5940" w:type="dxa"/>
            <w:gridSpan w:val="3"/>
          </w:tcPr>
          <w:p w:rsidR="006847B7" w:rsidRDefault="006847B7" w:rsidP="006847B7">
            <w:pPr>
              <w:pStyle w:val="BodyText"/>
            </w:pPr>
            <w:r>
              <w:t>Dealer user</w:t>
            </w:r>
          </w:p>
          <w:p w:rsidR="00297EE0" w:rsidRPr="00E442E7" w:rsidRDefault="00297EE0" w:rsidP="006847B7">
            <w:pPr>
              <w:pStyle w:val="BodyText"/>
            </w:pPr>
            <w:r>
              <w:t>CSR</w:t>
            </w:r>
            <w:r w:rsidR="00865C5C">
              <w:t xml:space="preserve"> user</w:t>
            </w:r>
          </w:p>
        </w:tc>
      </w:tr>
      <w:tr w:rsidR="006847B7" w:rsidRPr="00E442E7" w:rsidTr="006847B7">
        <w:tc>
          <w:tcPr>
            <w:tcW w:w="2268" w:type="dxa"/>
          </w:tcPr>
          <w:p w:rsidR="006847B7" w:rsidRPr="00E442E7" w:rsidRDefault="006847B7" w:rsidP="006847B7">
            <w:r w:rsidRPr="00E442E7">
              <w:t>Summary Goal</w:t>
            </w:r>
          </w:p>
        </w:tc>
        <w:tc>
          <w:tcPr>
            <w:tcW w:w="5940" w:type="dxa"/>
            <w:gridSpan w:val="3"/>
          </w:tcPr>
          <w:p w:rsidR="006847B7" w:rsidRPr="00E442E7" w:rsidRDefault="006847B7" w:rsidP="006847B7">
            <w:pPr>
              <w:pStyle w:val="BodyText"/>
            </w:pPr>
            <w:r>
              <w:t xml:space="preserve">This use case allows a </w:t>
            </w:r>
            <w:r w:rsidR="0002100D">
              <w:t>user</w:t>
            </w:r>
            <w:r>
              <w:t xml:space="preserve"> configuring shadow balances for a </w:t>
            </w:r>
            <w:r w:rsidR="00A65E57">
              <w:t>subscriber</w:t>
            </w:r>
            <w:r>
              <w:t xml:space="preserve"> in acquisition or migration process</w:t>
            </w:r>
          </w:p>
        </w:tc>
      </w:tr>
      <w:tr w:rsidR="006847B7" w:rsidRPr="00E442E7" w:rsidTr="006847B7">
        <w:trPr>
          <w:trHeight w:val="176"/>
        </w:trPr>
        <w:tc>
          <w:tcPr>
            <w:tcW w:w="2268" w:type="dxa"/>
          </w:tcPr>
          <w:p w:rsidR="006847B7" w:rsidRPr="00E442E7" w:rsidRDefault="006847B7" w:rsidP="006847B7">
            <w:r w:rsidRPr="00E442E7">
              <w:t>Pre-conditions</w:t>
            </w:r>
          </w:p>
        </w:tc>
        <w:tc>
          <w:tcPr>
            <w:tcW w:w="5940" w:type="dxa"/>
            <w:gridSpan w:val="3"/>
          </w:tcPr>
          <w:p w:rsidR="006847B7" w:rsidRDefault="006847B7" w:rsidP="006847B7">
            <w:pPr>
              <w:pStyle w:val="BodyText"/>
            </w:pPr>
            <w:r>
              <w:t>Either:</w:t>
            </w:r>
          </w:p>
          <w:p w:rsidR="006847B7" w:rsidRDefault="006847B7" w:rsidP="000F7361">
            <w:pPr>
              <w:pStyle w:val="BodyText"/>
              <w:numPr>
                <w:ilvl w:val="0"/>
                <w:numId w:val="118"/>
              </w:numPr>
            </w:pPr>
            <w:r>
              <w:t xml:space="preserve">User is configuring a new </w:t>
            </w:r>
            <w:r w:rsidR="00A65E57">
              <w:t>subscriber</w:t>
            </w:r>
          </w:p>
          <w:p w:rsidR="006847B7" w:rsidRDefault="006847B7" w:rsidP="000F7361">
            <w:pPr>
              <w:pStyle w:val="BodyText"/>
              <w:numPr>
                <w:ilvl w:val="0"/>
                <w:numId w:val="118"/>
              </w:numPr>
            </w:pPr>
            <w:r>
              <w:t xml:space="preserve">User is migrating or swapping a </w:t>
            </w:r>
            <w:r w:rsidR="00A65E57">
              <w:t>subscriber</w:t>
            </w:r>
          </w:p>
          <w:p w:rsidR="006847B7" w:rsidRPr="00E442E7" w:rsidRDefault="006847B7" w:rsidP="006847B7">
            <w:pPr>
              <w:pStyle w:val="BodyText"/>
            </w:pPr>
            <w:r>
              <w:t>There are s</w:t>
            </w:r>
            <w:r w:rsidR="00522208">
              <w:t>hadow</w:t>
            </w:r>
            <w:r>
              <w:t xml:space="preserve"> </w:t>
            </w:r>
            <w:r w:rsidR="00522208">
              <w:t>balances ‘configurable’</w:t>
            </w:r>
            <w:r>
              <w:t xml:space="preserve"> associated to offers of the </w:t>
            </w:r>
            <w:r w:rsidR="00A65E57">
              <w:t>subscriber</w:t>
            </w:r>
            <w:r w:rsidR="00522208">
              <w:t>.</w:t>
            </w:r>
          </w:p>
        </w:tc>
      </w:tr>
      <w:tr w:rsidR="006847B7" w:rsidRPr="00E442E7" w:rsidTr="006847B7">
        <w:trPr>
          <w:trHeight w:val="176"/>
        </w:trPr>
        <w:tc>
          <w:tcPr>
            <w:tcW w:w="2268" w:type="dxa"/>
          </w:tcPr>
          <w:p w:rsidR="006847B7" w:rsidRPr="00E442E7" w:rsidRDefault="006847B7" w:rsidP="006847B7">
            <w:r w:rsidRPr="00E442E7">
              <w:t>Trigger</w:t>
            </w:r>
          </w:p>
        </w:tc>
        <w:tc>
          <w:tcPr>
            <w:tcW w:w="5940" w:type="dxa"/>
            <w:gridSpan w:val="3"/>
          </w:tcPr>
          <w:p w:rsidR="006847B7" w:rsidRPr="00E442E7" w:rsidRDefault="006847B7" w:rsidP="006847B7">
            <w:pPr>
              <w:pStyle w:val="BodyText"/>
            </w:pPr>
            <w:r>
              <w:t xml:space="preserve">User has been redirected by </w:t>
            </w:r>
            <w:r w:rsidR="00325101">
              <w:t>Channel/CSR light</w:t>
            </w:r>
            <w:r>
              <w:t xml:space="preserve"> application in one of the process mentioned in pre condition</w:t>
            </w:r>
          </w:p>
        </w:tc>
      </w:tr>
      <w:tr w:rsidR="006847B7" w:rsidRPr="00E442E7" w:rsidTr="006847B7">
        <w:trPr>
          <w:trHeight w:val="176"/>
        </w:trPr>
        <w:tc>
          <w:tcPr>
            <w:tcW w:w="2268" w:type="dxa"/>
          </w:tcPr>
          <w:p w:rsidR="006847B7" w:rsidRPr="00E442E7" w:rsidRDefault="006847B7" w:rsidP="006847B7">
            <w:r w:rsidRPr="00E442E7">
              <w:t>Minimum guarantees</w:t>
            </w:r>
          </w:p>
        </w:tc>
        <w:tc>
          <w:tcPr>
            <w:tcW w:w="5940" w:type="dxa"/>
            <w:gridSpan w:val="3"/>
          </w:tcPr>
          <w:p w:rsidR="006847B7" w:rsidRPr="006D15FA" w:rsidRDefault="006847B7" w:rsidP="006847B7">
            <w:pPr>
              <w:pStyle w:val="BodyText"/>
            </w:pPr>
          </w:p>
        </w:tc>
      </w:tr>
      <w:tr w:rsidR="006847B7" w:rsidRPr="00E442E7" w:rsidTr="006847B7">
        <w:trPr>
          <w:trHeight w:val="176"/>
        </w:trPr>
        <w:tc>
          <w:tcPr>
            <w:tcW w:w="2268" w:type="dxa"/>
          </w:tcPr>
          <w:p w:rsidR="006847B7" w:rsidRPr="00E442E7" w:rsidRDefault="006847B7" w:rsidP="006847B7">
            <w:r w:rsidRPr="00E442E7">
              <w:t>Success guarantees:</w:t>
            </w:r>
          </w:p>
        </w:tc>
        <w:tc>
          <w:tcPr>
            <w:tcW w:w="5940" w:type="dxa"/>
            <w:gridSpan w:val="3"/>
          </w:tcPr>
          <w:p w:rsidR="006847B7" w:rsidRPr="006D15FA" w:rsidRDefault="006847B7" w:rsidP="006847B7">
            <w:pPr>
              <w:pStyle w:val="BodyText"/>
            </w:pPr>
            <w:r>
              <w:t>New balance</w:t>
            </w:r>
            <w:r w:rsidR="00522208">
              <w:t>s</w:t>
            </w:r>
            <w:r>
              <w:t xml:space="preserve"> configuration has been added to the basket</w:t>
            </w:r>
          </w:p>
        </w:tc>
      </w:tr>
      <w:tr w:rsidR="006847B7" w:rsidRPr="00E442E7" w:rsidTr="006847B7">
        <w:trPr>
          <w:trHeight w:val="176"/>
        </w:trPr>
        <w:tc>
          <w:tcPr>
            <w:tcW w:w="2268" w:type="dxa"/>
          </w:tcPr>
          <w:p w:rsidR="006847B7" w:rsidRPr="00E442E7" w:rsidRDefault="006847B7" w:rsidP="006847B7">
            <w:r w:rsidRPr="00E442E7">
              <w:t>Normal Flow:</w:t>
            </w:r>
          </w:p>
        </w:tc>
        <w:tc>
          <w:tcPr>
            <w:tcW w:w="5940" w:type="dxa"/>
            <w:gridSpan w:val="3"/>
          </w:tcPr>
          <w:p w:rsidR="006847B7" w:rsidRDefault="00325101" w:rsidP="000F7361">
            <w:pPr>
              <w:pStyle w:val="ListNumberUC"/>
              <w:numPr>
                <w:ilvl w:val="0"/>
                <w:numId w:val="120"/>
              </w:numPr>
            </w:pPr>
            <w:r>
              <w:t>Channel/CSR light</w:t>
            </w:r>
            <w:r w:rsidR="006847B7">
              <w:t xml:space="preserve"> application displays </w:t>
            </w:r>
            <w:r w:rsidR="000760E3">
              <w:t>shadow balances</w:t>
            </w:r>
            <w:r w:rsidR="006847B7">
              <w:t xml:space="preserve"> that can be configured with all information to guide the user </w:t>
            </w:r>
          </w:p>
          <w:p w:rsidR="006847B7" w:rsidRDefault="00553E11" w:rsidP="000F7361">
            <w:pPr>
              <w:pStyle w:val="ListNumberUC"/>
              <w:numPr>
                <w:ilvl w:val="0"/>
                <w:numId w:val="120"/>
              </w:numPr>
            </w:pPr>
            <w:r>
              <w:t>User</w:t>
            </w:r>
            <w:r w:rsidR="006847B7">
              <w:t xml:space="preserve"> set optionally </w:t>
            </w:r>
            <w:r w:rsidR="000760E3">
              <w:t>shadow balances limit</w:t>
            </w:r>
            <w:r w:rsidR="006847B7">
              <w:t xml:space="preserve"> and submits</w:t>
            </w:r>
          </w:p>
          <w:p w:rsidR="006847B7" w:rsidRDefault="00325101" w:rsidP="000F7361">
            <w:pPr>
              <w:pStyle w:val="ListNumberUC"/>
              <w:numPr>
                <w:ilvl w:val="0"/>
                <w:numId w:val="120"/>
              </w:numPr>
            </w:pPr>
            <w:r>
              <w:t>Channel/CSR light</w:t>
            </w:r>
            <w:r w:rsidR="006847B7">
              <w:t xml:space="preserve"> application validates limits are set correctly between min and max value (A1)</w:t>
            </w:r>
          </w:p>
          <w:p w:rsidR="006847B7" w:rsidRPr="006D15FA" w:rsidRDefault="00325101" w:rsidP="000F7361">
            <w:pPr>
              <w:pStyle w:val="ListNumberUC"/>
              <w:numPr>
                <w:ilvl w:val="0"/>
                <w:numId w:val="120"/>
              </w:numPr>
            </w:pPr>
            <w:r>
              <w:t>Channel/CSR light</w:t>
            </w:r>
            <w:r w:rsidR="006847B7">
              <w:t xml:space="preserve"> application add the new balance configuration to the shopping basket</w:t>
            </w:r>
          </w:p>
        </w:tc>
      </w:tr>
      <w:tr w:rsidR="006847B7" w:rsidRPr="00E442E7" w:rsidTr="006847B7">
        <w:trPr>
          <w:trHeight w:val="176"/>
        </w:trPr>
        <w:tc>
          <w:tcPr>
            <w:tcW w:w="2268" w:type="dxa"/>
          </w:tcPr>
          <w:p w:rsidR="006847B7" w:rsidRPr="00E442E7" w:rsidRDefault="006847B7" w:rsidP="006847B7">
            <w:r w:rsidRPr="00E442E7">
              <w:t>Alternative Flows:</w:t>
            </w:r>
          </w:p>
        </w:tc>
        <w:tc>
          <w:tcPr>
            <w:tcW w:w="5940" w:type="dxa"/>
            <w:gridSpan w:val="3"/>
          </w:tcPr>
          <w:p w:rsidR="006847B7" w:rsidRDefault="006847B7" w:rsidP="00F35DDB">
            <w:pPr>
              <w:pStyle w:val="Body"/>
              <w:ind w:left="0"/>
            </w:pPr>
            <w:r>
              <w:t xml:space="preserve"> A1: values are not set correctly</w:t>
            </w:r>
          </w:p>
          <w:p w:rsidR="006847B7" w:rsidRDefault="00325101" w:rsidP="000F7361">
            <w:pPr>
              <w:pStyle w:val="Body"/>
              <w:numPr>
                <w:ilvl w:val="0"/>
                <w:numId w:val="232"/>
              </w:numPr>
            </w:pPr>
            <w:r>
              <w:t>Channel/CSR light</w:t>
            </w:r>
            <w:r w:rsidR="006847B7">
              <w:t xml:space="preserve"> application displays an error message and highlights mistakes</w:t>
            </w:r>
          </w:p>
          <w:p w:rsidR="006847B7" w:rsidRDefault="00553E11" w:rsidP="000F7361">
            <w:pPr>
              <w:pStyle w:val="Body"/>
              <w:numPr>
                <w:ilvl w:val="0"/>
                <w:numId w:val="232"/>
              </w:numPr>
            </w:pPr>
            <w:r>
              <w:t>User</w:t>
            </w:r>
            <w:r w:rsidR="006847B7">
              <w:t xml:space="preserve"> set </w:t>
            </w:r>
            <w:r w:rsidR="000760E3">
              <w:t>shadow balance</w:t>
            </w:r>
            <w:r w:rsidR="006847B7">
              <w:t xml:space="preserve"> values and submits</w:t>
            </w:r>
          </w:p>
          <w:p w:rsidR="006847B7" w:rsidRPr="006D15FA" w:rsidRDefault="006847B7" w:rsidP="000F7361">
            <w:pPr>
              <w:pStyle w:val="Body"/>
              <w:numPr>
                <w:ilvl w:val="0"/>
                <w:numId w:val="232"/>
              </w:numPr>
            </w:pPr>
            <w:r>
              <w:t>Next steps are similar to nominal cases</w:t>
            </w:r>
          </w:p>
        </w:tc>
      </w:tr>
    </w:tbl>
    <w:p w:rsidR="00B822C5" w:rsidRDefault="00B822C5" w:rsidP="004752DD">
      <w:pPr>
        <w:pStyle w:val="Heading4"/>
      </w:pPr>
      <w:bookmarkStart w:id="2065" w:name="_Toc253578196"/>
      <w:r>
        <w:t>Use Case:  Display balances</w:t>
      </w:r>
      <w:bookmarkEnd w:id="206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822C5" w:rsidRPr="00E442E7" w:rsidTr="00034554">
        <w:trPr>
          <w:gridAfter w:val="1"/>
          <w:wAfter w:w="18" w:type="dxa"/>
          <w:trHeight w:val="360"/>
        </w:trPr>
        <w:tc>
          <w:tcPr>
            <w:tcW w:w="5580" w:type="dxa"/>
            <w:gridSpan w:val="2"/>
            <w:shd w:val="clear" w:color="auto" w:fill="E6E6E6"/>
          </w:tcPr>
          <w:p w:rsidR="00B822C5" w:rsidRPr="00E442E7" w:rsidRDefault="00426513" w:rsidP="00122B88">
            <w:pPr>
              <w:pStyle w:val="TableHeading"/>
            </w:pPr>
            <w:r>
              <w:t>Display balances</w:t>
            </w:r>
          </w:p>
        </w:tc>
        <w:tc>
          <w:tcPr>
            <w:tcW w:w="2610" w:type="dxa"/>
            <w:shd w:val="clear" w:color="auto" w:fill="E6E6E6"/>
          </w:tcPr>
          <w:p w:rsidR="00B822C5" w:rsidRPr="00E442E7" w:rsidRDefault="00B34058" w:rsidP="00122B88">
            <w:pPr>
              <w:pStyle w:val="TableHeading"/>
            </w:pPr>
            <w:r>
              <w:t>RBM0030</w:t>
            </w:r>
            <w:r w:rsidR="00B822C5" w:rsidRPr="00E442E7">
              <w:t xml:space="preserve"> </w:t>
            </w:r>
          </w:p>
        </w:tc>
      </w:tr>
      <w:tr w:rsidR="00B822C5" w:rsidRPr="00E442E7" w:rsidTr="00034554">
        <w:tc>
          <w:tcPr>
            <w:tcW w:w="2268" w:type="dxa"/>
          </w:tcPr>
          <w:p w:rsidR="00B822C5" w:rsidRPr="00E442E7" w:rsidRDefault="00B822C5" w:rsidP="00034554">
            <w:r w:rsidRPr="00E442E7">
              <w:t>Primary actors</w:t>
            </w:r>
          </w:p>
        </w:tc>
        <w:tc>
          <w:tcPr>
            <w:tcW w:w="5940" w:type="dxa"/>
            <w:gridSpan w:val="3"/>
          </w:tcPr>
          <w:p w:rsidR="00B822C5" w:rsidRDefault="00B822C5" w:rsidP="00034554">
            <w:pPr>
              <w:pStyle w:val="BodyText"/>
            </w:pPr>
            <w:r>
              <w:t>Dealer user</w:t>
            </w:r>
          </w:p>
          <w:p w:rsidR="00865C5C" w:rsidRPr="00E442E7" w:rsidRDefault="007C62D7" w:rsidP="001C6190">
            <w:pPr>
              <w:pStyle w:val="BodyText"/>
            </w:pPr>
            <w:r>
              <w:t>CSR</w:t>
            </w:r>
            <w:r w:rsidR="00865C5C">
              <w:t xml:space="preserve"> user</w:t>
            </w:r>
          </w:p>
        </w:tc>
      </w:tr>
      <w:tr w:rsidR="00B822C5" w:rsidRPr="00E442E7" w:rsidTr="00034554">
        <w:tc>
          <w:tcPr>
            <w:tcW w:w="2268" w:type="dxa"/>
          </w:tcPr>
          <w:p w:rsidR="00B822C5" w:rsidRPr="00E442E7" w:rsidRDefault="00B822C5" w:rsidP="00034554">
            <w:r w:rsidRPr="00E442E7">
              <w:t>Summary Goal</w:t>
            </w:r>
          </w:p>
        </w:tc>
        <w:tc>
          <w:tcPr>
            <w:tcW w:w="5940" w:type="dxa"/>
            <w:gridSpan w:val="3"/>
          </w:tcPr>
          <w:p w:rsidR="00B822C5" w:rsidRPr="00E442E7" w:rsidRDefault="00B822C5" w:rsidP="00034554">
            <w:pPr>
              <w:pStyle w:val="BodyText"/>
            </w:pPr>
            <w:r>
              <w:t xml:space="preserve">This use case allows a </w:t>
            </w:r>
            <w:r w:rsidR="0002100D">
              <w:t>user</w:t>
            </w:r>
            <w:r>
              <w:t xml:space="preserve"> </w:t>
            </w:r>
            <w:r w:rsidR="00D75E8D">
              <w:t xml:space="preserve">viewing current balance instances on his </w:t>
            </w:r>
            <w:r w:rsidR="00A65E57">
              <w:t>subscriber</w:t>
            </w:r>
            <w:r w:rsidR="00D75E8D">
              <w:t>/account</w:t>
            </w:r>
          </w:p>
        </w:tc>
      </w:tr>
      <w:tr w:rsidR="00B822C5" w:rsidRPr="00E442E7" w:rsidTr="00034554">
        <w:trPr>
          <w:trHeight w:val="176"/>
        </w:trPr>
        <w:tc>
          <w:tcPr>
            <w:tcW w:w="2268" w:type="dxa"/>
          </w:tcPr>
          <w:p w:rsidR="00B822C5" w:rsidRPr="00E442E7" w:rsidRDefault="00B822C5" w:rsidP="00034554">
            <w:r w:rsidRPr="00E442E7">
              <w:t>Pre-conditions</w:t>
            </w:r>
          </w:p>
        </w:tc>
        <w:tc>
          <w:tcPr>
            <w:tcW w:w="5940" w:type="dxa"/>
            <w:gridSpan w:val="3"/>
          </w:tcPr>
          <w:p w:rsidR="00B822C5" w:rsidRDefault="00B822C5" w:rsidP="00034554">
            <w:pPr>
              <w:pStyle w:val="BodyText"/>
            </w:pPr>
            <w:r>
              <w:t>Either:</w:t>
            </w:r>
          </w:p>
          <w:p w:rsidR="00B822C5" w:rsidRDefault="00B822C5" w:rsidP="000F7361">
            <w:pPr>
              <w:pStyle w:val="BodyText"/>
              <w:numPr>
                <w:ilvl w:val="0"/>
                <w:numId w:val="118"/>
              </w:numPr>
            </w:pPr>
            <w:r>
              <w:t xml:space="preserve">User is </w:t>
            </w:r>
            <w:r w:rsidR="00D75E8D">
              <w:t>in the context of a billing account</w:t>
            </w:r>
          </w:p>
          <w:p w:rsidR="00B822C5" w:rsidRDefault="00B822C5" w:rsidP="000F7361">
            <w:pPr>
              <w:pStyle w:val="BodyText"/>
              <w:numPr>
                <w:ilvl w:val="0"/>
                <w:numId w:val="118"/>
              </w:numPr>
            </w:pPr>
            <w:r>
              <w:t xml:space="preserve">User is </w:t>
            </w:r>
            <w:r w:rsidR="00D75E8D">
              <w:t xml:space="preserve">in the context of a </w:t>
            </w:r>
            <w:r w:rsidR="00A65E57">
              <w:t>subscriber</w:t>
            </w:r>
          </w:p>
          <w:p w:rsidR="00B822C5" w:rsidRPr="00E442E7" w:rsidRDefault="00D75E8D" w:rsidP="00034554">
            <w:pPr>
              <w:pStyle w:val="BodyText"/>
            </w:pPr>
            <w:r>
              <w:t>Service to g</w:t>
            </w:r>
            <w:r w:rsidR="00931C3A">
              <w:t>et</w:t>
            </w:r>
            <w:r>
              <w:t xml:space="preserve"> balances is enable</w:t>
            </w:r>
          </w:p>
        </w:tc>
      </w:tr>
      <w:tr w:rsidR="00B822C5" w:rsidRPr="00E442E7" w:rsidTr="00034554">
        <w:trPr>
          <w:trHeight w:val="176"/>
        </w:trPr>
        <w:tc>
          <w:tcPr>
            <w:tcW w:w="2268" w:type="dxa"/>
          </w:tcPr>
          <w:p w:rsidR="00B822C5" w:rsidRPr="00E442E7" w:rsidRDefault="00B822C5" w:rsidP="00034554">
            <w:r w:rsidRPr="00E442E7">
              <w:t>Trigger</w:t>
            </w:r>
          </w:p>
        </w:tc>
        <w:tc>
          <w:tcPr>
            <w:tcW w:w="5940" w:type="dxa"/>
            <w:gridSpan w:val="3"/>
          </w:tcPr>
          <w:p w:rsidR="00B822C5" w:rsidRPr="00E442E7" w:rsidRDefault="00B822C5" w:rsidP="00034554">
            <w:pPr>
              <w:pStyle w:val="BodyText"/>
            </w:pPr>
            <w:r>
              <w:t xml:space="preserve">User has </w:t>
            </w:r>
            <w:r w:rsidR="00D75E8D">
              <w:t>selected the view balances option</w:t>
            </w:r>
          </w:p>
        </w:tc>
      </w:tr>
      <w:tr w:rsidR="00B822C5" w:rsidRPr="00E442E7" w:rsidTr="00034554">
        <w:trPr>
          <w:trHeight w:val="176"/>
        </w:trPr>
        <w:tc>
          <w:tcPr>
            <w:tcW w:w="2268" w:type="dxa"/>
          </w:tcPr>
          <w:p w:rsidR="00B822C5" w:rsidRPr="00E442E7" w:rsidRDefault="00B822C5" w:rsidP="00034554">
            <w:r w:rsidRPr="00E442E7">
              <w:t>Minimum guarantees</w:t>
            </w:r>
          </w:p>
        </w:tc>
        <w:tc>
          <w:tcPr>
            <w:tcW w:w="5940" w:type="dxa"/>
            <w:gridSpan w:val="3"/>
          </w:tcPr>
          <w:p w:rsidR="00B822C5" w:rsidRPr="006D15FA" w:rsidRDefault="00B822C5" w:rsidP="00034554">
            <w:pPr>
              <w:pStyle w:val="BodyText"/>
            </w:pPr>
          </w:p>
        </w:tc>
      </w:tr>
      <w:tr w:rsidR="00B822C5" w:rsidRPr="00E442E7" w:rsidTr="00034554">
        <w:trPr>
          <w:trHeight w:val="176"/>
        </w:trPr>
        <w:tc>
          <w:tcPr>
            <w:tcW w:w="2268" w:type="dxa"/>
          </w:tcPr>
          <w:p w:rsidR="00B822C5" w:rsidRPr="00E442E7" w:rsidRDefault="00B822C5" w:rsidP="00034554">
            <w:r w:rsidRPr="00E442E7">
              <w:t>Success guarantees:</w:t>
            </w:r>
          </w:p>
        </w:tc>
        <w:tc>
          <w:tcPr>
            <w:tcW w:w="5940" w:type="dxa"/>
            <w:gridSpan w:val="3"/>
          </w:tcPr>
          <w:p w:rsidR="00B822C5" w:rsidRPr="006D15FA" w:rsidRDefault="00931C3A" w:rsidP="00034554">
            <w:pPr>
              <w:pStyle w:val="BodyText"/>
            </w:pPr>
            <w:r>
              <w:t xml:space="preserve">User views </w:t>
            </w:r>
            <w:r w:rsidR="00A65E57">
              <w:t>subscriber</w:t>
            </w:r>
            <w:r>
              <w:t>/account balances</w:t>
            </w:r>
          </w:p>
        </w:tc>
      </w:tr>
      <w:tr w:rsidR="00B822C5" w:rsidRPr="00E442E7" w:rsidTr="00034554">
        <w:trPr>
          <w:trHeight w:val="176"/>
        </w:trPr>
        <w:tc>
          <w:tcPr>
            <w:tcW w:w="2268" w:type="dxa"/>
          </w:tcPr>
          <w:p w:rsidR="00B822C5" w:rsidRPr="00E442E7" w:rsidRDefault="00B822C5" w:rsidP="00034554">
            <w:r w:rsidRPr="00E442E7">
              <w:t>Normal Flow:</w:t>
            </w:r>
          </w:p>
        </w:tc>
        <w:tc>
          <w:tcPr>
            <w:tcW w:w="5940" w:type="dxa"/>
            <w:gridSpan w:val="3"/>
          </w:tcPr>
          <w:p w:rsidR="00931C3A" w:rsidRDefault="00325101" w:rsidP="000F7361">
            <w:pPr>
              <w:pStyle w:val="ListNumberUC"/>
              <w:numPr>
                <w:ilvl w:val="0"/>
                <w:numId w:val="121"/>
              </w:numPr>
            </w:pPr>
            <w:r>
              <w:t>Channel/CSR light</w:t>
            </w:r>
            <w:r w:rsidR="00931C3A">
              <w:t xml:space="preserve"> application call the billing to get account/</w:t>
            </w:r>
            <w:r w:rsidR="00A65E57">
              <w:t>subscriber</w:t>
            </w:r>
            <w:r w:rsidR="00931C3A">
              <w:t xml:space="preserve"> balances</w:t>
            </w:r>
          </w:p>
          <w:p w:rsidR="00931C3A" w:rsidRDefault="00325101" w:rsidP="000F7361">
            <w:pPr>
              <w:pStyle w:val="ListNumberUC"/>
              <w:numPr>
                <w:ilvl w:val="0"/>
                <w:numId w:val="121"/>
              </w:numPr>
            </w:pPr>
            <w:r>
              <w:t>Channel/CSR light</w:t>
            </w:r>
            <w:r w:rsidR="00931C3A">
              <w:t xml:space="preserve"> application displays a waiting </w:t>
            </w:r>
            <w:r w:rsidR="003334AE">
              <w:t xml:space="preserve">message if process is too long </w:t>
            </w:r>
            <w:r w:rsidR="00931C3A">
              <w:t>(A1)(A2)</w:t>
            </w:r>
          </w:p>
          <w:p w:rsidR="00931C3A" w:rsidRDefault="00325101" w:rsidP="000F7361">
            <w:pPr>
              <w:pStyle w:val="ListNumberUC"/>
              <w:numPr>
                <w:ilvl w:val="0"/>
                <w:numId w:val="121"/>
              </w:numPr>
            </w:pPr>
            <w:r>
              <w:t>Channel/CSR light</w:t>
            </w:r>
            <w:r w:rsidR="00B822C5">
              <w:t xml:space="preserve"> application displays </w:t>
            </w:r>
            <w:r w:rsidR="00931C3A">
              <w:t>‘normal’ real time balance instances</w:t>
            </w:r>
          </w:p>
          <w:p w:rsidR="00931C3A" w:rsidRDefault="00325101" w:rsidP="000F7361">
            <w:pPr>
              <w:pStyle w:val="ListNumberUC"/>
              <w:numPr>
                <w:ilvl w:val="0"/>
                <w:numId w:val="121"/>
              </w:numPr>
            </w:pPr>
            <w:r>
              <w:t>Channel/CSR light</w:t>
            </w:r>
            <w:r w:rsidR="00931C3A">
              <w:t xml:space="preserve"> application displays spending and credit limit instances</w:t>
            </w:r>
          </w:p>
          <w:p w:rsidR="00B822C5" w:rsidRDefault="00325101" w:rsidP="000F7361">
            <w:pPr>
              <w:pStyle w:val="ListNumberUC"/>
              <w:numPr>
                <w:ilvl w:val="0"/>
                <w:numId w:val="121"/>
              </w:numPr>
            </w:pPr>
            <w:r>
              <w:t>Channel/CSR light</w:t>
            </w:r>
            <w:r w:rsidR="00931C3A">
              <w:t xml:space="preserve"> application displays shadow balance instances</w:t>
            </w:r>
          </w:p>
          <w:p w:rsidR="00C12D7C" w:rsidRPr="006D15FA" w:rsidRDefault="00C12D7C" w:rsidP="00705A7B">
            <w:pPr>
              <w:pStyle w:val="BodyText"/>
            </w:pPr>
          </w:p>
        </w:tc>
      </w:tr>
      <w:tr w:rsidR="00B822C5" w:rsidRPr="00E442E7" w:rsidTr="00034554">
        <w:trPr>
          <w:trHeight w:val="176"/>
        </w:trPr>
        <w:tc>
          <w:tcPr>
            <w:tcW w:w="2268" w:type="dxa"/>
          </w:tcPr>
          <w:p w:rsidR="00B822C5" w:rsidRPr="00E442E7" w:rsidRDefault="00B822C5" w:rsidP="00034554">
            <w:r w:rsidRPr="00E442E7">
              <w:t>Alternative Flows:</w:t>
            </w:r>
          </w:p>
        </w:tc>
        <w:tc>
          <w:tcPr>
            <w:tcW w:w="5940" w:type="dxa"/>
            <w:gridSpan w:val="3"/>
          </w:tcPr>
          <w:p w:rsidR="00B822C5" w:rsidRPr="00F35DDB" w:rsidRDefault="00B822C5" w:rsidP="00F35DDB">
            <w:pPr>
              <w:pStyle w:val="Body"/>
              <w:ind w:left="0"/>
            </w:pPr>
            <w:r w:rsidRPr="00F35DDB">
              <w:t xml:space="preserve"> A1: </w:t>
            </w:r>
            <w:r w:rsidR="00931C3A" w:rsidRPr="00F35DDB">
              <w:t>Timeout is reached</w:t>
            </w:r>
          </w:p>
          <w:p w:rsidR="00B822C5" w:rsidRPr="00F35DDB" w:rsidRDefault="00325101" w:rsidP="000F7361">
            <w:pPr>
              <w:pStyle w:val="Body"/>
              <w:numPr>
                <w:ilvl w:val="0"/>
                <w:numId w:val="216"/>
              </w:numPr>
            </w:pPr>
            <w:r>
              <w:t>Channel/CSR light</w:t>
            </w:r>
            <w:r w:rsidR="00B822C5" w:rsidRPr="00F35DDB">
              <w:t xml:space="preserve"> application displays an error message </w:t>
            </w:r>
            <w:r w:rsidR="00931C3A" w:rsidRPr="00F35DDB">
              <w:t>informing the user the service is temporally unavailable and to try later</w:t>
            </w:r>
          </w:p>
          <w:p w:rsidR="00931C3A" w:rsidRPr="00F35DDB" w:rsidRDefault="00931C3A" w:rsidP="00F35DDB">
            <w:pPr>
              <w:pStyle w:val="Body"/>
              <w:ind w:left="0"/>
            </w:pPr>
            <w:r w:rsidRPr="00F35DDB">
              <w:t>A2: There are no balances to display</w:t>
            </w:r>
          </w:p>
          <w:p w:rsidR="00931C3A" w:rsidRPr="006D15FA" w:rsidRDefault="00325101" w:rsidP="000F7361">
            <w:pPr>
              <w:pStyle w:val="Body"/>
              <w:numPr>
                <w:ilvl w:val="0"/>
                <w:numId w:val="217"/>
              </w:numPr>
            </w:pPr>
            <w:r>
              <w:t>Channel/CSR light</w:t>
            </w:r>
            <w:r w:rsidR="00931C3A" w:rsidRPr="00F35DDB">
              <w:t xml:space="preserve"> application displays an error message informing the user there is no balance </w:t>
            </w:r>
            <w:r w:rsidR="00034554" w:rsidRPr="00F35DDB">
              <w:t>to display</w:t>
            </w:r>
          </w:p>
        </w:tc>
      </w:tr>
    </w:tbl>
    <w:p w:rsidR="008F3AE3" w:rsidRDefault="008F3AE3" w:rsidP="004752DD">
      <w:pPr>
        <w:pStyle w:val="Heading4"/>
      </w:pPr>
      <w:bookmarkStart w:id="2066" w:name="_Toc253578197"/>
      <w:r>
        <w:t xml:space="preserve">Use Case:  Display balance </w:t>
      </w:r>
      <w:r w:rsidR="00D35220">
        <w:t>details</w:t>
      </w:r>
      <w:bookmarkEnd w:id="206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8F3AE3" w:rsidRPr="00E442E7" w:rsidTr="00D35220">
        <w:trPr>
          <w:gridAfter w:val="1"/>
          <w:wAfter w:w="18" w:type="dxa"/>
          <w:trHeight w:val="360"/>
        </w:trPr>
        <w:tc>
          <w:tcPr>
            <w:tcW w:w="5580" w:type="dxa"/>
            <w:gridSpan w:val="2"/>
            <w:shd w:val="clear" w:color="auto" w:fill="E6E6E6"/>
          </w:tcPr>
          <w:p w:rsidR="008F3AE3" w:rsidRPr="00E442E7" w:rsidRDefault="008F3AE3" w:rsidP="00122B88">
            <w:pPr>
              <w:pStyle w:val="TableHeading"/>
            </w:pPr>
            <w:r>
              <w:t>Display balances</w:t>
            </w:r>
            <w:r w:rsidR="0026589D">
              <w:t xml:space="preserve"> details</w:t>
            </w:r>
            <w:r w:rsidRPr="00E442E7">
              <w:t xml:space="preserve"> </w:t>
            </w:r>
          </w:p>
        </w:tc>
        <w:tc>
          <w:tcPr>
            <w:tcW w:w="2610" w:type="dxa"/>
            <w:shd w:val="clear" w:color="auto" w:fill="E6E6E6"/>
          </w:tcPr>
          <w:p w:rsidR="008F3AE3" w:rsidRPr="00E442E7" w:rsidRDefault="00B34058" w:rsidP="00122B88">
            <w:pPr>
              <w:pStyle w:val="TableHeading"/>
            </w:pPr>
            <w:r>
              <w:t>RBM0040</w:t>
            </w:r>
            <w:r w:rsidR="008F3AE3" w:rsidRPr="00E442E7">
              <w:t xml:space="preserve"> </w:t>
            </w:r>
          </w:p>
        </w:tc>
      </w:tr>
      <w:tr w:rsidR="008F3AE3" w:rsidRPr="00E442E7" w:rsidTr="00D35220">
        <w:tc>
          <w:tcPr>
            <w:tcW w:w="2268" w:type="dxa"/>
          </w:tcPr>
          <w:p w:rsidR="008F3AE3" w:rsidRPr="00E442E7" w:rsidRDefault="008F3AE3" w:rsidP="00D35220">
            <w:r w:rsidRPr="00E442E7">
              <w:t>Primary actors</w:t>
            </w:r>
          </w:p>
        </w:tc>
        <w:tc>
          <w:tcPr>
            <w:tcW w:w="5940" w:type="dxa"/>
            <w:gridSpan w:val="3"/>
          </w:tcPr>
          <w:p w:rsidR="008F3AE3" w:rsidRDefault="008F3AE3" w:rsidP="00D35220">
            <w:pPr>
              <w:pStyle w:val="BodyText"/>
            </w:pPr>
            <w:r>
              <w:t>Dealer user</w:t>
            </w:r>
          </w:p>
          <w:p w:rsidR="00865C5C" w:rsidRPr="00E442E7" w:rsidRDefault="007C62D7" w:rsidP="001C6190">
            <w:pPr>
              <w:pStyle w:val="BodyText"/>
            </w:pPr>
            <w:r>
              <w:t>CSR</w:t>
            </w:r>
            <w:r w:rsidR="00865C5C">
              <w:t xml:space="preserve"> user</w:t>
            </w:r>
          </w:p>
        </w:tc>
      </w:tr>
      <w:tr w:rsidR="008F3AE3" w:rsidRPr="00E442E7" w:rsidTr="00D35220">
        <w:tc>
          <w:tcPr>
            <w:tcW w:w="2268" w:type="dxa"/>
          </w:tcPr>
          <w:p w:rsidR="008F3AE3" w:rsidRPr="00E442E7" w:rsidRDefault="008F3AE3" w:rsidP="00D35220">
            <w:r w:rsidRPr="00E442E7">
              <w:t>Summary Goal</w:t>
            </w:r>
          </w:p>
        </w:tc>
        <w:tc>
          <w:tcPr>
            <w:tcW w:w="5940" w:type="dxa"/>
            <w:gridSpan w:val="3"/>
          </w:tcPr>
          <w:p w:rsidR="008F3AE3" w:rsidRPr="00E442E7" w:rsidRDefault="008F3AE3" w:rsidP="00D35220">
            <w:pPr>
              <w:pStyle w:val="BodyText"/>
            </w:pPr>
            <w:r>
              <w:t xml:space="preserve">This use case allows a </w:t>
            </w:r>
            <w:r w:rsidR="0002100D">
              <w:t>user</w:t>
            </w:r>
            <w:r>
              <w:t xml:space="preserve"> viewing details of a specific balance instances on his </w:t>
            </w:r>
            <w:r w:rsidR="00A65E57">
              <w:t>subscriber</w:t>
            </w:r>
            <w:r>
              <w:t>/account</w:t>
            </w:r>
          </w:p>
        </w:tc>
      </w:tr>
      <w:tr w:rsidR="008F3AE3" w:rsidRPr="00E442E7" w:rsidTr="00D35220">
        <w:trPr>
          <w:trHeight w:val="176"/>
        </w:trPr>
        <w:tc>
          <w:tcPr>
            <w:tcW w:w="2268" w:type="dxa"/>
          </w:tcPr>
          <w:p w:rsidR="008F3AE3" w:rsidRPr="00E442E7" w:rsidRDefault="008F3AE3" w:rsidP="00D35220">
            <w:r w:rsidRPr="00E442E7">
              <w:t>Pre-conditions</w:t>
            </w:r>
          </w:p>
        </w:tc>
        <w:tc>
          <w:tcPr>
            <w:tcW w:w="5940" w:type="dxa"/>
            <w:gridSpan w:val="3"/>
          </w:tcPr>
          <w:p w:rsidR="008F3AE3" w:rsidRDefault="008F3AE3" w:rsidP="008F3AE3">
            <w:pPr>
              <w:pStyle w:val="BodyText"/>
            </w:pPr>
            <w:r>
              <w:t>User is viewing balances</w:t>
            </w:r>
          </w:p>
          <w:p w:rsidR="00232333" w:rsidRPr="00E442E7" w:rsidRDefault="008F3AE3" w:rsidP="00E41415">
            <w:pPr>
              <w:pStyle w:val="BodyText"/>
            </w:pPr>
            <w:r>
              <w:t>For a shadow balance, the balance is configured</w:t>
            </w:r>
          </w:p>
        </w:tc>
      </w:tr>
      <w:tr w:rsidR="008F3AE3" w:rsidRPr="00E442E7" w:rsidTr="00D35220">
        <w:trPr>
          <w:trHeight w:val="176"/>
        </w:trPr>
        <w:tc>
          <w:tcPr>
            <w:tcW w:w="2268" w:type="dxa"/>
          </w:tcPr>
          <w:p w:rsidR="008F3AE3" w:rsidRPr="00E442E7" w:rsidRDefault="008F3AE3" w:rsidP="00D35220">
            <w:r w:rsidRPr="00E442E7">
              <w:t>Trigger</w:t>
            </w:r>
          </w:p>
        </w:tc>
        <w:tc>
          <w:tcPr>
            <w:tcW w:w="5940" w:type="dxa"/>
            <w:gridSpan w:val="3"/>
          </w:tcPr>
          <w:p w:rsidR="008F3AE3" w:rsidRPr="00E442E7" w:rsidRDefault="008F3AE3" w:rsidP="00D35220">
            <w:pPr>
              <w:pStyle w:val="BodyText"/>
            </w:pPr>
            <w:r>
              <w:t>User has selected the view details option for a specific balance</w:t>
            </w:r>
          </w:p>
        </w:tc>
      </w:tr>
      <w:tr w:rsidR="008F3AE3" w:rsidRPr="00E442E7" w:rsidTr="00D35220">
        <w:trPr>
          <w:trHeight w:val="176"/>
        </w:trPr>
        <w:tc>
          <w:tcPr>
            <w:tcW w:w="2268" w:type="dxa"/>
          </w:tcPr>
          <w:p w:rsidR="008F3AE3" w:rsidRPr="00E442E7" w:rsidRDefault="008F3AE3" w:rsidP="00D35220">
            <w:r w:rsidRPr="00E442E7">
              <w:t>Minimum guarantees</w:t>
            </w:r>
          </w:p>
        </w:tc>
        <w:tc>
          <w:tcPr>
            <w:tcW w:w="5940" w:type="dxa"/>
            <w:gridSpan w:val="3"/>
          </w:tcPr>
          <w:p w:rsidR="008F3AE3" w:rsidRPr="006D15FA" w:rsidRDefault="008F3AE3" w:rsidP="00D35220">
            <w:pPr>
              <w:pStyle w:val="BodyText"/>
            </w:pPr>
          </w:p>
        </w:tc>
      </w:tr>
      <w:tr w:rsidR="008F3AE3" w:rsidRPr="00E442E7" w:rsidTr="00D35220">
        <w:trPr>
          <w:trHeight w:val="176"/>
        </w:trPr>
        <w:tc>
          <w:tcPr>
            <w:tcW w:w="2268" w:type="dxa"/>
          </w:tcPr>
          <w:p w:rsidR="008F3AE3" w:rsidRPr="00E442E7" w:rsidRDefault="008F3AE3" w:rsidP="00D35220">
            <w:r w:rsidRPr="00E442E7">
              <w:t>Success guarantees:</w:t>
            </w:r>
          </w:p>
        </w:tc>
        <w:tc>
          <w:tcPr>
            <w:tcW w:w="5940" w:type="dxa"/>
            <w:gridSpan w:val="3"/>
          </w:tcPr>
          <w:p w:rsidR="008F3AE3" w:rsidRPr="006D15FA" w:rsidRDefault="008F3AE3" w:rsidP="00D35220">
            <w:pPr>
              <w:pStyle w:val="BodyText"/>
            </w:pPr>
            <w:r>
              <w:t xml:space="preserve">User views </w:t>
            </w:r>
            <w:r w:rsidR="00D35220">
              <w:t>balance details of a specific balance</w:t>
            </w:r>
          </w:p>
        </w:tc>
      </w:tr>
      <w:tr w:rsidR="008F3AE3" w:rsidRPr="00E442E7" w:rsidTr="00D35220">
        <w:trPr>
          <w:trHeight w:val="176"/>
        </w:trPr>
        <w:tc>
          <w:tcPr>
            <w:tcW w:w="2268" w:type="dxa"/>
          </w:tcPr>
          <w:p w:rsidR="008F3AE3" w:rsidRPr="00E442E7" w:rsidRDefault="008F3AE3" w:rsidP="00D35220">
            <w:r w:rsidRPr="00E442E7">
              <w:t>Normal Flow:</w:t>
            </w:r>
          </w:p>
        </w:tc>
        <w:tc>
          <w:tcPr>
            <w:tcW w:w="5940" w:type="dxa"/>
            <w:gridSpan w:val="3"/>
          </w:tcPr>
          <w:p w:rsidR="008F3AE3" w:rsidRDefault="00325101" w:rsidP="000F7361">
            <w:pPr>
              <w:pStyle w:val="ListNumberUC"/>
              <w:numPr>
                <w:ilvl w:val="0"/>
                <w:numId w:val="122"/>
              </w:numPr>
            </w:pPr>
            <w:r>
              <w:t>Channel/CSR light</w:t>
            </w:r>
            <w:r w:rsidR="00D35220">
              <w:t xml:space="preserve"> application displays details of the balance a</w:t>
            </w:r>
            <w:r w:rsidR="00232333">
              <w:t xml:space="preserve">ccording to his nature (normal </w:t>
            </w:r>
            <w:r w:rsidR="00D35220">
              <w:t>or shadow)</w:t>
            </w:r>
          </w:p>
          <w:p w:rsidR="00D35220" w:rsidRPr="006D15FA" w:rsidRDefault="00553E11" w:rsidP="000F7361">
            <w:pPr>
              <w:pStyle w:val="ListNumberUC"/>
              <w:numPr>
                <w:ilvl w:val="0"/>
                <w:numId w:val="122"/>
              </w:numPr>
            </w:pPr>
            <w:r>
              <w:t>User</w:t>
            </w:r>
            <w:r w:rsidR="00D35220">
              <w:t xml:space="preserve"> goes back to the balance lists (A1)(A2)</w:t>
            </w:r>
            <w:r w:rsidR="00232333">
              <w:t>(A3)</w:t>
            </w:r>
          </w:p>
        </w:tc>
      </w:tr>
      <w:tr w:rsidR="008F3AE3" w:rsidRPr="00E442E7" w:rsidTr="00D35220">
        <w:trPr>
          <w:trHeight w:val="176"/>
        </w:trPr>
        <w:tc>
          <w:tcPr>
            <w:tcW w:w="2268" w:type="dxa"/>
          </w:tcPr>
          <w:p w:rsidR="008F3AE3" w:rsidRPr="00E442E7" w:rsidRDefault="008F3AE3" w:rsidP="00D35220">
            <w:r w:rsidRPr="00E442E7">
              <w:t>Alternative Flows:</w:t>
            </w:r>
          </w:p>
        </w:tc>
        <w:tc>
          <w:tcPr>
            <w:tcW w:w="5940" w:type="dxa"/>
            <w:gridSpan w:val="3"/>
          </w:tcPr>
          <w:p w:rsidR="008F3AE3" w:rsidRDefault="008F3AE3" w:rsidP="00F35DDB">
            <w:pPr>
              <w:pStyle w:val="Body"/>
              <w:ind w:left="0"/>
            </w:pPr>
            <w:r>
              <w:t xml:space="preserve">A1: </w:t>
            </w:r>
            <w:r w:rsidR="00553E11">
              <w:t>User</w:t>
            </w:r>
            <w:r w:rsidR="00D35220">
              <w:t xml:space="preserve"> wants to see the account balance pointed by the shadow balance</w:t>
            </w:r>
          </w:p>
          <w:p w:rsidR="008F3AE3" w:rsidRDefault="00325101" w:rsidP="000F7361">
            <w:pPr>
              <w:pStyle w:val="Body"/>
              <w:numPr>
                <w:ilvl w:val="0"/>
                <w:numId w:val="218"/>
              </w:numPr>
            </w:pPr>
            <w:r>
              <w:t>Channel/CSR light</w:t>
            </w:r>
            <w:r w:rsidR="008F3AE3">
              <w:t xml:space="preserve"> application </w:t>
            </w:r>
            <w:r w:rsidR="00D35220">
              <w:t>redirects the user to the view balances of the account owning the balance</w:t>
            </w:r>
          </w:p>
          <w:p w:rsidR="008F3AE3" w:rsidRDefault="008F3AE3" w:rsidP="00F35DDB">
            <w:pPr>
              <w:pStyle w:val="Body"/>
              <w:ind w:left="0"/>
            </w:pPr>
            <w:r>
              <w:t xml:space="preserve">A2: </w:t>
            </w:r>
            <w:r w:rsidR="00553E11">
              <w:t>User</w:t>
            </w:r>
            <w:r w:rsidR="00D35220">
              <w:t xml:space="preserve"> wants to see one of shadow balance</w:t>
            </w:r>
            <w:r w:rsidR="00232333">
              <w:t>s</w:t>
            </w:r>
            <w:r w:rsidR="00D35220">
              <w:t xml:space="preserve"> pointing to the displayed account balance</w:t>
            </w:r>
          </w:p>
          <w:p w:rsidR="008F3AE3" w:rsidRDefault="00325101" w:rsidP="000F7361">
            <w:pPr>
              <w:pStyle w:val="Body"/>
              <w:numPr>
                <w:ilvl w:val="0"/>
                <w:numId w:val="219"/>
              </w:numPr>
            </w:pPr>
            <w:r>
              <w:t>Channel/CSR light</w:t>
            </w:r>
            <w:r w:rsidR="00D35220">
              <w:t xml:space="preserve"> application redirects the user to the details of the shadow balance</w:t>
            </w:r>
          </w:p>
          <w:p w:rsidR="00232333" w:rsidRDefault="00232333" w:rsidP="00F35DDB">
            <w:pPr>
              <w:pStyle w:val="Body"/>
              <w:ind w:left="0"/>
            </w:pPr>
            <w:r>
              <w:t xml:space="preserve">A3: </w:t>
            </w:r>
            <w:r w:rsidR="00553E11">
              <w:t>User</w:t>
            </w:r>
            <w:r>
              <w:t xml:space="preserve"> wants to re configure the shadow balance</w:t>
            </w:r>
            <w:r w:rsidR="00E41415">
              <w:t xml:space="preserve"> or the spending limit</w:t>
            </w:r>
            <w:r>
              <w:t xml:space="preserve"> </w:t>
            </w:r>
            <w:r w:rsidR="00853D4F">
              <w:t>or the credit limit</w:t>
            </w:r>
          </w:p>
          <w:p w:rsidR="00232333" w:rsidRPr="006D15FA" w:rsidRDefault="00325101" w:rsidP="000F7361">
            <w:pPr>
              <w:pStyle w:val="Body"/>
              <w:numPr>
                <w:ilvl w:val="0"/>
                <w:numId w:val="220"/>
              </w:numPr>
            </w:pPr>
            <w:r>
              <w:t>Channel/CSR light</w:t>
            </w:r>
            <w:r w:rsidR="00232333">
              <w:t xml:space="preserve"> application redirects the user to the balance configuration (refer to </w:t>
            </w:r>
            <w:r w:rsidR="00E41415">
              <w:t xml:space="preserve">reconfigure </w:t>
            </w:r>
            <w:r w:rsidR="00232333">
              <w:t>shadow balance</w:t>
            </w:r>
            <w:r w:rsidR="00E41415">
              <w:t xml:space="preserve"> and reconfigure spending</w:t>
            </w:r>
            <w:r w:rsidR="00853D4F">
              <w:t>/credit</w:t>
            </w:r>
            <w:r w:rsidR="00E41415">
              <w:t xml:space="preserve"> limit </w:t>
            </w:r>
            <w:r w:rsidR="00232333">
              <w:t>use cases)</w:t>
            </w:r>
          </w:p>
        </w:tc>
      </w:tr>
    </w:tbl>
    <w:p w:rsidR="007C33C4" w:rsidRDefault="007C33C4" w:rsidP="004752DD">
      <w:pPr>
        <w:pStyle w:val="Heading4"/>
      </w:pPr>
      <w:bookmarkStart w:id="2067" w:name="_Toc253578198"/>
      <w:r>
        <w:t>Use Case:  Reconfigure spending</w:t>
      </w:r>
      <w:r w:rsidR="00853D4F">
        <w:t>/credit</w:t>
      </w:r>
      <w:r>
        <w:t xml:space="preserve"> limit</w:t>
      </w:r>
      <w:bookmarkEnd w:id="206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7C33C4" w:rsidRPr="00E442E7" w:rsidTr="002844A7">
        <w:trPr>
          <w:gridAfter w:val="1"/>
          <w:wAfter w:w="18" w:type="dxa"/>
          <w:trHeight w:val="360"/>
        </w:trPr>
        <w:tc>
          <w:tcPr>
            <w:tcW w:w="5580" w:type="dxa"/>
            <w:gridSpan w:val="2"/>
            <w:shd w:val="clear" w:color="auto" w:fill="E6E6E6"/>
          </w:tcPr>
          <w:p w:rsidR="007C33C4" w:rsidRPr="00E442E7" w:rsidRDefault="004B1170" w:rsidP="00122B88">
            <w:pPr>
              <w:pStyle w:val="TableHeading"/>
            </w:pPr>
            <w:r>
              <w:t>Reconfigure spending</w:t>
            </w:r>
            <w:r w:rsidR="00853D4F">
              <w:t>/credit</w:t>
            </w:r>
            <w:r>
              <w:t xml:space="preserve"> limit</w:t>
            </w:r>
          </w:p>
        </w:tc>
        <w:tc>
          <w:tcPr>
            <w:tcW w:w="2610" w:type="dxa"/>
            <w:shd w:val="clear" w:color="auto" w:fill="E6E6E6"/>
          </w:tcPr>
          <w:p w:rsidR="007C33C4" w:rsidRPr="00E442E7" w:rsidRDefault="00B34058" w:rsidP="00122B88">
            <w:pPr>
              <w:pStyle w:val="TableHeading"/>
            </w:pPr>
            <w:r>
              <w:t>RBM0050</w:t>
            </w:r>
            <w:r w:rsidR="007C33C4" w:rsidRPr="00E442E7">
              <w:t xml:space="preserve"> </w:t>
            </w:r>
          </w:p>
        </w:tc>
      </w:tr>
      <w:tr w:rsidR="007C33C4" w:rsidRPr="00E442E7" w:rsidTr="002844A7">
        <w:tc>
          <w:tcPr>
            <w:tcW w:w="2268" w:type="dxa"/>
          </w:tcPr>
          <w:p w:rsidR="007C33C4" w:rsidRPr="00E442E7" w:rsidRDefault="007C33C4" w:rsidP="002844A7">
            <w:r w:rsidRPr="00E442E7">
              <w:t>Primary actors</w:t>
            </w:r>
          </w:p>
        </w:tc>
        <w:tc>
          <w:tcPr>
            <w:tcW w:w="5940" w:type="dxa"/>
            <w:gridSpan w:val="3"/>
          </w:tcPr>
          <w:p w:rsidR="007C33C4" w:rsidRDefault="007C33C4" w:rsidP="002844A7">
            <w:pPr>
              <w:pStyle w:val="BodyText"/>
            </w:pPr>
            <w:r>
              <w:t>Dealer user</w:t>
            </w:r>
          </w:p>
          <w:p w:rsidR="007C62D7" w:rsidRPr="00E442E7" w:rsidRDefault="007C62D7" w:rsidP="002844A7">
            <w:pPr>
              <w:pStyle w:val="BodyText"/>
            </w:pPr>
            <w:r>
              <w:t>CSR</w:t>
            </w:r>
            <w:r w:rsidR="00865C5C">
              <w:t xml:space="preserve"> user</w:t>
            </w:r>
          </w:p>
        </w:tc>
      </w:tr>
      <w:tr w:rsidR="007C33C4" w:rsidRPr="00E442E7" w:rsidTr="002844A7">
        <w:tc>
          <w:tcPr>
            <w:tcW w:w="2268" w:type="dxa"/>
          </w:tcPr>
          <w:p w:rsidR="007C33C4" w:rsidRPr="00E442E7" w:rsidRDefault="007C33C4" w:rsidP="002844A7">
            <w:r w:rsidRPr="00E442E7">
              <w:t>Summary Goal</w:t>
            </w:r>
          </w:p>
        </w:tc>
        <w:tc>
          <w:tcPr>
            <w:tcW w:w="5940" w:type="dxa"/>
            <w:gridSpan w:val="3"/>
          </w:tcPr>
          <w:p w:rsidR="007C33C4" w:rsidRPr="00E442E7" w:rsidRDefault="007C33C4" w:rsidP="002844A7">
            <w:pPr>
              <w:pStyle w:val="BodyText"/>
            </w:pPr>
            <w:r>
              <w:t xml:space="preserve">This use case allows a </w:t>
            </w:r>
            <w:r w:rsidR="0002100D">
              <w:t>user</w:t>
            </w:r>
            <w:r>
              <w:t xml:space="preserve"> reconfiguring a spending</w:t>
            </w:r>
            <w:r w:rsidR="00853D4F">
              <w:t xml:space="preserve"> and/or credit</w:t>
            </w:r>
            <w:r>
              <w:t xml:space="preserve"> limit for an account or a </w:t>
            </w:r>
            <w:r w:rsidR="00A65E57">
              <w:t>subscriber</w:t>
            </w:r>
            <w:r>
              <w:t xml:space="preserve"> in existing customer management domain</w:t>
            </w:r>
          </w:p>
        </w:tc>
      </w:tr>
      <w:tr w:rsidR="007C33C4" w:rsidRPr="00E442E7" w:rsidTr="002844A7">
        <w:trPr>
          <w:trHeight w:val="176"/>
        </w:trPr>
        <w:tc>
          <w:tcPr>
            <w:tcW w:w="2268" w:type="dxa"/>
          </w:tcPr>
          <w:p w:rsidR="007C33C4" w:rsidRPr="00E442E7" w:rsidRDefault="007C33C4" w:rsidP="002844A7">
            <w:r w:rsidRPr="00E442E7">
              <w:t>Pre-conditions</w:t>
            </w:r>
          </w:p>
        </w:tc>
        <w:tc>
          <w:tcPr>
            <w:tcW w:w="5940" w:type="dxa"/>
            <w:gridSpan w:val="3"/>
          </w:tcPr>
          <w:p w:rsidR="007C33C4" w:rsidRDefault="007C33C4" w:rsidP="007C33C4">
            <w:pPr>
              <w:pStyle w:val="BodyText"/>
            </w:pPr>
            <w:r>
              <w:t>User is viewing balances</w:t>
            </w:r>
          </w:p>
          <w:p w:rsidR="007C33C4" w:rsidRPr="00E442E7" w:rsidRDefault="007C33C4" w:rsidP="007C33C4">
            <w:pPr>
              <w:pStyle w:val="BodyText"/>
            </w:pPr>
            <w:r>
              <w:t>Service to configure balance is enable</w:t>
            </w:r>
          </w:p>
        </w:tc>
      </w:tr>
      <w:tr w:rsidR="007C33C4" w:rsidRPr="00E442E7" w:rsidTr="002844A7">
        <w:trPr>
          <w:trHeight w:val="176"/>
        </w:trPr>
        <w:tc>
          <w:tcPr>
            <w:tcW w:w="2268" w:type="dxa"/>
          </w:tcPr>
          <w:p w:rsidR="007C33C4" w:rsidRPr="00E442E7" w:rsidRDefault="007C33C4" w:rsidP="002844A7">
            <w:r w:rsidRPr="00E442E7">
              <w:t>Trigger</w:t>
            </w:r>
          </w:p>
        </w:tc>
        <w:tc>
          <w:tcPr>
            <w:tcW w:w="5940" w:type="dxa"/>
            <w:gridSpan w:val="3"/>
          </w:tcPr>
          <w:p w:rsidR="007C33C4" w:rsidRPr="00E442E7" w:rsidRDefault="007C33C4" w:rsidP="002844A7">
            <w:pPr>
              <w:pStyle w:val="BodyText"/>
            </w:pPr>
            <w:r>
              <w:t xml:space="preserve">User has selected the </w:t>
            </w:r>
            <w:r w:rsidR="001A3852">
              <w:t>configure</w:t>
            </w:r>
            <w:r>
              <w:t xml:space="preserve"> option for a specific </w:t>
            </w:r>
            <w:r w:rsidR="001A3852">
              <w:t>spending</w:t>
            </w:r>
            <w:r w:rsidR="00853D4F">
              <w:t xml:space="preserve"> and/or credit</w:t>
            </w:r>
            <w:r w:rsidR="001A3852">
              <w:t xml:space="preserve"> limit</w:t>
            </w:r>
          </w:p>
        </w:tc>
      </w:tr>
      <w:tr w:rsidR="007C33C4" w:rsidRPr="00E442E7" w:rsidTr="002844A7">
        <w:trPr>
          <w:trHeight w:val="176"/>
        </w:trPr>
        <w:tc>
          <w:tcPr>
            <w:tcW w:w="2268" w:type="dxa"/>
          </w:tcPr>
          <w:p w:rsidR="007C33C4" w:rsidRPr="00E442E7" w:rsidRDefault="007C33C4" w:rsidP="002844A7">
            <w:r w:rsidRPr="00E442E7">
              <w:t>Minimum guarantees</w:t>
            </w:r>
          </w:p>
        </w:tc>
        <w:tc>
          <w:tcPr>
            <w:tcW w:w="5940" w:type="dxa"/>
            <w:gridSpan w:val="3"/>
          </w:tcPr>
          <w:p w:rsidR="007C33C4" w:rsidRDefault="00553E11" w:rsidP="002844A7">
            <w:pPr>
              <w:pStyle w:val="BodyText"/>
            </w:pPr>
            <w:r>
              <w:t>User</w:t>
            </w:r>
            <w:r w:rsidR="002844A7">
              <w:t xml:space="preserve"> is informed if configuration can’t be done</w:t>
            </w:r>
          </w:p>
          <w:p w:rsidR="002844A7" w:rsidRPr="006D15FA" w:rsidRDefault="00553E11" w:rsidP="002844A7">
            <w:pPr>
              <w:pStyle w:val="BodyText"/>
            </w:pPr>
            <w:r>
              <w:t xml:space="preserve">User </w:t>
            </w:r>
            <w:r w:rsidR="002844A7">
              <w:t>can cancel the configuration (before submitting)</w:t>
            </w:r>
          </w:p>
        </w:tc>
      </w:tr>
      <w:tr w:rsidR="007C33C4" w:rsidRPr="00E442E7" w:rsidTr="002844A7">
        <w:trPr>
          <w:trHeight w:val="176"/>
        </w:trPr>
        <w:tc>
          <w:tcPr>
            <w:tcW w:w="2268" w:type="dxa"/>
          </w:tcPr>
          <w:p w:rsidR="007C33C4" w:rsidRPr="00E442E7" w:rsidRDefault="007C33C4" w:rsidP="002844A7">
            <w:r w:rsidRPr="00E442E7">
              <w:t>Success guarantees:</w:t>
            </w:r>
          </w:p>
        </w:tc>
        <w:tc>
          <w:tcPr>
            <w:tcW w:w="5940" w:type="dxa"/>
            <w:gridSpan w:val="3"/>
          </w:tcPr>
          <w:p w:rsidR="007C33C4" w:rsidRPr="006D15FA" w:rsidRDefault="002844A7" w:rsidP="002844A7">
            <w:pPr>
              <w:pStyle w:val="BodyText"/>
            </w:pPr>
            <w:r>
              <w:t>Balance is configured</w:t>
            </w:r>
          </w:p>
        </w:tc>
      </w:tr>
      <w:tr w:rsidR="007C33C4" w:rsidRPr="00E442E7" w:rsidTr="002844A7">
        <w:trPr>
          <w:trHeight w:val="176"/>
        </w:trPr>
        <w:tc>
          <w:tcPr>
            <w:tcW w:w="2268" w:type="dxa"/>
          </w:tcPr>
          <w:p w:rsidR="007C33C4" w:rsidRPr="00E442E7" w:rsidRDefault="007C33C4" w:rsidP="002844A7">
            <w:r w:rsidRPr="00E442E7">
              <w:t>Normal Flow:</w:t>
            </w:r>
          </w:p>
        </w:tc>
        <w:tc>
          <w:tcPr>
            <w:tcW w:w="5940" w:type="dxa"/>
            <w:gridSpan w:val="3"/>
          </w:tcPr>
          <w:p w:rsidR="002844A7" w:rsidRDefault="00325101" w:rsidP="000F7361">
            <w:pPr>
              <w:pStyle w:val="ListNumberUC"/>
              <w:numPr>
                <w:ilvl w:val="0"/>
                <w:numId w:val="123"/>
              </w:numPr>
            </w:pPr>
            <w:r>
              <w:t>Channel/CSR light</w:t>
            </w:r>
            <w:r w:rsidR="007C33C4">
              <w:t xml:space="preserve"> application displays details of the </w:t>
            </w:r>
            <w:r w:rsidR="002844A7">
              <w:t>limit similarly as in display balance details use case</w:t>
            </w:r>
          </w:p>
          <w:p w:rsidR="002844A7" w:rsidRDefault="00553E11" w:rsidP="000F7361">
            <w:pPr>
              <w:pStyle w:val="ListNumberUC"/>
              <w:numPr>
                <w:ilvl w:val="0"/>
                <w:numId w:val="123"/>
              </w:numPr>
            </w:pPr>
            <w:r>
              <w:t>User</w:t>
            </w:r>
            <w:r w:rsidR="002844A7">
              <w:t xml:space="preserve"> set the limit for the next period</w:t>
            </w:r>
            <w:r w:rsidR="007434DA">
              <w:t xml:space="preserve"> (A3)</w:t>
            </w:r>
          </w:p>
          <w:p w:rsidR="002844A7" w:rsidRDefault="00325101" w:rsidP="000F7361">
            <w:pPr>
              <w:pStyle w:val="ListNumberUC"/>
              <w:numPr>
                <w:ilvl w:val="0"/>
                <w:numId w:val="123"/>
              </w:numPr>
            </w:pPr>
            <w:r>
              <w:t>Channel/CSR light</w:t>
            </w:r>
            <w:r w:rsidR="002844A7">
              <w:t xml:space="preserve"> application validates the limit set is between max and min value (A1)</w:t>
            </w:r>
          </w:p>
          <w:p w:rsidR="002844A7" w:rsidRDefault="00325101" w:rsidP="000F7361">
            <w:pPr>
              <w:pStyle w:val="ListNumberUC"/>
              <w:numPr>
                <w:ilvl w:val="0"/>
                <w:numId w:val="123"/>
              </w:numPr>
            </w:pPr>
            <w:r>
              <w:t>Channel/CSR light</w:t>
            </w:r>
            <w:r w:rsidR="002844A7">
              <w:t xml:space="preserve"> application calls the billing to set the new limit value</w:t>
            </w:r>
          </w:p>
          <w:p w:rsidR="002844A7" w:rsidRDefault="00325101" w:rsidP="000F7361">
            <w:pPr>
              <w:pStyle w:val="ListNumberUC"/>
              <w:numPr>
                <w:ilvl w:val="0"/>
                <w:numId w:val="123"/>
              </w:numPr>
            </w:pPr>
            <w:r>
              <w:t>Channel/CSR light</w:t>
            </w:r>
            <w:r w:rsidR="002844A7">
              <w:t xml:space="preserve"> application displays a waiting page</w:t>
            </w:r>
            <w:r w:rsidR="00EE680C">
              <w:t>(A2)</w:t>
            </w:r>
          </w:p>
          <w:p w:rsidR="002844A7" w:rsidRDefault="00325101" w:rsidP="000F7361">
            <w:pPr>
              <w:pStyle w:val="ListNumberUC"/>
              <w:numPr>
                <w:ilvl w:val="0"/>
                <w:numId w:val="123"/>
              </w:numPr>
            </w:pPr>
            <w:r>
              <w:t>Channel/CSR light</w:t>
            </w:r>
            <w:r w:rsidR="002844A7">
              <w:t xml:space="preserve"> application display a message to confirm the new configuration has been done </w:t>
            </w:r>
          </w:p>
          <w:p w:rsidR="007C33C4" w:rsidRDefault="00553E11" w:rsidP="000F7361">
            <w:pPr>
              <w:pStyle w:val="ListNumberUC"/>
              <w:numPr>
                <w:ilvl w:val="0"/>
                <w:numId w:val="123"/>
              </w:numPr>
            </w:pPr>
            <w:r>
              <w:t>User</w:t>
            </w:r>
            <w:r w:rsidR="002844A7">
              <w:t xml:space="preserve"> confirms</w:t>
            </w:r>
          </w:p>
          <w:p w:rsidR="002844A7" w:rsidRPr="006D15FA" w:rsidRDefault="00325101" w:rsidP="000F7361">
            <w:pPr>
              <w:pStyle w:val="ListNumberUC"/>
              <w:numPr>
                <w:ilvl w:val="0"/>
                <w:numId w:val="123"/>
              </w:numPr>
            </w:pPr>
            <w:r>
              <w:t>Channel/CSR light</w:t>
            </w:r>
            <w:r w:rsidR="002844A7">
              <w:t xml:space="preserve"> application redirects the user to the list of balances updated with the new balance configuration</w:t>
            </w:r>
          </w:p>
        </w:tc>
      </w:tr>
      <w:tr w:rsidR="007C33C4" w:rsidRPr="00E442E7" w:rsidTr="002844A7">
        <w:trPr>
          <w:trHeight w:val="176"/>
        </w:trPr>
        <w:tc>
          <w:tcPr>
            <w:tcW w:w="2268" w:type="dxa"/>
          </w:tcPr>
          <w:p w:rsidR="007C33C4" w:rsidRPr="00E442E7" w:rsidRDefault="007C33C4" w:rsidP="002844A7">
            <w:r w:rsidRPr="00E442E7">
              <w:t>Alternative Flows:</w:t>
            </w:r>
          </w:p>
        </w:tc>
        <w:tc>
          <w:tcPr>
            <w:tcW w:w="5940" w:type="dxa"/>
            <w:gridSpan w:val="3"/>
          </w:tcPr>
          <w:p w:rsidR="007C33C4" w:rsidRDefault="007C33C4" w:rsidP="00F35DDB">
            <w:pPr>
              <w:pStyle w:val="Body"/>
              <w:ind w:left="0"/>
            </w:pPr>
            <w:r>
              <w:t xml:space="preserve">A1: </w:t>
            </w:r>
            <w:r w:rsidR="00553E11">
              <w:t>User</w:t>
            </w:r>
            <w:r w:rsidR="002844A7">
              <w:t xml:space="preserve"> has not set a correct limit value</w:t>
            </w:r>
          </w:p>
          <w:p w:rsidR="007C33C4" w:rsidRDefault="00325101" w:rsidP="000F7361">
            <w:pPr>
              <w:pStyle w:val="Body"/>
              <w:numPr>
                <w:ilvl w:val="0"/>
                <w:numId w:val="221"/>
              </w:numPr>
            </w:pPr>
            <w:r>
              <w:t>Channel/CSR light</w:t>
            </w:r>
            <w:r w:rsidR="007C33C4">
              <w:t xml:space="preserve"> application </w:t>
            </w:r>
            <w:r w:rsidR="002844A7">
              <w:t xml:space="preserve">displays an error message informing the limit value is not correct </w:t>
            </w:r>
          </w:p>
          <w:p w:rsidR="002844A7" w:rsidRDefault="00553E11" w:rsidP="000F7361">
            <w:pPr>
              <w:pStyle w:val="Body"/>
              <w:numPr>
                <w:ilvl w:val="0"/>
                <w:numId w:val="221"/>
              </w:numPr>
            </w:pPr>
            <w:r>
              <w:t>User</w:t>
            </w:r>
            <w:r w:rsidR="002844A7">
              <w:t xml:space="preserve"> set a new value and submits</w:t>
            </w:r>
          </w:p>
          <w:p w:rsidR="002844A7" w:rsidRDefault="002844A7" w:rsidP="000F7361">
            <w:pPr>
              <w:pStyle w:val="Body"/>
              <w:numPr>
                <w:ilvl w:val="0"/>
                <w:numId w:val="221"/>
              </w:numPr>
            </w:pPr>
            <w:r>
              <w:t>next steps are similar to the nominal cases</w:t>
            </w:r>
          </w:p>
          <w:p w:rsidR="007C33C4" w:rsidRDefault="007C33C4" w:rsidP="00F35DDB">
            <w:pPr>
              <w:pStyle w:val="Body"/>
              <w:ind w:left="0"/>
            </w:pPr>
            <w:r>
              <w:t xml:space="preserve">A2: </w:t>
            </w:r>
            <w:r w:rsidR="007434DA">
              <w:t>Timeout has been reached or an error has occurred</w:t>
            </w:r>
          </w:p>
          <w:p w:rsidR="007C33C4" w:rsidRDefault="00325101" w:rsidP="000F7361">
            <w:pPr>
              <w:pStyle w:val="Body"/>
              <w:numPr>
                <w:ilvl w:val="0"/>
                <w:numId w:val="222"/>
              </w:numPr>
            </w:pPr>
            <w:r>
              <w:t>Channel/CSR light</w:t>
            </w:r>
            <w:r w:rsidR="007C33C4">
              <w:t xml:space="preserve"> application </w:t>
            </w:r>
            <w:r w:rsidR="007434DA">
              <w:t>displays an error message informing the service is temporally unavailable and to try later</w:t>
            </w:r>
          </w:p>
          <w:p w:rsidR="007434DA" w:rsidRDefault="007434DA" w:rsidP="00F35DDB">
            <w:pPr>
              <w:pStyle w:val="Body"/>
              <w:ind w:left="0"/>
            </w:pPr>
            <w:r>
              <w:t xml:space="preserve">A3: </w:t>
            </w:r>
            <w:r w:rsidR="00553E11">
              <w:t>User</w:t>
            </w:r>
            <w:r>
              <w:t xml:space="preserve"> set the limit to Unlimited</w:t>
            </w:r>
          </w:p>
          <w:p w:rsidR="007434DA" w:rsidRDefault="00325101" w:rsidP="000F7361">
            <w:pPr>
              <w:pStyle w:val="Body"/>
              <w:numPr>
                <w:ilvl w:val="0"/>
                <w:numId w:val="223"/>
              </w:numPr>
            </w:pPr>
            <w:r>
              <w:t>Channel/CSR light</w:t>
            </w:r>
            <w:r w:rsidR="007434DA">
              <w:t xml:space="preserve"> application calls the billing to set the limit for next period to unlimited</w:t>
            </w:r>
          </w:p>
          <w:p w:rsidR="007434DA" w:rsidRDefault="007434DA" w:rsidP="000F7361">
            <w:pPr>
              <w:pStyle w:val="Body"/>
              <w:numPr>
                <w:ilvl w:val="0"/>
                <w:numId w:val="223"/>
              </w:numPr>
            </w:pPr>
            <w:r>
              <w:t>Next steps are similar to nominal case.</w:t>
            </w:r>
          </w:p>
          <w:p w:rsidR="007C33C4" w:rsidRDefault="007434DA" w:rsidP="00F35DDB">
            <w:pPr>
              <w:pStyle w:val="Body"/>
              <w:ind w:left="0"/>
            </w:pPr>
            <w:r>
              <w:t>A4</w:t>
            </w:r>
            <w:r w:rsidR="007C33C4">
              <w:t xml:space="preserve">: </w:t>
            </w:r>
            <w:r w:rsidR="00553E11">
              <w:t>User</w:t>
            </w:r>
            <w:r w:rsidR="007C33C4">
              <w:t xml:space="preserve"> wants to </w:t>
            </w:r>
            <w:r>
              <w:t>increase temporally (i.e. for the current period) the remaining value</w:t>
            </w:r>
            <w:r w:rsidR="007C33C4">
              <w:t xml:space="preserve"> </w:t>
            </w:r>
          </w:p>
          <w:p w:rsidR="007C33C4" w:rsidRDefault="00553E11" w:rsidP="000F7361">
            <w:pPr>
              <w:pStyle w:val="Body"/>
              <w:numPr>
                <w:ilvl w:val="0"/>
                <w:numId w:val="224"/>
              </w:numPr>
            </w:pPr>
            <w:r>
              <w:t>User</w:t>
            </w:r>
            <w:r w:rsidR="007434DA">
              <w:t xml:space="preserve"> set the number of units he wants to add</w:t>
            </w:r>
          </w:p>
          <w:p w:rsidR="007434DA" w:rsidRDefault="00325101" w:rsidP="000F7361">
            <w:pPr>
              <w:pStyle w:val="Body"/>
              <w:numPr>
                <w:ilvl w:val="0"/>
                <w:numId w:val="224"/>
              </w:numPr>
            </w:pPr>
            <w:r>
              <w:t>Channel/CSR light</w:t>
            </w:r>
            <w:r w:rsidR="007434DA">
              <w:t xml:space="preserve"> application validates the value to add is consistent with the max balance value(A5)</w:t>
            </w:r>
          </w:p>
          <w:p w:rsidR="007434DA" w:rsidRDefault="00325101" w:rsidP="000F7361">
            <w:pPr>
              <w:pStyle w:val="Body"/>
              <w:numPr>
                <w:ilvl w:val="0"/>
                <w:numId w:val="224"/>
              </w:numPr>
            </w:pPr>
            <w:r>
              <w:t>Channel/CSR light</w:t>
            </w:r>
            <w:r w:rsidR="007434DA">
              <w:t xml:space="preserve"> application calls the billing to set the new balance value</w:t>
            </w:r>
          </w:p>
          <w:p w:rsidR="009C7E8D" w:rsidRDefault="007434DA" w:rsidP="000F7361">
            <w:pPr>
              <w:pStyle w:val="Body"/>
              <w:numPr>
                <w:ilvl w:val="0"/>
                <w:numId w:val="224"/>
              </w:numPr>
            </w:pPr>
            <w:r>
              <w:t>Next steps are similar to the nominal cases</w:t>
            </w:r>
          </w:p>
          <w:p w:rsidR="009C7E8D" w:rsidRDefault="009C7E8D" w:rsidP="00F35DDB">
            <w:pPr>
              <w:pStyle w:val="Body"/>
              <w:ind w:left="0"/>
            </w:pPr>
            <w:r>
              <w:t>(A5) value to add has not been set correctly</w:t>
            </w:r>
          </w:p>
          <w:p w:rsidR="009C7E8D" w:rsidRDefault="00325101" w:rsidP="000F7361">
            <w:pPr>
              <w:pStyle w:val="Body"/>
              <w:numPr>
                <w:ilvl w:val="0"/>
                <w:numId w:val="225"/>
              </w:numPr>
            </w:pPr>
            <w:r>
              <w:t>Channel/CSR light</w:t>
            </w:r>
            <w:r w:rsidR="009C7E8D">
              <w:t xml:space="preserve"> application displays an error message informing the added value is not correct</w:t>
            </w:r>
          </w:p>
          <w:p w:rsidR="009C7E8D" w:rsidRDefault="00553E11" w:rsidP="000F7361">
            <w:pPr>
              <w:pStyle w:val="Body"/>
              <w:numPr>
                <w:ilvl w:val="0"/>
                <w:numId w:val="225"/>
              </w:numPr>
            </w:pPr>
            <w:r>
              <w:t>User</w:t>
            </w:r>
            <w:r w:rsidR="009C7E8D">
              <w:t xml:space="preserve"> set a new value</w:t>
            </w:r>
          </w:p>
          <w:p w:rsidR="009C7E8D" w:rsidRPr="006D15FA" w:rsidRDefault="009C7E8D" w:rsidP="000F7361">
            <w:pPr>
              <w:pStyle w:val="Body"/>
              <w:numPr>
                <w:ilvl w:val="0"/>
                <w:numId w:val="225"/>
              </w:numPr>
            </w:pPr>
            <w:r>
              <w:t>Next steps are similar to A4</w:t>
            </w:r>
          </w:p>
        </w:tc>
      </w:tr>
    </w:tbl>
    <w:p w:rsidR="004B1170" w:rsidRDefault="004B1170" w:rsidP="004752DD">
      <w:pPr>
        <w:pStyle w:val="Heading4"/>
      </w:pPr>
      <w:bookmarkStart w:id="2068" w:name="_Toc253578199"/>
      <w:r>
        <w:t>Use Case:  Reconfigure shadow balance</w:t>
      </w:r>
      <w:bookmarkEnd w:id="206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4B1170" w:rsidRPr="00E442E7" w:rsidTr="00EE680C">
        <w:trPr>
          <w:gridAfter w:val="1"/>
          <w:wAfter w:w="18" w:type="dxa"/>
          <w:trHeight w:val="360"/>
        </w:trPr>
        <w:tc>
          <w:tcPr>
            <w:tcW w:w="5580" w:type="dxa"/>
            <w:gridSpan w:val="2"/>
            <w:shd w:val="clear" w:color="auto" w:fill="E6E6E6"/>
          </w:tcPr>
          <w:p w:rsidR="004B1170" w:rsidRPr="00E442E7" w:rsidRDefault="004B1170" w:rsidP="00122B88">
            <w:pPr>
              <w:pStyle w:val="TableHeading"/>
            </w:pPr>
            <w:r>
              <w:t>Reconfigure shadow balance</w:t>
            </w:r>
          </w:p>
        </w:tc>
        <w:tc>
          <w:tcPr>
            <w:tcW w:w="2610" w:type="dxa"/>
            <w:shd w:val="clear" w:color="auto" w:fill="E6E6E6"/>
          </w:tcPr>
          <w:p w:rsidR="004B1170" w:rsidRPr="00E442E7" w:rsidRDefault="00B34058" w:rsidP="00122B88">
            <w:pPr>
              <w:pStyle w:val="TableHeading"/>
            </w:pPr>
            <w:r>
              <w:t>RBM0060</w:t>
            </w:r>
            <w:r w:rsidR="004B1170" w:rsidRPr="00E442E7">
              <w:t xml:space="preserve"> </w:t>
            </w:r>
          </w:p>
        </w:tc>
      </w:tr>
      <w:tr w:rsidR="004B1170" w:rsidRPr="00E442E7" w:rsidTr="00EE680C">
        <w:tc>
          <w:tcPr>
            <w:tcW w:w="2268" w:type="dxa"/>
          </w:tcPr>
          <w:p w:rsidR="004B1170" w:rsidRPr="00E442E7" w:rsidRDefault="004B1170" w:rsidP="00EE680C">
            <w:r w:rsidRPr="00E442E7">
              <w:t>Primary actors</w:t>
            </w:r>
          </w:p>
        </w:tc>
        <w:tc>
          <w:tcPr>
            <w:tcW w:w="5940" w:type="dxa"/>
            <w:gridSpan w:val="3"/>
          </w:tcPr>
          <w:p w:rsidR="004B1170" w:rsidRDefault="004B1170" w:rsidP="00EE680C">
            <w:pPr>
              <w:pStyle w:val="BodyText"/>
            </w:pPr>
            <w:r>
              <w:t>Dealer user</w:t>
            </w:r>
          </w:p>
          <w:p w:rsidR="007C62D7" w:rsidRPr="00E442E7" w:rsidRDefault="007C62D7" w:rsidP="00EE680C">
            <w:pPr>
              <w:pStyle w:val="BodyText"/>
            </w:pPr>
            <w:r>
              <w:t>CSR</w:t>
            </w:r>
            <w:r w:rsidR="00865C5C">
              <w:t xml:space="preserve"> user</w:t>
            </w:r>
          </w:p>
        </w:tc>
      </w:tr>
      <w:tr w:rsidR="004B1170" w:rsidRPr="00E442E7" w:rsidTr="00EE680C">
        <w:tc>
          <w:tcPr>
            <w:tcW w:w="2268" w:type="dxa"/>
          </w:tcPr>
          <w:p w:rsidR="004B1170" w:rsidRPr="00E442E7" w:rsidRDefault="004B1170" w:rsidP="00EE680C">
            <w:r w:rsidRPr="00E442E7">
              <w:t>Summary Goal</w:t>
            </w:r>
          </w:p>
        </w:tc>
        <w:tc>
          <w:tcPr>
            <w:tcW w:w="5940" w:type="dxa"/>
            <w:gridSpan w:val="3"/>
          </w:tcPr>
          <w:p w:rsidR="004B1170" w:rsidRPr="00E442E7" w:rsidRDefault="004B1170" w:rsidP="00EE680C">
            <w:pPr>
              <w:pStyle w:val="BodyText"/>
            </w:pPr>
            <w:r>
              <w:t xml:space="preserve">This use case allows a </w:t>
            </w:r>
            <w:r w:rsidR="0002100D">
              <w:t>user</w:t>
            </w:r>
            <w:r>
              <w:t xml:space="preserve"> reconfiguring a </w:t>
            </w:r>
            <w:r w:rsidR="006A6CB2">
              <w:t>shadow balance for</w:t>
            </w:r>
            <w:r>
              <w:t xml:space="preserve"> a </w:t>
            </w:r>
            <w:r w:rsidR="00A65E57">
              <w:t>subscriber</w:t>
            </w:r>
            <w:r>
              <w:t xml:space="preserve"> in existing customer management domain</w:t>
            </w:r>
          </w:p>
        </w:tc>
      </w:tr>
      <w:tr w:rsidR="004B1170" w:rsidRPr="00E442E7" w:rsidTr="00EE680C">
        <w:trPr>
          <w:trHeight w:val="176"/>
        </w:trPr>
        <w:tc>
          <w:tcPr>
            <w:tcW w:w="2268" w:type="dxa"/>
          </w:tcPr>
          <w:p w:rsidR="004B1170" w:rsidRPr="00E442E7" w:rsidRDefault="004B1170" w:rsidP="00EE680C">
            <w:r w:rsidRPr="00E442E7">
              <w:t>Pre-conditions</w:t>
            </w:r>
          </w:p>
        </w:tc>
        <w:tc>
          <w:tcPr>
            <w:tcW w:w="5940" w:type="dxa"/>
            <w:gridSpan w:val="3"/>
          </w:tcPr>
          <w:p w:rsidR="004B1170" w:rsidRDefault="004B1170" w:rsidP="00EE680C">
            <w:pPr>
              <w:pStyle w:val="BodyText"/>
            </w:pPr>
            <w:r>
              <w:t>User is viewing balances</w:t>
            </w:r>
          </w:p>
          <w:p w:rsidR="004B1170" w:rsidRPr="00E442E7" w:rsidRDefault="004B1170" w:rsidP="00EE680C">
            <w:pPr>
              <w:pStyle w:val="BodyText"/>
            </w:pPr>
            <w:r>
              <w:t>Service to configure balance is enable</w:t>
            </w:r>
          </w:p>
        </w:tc>
      </w:tr>
      <w:tr w:rsidR="004B1170" w:rsidRPr="00E442E7" w:rsidTr="00EE680C">
        <w:trPr>
          <w:trHeight w:val="176"/>
        </w:trPr>
        <w:tc>
          <w:tcPr>
            <w:tcW w:w="2268" w:type="dxa"/>
          </w:tcPr>
          <w:p w:rsidR="004B1170" w:rsidRPr="00E442E7" w:rsidRDefault="004B1170" w:rsidP="00EE680C">
            <w:r w:rsidRPr="00E442E7">
              <w:t>Trigger</w:t>
            </w:r>
          </w:p>
        </w:tc>
        <w:tc>
          <w:tcPr>
            <w:tcW w:w="5940" w:type="dxa"/>
            <w:gridSpan w:val="3"/>
          </w:tcPr>
          <w:p w:rsidR="004B1170" w:rsidRPr="00E442E7" w:rsidRDefault="004B1170" w:rsidP="00EE680C">
            <w:pPr>
              <w:pStyle w:val="BodyText"/>
            </w:pPr>
            <w:r>
              <w:t xml:space="preserve">User has selected the configure option for a specific </w:t>
            </w:r>
            <w:r w:rsidR="006A6CB2">
              <w:t>shadow balance</w:t>
            </w:r>
          </w:p>
        </w:tc>
      </w:tr>
      <w:tr w:rsidR="004B1170" w:rsidRPr="00E442E7" w:rsidTr="00EE680C">
        <w:trPr>
          <w:trHeight w:val="176"/>
        </w:trPr>
        <w:tc>
          <w:tcPr>
            <w:tcW w:w="2268" w:type="dxa"/>
          </w:tcPr>
          <w:p w:rsidR="004B1170" w:rsidRPr="00E442E7" w:rsidRDefault="004B1170" w:rsidP="00EE680C">
            <w:r w:rsidRPr="00E442E7">
              <w:t>Minimum guarantees</w:t>
            </w:r>
          </w:p>
        </w:tc>
        <w:tc>
          <w:tcPr>
            <w:tcW w:w="5940" w:type="dxa"/>
            <w:gridSpan w:val="3"/>
          </w:tcPr>
          <w:p w:rsidR="004B1170" w:rsidRDefault="00553E11" w:rsidP="00EE680C">
            <w:pPr>
              <w:pStyle w:val="BodyText"/>
            </w:pPr>
            <w:r>
              <w:t>User</w:t>
            </w:r>
            <w:r w:rsidR="004B1170">
              <w:t xml:space="preserve"> is informed if configuration can’t be done</w:t>
            </w:r>
          </w:p>
          <w:p w:rsidR="004B1170" w:rsidRPr="006D15FA" w:rsidRDefault="004B1170" w:rsidP="00EE680C">
            <w:pPr>
              <w:pStyle w:val="BodyText"/>
            </w:pPr>
            <w:r>
              <w:t>Dealer can cancel the configuration (before submitting)</w:t>
            </w:r>
          </w:p>
        </w:tc>
      </w:tr>
      <w:tr w:rsidR="004B1170" w:rsidRPr="00E442E7" w:rsidTr="00EE680C">
        <w:trPr>
          <w:trHeight w:val="176"/>
        </w:trPr>
        <w:tc>
          <w:tcPr>
            <w:tcW w:w="2268" w:type="dxa"/>
          </w:tcPr>
          <w:p w:rsidR="004B1170" w:rsidRPr="00E442E7" w:rsidRDefault="004B1170" w:rsidP="00EE680C">
            <w:r w:rsidRPr="00E442E7">
              <w:t>Success guarantees:</w:t>
            </w:r>
          </w:p>
        </w:tc>
        <w:tc>
          <w:tcPr>
            <w:tcW w:w="5940" w:type="dxa"/>
            <w:gridSpan w:val="3"/>
          </w:tcPr>
          <w:p w:rsidR="004B1170" w:rsidRPr="006D15FA" w:rsidRDefault="004B1170" w:rsidP="00EE680C">
            <w:pPr>
              <w:pStyle w:val="BodyText"/>
            </w:pPr>
            <w:r>
              <w:t>Balance is configured</w:t>
            </w:r>
          </w:p>
        </w:tc>
      </w:tr>
      <w:tr w:rsidR="004B1170" w:rsidRPr="00E442E7" w:rsidTr="00EE680C">
        <w:trPr>
          <w:trHeight w:val="176"/>
        </w:trPr>
        <w:tc>
          <w:tcPr>
            <w:tcW w:w="2268" w:type="dxa"/>
          </w:tcPr>
          <w:p w:rsidR="004B1170" w:rsidRPr="00E442E7" w:rsidRDefault="004B1170" w:rsidP="00EE680C">
            <w:r w:rsidRPr="00E442E7">
              <w:t>Normal Flow:</w:t>
            </w:r>
          </w:p>
        </w:tc>
        <w:tc>
          <w:tcPr>
            <w:tcW w:w="5940" w:type="dxa"/>
            <w:gridSpan w:val="3"/>
          </w:tcPr>
          <w:p w:rsidR="00EE680C" w:rsidRDefault="00325101" w:rsidP="000F7361">
            <w:pPr>
              <w:pStyle w:val="ListNumberUC"/>
              <w:numPr>
                <w:ilvl w:val="0"/>
                <w:numId w:val="124"/>
              </w:numPr>
            </w:pPr>
            <w:r>
              <w:t>Channel/CSR light</w:t>
            </w:r>
            <w:r w:rsidR="00EE680C">
              <w:t xml:space="preserve"> application calls billing to get candidate account balances for the shadow balance</w:t>
            </w:r>
          </w:p>
          <w:p w:rsidR="00EE680C" w:rsidRDefault="00325101" w:rsidP="000F7361">
            <w:pPr>
              <w:pStyle w:val="ListNumberUC"/>
              <w:numPr>
                <w:ilvl w:val="0"/>
                <w:numId w:val="124"/>
              </w:numPr>
            </w:pPr>
            <w:r>
              <w:t>Channel/CSR light</w:t>
            </w:r>
            <w:r w:rsidR="00EE680C">
              <w:t xml:space="preserve"> application displays a waiting page(A2)(A6)</w:t>
            </w:r>
          </w:p>
          <w:p w:rsidR="004B1170" w:rsidRDefault="00325101" w:rsidP="000F7361">
            <w:pPr>
              <w:pStyle w:val="ListNumberUC"/>
              <w:numPr>
                <w:ilvl w:val="0"/>
                <w:numId w:val="124"/>
              </w:numPr>
            </w:pPr>
            <w:r>
              <w:t>Channel/CSR light</w:t>
            </w:r>
            <w:r w:rsidR="004B1170">
              <w:t xml:space="preserve"> application displays details of the </w:t>
            </w:r>
            <w:r w:rsidR="00EE680C">
              <w:t>shadow balance</w:t>
            </w:r>
            <w:r w:rsidR="004B1170">
              <w:t xml:space="preserve"> similarly as in display balance details use case</w:t>
            </w:r>
          </w:p>
          <w:p w:rsidR="004B1170" w:rsidRDefault="00553E11" w:rsidP="000F7361">
            <w:pPr>
              <w:pStyle w:val="ListNumberUC"/>
              <w:numPr>
                <w:ilvl w:val="0"/>
                <w:numId w:val="124"/>
              </w:numPr>
            </w:pPr>
            <w:r>
              <w:t>User</w:t>
            </w:r>
            <w:r w:rsidR="004B1170">
              <w:t xml:space="preserve"> set the limit for the next period (A3)</w:t>
            </w:r>
          </w:p>
          <w:p w:rsidR="00EE680C" w:rsidRDefault="00553E11" w:rsidP="000F7361">
            <w:pPr>
              <w:pStyle w:val="ListNumberUC"/>
              <w:numPr>
                <w:ilvl w:val="0"/>
                <w:numId w:val="124"/>
              </w:numPr>
            </w:pPr>
            <w:r>
              <w:t>User</w:t>
            </w:r>
            <w:r w:rsidR="00EE680C">
              <w:t xml:space="preserve"> selects a candidate account balance</w:t>
            </w:r>
          </w:p>
          <w:p w:rsidR="004B1170" w:rsidRDefault="00325101" w:rsidP="000F7361">
            <w:pPr>
              <w:pStyle w:val="ListNumberUC"/>
              <w:numPr>
                <w:ilvl w:val="0"/>
                <w:numId w:val="124"/>
              </w:numPr>
            </w:pPr>
            <w:r>
              <w:t>Channel/CSR light</w:t>
            </w:r>
            <w:r w:rsidR="004B1170">
              <w:t xml:space="preserve"> application validates the limit set is between max and min value (A1)</w:t>
            </w:r>
          </w:p>
          <w:p w:rsidR="004B1170" w:rsidRDefault="00325101" w:rsidP="000F7361">
            <w:pPr>
              <w:pStyle w:val="ListNumberUC"/>
              <w:numPr>
                <w:ilvl w:val="0"/>
                <w:numId w:val="124"/>
              </w:numPr>
            </w:pPr>
            <w:r>
              <w:t>Channel/CSR light</w:t>
            </w:r>
            <w:r w:rsidR="004B1170">
              <w:t xml:space="preserve"> application calls the billing to set the new limit value</w:t>
            </w:r>
            <w:r w:rsidR="00EE680C">
              <w:t xml:space="preserve"> and the new pointed account balance</w:t>
            </w:r>
          </w:p>
          <w:p w:rsidR="004B1170" w:rsidRDefault="00325101" w:rsidP="000F7361">
            <w:pPr>
              <w:pStyle w:val="ListNumberUC"/>
              <w:numPr>
                <w:ilvl w:val="0"/>
                <w:numId w:val="124"/>
              </w:numPr>
            </w:pPr>
            <w:r>
              <w:t>Channel/CSR light</w:t>
            </w:r>
            <w:r w:rsidR="004B1170">
              <w:t xml:space="preserve"> application displays a waiting page</w:t>
            </w:r>
            <w:r w:rsidR="00EE680C">
              <w:t>(A2)</w:t>
            </w:r>
          </w:p>
          <w:p w:rsidR="004B1170" w:rsidRDefault="00325101" w:rsidP="000F7361">
            <w:pPr>
              <w:pStyle w:val="ListNumberUC"/>
              <w:numPr>
                <w:ilvl w:val="0"/>
                <w:numId w:val="124"/>
              </w:numPr>
            </w:pPr>
            <w:r>
              <w:t>Channel/CSR light</w:t>
            </w:r>
            <w:r w:rsidR="004B1170">
              <w:t xml:space="preserve"> application display</w:t>
            </w:r>
            <w:r w:rsidR="00EE680C">
              <w:t>s</w:t>
            </w:r>
            <w:r w:rsidR="004B1170">
              <w:t xml:space="preserve"> a message to confirm the new </w:t>
            </w:r>
            <w:r w:rsidR="00EE680C">
              <w:t xml:space="preserve">configuration has been done </w:t>
            </w:r>
          </w:p>
          <w:p w:rsidR="004B1170" w:rsidRDefault="00553E11" w:rsidP="000F7361">
            <w:pPr>
              <w:pStyle w:val="ListNumberUC"/>
              <w:numPr>
                <w:ilvl w:val="0"/>
                <w:numId w:val="124"/>
              </w:numPr>
            </w:pPr>
            <w:r>
              <w:t>User</w:t>
            </w:r>
            <w:r w:rsidR="004B1170">
              <w:t xml:space="preserve"> confirms</w:t>
            </w:r>
          </w:p>
          <w:p w:rsidR="004B1170" w:rsidRPr="006D15FA" w:rsidRDefault="00325101" w:rsidP="000F7361">
            <w:pPr>
              <w:pStyle w:val="ListNumberUC"/>
              <w:numPr>
                <w:ilvl w:val="0"/>
                <w:numId w:val="124"/>
              </w:numPr>
            </w:pPr>
            <w:r>
              <w:t>Channel/CSR light</w:t>
            </w:r>
            <w:r w:rsidR="004B1170">
              <w:t xml:space="preserve"> application redirects the user to the list of balances updated with the new balance configuration</w:t>
            </w:r>
          </w:p>
        </w:tc>
      </w:tr>
      <w:tr w:rsidR="004B1170" w:rsidRPr="00E442E7" w:rsidTr="00EE680C">
        <w:trPr>
          <w:trHeight w:val="176"/>
        </w:trPr>
        <w:tc>
          <w:tcPr>
            <w:tcW w:w="2268" w:type="dxa"/>
          </w:tcPr>
          <w:p w:rsidR="004B1170" w:rsidRPr="00E442E7" w:rsidRDefault="004B1170" w:rsidP="00EE680C">
            <w:r w:rsidRPr="00E442E7">
              <w:t>Alternative Flows:</w:t>
            </w:r>
          </w:p>
        </w:tc>
        <w:tc>
          <w:tcPr>
            <w:tcW w:w="5940" w:type="dxa"/>
            <w:gridSpan w:val="3"/>
          </w:tcPr>
          <w:p w:rsidR="004B1170" w:rsidRDefault="004B1170" w:rsidP="00F35DDB">
            <w:pPr>
              <w:pStyle w:val="Body"/>
              <w:ind w:left="0"/>
            </w:pPr>
            <w:r>
              <w:t xml:space="preserve">A1: </w:t>
            </w:r>
            <w:r w:rsidR="00553E11">
              <w:t>User</w:t>
            </w:r>
            <w:r>
              <w:t xml:space="preserve"> has not set a correct limit value</w:t>
            </w:r>
          </w:p>
          <w:p w:rsidR="004B1170" w:rsidRDefault="00325101" w:rsidP="000F7361">
            <w:pPr>
              <w:pStyle w:val="Body"/>
              <w:numPr>
                <w:ilvl w:val="0"/>
                <w:numId w:val="226"/>
              </w:numPr>
            </w:pPr>
            <w:r>
              <w:t>Channel/CSR light</w:t>
            </w:r>
            <w:r w:rsidR="004B1170">
              <w:t xml:space="preserve"> application displays an error message informing the limit value is not </w:t>
            </w:r>
            <w:r w:rsidR="00EE680C">
              <w:t>correct</w:t>
            </w:r>
          </w:p>
          <w:p w:rsidR="004B1170" w:rsidRDefault="00553E11" w:rsidP="000F7361">
            <w:pPr>
              <w:pStyle w:val="Body"/>
              <w:numPr>
                <w:ilvl w:val="0"/>
                <w:numId w:val="226"/>
              </w:numPr>
            </w:pPr>
            <w:r>
              <w:t>User</w:t>
            </w:r>
            <w:r w:rsidR="004B1170">
              <w:t xml:space="preserve"> set a new value and submits</w:t>
            </w:r>
          </w:p>
          <w:p w:rsidR="004B1170" w:rsidRDefault="004B1170" w:rsidP="000F7361">
            <w:pPr>
              <w:pStyle w:val="Body"/>
              <w:numPr>
                <w:ilvl w:val="0"/>
                <w:numId w:val="226"/>
              </w:numPr>
            </w:pPr>
            <w:r>
              <w:t>next steps are similar to the nominal cases</w:t>
            </w:r>
          </w:p>
          <w:p w:rsidR="004B1170" w:rsidRDefault="004B1170" w:rsidP="00F35DDB">
            <w:pPr>
              <w:pStyle w:val="Body"/>
              <w:ind w:left="0"/>
            </w:pPr>
            <w:r>
              <w:t>A2: Timeout has been reached or an error has occurred</w:t>
            </w:r>
          </w:p>
          <w:p w:rsidR="004B1170" w:rsidRDefault="00325101" w:rsidP="000F7361">
            <w:pPr>
              <w:pStyle w:val="Body"/>
              <w:numPr>
                <w:ilvl w:val="0"/>
                <w:numId w:val="227"/>
              </w:numPr>
            </w:pPr>
            <w:r>
              <w:t>Channel/CSR light</w:t>
            </w:r>
            <w:r w:rsidR="004B1170">
              <w:t xml:space="preserve"> application displays an error message informing the service is temporally unavailable and to try later</w:t>
            </w:r>
          </w:p>
          <w:p w:rsidR="004B1170" w:rsidRDefault="004B1170" w:rsidP="00F35DDB">
            <w:pPr>
              <w:pStyle w:val="Body"/>
              <w:ind w:left="0"/>
            </w:pPr>
            <w:r>
              <w:t xml:space="preserve">A3: </w:t>
            </w:r>
            <w:r w:rsidR="00553E11">
              <w:t>User</w:t>
            </w:r>
            <w:r>
              <w:t xml:space="preserve"> set the limit to Unlimited</w:t>
            </w:r>
          </w:p>
          <w:p w:rsidR="004B1170" w:rsidRDefault="00325101" w:rsidP="000F7361">
            <w:pPr>
              <w:pStyle w:val="Body"/>
              <w:numPr>
                <w:ilvl w:val="0"/>
                <w:numId w:val="228"/>
              </w:numPr>
            </w:pPr>
            <w:r>
              <w:t>Channel/CSR light</w:t>
            </w:r>
            <w:r w:rsidR="004B1170">
              <w:t xml:space="preserve"> application calls the billing to set the limit for next period to unlimited</w:t>
            </w:r>
          </w:p>
          <w:p w:rsidR="004B1170" w:rsidRDefault="004B1170" w:rsidP="000F7361">
            <w:pPr>
              <w:pStyle w:val="Body"/>
              <w:numPr>
                <w:ilvl w:val="0"/>
                <w:numId w:val="228"/>
              </w:numPr>
            </w:pPr>
            <w:r>
              <w:t>Next steps are similar to nominal case.</w:t>
            </w:r>
          </w:p>
          <w:p w:rsidR="004B1170" w:rsidRDefault="004B1170" w:rsidP="00F35DDB">
            <w:pPr>
              <w:pStyle w:val="Body"/>
              <w:ind w:left="0"/>
            </w:pPr>
            <w:r>
              <w:t xml:space="preserve">A4: </w:t>
            </w:r>
            <w:r w:rsidR="00553E11">
              <w:t>User</w:t>
            </w:r>
            <w:r>
              <w:t xml:space="preserve"> wants to increase temporally (i.e. for the current period) the remaining value</w:t>
            </w:r>
            <w:r w:rsidR="00171BEC">
              <w:t xml:space="preserve"> and the shadow balance is already configured</w:t>
            </w:r>
            <w:r>
              <w:t xml:space="preserve"> </w:t>
            </w:r>
          </w:p>
          <w:p w:rsidR="004B1170" w:rsidRDefault="00553E11" w:rsidP="000F7361">
            <w:pPr>
              <w:pStyle w:val="Body"/>
              <w:numPr>
                <w:ilvl w:val="0"/>
                <w:numId w:val="229"/>
              </w:numPr>
            </w:pPr>
            <w:r>
              <w:t>User</w:t>
            </w:r>
            <w:r w:rsidR="004B1170">
              <w:t xml:space="preserve"> set the number of units he wants to add</w:t>
            </w:r>
          </w:p>
          <w:p w:rsidR="004B1170" w:rsidRDefault="00325101" w:rsidP="000F7361">
            <w:pPr>
              <w:pStyle w:val="Body"/>
              <w:numPr>
                <w:ilvl w:val="0"/>
                <w:numId w:val="229"/>
              </w:numPr>
            </w:pPr>
            <w:r>
              <w:t>Channel/CSR light</w:t>
            </w:r>
            <w:r w:rsidR="004B1170">
              <w:t xml:space="preserve"> application validates the value to add is consistent with the max balance value(A5)</w:t>
            </w:r>
          </w:p>
          <w:p w:rsidR="004B1170" w:rsidRDefault="00325101" w:rsidP="000F7361">
            <w:pPr>
              <w:pStyle w:val="Body"/>
              <w:numPr>
                <w:ilvl w:val="0"/>
                <w:numId w:val="229"/>
              </w:numPr>
            </w:pPr>
            <w:r>
              <w:t>Channel/CSR light</w:t>
            </w:r>
            <w:r w:rsidR="004B1170">
              <w:t xml:space="preserve"> application calls the billing to set the new balance value</w:t>
            </w:r>
          </w:p>
          <w:p w:rsidR="004B1170" w:rsidRDefault="004B1170" w:rsidP="000F7361">
            <w:pPr>
              <w:pStyle w:val="Body"/>
              <w:numPr>
                <w:ilvl w:val="0"/>
                <w:numId w:val="229"/>
              </w:numPr>
            </w:pPr>
            <w:r>
              <w:t>Next steps are similar to the nominal cases</w:t>
            </w:r>
          </w:p>
          <w:p w:rsidR="004B1170" w:rsidRDefault="00EE680C" w:rsidP="00F35DDB">
            <w:pPr>
              <w:pStyle w:val="Body"/>
              <w:ind w:left="0"/>
            </w:pPr>
            <w:r>
              <w:t>A5:</w:t>
            </w:r>
            <w:r w:rsidR="004B1170">
              <w:t xml:space="preserve"> value to add has not been set correctly</w:t>
            </w:r>
          </w:p>
          <w:p w:rsidR="004B1170" w:rsidRDefault="00325101" w:rsidP="000F7361">
            <w:pPr>
              <w:pStyle w:val="Body"/>
              <w:numPr>
                <w:ilvl w:val="0"/>
                <w:numId w:val="230"/>
              </w:numPr>
            </w:pPr>
            <w:r>
              <w:t>Channel/CSR light</w:t>
            </w:r>
            <w:r w:rsidR="004B1170">
              <w:t xml:space="preserve"> application displays an error message informing the added value is not correct</w:t>
            </w:r>
          </w:p>
          <w:p w:rsidR="004B1170" w:rsidRDefault="00553E11" w:rsidP="000F7361">
            <w:pPr>
              <w:pStyle w:val="Body"/>
              <w:numPr>
                <w:ilvl w:val="0"/>
                <w:numId w:val="230"/>
              </w:numPr>
            </w:pPr>
            <w:r>
              <w:t>User</w:t>
            </w:r>
            <w:r w:rsidR="004B1170">
              <w:t xml:space="preserve"> set a new value</w:t>
            </w:r>
          </w:p>
          <w:p w:rsidR="004B1170" w:rsidRDefault="004B1170" w:rsidP="000F7361">
            <w:pPr>
              <w:pStyle w:val="Body"/>
              <w:numPr>
                <w:ilvl w:val="0"/>
                <w:numId w:val="230"/>
              </w:numPr>
            </w:pPr>
            <w:r>
              <w:t>Next steps are similar to A4</w:t>
            </w:r>
          </w:p>
          <w:p w:rsidR="00EE680C" w:rsidRDefault="00EE680C" w:rsidP="00F35DDB">
            <w:pPr>
              <w:pStyle w:val="Body"/>
              <w:ind w:left="0"/>
            </w:pPr>
            <w:r>
              <w:t>A6: There is no account balance candidate</w:t>
            </w:r>
          </w:p>
          <w:p w:rsidR="00EE680C" w:rsidRPr="006D15FA" w:rsidRDefault="00325101" w:rsidP="000F7361">
            <w:pPr>
              <w:pStyle w:val="Body"/>
              <w:numPr>
                <w:ilvl w:val="0"/>
                <w:numId w:val="231"/>
              </w:numPr>
            </w:pPr>
            <w:r>
              <w:t>Channel/CSR light</w:t>
            </w:r>
            <w:r w:rsidR="00EE680C">
              <w:t xml:space="preserve"> application display an error message to inform the user there is no candidate account balance and the shadow balance can’t be configured</w:t>
            </w:r>
          </w:p>
        </w:tc>
      </w:tr>
    </w:tbl>
    <w:p w:rsidR="0027686F" w:rsidRDefault="0027686F" w:rsidP="0027686F">
      <w:bookmarkStart w:id="2069" w:name="_Toc210522987"/>
    </w:p>
    <w:p w:rsidR="0027686F" w:rsidRDefault="0027686F" w:rsidP="0027686F"/>
    <w:p w:rsidR="0027686F" w:rsidRPr="0027686F" w:rsidRDefault="0027686F" w:rsidP="0027686F"/>
    <w:p w:rsidR="00AC2CEB" w:rsidRDefault="00325101" w:rsidP="00AC2CEB">
      <w:pPr>
        <w:pStyle w:val="Heading3forModuleRequirements"/>
      </w:pPr>
      <w:bookmarkStart w:id="2070" w:name="_Toc253578200"/>
      <w:bookmarkStart w:id="2071" w:name="_Toc253579053"/>
      <w:r>
        <w:t>Channel/CSR light</w:t>
      </w:r>
      <w:r w:rsidR="00AC2CEB">
        <w:t xml:space="preserve"> application requirements</w:t>
      </w:r>
      <w:bookmarkEnd w:id="2069"/>
      <w:bookmarkEnd w:id="2070"/>
      <w:bookmarkEnd w:id="2071"/>
    </w:p>
    <w:p w:rsidR="00E3610E" w:rsidRDefault="00E3610E" w:rsidP="00E12928">
      <w:pPr>
        <w:pStyle w:val="Requirements"/>
      </w:pPr>
      <w:bookmarkStart w:id="2072" w:name="_Toc253579054"/>
      <w:r>
        <w:t>CHA-3.</w:t>
      </w:r>
      <w:r w:rsidR="000E06C1">
        <w:t>1</w:t>
      </w:r>
      <w:r w:rsidR="00E12928">
        <w:t>9</w:t>
      </w:r>
      <w:r>
        <w:t xml:space="preserve">.4.10 </w:t>
      </w:r>
      <w:r w:rsidR="00325101">
        <w:t>Channel/CSR light</w:t>
      </w:r>
      <w:r>
        <w:t xml:space="preserve"> application shall allow a </w:t>
      </w:r>
      <w:r w:rsidR="0002100D">
        <w:t>user</w:t>
      </w:r>
      <w:r>
        <w:t xml:space="preserve"> configuring spending</w:t>
      </w:r>
      <w:r w:rsidR="00853D4F">
        <w:t xml:space="preserve"> and/or credit</w:t>
      </w:r>
      <w:r>
        <w:t xml:space="preserve"> limits for an account or a </w:t>
      </w:r>
      <w:r w:rsidR="00A65E57">
        <w:t>subscriber</w:t>
      </w:r>
      <w:r>
        <w:t xml:space="preserve"> with respect of use case configure spending</w:t>
      </w:r>
      <w:r w:rsidR="00853D4F">
        <w:t>/credit</w:t>
      </w:r>
      <w:r>
        <w:t xml:space="preserve"> limits’</w:t>
      </w:r>
      <w:bookmarkEnd w:id="2072"/>
    </w:p>
    <w:p w:rsidR="007C62D7" w:rsidRDefault="00E12928" w:rsidP="007C62D7">
      <w:pPr>
        <w:pStyle w:val="Requirements"/>
        <w:ind w:left="288"/>
      </w:pPr>
      <w:bookmarkStart w:id="2073" w:name="_Toc253579055"/>
      <w:r>
        <w:t>CHA-3.19</w:t>
      </w:r>
      <w:r w:rsidR="007C62D7">
        <w:t>.4.10.1 Channel/CSR light application shall support configuring if credit limits can be configured and thus depending on actor categories (Dealers versus CSR)</w:t>
      </w:r>
      <w:bookmarkEnd w:id="2073"/>
    </w:p>
    <w:p w:rsidR="00E3610E" w:rsidRDefault="00E12928" w:rsidP="00931C3A">
      <w:pPr>
        <w:pStyle w:val="Requirements"/>
      </w:pPr>
      <w:bookmarkStart w:id="2074" w:name="_Toc253579056"/>
      <w:r>
        <w:t>CHA-3.19</w:t>
      </w:r>
      <w:r w:rsidR="00E3610E">
        <w:t xml:space="preserve">.4.20 </w:t>
      </w:r>
      <w:r w:rsidR="00325101">
        <w:t>Channel/CSR light</w:t>
      </w:r>
      <w:r w:rsidR="00E3610E">
        <w:t xml:space="preserve"> application shall apply same logic as in consumer application to select </w:t>
      </w:r>
      <w:r w:rsidR="00931C3A">
        <w:t>spending limits</w:t>
      </w:r>
      <w:r w:rsidR="00E3610E">
        <w:t xml:space="preserve"> to configure</w:t>
      </w:r>
      <w:bookmarkEnd w:id="2074"/>
    </w:p>
    <w:p w:rsidR="00476A8A" w:rsidRDefault="00E12928" w:rsidP="00476A8A">
      <w:pPr>
        <w:pStyle w:val="Requirements"/>
        <w:ind w:left="720"/>
      </w:pPr>
      <w:bookmarkStart w:id="2075" w:name="_Toc212621408"/>
      <w:bookmarkStart w:id="2076" w:name="_Toc215989251"/>
      <w:bookmarkStart w:id="2077" w:name="_Toc253579057"/>
      <w:r>
        <w:t>CHA-3.19</w:t>
      </w:r>
      <w:r w:rsidR="00476A8A">
        <w:t xml:space="preserve">.4.20.1 in addition, when ‘swapping a </w:t>
      </w:r>
      <w:r w:rsidR="00A65E57">
        <w:t>subscriber</w:t>
      </w:r>
      <w:r w:rsidR="00476A8A">
        <w:t>’</w:t>
      </w:r>
      <w:r w:rsidR="00476A8A" w:rsidDel="00702A75">
        <w:t xml:space="preserve"> or changing </w:t>
      </w:r>
      <w:r w:rsidR="00E95ABF">
        <w:t>supplementary offer</w:t>
      </w:r>
      <w:r w:rsidR="00476A8A" w:rsidDel="00702A75">
        <w:t>s for account/</w:t>
      </w:r>
      <w:r w:rsidR="00A65E57">
        <w:t>subscriber</w:t>
      </w:r>
      <w:r w:rsidR="00476A8A">
        <w:t xml:space="preserve">, </w:t>
      </w:r>
      <w:r w:rsidR="00325101">
        <w:t>Channel/CSR light</w:t>
      </w:r>
      <w:r w:rsidR="00476A8A">
        <w:t xml:space="preserve"> application shall propose all spending limits regarding new </w:t>
      </w:r>
      <w:r w:rsidR="00A65E57">
        <w:t>subscriber</w:t>
      </w:r>
      <w:r w:rsidR="00476A8A">
        <w:t>/account configuration</w:t>
      </w:r>
      <w:bookmarkEnd w:id="2075"/>
      <w:r w:rsidR="00476A8A">
        <w:t>.</w:t>
      </w:r>
      <w:bookmarkEnd w:id="2076"/>
      <w:bookmarkEnd w:id="2077"/>
    </w:p>
    <w:p w:rsidR="00476A8A" w:rsidRDefault="00E12928" w:rsidP="00476A8A">
      <w:pPr>
        <w:pStyle w:val="Requirements"/>
        <w:ind w:left="720"/>
      </w:pPr>
      <w:bookmarkStart w:id="2078" w:name="_Toc212621409"/>
      <w:bookmarkStart w:id="2079" w:name="_Toc215989252"/>
      <w:bookmarkStart w:id="2080" w:name="_Toc253579058"/>
      <w:r>
        <w:t>CHA-3.19</w:t>
      </w:r>
      <w:r w:rsidR="00476A8A">
        <w:t xml:space="preserve">.4.20.2 in addition, when adding </w:t>
      </w:r>
      <w:r w:rsidR="00E95ABF">
        <w:t>supplementary offer</w:t>
      </w:r>
      <w:r w:rsidR="00476A8A">
        <w:t xml:space="preserve">s or reconfiguring selective </w:t>
      </w:r>
      <w:r w:rsidR="00E95ABF">
        <w:t>offer</w:t>
      </w:r>
      <w:r w:rsidR="00476A8A">
        <w:t>s to account/</w:t>
      </w:r>
      <w:r w:rsidR="00A65E57">
        <w:t>subscriber</w:t>
      </w:r>
      <w:r w:rsidR="00476A8A">
        <w:t xml:space="preserve">, </w:t>
      </w:r>
      <w:r w:rsidR="00325101">
        <w:t>Channel/CSR light</w:t>
      </w:r>
      <w:r w:rsidR="00476A8A">
        <w:t xml:space="preserve"> application shall propose only spending limits regarding new added </w:t>
      </w:r>
      <w:r w:rsidR="00E95ABF">
        <w:t>offer</w:t>
      </w:r>
      <w:r w:rsidR="00476A8A">
        <w:t>s.</w:t>
      </w:r>
      <w:bookmarkEnd w:id="2078"/>
      <w:bookmarkEnd w:id="2079"/>
      <w:bookmarkEnd w:id="2080"/>
    </w:p>
    <w:p w:rsidR="00476A8A" w:rsidRDefault="00E12928" w:rsidP="00476A8A">
      <w:pPr>
        <w:pStyle w:val="Requirements"/>
      </w:pPr>
      <w:bookmarkStart w:id="2081" w:name="_Toc253579059"/>
      <w:r>
        <w:t>CHA-3.19</w:t>
      </w:r>
      <w:r w:rsidR="00476A8A">
        <w:t xml:space="preserve">.4.25 </w:t>
      </w:r>
      <w:r w:rsidR="00325101">
        <w:t>Channel/CSR light</w:t>
      </w:r>
      <w:r w:rsidR="00476A8A">
        <w:t xml:space="preserve"> application shall apply the same logic for selecting a credit limit to configure than the one for spending limit.</w:t>
      </w:r>
      <w:bookmarkEnd w:id="2081"/>
    </w:p>
    <w:p w:rsidR="00E3610E" w:rsidRDefault="00E12928" w:rsidP="00E3610E">
      <w:pPr>
        <w:pStyle w:val="Requirements"/>
      </w:pPr>
      <w:bookmarkStart w:id="2082" w:name="_Toc253579060"/>
      <w:r>
        <w:t>CHA-3.19</w:t>
      </w:r>
      <w:r w:rsidR="00E3610E">
        <w:t xml:space="preserve">.4.30 </w:t>
      </w:r>
      <w:r w:rsidR="00325101">
        <w:t>Channel/CSR light</w:t>
      </w:r>
      <w:r w:rsidR="00E3610E">
        <w:t xml:space="preserve"> application shall display for every spending</w:t>
      </w:r>
      <w:r w:rsidR="00853D4F">
        <w:t>/credit</w:t>
      </w:r>
      <w:r w:rsidR="00E3610E">
        <w:t xml:space="preserve"> limit, the spending</w:t>
      </w:r>
      <w:r w:rsidR="00853D4F">
        <w:t>/credit</w:t>
      </w:r>
      <w:r w:rsidR="00E3610E">
        <w:t xml:space="preserve"> limit name, the min and max values and the unit/currency</w:t>
      </w:r>
      <w:bookmarkEnd w:id="2082"/>
    </w:p>
    <w:p w:rsidR="00E3610E" w:rsidRDefault="00E12928" w:rsidP="00E3610E">
      <w:pPr>
        <w:pStyle w:val="Requirements"/>
        <w:ind w:left="288"/>
      </w:pPr>
      <w:bookmarkStart w:id="2083" w:name="_Toc253579061"/>
      <w:r>
        <w:t>CHA-3.19</w:t>
      </w:r>
      <w:r w:rsidR="00E3610E">
        <w:t xml:space="preserve">.4.30.1 </w:t>
      </w:r>
      <w:r w:rsidR="00325101">
        <w:t>Channel/CSR light</w:t>
      </w:r>
      <w:r w:rsidR="00E3610E">
        <w:t xml:space="preserve"> application shall apply same logic as in consumer application to get the min and max authorized value for the spending limit</w:t>
      </w:r>
      <w:bookmarkEnd w:id="2083"/>
    </w:p>
    <w:p w:rsidR="00E3610E" w:rsidRDefault="00E12928" w:rsidP="00E3610E">
      <w:pPr>
        <w:pStyle w:val="Requirements"/>
        <w:ind w:left="288"/>
      </w:pPr>
      <w:bookmarkStart w:id="2084" w:name="_Toc253579062"/>
      <w:r>
        <w:t>CHA-3.19</w:t>
      </w:r>
      <w:r w:rsidR="00E3610E">
        <w:t xml:space="preserve">.4.30.2 If the balance unit is currency, </w:t>
      </w:r>
      <w:r w:rsidR="00325101">
        <w:t>Channel/CSR light</w:t>
      </w:r>
      <w:r w:rsidR="00E3610E">
        <w:t xml:space="preserve"> application shall use the </w:t>
      </w:r>
      <w:r w:rsidR="00A65E57">
        <w:t>subscriber</w:t>
      </w:r>
      <w:r w:rsidR="00E3610E">
        <w:t>/account currency as balance currency</w:t>
      </w:r>
      <w:bookmarkEnd w:id="2084"/>
    </w:p>
    <w:p w:rsidR="00E3610E" w:rsidRDefault="00E12928" w:rsidP="00E3610E">
      <w:pPr>
        <w:pStyle w:val="Requirements"/>
      </w:pPr>
      <w:bookmarkStart w:id="2085" w:name="_Toc253579063"/>
      <w:r>
        <w:t>CHA-3.19</w:t>
      </w:r>
      <w:r w:rsidR="00E3610E">
        <w:t xml:space="preserve">.4.40 </w:t>
      </w:r>
      <w:r w:rsidR="00325101">
        <w:t>Channel/CSR light</w:t>
      </w:r>
      <w:r w:rsidR="00E3610E">
        <w:t xml:space="preserve"> application shall allow a </w:t>
      </w:r>
      <w:r w:rsidR="0002100D">
        <w:t>user</w:t>
      </w:r>
      <w:r w:rsidR="00E3610E">
        <w:t xml:space="preserve"> configuring </w:t>
      </w:r>
      <w:r w:rsidR="00A65E57">
        <w:t>subscriber</w:t>
      </w:r>
      <w:r w:rsidR="00E3610E">
        <w:t xml:space="preserve"> shadow balances when acquiring a new </w:t>
      </w:r>
      <w:r w:rsidR="00A65E57">
        <w:t>subscriber</w:t>
      </w:r>
      <w:r w:rsidR="00E3610E">
        <w:t xml:space="preserve"> or swapping an existing one with respect of use case </w:t>
      </w:r>
      <w:r w:rsidR="00B24D27">
        <w:t>‘</w:t>
      </w:r>
      <w:r w:rsidR="00E3610E">
        <w:t>configure shadow balances</w:t>
      </w:r>
      <w:r w:rsidR="00B24D27">
        <w:t>’.</w:t>
      </w:r>
      <w:bookmarkEnd w:id="2085"/>
    </w:p>
    <w:p w:rsidR="00B24D27" w:rsidRDefault="00E12928" w:rsidP="00B24D27">
      <w:pPr>
        <w:pStyle w:val="Requirements"/>
      </w:pPr>
      <w:bookmarkStart w:id="2086" w:name="_Toc211176735"/>
      <w:bookmarkStart w:id="2087" w:name="_Toc212621414"/>
      <w:bookmarkStart w:id="2088" w:name="_Toc215989257"/>
      <w:bookmarkStart w:id="2089" w:name="_Toc253579064"/>
      <w:r>
        <w:t>CHA-3.19</w:t>
      </w:r>
      <w:r w:rsidR="00B24D27">
        <w:t xml:space="preserve">.4.50 </w:t>
      </w:r>
      <w:bookmarkEnd w:id="2086"/>
      <w:r w:rsidR="00325101">
        <w:t>Channel/CSR light</w:t>
      </w:r>
      <w:r w:rsidR="00B24D27">
        <w:t xml:space="preserve"> application shall apply same logic as in consumer application to select shadow balance to configure</w:t>
      </w:r>
      <w:bookmarkEnd w:id="2087"/>
      <w:r w:rsidR="00B24D27">
        <w:t>.</w:t>
      </w:r>
      <w:bookmarkEnd w:id="2088"/>
      <w:bookmarkEnd w:id="2089"/>
    </w:p>
    <w:p w:rsidR="00B207DD" w:rsidRDefault="00E12928" w:rsidP="00B207DD">
      <w:pPr>
        <w:pStyle w:val="Requirements"/>
        <w:ind w:left="720"/>
      </w:pPr>
      <w:bookmarkStart w:id="2090" w:name="_Toc212621415"/>
      <w:bookmarkStart w:id="2091" w:name="_Toc215989258"/>
      <w:bookmarkStart w:id="2092" w:name="_Toc253579065"/>
      <w:r>
        <w:t>CHA-3.19</w:t>
      </w:r>
      <w:r w:rsidR="00B24D27">
        <w:t xml:space="preserve">.4.50.1 in addition, when ‘swapping a </w:t>
      </w:r>
      <w:r w:rsidR="00A65E57">
        <w:t>subscriber</w:t>
      </w:r>
      <w:r w:rsidR="00B24D27">
        <w:t xml:space="preserve">’, </w:t>
      </w:r>
      <w:r w:rsidR="00325101">
        <w:t>Channel/CSR light</w:t>
      </w:r>
      <w:r w:rsidR="00B24D27">
        <w:t xml:space="preserve"> application shall propose </w:t>
      </w:r>
      <w:bookmarkEnd w:id="2090"/>
      <w:bookmarkEnd w:id="2091"/>
      <w:r w:rsidR="00B207DD">
        <w:t>for already instantiated shadow balances (independently if they are or not in the context of an account bundle) to configure only the limit</w:t>
      </w:r>
      <w:bookmarkEnd w:id="2092"/>
    </w:p>
    <w:p w:rsidR="00B24D27" w:rsidRDefault="00E12928" w:rsidP="00B24D27">
      <w:pPr>
        <w:pStyle w:val="Requirements"/>
        <w:ind w:left="720"/>
      </w:pPr>
      <w:bookmarkStart w:id="2093" w:name="_Toc212621416"/>
      <w:bookmarkStart w:id="2094" w:name="_Toc215989259"/>
      <w:bookmarkStart w:id="2095" w:name="_Toc253579066"/>
      <w:r>
        <w:t>CHA-3.19</w:t>
      </w:r>
      <w:r w:rsidR="00B24D27">
        <w:t xml:space="preserve">.4.50.2 in addition, when adding </w:t>
      </w:r>
      <w:r w:rsidR="00E95ABF">
        <w:t>supplementary offer</w:t>
      </w:r>
      <w:r w:rsidR="00B24D27">
        <w:t xml:space="preserve">s or reconfiguring selective </w:t>
      </w:r>
      <w:r w:rsidR="00E95ABF">
        <w:t>offer</w:t>
      </w:r>
      <w:r w:rsidR="00B24D27">
        <w:t xml:space="preserve">s to </w:t>
      </w:r>
      <w:r w:rsidR="00A65E57">
        <w:t>subscriber</w:t>
      </w:r>
      <w:r w:rsidR="00B24D27">
        <w:t xml:space="preserve">, </w:t>
      </w:r>
      <w:r w:rsidR="00325101">
        <w:t>Channel/CSR light</w:t>
      </w:r>
      <w:r w:rsidR="00B24D27">
        <w:t xml:space="preserve"> application shall propose only shadow balances regarding new added </w:t>
      </w:r>
      <w:r w:rsidR="00E95ABF">
        <w:t>offer</w:t>
      </w:r>
      <w:r w:rsidR="00B24D27">
        <w:t>s.</w:t>
      </w:r>
      <w:bookmarkEnd w:id="2093"/>
      <w:bookmarkEnd w:id="2094"/>
      <w:bookmarkEnd w:id="2095"/>
    </w:p>
    <w:p w:rsidR="00B207DD" w:rsidRDefault="00E12928" w:rsidP="00B44B09">
      <w:pPr>
        <w:pStyle w:val="Requirements"/>
        <w:ind w:left="720"/>
      </w:pPr>
      <w:bookmarkStart w:id="2096" w:name="_Toc253579067"/>
      <w:r>
        <w:t>CHA-3.19</w:t>
      </w:r>
      <w:r w:rsidR="00B207DD">
        <w:t xml:space="preserve">.4.50.3 in addition, when ‘swapping a </w:t>
      </w:r>
      <w:r w:rsidR="00A65E57">
        <w:t>subscriber</w:t>
      </w:r>
      <w:r w:rsidR="00B207DD">
        <w:t xml:space="preserve">’, Channel/CSR light application shall propose configuring </w:t>
      </w:r>
      <w:r w:rsidR="00B44B09">
        <w:t xml:space="preserve">limit of </w:t>
      </w:r>
      <w:r w:rsidR="00B207DD">
        <w:t xml:space="preserve">new shadow balances </w:t>
      </w:r>
      <w:r w:rsidR="00DE23AC">
        <w:t xml:space="preserve">only in case the </w:t>
      </w:r>
      <w:r w:rsidR="002C56C0">
        <w:t>subscriber bundle</w:t>
      </w:r>
      <w:r w:rsidR="00DE23AC">
        <w:t xml:space="preserve"> has been subscribed in the context of an account bundle and there is a default configuration for the shadow balance pointing to an account balance</w:t>
      </w:r>
      <w:bookmarkEnd w:id="2096"/>
    </w:p>
    <w:p w:rsidR="00E3610E" w:rsidRDefault="00E12928" w:rsidP="00E3610E">
      <w:pPr>
        <w:pStyle w:val="Requirements"/>
      </w:pPr>
      <w:bookmarkStart w:id="2097" w:name="_Toc253579068"/>
      <w:r>
        <w:t>CHA-3.19</w:t>
      </w:r>
      <w:r w:rsidR="00E3610E">
        <w:t xml:space="preserve">.4.60 </w:t>
      </w:r>
      <w:r w:rsidR="00B207DD">
        <w:t xml:space="preserve">For new subscriber, </w:t>
      </w:r>
      <w:r w:rsidR="00325101">
        <w:t>Channel/CSR light</w:t>
      </w:r>
      <w:r w:rsidR="00E3610E">
        <w:t xml:space="preserve"> application shall propose to configure shadow balances </w:t>
      </w:r>
      <w:r w:rsidR="00DE23AC">
        <w:t xml:space="preserve">limit </w:t>
      </w:r>
      <w:r w:rsidR="00E3610E">
        <w:t xml:space="preserve">only in case the </w:t>
      </w:r>
      <w:r w:rsidR="002C56C0">
        <w:t>subscriber bundle</w:t>
      </w:r>
      <w:r w:rsidR="00E3610E">
        <w:t xml:space="preserve"> has been subscribed in the context of an account bundle and there is a default configuration for the shadow balance pointing to an account balance</w:t>
      </w:r>
      <w:bookmarkEnd w:id="2097"/>
    </w:p>
    <w:p w:rsidR="00E3610E" w:rsidRDefault="00E12928" w:rsidP="00E3610E">
      <w:pPr>
        <w:pStyle w:val="Requirements"/>
      </w:pPr>
      <w:bookmarkStart w:id="2098" w:name="_Toc253579069"/>
      <w:r>
        <w:t>CHA-3.19</w:t>
      </w:r>
      <w:r w:rsidR="00E3610E">
        <w:t xml:space="preserve">.4.70 </w:t>
      </w:r>
      <w:r w:rsidR="00325101">
        <w:t>Channel/CSR light</w:t>
      </w:r>
      <w:r w:rsidR="00E3610E">
        <w:t xml:space="preserve"> application shall display for every shadow balance, the shadow balance name, the min and max value, the unit/currency, the name of the pointed account balance.</w:t>
      </w:r>
      <w:bookmarkEnd w:id="2098"/>
    </w:p>
    <w:p w:rsidR="00E3610E" w:rsidRDefault="00E12928" w:rsidP="00E3610E">
      <w:pPr>
        <w:pStyle w:val="Requirements"/>
        <w:ind w:left="288"/>
      </w:pPr>
      <w:bookmarkStart w:id="2099" w:name="_Toc253579070"/>
      <w:r>
        <w:t>CHA-3.19</w:t>
      </w:r>
      <w:r w:rsidR="00E3610E">
        <w:t xml:space="preserve">.4.70.1 </w:t>
      </w:r>
      <w:r w:rsidR="00325101">
        <w:t>Channel/CSR light</w:t>
      </w:r>
      <w:r w:rsidR="00E3610E">
        <w:t xml:space="preserve"> application shall apply same logic as in consumer application to get the min and max authorized value for the shadow balance limit</w:t>
      </w:r>
      <w:bookmarkEnd w:id="2099"/>
    </w:p>
    <w:p w:rsidR="00E3610E" w:rsidRDefault="00E12928" w:rsidP="00E3610E">
      <w:pPr>
        <w:pStyle w:val="Requirements"/>
        <w:ind w:left="288"/>
      </w:pPr>
      <w:bookmarkStart w:id="2100" w:name="_Toc253579071"/>
      <w:r>
        <w:t>CHA-3.19</w:t>
      </w:r>
      <w:r w:rsidR="00E3610E">
        <w:t xml:space="preserve">.4.70.2 </w:t>
      </w:r>
      <w:r w:rsidR="00B24D27">
        <w:t>i</w:t>
      </w:r>
      <w:r w:rsidR="00E3610E">
        <w:t xml:space="preserve">f the balance unit is currency, </w:t>
      </w:r>
      <w:r w:rsidR="00325101">
        <w:t>Channel/CSR light</w:t>
      </w:r>
      <w:r w:rsidR="00E3610E">
        <w:t xml:space="preserve"> application shall use the </w:t>
      </w:r>
      <w:r w:rsidR="00A65E57">
        <w:t>subscriber</w:t>
      </w:r>
      <w:r w:rsidR="00E3610E">
        <w:t xml:space="preserve"> currency as balance currency</w:t>
      </w:r>
      <w:bookmarkEnd w:id="2100"/>
    </w:p>
    <w:p w:rsidR="00034554" w:rsidRDefault="00E12928" w:rsidP="00034554">
      <w:pPr>
        <w:pStyle w:val="Requirements"/>
      </w:pPr>
      <w:bookmarkStart w:id="2101" w:name="_Toc253579072"/>
      <w:r>
        <w:t>CHA-3.19</w:t>
      </w:r>
      <w:r w:rsidR="00034554">
        <w:t xml:space="preserve">.4.80 </w:t>
      </w:r>
      <w:r w:rsidR="00325101">
        <w:t>Channel/CSR light</w:t>
      </w:r>
      <w:r w:rsidR="00034554">
        <w:t xml:space="preserve"> application shall allow a </w:t>
      </w:r>
      <w:r w:rsidR="0002100D">
        <w:t>user</w:t>
      </w:r>
      <w:r w:rsidR="00034554">
        <w:t xml:space="preserve"> viewing account and </w:t>
      </w:r>
      <w:r w:rsidR="00A65E57">
        <w:t>subscriber</w:t>
      </w:r>
      <w:r w:rsidR="00034554">
        <w:t xml:space="preserve"> balances with respect of use case view balances</w:t>
      </w:r>
      <w:bookmarkEnd w:id="2101"/>
    </w:p>
    <w:p w:rsidR="007C33C4" w:rsidRDefault="00E12928" w:rsidP="007C33C4">
      <w:pPr>
        <w:pStyle w:val="Requirements"/>
      </w:pPr>
      <w:bookmarkStart w:id="2102" w:name="_Toc253579073"/>
      <w:r>
        <w:t>CHA-3.19</w:t>
      </w:r>
      <w:r w:rsidR="007C33C4">
        <w:t xml:space="preserve">.4.85 </w:t>
      </w:r>
      <w:r w:rsidR="00325101">
        <w:t>Channel/CSR light</w:t>
      </w:r>
      <w:r w:rsidR="007C33C4">
        <w:t xml:space="preserve"> application shall display an option to view balances only if the service to get them is enabled</w:t>
      </w:r>
      <w:bookmarkEnd w:id="2102"/>
    </w:p>
    <w:p w:rsidR="007C33C4" w:rsidRDefault="00E12928" w:rsidP="007C33C4">
      <w:pPr>
        <w:pStyle w:val="Requirements"/>
        <w:ind w:left="288"/>
      </w:pPr>
      <w:bookmarkStart w:id="2103" w:name="_Toc253579074"/>
      <w:r>
        <w:t>CHA-3.19</w:t>
      </w:r>
      <w:r w:rsidR="007C33C4">
        <w:t xml:space="preserve">.4.85.1 </w:t>
      </w:r>
      <w:r w:rsidR="00325101">
        <w:t>Channel/CSR light</w:t>
      </w:r>
      <w:r w:rsidR="007C33C4">
        <w:t xml:space="preserve"> application shall support at design phase to enable or disable the service to get balances.</w:t>
      </w:r>
      <w:bookmarkEnd w:id="2103"/>
    </w:p>
    <w:p w:rsidR="00034554" w:rsidRDefault="00E12928" w:rsidP="00034554">
      <w:pPr>
        <w:pStyle w:val="Requirements"/>
      </w:pPr>
      <w:bookmarkStart w:id="2104" w:name="_Toc253579075"/>
      <w:r>
        <w:t>CHA-3.19</w:t>
      </w:r>
      <w:r w:rsidR="00034554">
        <w:t xml:space="preserve">.4.90 </w:t>
      </w:r>
      <w:r w:rsidR="00325101">
        <w:t>Channel/CSR light</w:t>
      </w:r>
      <w:r w:rsidR="00034554">
        <w:t xml:space="preserve"> application shall display for a spending</w:t>
      </w:r>
      <w:r w:rsidR="00853D4F">
        <w:t>/credit</w:t>
      </w:r>
      <w:r w:rsidR="00034554">
        <w:t xml:space="preserve"> or postpaid limit, the limit name, the limit type, the remaining value (i.e. balance value), the limit value, the currency and the next reset date.</w:t>
      </w:r>
      <w:bookmarkEnd w:id="2104"/>
    </w:p>
    <w:p w:rsidR="00034554" w:rsidRDefault="00E12928" w:rsidP="00034554">
      <w:pPr>
        <w:pStyle w:val="Requirements"/>
        <w:ind w:left="288"/>
      </w:pPr>
      <w:bookmarkStart w:id="2105" w:name="_Toc253579076"/>
      <w:r>
        <w:t>CHA-3.19</w:t>
      </w:r>
      <w:r w:rsidR="00034554">
        <w:t xml:space="preserve">.4.90.1 </w:t>
      </w:r>
      <w:r w:rsidR="00325101">
        <w:t>Channel/CSR light</w:t>
      </w:r>
      <w:r w:rsidR="00034554">
        <w:t xml:space="preserve"> application shall display unlimited instead of the limit value if the limit value is unlimited</w:t>
      </w:r>
      <w:bookmarkEnd w:id="2105"/>
    </w:p>
    <w:p w:rsidR="00034554" w:rsidRDefault="00E12928" w:rsidP="00034554">
      <w:pPr>
        <w:pStyle w:val="Requirements"/>
        <w:ind w:left="288"/>
      </w:pPr>
      <w:bookmarkStart w:id="2106" w:name="_Toc253579077"/>
      <w:r>
        <w:t>CHA-3.19</w:t>
      </w:r>
      <w:r w:rsidR="00034554">
        <w:t xml:space="preserve">.4.90.2 </w:t>
      </w:r>
      <w:r w:rsidR="00325101">
        <w:t>Channel/CSR light</w:t>
      </w:r>
      <w:r w:rsidR="00034554">
        <w:t xml:space="preserve"> application shall display unlimited instead of the remaining value if the balance value is of an order of magnitude of the unlimited system value.</w:t>
      </w:r>
      <w:bookmarkEnd w:id="2106"/>
    </w:p>
    <w:p w:rsidR="00034554" w:rsidRDefault="00E12928" w:rsidP="00034554">
      <w:pPr>
        <w:pStyle w:val="Requirements"/>
      </w:pPr>
      <w:bookmarkStart w:id="2107" w:name="_Toc253579078"/>
      <w:r>
        <w:t>CHA-3.19</w:t>
      </w:r>
      <w:r w:rsidR="00034554">
        <w:t xml:space="preserve">.4.100 </w:t>
      </w:r>
      <w:r w:rsidR="00325101">
        <w:t>Channel/CSR light</w:t>
      </w:r>
      <w:r w:rsidR="00034554">
        <w:t xml:space="preserve"> application shall display for a shadow balance, the balance name, the remaining value (i.e. balance value), the limit value, the unit/currency and the next reset date plus option to configure it.</w:t>
      </w:r>
      <w:bookmarkEnd w:id="2107"/>
    </w:p>
    <w:p w:rsidR="00034554" w:rsidRDefault="00E12928" w:rsidP="00034554">
      <w:pPr>
        <w:pStyle w:val="Requirements"/>
        <w:ind w:left="288"/>
      </w:pPr>
      <w:bookmarkStart w:id="2108" w:name="_Toc253579079"/>
      <w:r>
        <w:t>CHA-3.19</w:t>
      </w:r>
      <w:r w:rsidR="00034554">
        <w:t xml:space="preserve">.4.100.1 </w:t>
      </w:r>
      <w:r w:rsidR="00325101">
        <w:t>Channel/CSR light</w:t>
      </w:r>
      <w:r w:rsidR="00034554">
        <w:t xml:space="preserve"> application shall display unlimited instead of the limit value if the limit value is unlimited</w:t>
      </w:r>
      <w:bookmarkEnd w:id="2108"/>
    </w:p>
    <w:p w:rsidR="00034554" w:rsidRDefault="00E12928" w:rsidP="00034554">
      <w:pPr>
        <w:pStyle w:val="Requirements"/>
        <w:ind w:left="288"/>
      </w:pPr>
      <w:bookmarkStart w:id="2109" w:name="_Toc253579080"/>
      <w:r>
        <w:t>CHA-3.19</w:t>
      </w:r>
      <w:r w:rsidR="00034554">
        <w:t xml:space="preserve">.4.100.2 </w:t>
      </w:r>
      <w:r w:rsidR="00325101">
        <w:t>Channel/CSR light</w:t>
      </w:r>
      <w:r w:rsidR="00034554">
        <w:t xml:space="preserve"> application shall display unlimited instead of the remaining value if the balance value is of an order of magnitude of the unlimited system value.</w:t>
      </w:r>
      <w:bookmarkEnd w:id="2109"/>
    </w:p>
    <w:p w:rsidR="00FA34C2" w:rsidRDefault="00E12928" w:rsidP="00FA34C2">
      <w:pPr>
        <w:pStyle w:val="Requirements"/>
        <w:ind w:left="288"/>
      </w:pPr>
      <w:bookmarkStart w:id="2110" w:name="_Toc253579081"/>
      <w:r>
        <w:t>CHA-3.19</w:t>
      </w:r>
      <w:r w:rsidR="00FA34C2">
        <w:t xml:space="preserve">.4.110.3 </w:t>
      </w:r>
      <w:r w:rsidR="00325101">
        <w:t>Channel/CSR light</w:t>
      </w:r>
      <w:r w:rsidR="00FA34C2">
        <w:t xml:space="preserve"> application shall highlight shadow balance with no account balance configured.</w:t>
      </w:r>
      <w:bookmarkEnd w:id="2110"/>
    </w:p>
    <w:p w:rsidR="00FA34C2" w:rsidRDefault="00E12928" w:rsidP="00FA34C2">
      <w:pPr>
        <w:pStyle w:val="Requirements"/>
      </w:pPr>
      <w:bookmarkStart w:id="2111" w:name="_Toc253579082"/>
      <w:r>
        <w:t>CHA-3.19</w:t>
      </w:r>
      <w:r w:rsidR="00FA34C2">
        <w:t xml:space="preserve">.4.100 </w:t>
      </w:r>
      <w:r w:rsidR="00325101">
        <w:t>Channel/CSR light</w:t>
      </w:r>
      <w:r w:rsidR="00FA34C2">
        <w:t xml:space="preserve"> application shall display for a ‘normal’ balance, the balance name, the balance value, the unit/currency and the expiration date.</w:t>
      </w:r>
      <w:bookmarkEnd w:id="2111"/>
    </w:p>
    <w:p w:rsidR="00232333" w:rsidRDefault="00E12928" w:rsidP="0026589D">
      <w:pPr>
        <w:pStyle w:val="Requirements"/>
      </w:pPr>
      <w:bookmarkStart w:id="2112" w:name="_Toc253579083"/>
      <w:r>
        <w:t>CHA-3.19</w:t>
      </w:r>
      <w:r w:rsidR="00232333">
        <w:t xml:space="preserve">.4.110 </w:t>
      </w:r>
      <w:r w:rsidR="00325101">
        <w:t>Channel/CSR light</w:t>
      </w:r>
      <w:r w:rsidR="00232333">
        <w:t xml:space="preserve"> application shall allow a </w:t>
      </w:r>
      <w:r w:rsidR="0002100D">
        <w:t>user</w:t>
      </w:r>
      <w:r w:rsidR="00232333">
        <w:t xml:space="preserve"> viewing balance details with respect of use case </w:t>
      </w:r>
      <w:r w:rsidR="0026589D">
        <w:t>display</w:t>
      </w:r>
      <w:r w:rsidR="00232333">
        <w:t xml:space="preserve"> balance details</w:t>
      </w:r>
      <w:bookmarkEnd w:id="2112"/>
    </w:p>
    <w:p w:rsidR="006E2A37" w:rsidRDefault="00E12928" w:rsidP="0026589D">
      <w:pPr>
        <w:pStyle w:val="Requirements"/>
      </w:pPr>
      <w:bookmarkStart w:id="2113" w:name="_Toc253579084"/>
      <w:r>
        <w:t>CHA-3.19</w:t>
      </w:r>
      <w:r w:rsidR="006E2A37">
        <w:t>.4.1</w:t>
      </w:r>
      <w:r w:rsidR="0026589D">
        <w:t>2</w:t>
      </w:r>
      <w:r w:rsidR="006E2A37">
        <w:t xml:space="preserve">0 </w:t>
      </w:r>
      <w:r w:rsidR="00325101">
        <w:t>Channel/CSR light</w:t>
      </w:r>
      <w:r w:rsidR="006E2A37">
        <w:t xml:space="preserve"> application shall </w:t>
      </w:r>
      <w:r w:rsidR="00E41415">
        <w:t>display for a limit the same information as in view balances plus the balance description.</w:t>
      </w:r>
      <w:bookmarkEnd w:id="2113"/>
    </w:p>
    <w:p w:rsidR="006E2A37" w:rsidRDefault="00E12928" w:rsidP="0026589D">
      <w:pPr>
        <w:pStyle w:val="Requirements"/>
      </w:pPr>
      <w:bookmarkStart w:id="2114" w:name="_Toc253579085"/>
      <w:r>
        <w:t>CHA-3.19</w:t>
      </w:r>
      <w:r w:rsidR="006E2A37">
        <w:t>.4.1</w:t>
      </w:r>
      <w:r w:rsidR="0026589D">
        <w:t>3</w:t>
      </w:r>
      <w:r w:rsidR="006E2A37">
        <w:t xml:space="preserve">0 </w:t>
      </w:r>
      <w:r w:rsidR="00325101">
        <w:t>Channel/CSR light</w:t>
      </w:r>
      <w:r w:rsidR="006E2A37">
        <w:t xml:space="preserve"> application shall display for shadow balance details, the same information as in the view balances plus the balance description and the target account balance name.</w:t>
      </w:r>
      <w:bookmarkEnd w:id="2114"/>
    </w:p>
    <w:p w:rsidR="0026589D" w:rsidRDefault="00E12928" w:rsidP="0026589D">
      <w:pPr>
        <w:pStyle w:val="Requirements"/>
        <w:ind w:left="288"/>
      </w:pPr>
      <w:bookmarkStart w:id="2115" w:name="_Toc253579086"/>
      <w:r>
        <w:t>CHA-3.19</w:t>
      </w:r>
      <w:r w:rsidR="0026589D">
        <w:t xml:space="preserve">.4.130.1 </w:t>
      </w:r>
      <w:r w:rsidR="00325101">
        <w:t>Channel/CSR light</w:t>
      </w:r>
      <w:r w:rsidR="0026589D">
        <w:t xml:space="preserve"> application shall display for every shadow balance, the </w:t>
      </w:r>
      <w:r w:rsidR="00A65E57">
        <w:t>subscriber</w:t>
      </w:r>
      <w:r w:rsidR="0026589D">
        <w:t xml:space="preserve"> primary identifier owning the shadow balance, the shadow balance name, the next spending limit</w:t>
      </w:r>
      <w:r w:rsidR="00853D4F">
        <w:t>, the next credit limit</w:t>
      </w:r>
      <w:r w:rsidR="0026589D">
        <w:t xml:space="preserve"> and its unit/currency.</w:t>
      </w:r>
      <w:bookmarkEnd w:id="2115"/>
    </w:p>
    <w:p w:rsidR="006E2A37" w:rsidRDefault="00E12928" w:rsidP="0026589D">
      <w:pPr>
        <w:pStyle w:val="Requirements"/>
      </w:pPr>
      <w:bookmarkStart w:id="2116" w:name="_Toc253579087"/>
      <w:r>
        <w:t>CHA-3.19</w:t>
      </w:r>
      <w:r w:rsidR="006E2A37">
        <w:t>.4.1</w:t>
      </w:r>
      <w:r w:rsidR="0026589D">
        <w:t>4</w:t>
      </w:r>
      <w:r w:rsidR="006E2A37">
        <w:t xml:space="preserve">0 </w:t>
      </w:r>
      <w:r w:rsidR="00325101">
        <w:t>Channel/CSR light</w:t>
      </w:r>
      <w:r w:rsidR="006E2A37">
        <w:t xml:space="preserve"> application shall display for a ‘normal balance’ same information as in the view balances plus balance </w:t>
      </w:r>
      <w:r w:rsidR="00E41415">
        <w:t>description, active grants and shadow balances pointing to it (account balance case)</w:t>
      </w:r>
      <w:bookmarkEnd w:id="2116"/>
    </w:p>
    <w:p w:rsidR="00E41415" w:rsidRDefault="00E12928" w:rsidP="0026589D">
      <w:pPr>
        <w:pStyle w:val="Requirements"/>
        <w:ind w:left="288"/>
      </w:pPr>
      <w:bookmarkStart w:id="2117" w:name="_Toc253579088"/>
      <w:r>
        <w:t>CHA-3.19</w:t>
      </w:r>
      <w:r w:rsidR="00E41415">
        <w:t>.4.1</w:t>
      </w:r>
      <w:r w:rsidR="0026589D">
        <w:t>4</w:t>
      </w:r>
      <w:r w:rsidR="00E41415">
        <w:t xml:space="preserve">0.1 </w:t>
      </w:r>
      <w:r w:rsidR="00325101">
        <w:t>Channel/CSR light</w:t>
      </w:r>
      <w:r w:rsidR="00E41415">
        <w:t xml:space="preserve"> application shall display for every grant, the grant active date, the grant expiration date, the grant initial value and unit/currency</w:t>
      </w:r>
      <w:bookmarkEnd w:id="2117"/>
    </w:p>
    <w:p w:rsidR="003A7873" w:rsidRDefault="00E12928" w:rsidP="003A7873">
      <w:pPr>
        <w:pStyle w:val="Requirements"/>
      </w:pPr>
      <w:bookmarkStart w:id="2118" w:name="_Toc253579089"/>
      <w:r>
        <w:t>CHA-3.19</w:t>
      </w:r>
      <w:r w:rsidR="003A7873">
        <w:t xml:space="preserve">.4.150 </w:t>
      </w:r>
      <w:r w:rsidR="00325101">
        <w:t>Channel/CSR light</w:t>
      </w:r>
      <w:r w:rsidR="003A7873">
        <w:t xml:space="preserve"> application shall allow a </w:t>
      </w:r>
      <w:r w:rsidR="0002100D">
        <w:t>user</w:t>
      </w:r>
      <w:r w:rsidR="003A7873">
        <w:t xml:space="preserve"> reconfiguring a spending</w:t>
      </w:r>
      <w:r w:rsidR="00853D4F">
        <w:t xml:space="preserve"> and/or credit</w:t>
      </w:r>
      <w:r w:rsidR="003A7873">
        <w:t xml:space="preserve"> limit with respect of use case reconfigure spending</w:t>
      </w:r>
      <w:r w:rsidR="00853D4F">
        <w:t>/credit</w:t>
      </w:r>
      <w:r w:rsidR="003A7873">
        <w:t xml:space="preserve"> limit</w:t>
      </w:r>
      <w:bookmarkEnd w:id="2118"/>
    </w:p>
    <w:p w:rsidR="007C62D7" w:rsidRDefault="00E12928" w:rsidP="007C62D7">
      <w:pPr>
        <w:pStyle w:val="Requirements"/>
        <w:ind w:left="288"/>
      </w:pPr>
      <w:bookmarkStart w:id="2119" w:name="_Toc253579090"/>
      <w:r>
        <w:t>CHA-3.19</w:t>
      </w:r>
      <w:r w:rsidR="007C62D7">
        <w:t>.4.150.1 Channel/CSR light application shall support configuring if credit limits can be reconfigured and thus depending on actor categories (Dealers versus CSR)</w:t>
      </w:r>
      <w:bookmarkEnd w:id="2119"/>
    </w:p>
    <w:p w:rsidR="003A7873" w:rsidRDefault="00E12928" w:rsidP="003A7873">
      <w:pPr>
        <w:pStyle w:val="Requirements"/>
      </w:pPr>
      <w:bookmarkStart w:id="2120" w:name="_Toc253579091"/>
      <w:r>
        <w:t>CHA-3.19</w:t>
      </w:r>
      <w:r w:rsidR="003A7873">
        <w:t xml:space="preserve">.4.160 </w:t>
      </w:r>
      <w:r w:rsidR="00325101">
        <w:t>Channel/CSR light</w:t>
      </w:r>
      <w:r w:rsidR="003A7873">
        <w:t xml:space="preserve"> application shall not display any configure option if the service is not enabled</w:t>
      </w:r>
      <w:bookmarkEnd w:id="2120"/>
    </w:p>
    <w:p w:rsidR="003A7873" w:rsidRDefault="00E12928" w:rsidP="003A7873">
      <w:pPr>
        <w:pStyle w:val="Requirements"/>
        <w:ind w:left="288"/>
      </w:pPr>
      <w:bookmarkStart w:id="2121" w:name="_Toc253579092"/>
      <w:r>
        <w:t>CHA-3.19</w:t>
      </w:r>
      <w:r w:rsidR="003A7873">
        <w:t xml:space="preserve">.4.160.1 </w:t>
      </w:r>
      <w:r w:rsidR="00325101">
        <w:t>Channel/CSR light</w:t>
      </w:r>
      <w:r w:rsidR="003A7873">
        <w:t xml:space="preserve"> application shall support enabling and disabling at design time balance reconfiguration services</w:t>
      </w:r>
      <w:bookmarkEnd w:id="2121"/>
    </w:p>
    <w:p w:rsidR="003A7873" w:rsidRDefault="00E12928" w:rsidP="00FB5F90">
      <w:pPr>
        <w:pStyle w:val="Requirements"/>
      </w:pPr>
      <w:bookmarkStart w:id="2122" w:name="_Toc253579093"/>
      <w:r>
        <w:t>CHA-3.19</w:t>
      </w:r>
      <w:r w:rsidR="003A7873">
        <w:t>.4.</w:t>
      </w:r>
      <w:r w:rsidR="000E06C1">
        <w:t>18</w:t>
      </w:r>
      <w:r w:rsidR="003A7873">
        <w:t xml:space="preserve">0 </w:t>
      </w:r>
      <w:r w:rsidR="00325101">
        <w:t>Channel/CSR light</w:t>
      </w:r>
      <w:r w:rsidR="003A7873">
        <w:t xml:space="preserve"> application shall allow a </w:t>
      </w:r>
      <w:r w:rsidR="0002100D">
        <w:t>user</w:t>
      </w:r>
      <w:r w:rsidR="003A7873">
        <w:t xml:space="preserve"> </w:t>
      </w:r>
      <w:r w:rsidR="00FB5F90">
        <w:t>reconfiguring</w:t>
      </w:r>
      <w:r w:rsidR="003A7873">
        <w:t xml:space="preserve"> the spending limit for the next period and </w:t>
      </w:r>
      <w:r w:rsidR="00FB5F90">
        <w:t>increasing</w:t>
      </w:r>
      <w:r w:rsidR="003A7873">
        <w:t xml:space="preserve"> the remaining limit for the current period</w:t>
      </w:r>
      <w:bookmarkEnd w:id="2122"/>
    </w:p>
    <w:p w:rsidR="003A7873" w:rsidRDefault="00E12928" w:rsidP="003A7873">
      <w:pPr>
        <w:pStyle w:val="Requirements"/>
      </w:pPr>
      <w:bookmarkStart w:id="2123" w:name="_Toc253579094"/>
      <w:r>
        <w:t>CHA-3.19</w:t>
      </w:r>
      <w:r w:rsidR="003A7873">
        <w:t>.4.18</w:t>
      </w:r>
      <w:r w:rsidR="00853D4F">
        <w:t>2</w:t>
      </w:r>
      <w:r w:rsidR="003A7873">
        <w:t xml:space="preserve"> </w:t>
      </w:r>
      <w:r w:rsidR="00325101">
        <w:t>Channel/CSR light</w:t>
      </w:r>
      <w:r w:rsidR="003A7873">
        <w:t xml:space="preserve"> application shall </w:t>
      </w:r>
      <w:r w:rsidR="004118CB">
        <w:t>support to set the limit to unlimited</w:t>
      </w:r>
      <w:bookmarkEnd w:id="2123"/>
    </w:p>
    <w:p w:rsidR="004118CB" w:rsidRDefault="00E12928" w:rsidP="004118CB">
      <w:pPr>
        <w:pStyle w:val="Requirements"/>
      </w:pPr>
      <w:bookmarkStart w:id="2124" w:name="_Toc253579095"/>
      <w:r>
        <w:t>CHA-3.19</w:t>
      </w:r>
      <w:r w:rsidR="004118CB">
        <w:t xml:space="preserve">.4.190 </w:t>
      </w:r>
      <w:r w:rsidR="00325101">
        <w:t>Channel/CSR light</w:t>
      </w:r>
      <w:r w:rsidR="004118CB">
        <w:t xml:space="preserve"> application shall validates that units added to increase the remaining value are less or equal than the max balance value minus the current remaining value.</w:t>
      </w:r>
      <w:bookmarkEnd w:id="2124"/>
    </w:p>
    <w:p w:rsidR="00FB5F90" w:rsidRDefault="00E12928" w:rsidP="00FB5F90">
      <w:pPr>
        <w:pStyle w:val="Requirements"/>
      </w:pPr>
      <w:bookmarkStart w:id="2125" w:name="_Toc253579096"/>
      <w:r>
        <w:t>CHA-3.19</w:t>
      </w:r>
      <w:r w:rsidR="00FB5F90">
        <w:t xml:space="preserve">.4.200 </w:t>
      </w:r>
      <w:r w:rsidR="00325101">
        <w:t>Channel/CSR light</w:t>
      </w:r>
      <w:r w:rsidR="00FB5F90">
        <w:t xml:space="preserve"> application shall allow a </w:t>
      </w:r>
      <w:r w:rsidR="0002100D">
        <w:t>user</w:t>
      </w:r>
      <w:r w:rsidR="00FB5F90">
        <w:t xml:space="preserve"> reconfiguring a shadow balance with respect of use case reconfigure shadow balance</w:t>
      </w:r>
      <w:bookmarkEnd w:id="2125"/>
    </w:p>
    <w:p w:rsidR="00FB5F90" w:rsidRDefault="00E12928" w:rsidP="00FB5F90">
      <w:pPr>
        <w:pStyle w:val="Requirements"/>
      </w:pPr>
      <w:bookmarkStart w:id="2126" w:name="_Toc253579097"/>
      <w:r>
        <w:t>CHA-3.19</w:t>
      </w:r>
      <w:r w:rsidR="00FB5F90">
        <w:t xml:space="preserve">.4.210 </w:t>
      </w:r>
      <w:r w:rsidR="00325101">
        <w:t>Channel/CSR light</w:t>
      </w:r>
      <w:r w:rsidR="00FB5F90">
        <w:t xml:space="preserve"> application shall allow a </w:t>
      </w:r>
      <w:r w:rsidR="0002100D">
        <w:t>user</w:t>
      </w:r>
      <w:r w:rsidR="00FB5F90">
        <w:t xml:space="preserve"> reconfiguring the shadow balance for the next period and increasing the remaining limit for the current period</w:t>
      </w:r>
      <w:bookmarkEnd w:id="2126"/>
    </w:p>
    <w:p w:rsidR="00FB5F90" w:rsidRDefault="00E12928" w:rsidP="00FB5F90">
      <w:pPr>
        <w:pStyle w:val="Requirements"/>
        <w:ind w:left="288"/>
      </w:pPr>
      <w:bookmarkStart w:id="2127" w:name="_Toc253579098"/>
      <w:r>
        <w:t>CHA-3.19</w:t>
      </w:r>
      <w:r w:rsidR="00FB5F90">
        <w:t xml:space="preserve">.4.210.1 </w:t>
      </w:r>
      <w:r w:rsidR="00325101">
        <w:t>Channel/CSR light</w:t>
      </w:r>
      <w:r w:rsidR="00FB5F90">
        <w:t xml:space="preserve"> application shall allow a </w:t>
      </w:r>
      <w:r w:rsidR="0002100D">
        <w:t>user</w:t>
      </w:r>
      <w:r w:rsidR="00FB5F90">
        <w:t xml:space="preserve"> increasing the shadow balance remaining limit for the current period only if the shadow balance is already pointing to an account balance</w:t>
      </w:r>
      <w:bookmarkEnd w:id="2127"/>
    </w:p>
    <w:p w:rsidR="00FB5F90" w:rsidRDefault="00E12928" w:rsidP="00FB5F90">
      <w:pPr>
        <w:pStyle w:val="Requirements"/>
      </w:pPr>
      <w:bookmarkStart w:id="2128" w:name="_Toc253579099"/>
      <w:r>
        <w:t>CHA-3.19</w:t>
      </w:r>
      <w:r w:rsidR="00FB5F90">
        <w:t xml:space="preserve">.4.220 </w:t>
      </w:r>
      <w:r w:rsidR="00325101">
        <w:t>Channel/CSR light</w:t>
      </w:r>
      <w:r w:rsidR="00FB5F90">
        <w:t xml:space="preserve"> application shall support to set the shadow balance limit to unlimited</w:t>
      </w:r>
      <w:bookmarkEnd w:id="2128"/>
    </w:p>
    <w:p w:rsidR="00FB5F90" w:rsidRDefault="00E12928" w:rsidP="00FB5F90">
      <w:pPr>
        <w:pStyle w:val="Requirements"/>
      </w:pPr>
      <w:bookmarkStart w:id="2129" w:name="_Toc253579100"/>
      <w:r>
        <w:t>CHA-3.19</w:t>
      </w:r>
      <w:r w:rsidR="00FB5F90">
        <w:t xml:space="preserve">.4.230 </w:t>
      </w:r>
      <w:r w:rsidR="00325101">
        <w:t>Channel/CSR light</w:t>
      </w:r>
      <w:r w:rsidR="00FB5F90">
        <w:t xml:space="preserve"> application shall validates that units added to increase the shadow balance remaining value are less or equal than the max balance value minus the current remaining value.</w:t>
      </w:r>
      <w:bookmarkEnd w:id="2129"/>
    </w:p>
    <w:p w:rsidR="00FB5F90" w:rsidRDefault="00E12928" w:rsidP="00FB5F90">
      <w:pPr>
        <w:pStyle w:val="Requirements"/>
      </w:pPr>
      <w:bookmarkStart w:id="2130" w:name="_Toc253579101"/>
      <w:r>
        <w:t>CHA-3.19</w:t>
      </w:r>
      <w:r w:rsidR="00FB5F90">
        <w:t xml:space="preserve">.4.240 If the shadow balance is already configured, </w:t>
      </w:r>
      <w:r w:rsidR="00325101">
        <w:t>Channel/CSR light</w:t>
      </w:r>
      <w:r w:rsidR="00FB5F90">
        <w:t xml:space="preserve"> application shall select by default the current configured account balance as candidate account balance.</w:t>
      </w:r>
      <w:bookmarkEnd w:id="2130"/>
    </w:p>
    <w:p w:rsidR="00E05A57" w:rsidRDefault="00E05A57" w:rsidP="00FB5F90">
      <w:pPr>
        <w:pStyle w:val="Requirements"/>
      </w:pPr>
    </w:p>
    <w:p w:rsidR="002D7FF2" w:rsidRDefault="002D7FF2" w:rsidP="00CB7F0B">
      <w:pPr>
        <w:pStyle w:val="Capability"/>
      </w:pPr>
      <w:bookmarkStart w:id="2131" w:name="_Toc253578201"/>
      <w:bookmarkStart w:id="2132" w:name="_Toc253579102"/>
      <w:r>
        <w:t xml:space="preserve">Capability </w:t>
      </w:r>
      <w:r>
        <w:fldChar w:fldCharType="begin"/>
      </w:r>
      <w:r>
        <w:instrText xml:space="preserve"> LISTNUM "business req" \* MERGEFORMAT </w:instrText>
      </w:r>
      <w:r>
        <w:fldChar w:fldCharType="separate"/>
      </w:r>
      <w:r>
        <w:rPr>
          <w:noProof/>
        </w:rPr>
        <w:t>1</w:t>
      </w:r>
      <w:r>
        <w:fldChar w:fldCharType="end">
          <w:numberingChange w:id="2133" w:author="Raphaël Guého" w:date="2010-01-04T14:43:00Z" w:original="19."/>
        </w:fldChar>
      </w:r>
      <w:r>
        <w:t xml:space="preserve"> Recharge</w:t>
      </w:r>
      <w:r w:rsidR="00AA7DEF">
        <w:t xml:space="preserve"> </w:t>
      </w:r>
      <w:r w:rsidR="007C62D7">
        <w:t>–</w:t>
      </w:r>
      <w:r w:rsidR="00AA7DEF">
        <w:t xml:space="preserve"> RCH</w:t>
      </w:r>
      <w:bookmarkEnd w:id="2131"/>
      <w:bookmarkEnd w:id="2132"/>
    </w:p>
    <w:p w:rsidR="002D7FF2" w:rsidRDefault="002D7FF2" w:rsidP="002D7FF2">
      <w:pPr>
        <w:pStyle w:val="Heading3"/>
      </w:pPr>
      <w:bookmarkStart w:id="2134" w:name="_Toc253578202"/>
      <w:r>
        <w:t>Capability Description</w:t>
      </w:r>
      <w:bookmarkEnd w:id="2134"/>
    </w:p>
    <w:p w:rsidR="002D7FF2" w:rsidRDefault="002D7FF2" w:rsidP="002D7FF2">
      <w:pPr>
        <w:pStyle w:val="BodyText"/>
      </w:pPr>
      <w:r w:rsidRPr="009632BF">
        <w:t xml:space="preserve">This capability </w:t>
      </w:r>
      <w:r>
        <w:t xml:space="preserve">allows a dealer to recharge an account or a </w:t>
      </w:r>
      <w:r w:rsidR="00A65E57">
        <w:t>subscriber</w:t>
      </w:r>
      <w:r w:rsidR="00E12928">
        <w:t xml:space="preserve"> using a voucher or through a non voucher recharge</w:t>
      </w:r>
    </w:p>
    <w:p w:rsidR="002D7FF2" w:rsidRDefault="002D7FF2" w:rsidP="00E55B82">
      <w:pPr>
        <w:pStyle w:val="Heading3"/>
      </w:pPr>
      <w:bookmarkStart w:id="2135" w:name="_Toc253578203"/>
      <w:r>
        <w:t>Capability Assumptions/Dependencies</w:t>
      </w:r>
      <w:bookmarkEnd w:id="2135"/>
    </w:p>
    <w:p w:rsidR="002D7FF2" w:rsidRDefault="002D7FF2" w:rsidP="002D7FF2">
      <w:pPr>
        <w:pStyle w:val="BodyText"/>
      </w:pPr>
    </w:p>
    <w:p w:rsidR="002D7FF2" w:rsidRDefault="002D7FF2" w:rsidP="002D7FF2">
      <w:pPr>
        <w:pStyle w:val="Heading3"/>
      </w:pPr>
      <w:bookmarkStart w:id="2136" w:name="_Toc253578204"/>
      <w:r>
        <w:t>Capability Use Cases</w:t>
      </w:r>
      <w:bookmarkEnd w:id="2136"/>
    </w:p>
    <w:p w:rsidR="00122B88" w:rsidRPr="00C867D9" w:rsidRDefault="00122B88" w:rsidP="00122B88">
      <w:pPr>
        <w:pStyle w:val="Heading4"/>
        <w:tabs>
          <w:tab w:val="num" w:pos="1494"/>
        </w:tabs>
        <w:ind w:left="1494"/>
      </w:pPr>
      <w:bookmarkStart w:id="2137" w:name="_Toc215984005"/>
      <w:bookmarkStart w:id="2138" w:name="_Toc253578205"/>
      <w:r>
        <w:t>Use Case:  Recharge</w:t>
      </w:r>
      <w:bookmarkEnd w:id="2137"/>
      <w:bookmarkEnd w:id="2138"/>
    </w:p>
    <w:tbl>
      <w:tblPr>
        <w:tblpPr w:leftFromText="180" w:rightFromText="180" w:vertAnchor="text" w:tblpY="1"/>
        <w:tblOverlap w:val="neve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22B88" w:rsidRPr="00E442E7" w:rsidTr="00325101">
        <w:trPr>
          <w:gridAfter w:val="1"/>
          <w:wAfter w:w="18" w:type="dxa"/>
          <w:trHeight w:val="360"/>
        </w:trPr>
        <w:tc>
          <w:tcPr>
            <w:tcW w:w="5580" w:type="dxa"/>
            <w:gridSpan w:val="2"/>
            <w:shd w:val="clear" w:color="auto" w:fill="E6E6E6"/>
          </w:tcPr>
          <w:p w:rsidR="00122B88" w:rsidRPr="00E442E7" w:rsidRDefault="00122B88" w:rsidP="00325101">
            <w:pPr>
              <w:pStyle w:val="TableHeading"/>
            </w:pPr>
            <w:r>
              <w:t>Recharge</w:t>
            </w:r>
            <w:r w:rsidRPr="00E442E7">
              <w:t xml:space="preserve"> </w:t>
            </w:r>
          </w:p>
        </w:tc>
        <w:tc>
          <w:tcPr>
            <w:tcW w:w="2610" w:type="dxa"/>
            <w:shd w:val="clear" w:color="auto" w:fill="E6E6E6"/>
          </w:tcPr>
          <w:p w:rsidR="00122B88" w:rsidRPr="00E442E7" w:rsidRDefault="00122B88" w:rsidP="00325101">
            <w:pPr>
              <w:pStyle w:val="TableHeading"/>
            </w:pPr>
            <w:r>
              <w:t>RCH0005</w:t>
            </w:r>
            <w:r w:rsidRPr="00E442E7">
              <w:t xml:space="preserve"> </w:t>
            </w:r>
          </w:p>
        </w:tc>
      </w:tr>
      <w:tr w:rsidR="00122B88" w:rsidRPr="00E442E7" w:rsidTr="00325101">
        <w:tc>
          <w:tcPr>
            <w:tcW w:w="2268" w:type="dxa"/>
          </w:tcPr>
          <w:p w:rsidR="00122B88" w:rsidRPr="00E442E7" w:rsidRDefault="00122B88" w:rsidP="00325101">
            <w:r w:rsidRPr="00E442E7">
              <w:t>Primary actors</w:t>
            </w:r>
          </w:p>
        </w:tc>
        <w:tc>
          <w:tcPr>
            <w:tcW w:w="5940" w:type="dxa"/>
            <w:gridSpan w:val="3"/>
          </w:tcPr>
          <w:p w:rsidR="00122B88" w:rsidRDefault="00122B88" w:rsidP="00325101">
            <w:pPr>
              <w:pStyle w:val="BodyText"/>
            </w:pPr>
            <w:r>
              <w:t>Dealer user</w:t>
            </w:r>
          </w:p>
          <w:p w:rsidR="001C6190" w:rsidRPr="00E442E7" w:rsidRDefault="001C6190" w:rsidP="00325101">
            <w:pPr>
              <w:pStyle w:val="BodyText"/>
            </w:pPr>
            <w:r>
              <w:t>CSR user</w:t>
            </w:r>
          </w:p>
        </w:tc>
      </w:tr>
      <w:tr w:rsidR="00122B88" w:rsidRPr="00E442E7" w:rsidTr="00325101">
        <w:tc>
          <w:tcPr>
            <w:tcW w:w="2268" w:type="dxa"/>
          </w:tcPr>
          <w:p w:rsidR="00122B88" w:rsidRPr="00E442E7" w:rsidRDefault="00122B88" w:rsidP="00325101">
            <w:r w:rsidRPr="00E442E7">
              <w:t>Summary Goal</w:t>
            </w:r>
          </w:p>
        </w:tc>
        <w:tc>
          <w:tcPr>
            <w:tcW w:w="5940" w:type="dxa"/>
            <w:gridSpan w:val="3"/>
          </w:tcPr>
          <w:p w:rsidR="00122B88" w:rsidRPr="00E442E7" w:rsidRDefault="00122B88" w:rsidP="00325101">
            <w:pPr>
              <w:pStyle w:val="BodyText"/>
            </w:pPr>
            <w:r>
              <w:t xml:space="preserve">This use case allows user recharging an account or a </w:t>
            </w:r>
            <w:r w:rsidR="00A65E57">
              <w:t>subscriber</w:t>
            </w:r>
          </w:p>
        </w:tc>
      </w:tr>
      <w:tr w:rsidR="00122B88" w:rsidRPr="00E442E7" w:rsidTr="00325101">
        <w:trPr>
          <w:trHeight w:val="176"/>
        </w:trPr>
        <w:tc>
          <w:tcPr>
            <w:tcW w:w="2268" w:type="dxa"/>
          </w:tcPr>
          <w:p w:rsidR="00122B88" w:rsidRPr="00E442E7" w:rsidRDefault="00122B88" w:rsidP="00325101">
            <w:r w:rsidRPr="00E442E7">
              <w:t>Pre-conditions</w:t>
            </w:r>
          </w:p>
        </w:tc>
        <w:tc>
          <w:tcPr>
            <w:tcW w:w="5940" w:type="dxa"/>
            <w:gridSpan w:val="3"/>
          </w:tcPr>
          <w:p w:rsidR="00122B88" w:rsidRDefault="00553E11" w:rsidP="00325101">
            <w:pPr>
              <w:pStyle w:val="BodyText"/>
            </w:pPr>
            <w:r>
              <w:t>User</w:t>
            </w:r>
            <w:r w:rsidR="00122B88">
              <w:t xml:space="preserve"> is in the context of a customer account/</w:t>
            </w:r>
            <w:r w:rsidR="00A65E57">
              <w:t>subscriber</w:t>
            </w:r>
          </w:p>
          <w:p w:rsidR="00122B88" w:rsidRPr="00E442E7" w:rsidRDefault="00122B88" w:rsidP="00325101">
            <w:pPr>
              <w:pStyle w:val="BodyText"/>
            </w:pPr>
            <w:r>
              <w:t>Account/</w:t>
            </w:r>
            <w:r w:rsidR="00A65E57">
              <w:t>subscriber</w:t>
            </w:r>
            <w:r>
              <w:t xml:space="preserve"> is rechargeable</w:t>
            </w:r>
          </w:p>
        </w:tc>
      </w:tr>
      <w:tr w:rsidR="00122B88" w:rsidRPr="00E442E7" w:rsidTr="00325101">
        <w:trPr>
          <w:trHeight w:val="176"/>
        </w:trPr>
        <w:tc>
          <w:tcPr>
            <w:tcW w:w="2268" w:type="dxa"/>
          </w:tcPr>
          <w:p w:rsidR="00122B88" w:rsidRPr="00E442E7" w:rsidRDefault="00122B88" w:rsidP="00325101">
            <w:r w:rsidRPr="00E442E7">
              <w:t>Trigger</w:t>
            </w:r>
          </w:p>
        </w:tc>
        <w:tc>
          <w:tcPr>
            <w:tcW w:w="5940" w:type="dxa"/>
            <w:gridSpan w:val="3"/>
          </w:tcPr>
          <w:p w:rsidR="00122B88" w:rsidRPr="00E442E7" w:rsidRDefault="00122B88" w:rsidP="00325101">
            <w:pPr>
              <w:pStyle w:val="BodyText"/>
            </w:pPr>
            <w:r>
              <w:t>User has selected the option to do a recharge</w:t>
            </w:r>
          </w:p>
        </w:tc>
      </w:tr>
      <w:tr w:rsidR="00122B88" w:rsidRPr="00E442E7" w:rsidTr="00325101">
        <w:trPr>
          <w:trHeight w:val="176"/>
        </w:trPr>
        <w:tc>
          <w:tcPr>
            <w:tcW w:w="2268" w:type="dxa"/>
          </w:tcPr>
          <w:p w:rsidR="00122B88" w:rsidRPr="00E442E7" w:rsidRDefault="00122B88" w:rsidP="00325101">
            <w:r w:rsidRPr="00E442E7">
              <w:t>Minimum guarantees</w:t>
            </w:r>
          </w:p>
        </w:tc>
        <w:tc>
          <w:tcPr>
            <w:tcW w:w="5940" w:type="dxa"/>
            <w:gridSpan w:val="3"/>
          </w:tcPr>
          <w:p w:rsidR="00122B88" w:rsidRPr="006D15FA" w:rsidRDefault="00122B88" w:rsidP="00325101">
            <w:pPr>
              <w:pStyle w:val="BodyText"/>
            </w:pPr>
            <w:r>
              <w:t>User is informed why the recharge has failed</w:t>
            </w:r>
          </w:p>
        </w:tc>
      </w:tr>
      <w:tr w:rsidR="00122B88" w:rsidRPr="00E442E7" w:rsidTr="00325101">
        <w:trPr>
          <w:trHeight w:val="176"/>
        </w:trPr>
        <w:tc>
          <w:tcPr>
            <w:tcW w:w="2268" w:type="dxa"/>
          </w:tcPr>
          <w:p w:rsidR="00122B88" w:rsidRPr="00E442E7" w:rsidRDefault="00122B88" w:rsidP="00325101">
            <w:r w:rsidRPr="00E442E7">
              <w:t>Success guarantees:</w:t>
            </w:r>
          </w:p>
        </w:tc>
        <w:tc>
          <w:tcPr>
            <w:tcW w:w="5940" w:type="dxa"/>
            <w:gridSpan w:val="3"/>
          </w:tcPr>
          <w:p w:rsidR="00122B88" w:rsidRPr="006D15FA" w:rsidRDefault="00122B88" w:rsidP="00325101">
            <w:pPr>
              <w:pStyle w:val="BodyText"/>
            </w:pPr>
            <w:r>
              <w:t>The account/</w:t>
            </w:r>
            <w:r w:rsidR="00A65E57">
              <w:t>subscriber</w:t>
            </w:r>
            <w:r>
              <w:t xml:space="preserve"> is recharged</w:t>
            </w:r>
          </w:p>
        </w:tc>
      </w:tr>
      <w:tr w:rsidR="00122B88" w:rsidRPr="00E442E7" w:rsidTr="00325101">
        <w:trPr>
          <w:trHeight w:val="176"/>
        </w:trPr>
        <w:tc>
          <w:tcPr>
            <w:tcW w:w="2268" w:type="dxa"/>
          </w:tcPr>
          <w:p w:rsidR="00122B88" w:rsidRPr="00E442E7" w:rsidRDefault="00122B88" w:rsidP="00325101">
            <w:r w:rsidRPr="00E442E7">
              <w:t>Normal Flow:</w:t>
            </w:r>
          </w:p>
        </w:tc>
        <w:tc>
          <w:tcPr>
            <w:tcW w:w="5940" w:type="dxa"/>
            <w:gridSpan w:val="3"/>
          </w:tcPr>
          <w:p w:rsidR="00122B88" w:rsidRPr="004F1BE9" w:rsidRDefault="00325101" w:rsidP="000F7361">
            <w:pPr>
              <w:pStyle w:val="Body"/>
              <w:numPr>
                <w:ilvl w:val="0"/>
                <w:numId w:val="456"/>
              </w:numPr>
            </w:pPr>
            <w:r>
              <w:t>Channel/CSR light</w:t>
            </w:r>
            <w:r w:rsidR="00122B88">
              <w:t xml:space="preserve"> application</w:t>
            </w:r>
            <w:r w:rsidR="00122B88" w:rsidRPr="004F1BE9">
              <w:t xml:space="preserve"> proposes available</w:t>
            </w:r>
            <w:r w:rsidR="00A848B1">
              <w:t xml:space="preserve"> and supported recharge methods</w:t>
            </w:r>
          </w:p>
          <w:p w:rsidR="00122B88" w:rsidRPr="004F1BE9" w:rsidRDefault="00122B88" w:rsidP="000F7361">
            <w:pPr>
              <w:pStyle w:val="Body"/>
              <w:numPr>
                <w:ilvl w:val="0"/>
                <w:numId w:val="456"/>
              </w:numPr>
            </w:pPr>
            <w:r>
              <w:t>U</w:t>
            </w:r>
            <w:r w:rsidRPr="004F1BE9">
              <w:t>ser selects one recharge method (A</w:t>
            </w:r>
            <w:r w:rsidR="00A848B1">
              <w:t>1</w:t>
            </w:r>
            <w:r w:rsidRPr="004F1BE9">
              <w:t>)</w:t>
            </w:r>
          </w:p>
          <w:p w:rsidR="00122B88" w:rsidRPr="006D15FA" w:rsidRDefault="00122B88" w:rsidP="000F7361">
            <w:pPr>
              <w:pStyle w:val="Body"/>
              <w:numPr>
                <w:ilvl w:val="0"/>
                <w:numId w:val="456"/>
              </w:numPr>
            </w:pPr>
            <w:r w:rsidRPr="004F1BE9">
              <w:t xml:space="preserve">Depending on selected recharge method, </w:t>
            </w:r>
            <w:r w:rsidR="00325101">
              <w:t>Channel/CSR light</w:t>
            </w:r>
            <w:r>
              <w:t xml:space="preserve"> application redirects user to either </w:t>
            </w:r>
            <w:r w:rsidRPr="00A5750A">
              <w:t>Recharge by Voucher</w:t>
            </w:r>
            <w:r>
              <w:t xml:space="preserve"> or Non Voucher </w:t>
            </w:r>
          </w:p>
        </w:tc>
      </w:tr>
      <w:tr w:rsidR="00122B88" w:rsidRPr="00E442E7" w:rsidTr="00325101">
        <w:trPr>
          <w:trHeight w:val="176"/>
        </w:trPr>
        <w:tc>
          <w:tcPr>
            <w:tcW w:w="2268" w:type="dxa"/>
          </w:tcPr>
          <w:p w:rsidR="00122B88" w:rsidRPr="00E442E7" w:rsidRDefault="00122B88" w:rsidP="00325101">
            <w:r w:rsidRPr="00E442E7">
              <w:t>Alternative Flows:</w:t>
            </w:r>
          </w:p>
        </w:tc>
        <w:tc>
          <w:tcPr>
            <w:tcW w:w="5940" w:type="dxa"/>
            <w:gridSpan w:val="3"/>
          </w:tcPr>
          <w:p w:rsidR="00122B88" w:rsidRDefault="00122B88" w:rsidP="00A848B1">
            <w:pPr>
              <w:pStyle w:val="Body"/>
              <w:ind w:left="0"/>
            </w:pPr>
            <w:r w:rsidRPr="004F1BE9">
              <w:t>A</w:t>
            </w:r>
            <w:r w:rsidR="00A848B1">
              <w:t>1</w:t>
            </w:r>
            <w:r w:rsidRPr="004F1BE9">
              <w:t xml:space="preserve">: the user cancels </w:t>
            </w:r>
            <w:r>
              <w:t>the recharge process</w:t>
            </w:r>
          </w:p>
          <w:p w:rsidR="00122B88" w:rsidRPr="006D15FA" w:rsidRDefault="00325101" w:rsidP="000F7361">
            <w:pPr>
              <w:pStyle w:val="Body"/>
              <w:numPr>
                <w:ilvl w:val="0"/>
                <w:numId w:val="457"/>
              </w:numPr>
            </w:pPr>
            <w:r>
              <w:t>Channel/CSR light</w:t>
            </w:r>
            <w:r w:rsidR="00122B88">
              <w:t xml:space="preserve"> application</w:t>
            </w:r>
            <w:r w:rsidR="00122B88" w:rsidRPr="004F1BE9">
              <w:t xml:space="preserve"> </w:t>
            </w:r>
            <w:r w:rsidR="00122B88">
              <w:t>redirects user to the context before he selects the recharge option</w:t>
            </w:r>
          </w:p>
        </w:tc>
      </w:tr>
    </w:tbl>
    <w:p w:rsidR="00122B88" w:rsidRDefault="00325101" w:rsidP="00122B88">
      <w:pPr>
        <w:pStyle w:val="BodyText"/>
      </w:pPr>
      <w:r>
        <w:br w:type="textWrapping" w:clear="all"/>
      </w:r>
    </w:p>
    <w:p w:rsidR="002D7FF2" w:rsidRPr="008F1DC3" w:rsidRDefault="002D7FF2" w:rsidP="00CB5A92">
      <w:pPr>
        <w:pStyle w:val="Heading4"/>
      </w:pPr>
      <w:bookmarkStart w:id="2139" w:name="_Toc253578206"/>
      <w:r w:rsidRPr="008F1DC3">
        <w:t xml:space="preserve">Use Case:  Non </w:t>
      </w:r>
      <w:r w:rsidRPr="008F1DC3">
        <w:t>voucher recharge</w:t>
      </w:r>
      <w:bookmarkEnd w:id="2139"/>
      <w:r w:rsidR="00E2785D">
        <w:t xml:space="preserve"> </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A848B1" w:rsidRPr="008F1DC3" w:rsidTr="005933B8">
        <w:trPr>
          <w:gridAfter w:val="1"/>
          <w:wAfter w:w="18" w:type="dxa"/>
          <w:trHeight w:val="360"/>
        </w:trPr>
        <w:tc>
          <w:tcPr>
            <w:tcW w:w="5580" w:type="dxa"/>
            <w:gridSpan w:val="2"/>
            <w:shd w:val="clear" w:color="auto" w:fill="E6E6E6"/>
          </w:tcPr>
          <w:p w:rsidR="00A848B1" w:rsidRPr="008F1DC3" w:rsidRDefault="00A848B1" w:rsidP="00C35260">
            <w:pPr>
              <w:pStyle w:val="TableHeading"/>
            </w:pPr>
            <w:r w:rsidRPr="008F1DC3">
              <w:t>Non voucher recharge</w:t>
            </w:r>
          </w:p>
        </w:tc>
        <w:tc>
          <w:tcPr>
            <w:tcW w:w="2610" w:type="dxa"/>
            <w:shd w:val="clear" w:color="auto" w:fill="E6E6E6"/>
          </w:tcPr>
          <w:p w:rsidR="00A848B1" w:rsidRPr="008F1DC3" w:rsidRDefault="00A848B1" w:rsidP="00C35260">
            <w:pPr>
              <w:pStyle w:val="TableHeading"/>
            </w:pPr>
            <w:r w:rsidRPr="008F1DC3">
              <w:t xml:space="preserve">RCH0010 </w:t>
            </w:r>
          </w:p>
        </w:tc>
      </w:tr>
      <w:tr w:rsidR="00A848B1" w:rsidRPr="008F1DC3" w:rsidTr="005933B8">
        <w:tc>
          <w:tcPr>
            <w:tcW w:w="2268" w:type="dxa"/>
          </w:tcPr>
          <w:p w:rsidR="00A848B1" w:rsidRPr="008F1DC3" w:rsidRDefault="00A848B1" w:rsidP="00C35260">
            <w:r w:rsidRPr="008F1DC3">
              <w:t>Primary actors</w:t>
            </w:r>
          </w:p>
        </w:tc>
        <w:tc>
          <w:tcPr>
            <w:tcW w:w="5940" w:type="dxa"/>
            <w:gridSpan w:val="3"/>
          </w:tcPr>
          <w:p w:rsidR="001C6190" w:rsidRDefault="00A848B1" w:rsidP="00C35260">
            <w:pPr>
              <w:pStyle w:val="BodyText"/>
            </w:pPr>
            <w:r>
              <w:t>CSR user</w:t>
            </w:r>
          </w:p>
          <w:p w:rsidR="001C6190" w:rsidRPr="008F1DC3" w:rsidRDefault="001C6190" w:rsidP="00C35260">
            <w:pPr>
              <w:pStyle w:val="BodyText"/>
            </w:pPr>
            <w:r>
              <w:t>Dealer user</w:t>
            </w:r>
          </w:p>
        </w:tc>
      </w:tr>
      <w:tr w:rsidR="00A848B1" w:rsidRPr="008F1DC3" w:rsidTr="005933B8">
        <w:tc>
          <w:tcPr>
            <w:tcW w:w="2268" w:type="dxa"/>
          </w:tcPr>
          <w:p w:rsidR="00A848B1" w:rsidRPr="008F1DC3" w:rsidRDefault="00A848B1" w:rsidP="00C35260">
            <w:r w:rsidRPr="008F1DC3">
              <w:t>Summary Goal</w:t>
            </w:r>
          </w:p>
        </w:tc>
        <w:tc>
          <w:tcPr>
            <w:tcW w:w="5940" w:type="dxa"/>
            <w:gridSpan w:val="3"/>
          </w:tcPr>
          <w:p w:rsidR="00A848B1" w:rsidRPr="008F1DC3" w:rsidRDefault="00A848B1" w:rsidP="00C35260">
            <w:pPr>
              <w:pStyle w:val="BodyText"/>
            </w:pPr>
            <w:r w:rsidRPr="008F1DC3">
              <w:t xml:space="preserve">This use case allows a user doing a non voucher recharge for an account or a </w:t>
            </w:r>
            <w:r w:rsidR="00A65E57">
              <w:t>subscriber</w:t>
            </w:r>
            <w:r>
              <w:t xml:space="preserve"> creating a new payment profile or using an existing one</w:t>
            </w:r>
          </w:p>
        </w:tc>
      </w:tr>
      <w:tr w:rsidR="00A848B1" w:rsidRPr="00081E46" w:rsidTr="005933B8">
        <w:trPr>
          <w:trHeight w:val="176"/>
        </w:trPr>
        <w:tc>
          <w:tcPr>
            <w:tcW w:w="2268" w:type="dxa"/>
          </w:tcPr>
          <w:p w:rsidR="00A848B1" w:rsidRPr="008F1DC3" w:rsidRDefault="00A848B1" w:rsidP="00C35260">
            <w:r w:rsidRPr="008F1DC3">
              <w:t>Pre-conditions</w:t>
            </w:r>
          </w:p>
        </w:tc>
        <w:tc>
          <w:tcPr>
            <w:tcW w:w="5940" w:type="dxa"/>
            <w:gridSpan w:val="3"/>
          </w:tcPr>
          <w:p w:rsidR="00A848B1" w:rsidRPr="008F1DC3" w:rsidRDefault="00A848B1" w:rsidP="00C35260">
            <w:pPr>
              <w:pStyle w:val="BodyText"/>
            </w:pPr>
            <w:r w:rsidRPr="008F1DC3">
              <w:t>Either:</w:t>
            </w:r>
          </w:p>
          <w:p w:rsidR="00A848B1" w:rsidRPr="008F1DC3" w:rsidRDefault="00A848B1" w:rsidP="000F7361">
            <w:pPr>
              <w:pStyle w:val="BodyText"/>
              <w:numPr>
                <w:ilvl w:val="0"/>
                <w:numId w:val="118"/>
              </w:numPr>
            </w:pPr>
            <w:r w:rsidRPr="008F1DC3">
              <w:t>User is in a specific account context</w:t>
            </w:r>
          </w:p>
          <w:p w:rsidR="00A848B1" w:rsidRPr="008F1DC3" w:rsidRDefault="00A848B1" w:rsidP="000F7361">
            <w:pPr>
              <w:pStyle w:val="BodyText"/>
              <w:numPr>
                <w:ilvl w:val="0"/>
                <w:numId w:val="118"/>
              </w:numPr>
            </w:pPr>
            <w:r w:rsidRPr="008F1DC3">
              <w:t xml:space="preserve">User is in a specific </w:t>
            </w:r>
            <w:r w:rsidR="00A65E57">
              <w:t>subscriber</w:t>
            </w:r>
            <w:r w:rsidRPr="008F1DC3">
              <w:t xml:space="preserve"> context</w:t>
            </w:r>
          </w:p>
          <w:p w:rsidR="00A848B1" w:rsidRDefault="00A848B1" w:rsidP="00C35260">
            <w:pPr>
              <w:pStyle w:val="BodyText"/>
            </w:pPr>
            <w:r w:rsidRPr="008F1DC3">
              <w:t>The entity (account/</w:t>
            </w:r>
            <w:r w:rsidR="00A65E57">
              <w:t>subscriber</w:t>
            </w:r>
            <w:r w:rsidRPr="008F1DC3">
              <w:t>) is rechargeable</w:t>
            </w:r>
          </w:p>
          <w:p w:rsidR="00A848B1" w:rsidRPr="008F6034" w:rsidRDefault="00A848B1" w:rsidP="00C35260">
            <w:pPr>
              <w:pStyle w:val="BodyText"/>
              <w:rPr>
                <w:lang w:val="fr-FR"/>
              </w:rPr>
            </w:pPr>
            <w:r w:rsidRPr="008F6034">
              <w:rPr>
                <w:lang w:val="fr-FR"/>
              </w:rPr>
              <w:t>Non voucher recharge mode is available</w:t>
            </w:r>
          </w:p>
        </w:tc>
      </w:tr>
      <w:tr w:rsidR="00A848B1" w:rsidRPr="008F1DC3" w:rsidTr="005933B8">
        <w:trPr>
          <w:trHeight w:val="176"/>
        </w:trPr>
        <w:tc>
          <w:tcPr>
            <w:tcW w:w="2268" w:type="dxa"/>
          </w:tcPr>
          <w:p w:rsidR="00A848B1" w:rsidRPr="008F1DC3" w:rsidRDefault="00A848B1" w:rsidP="00C35260">
            <w:r w:rsidRPr="008F1DC3">
              <w:t>Trigger</w:t>
            </w:r>
          </w:p>
        </w:tc>
        <w:tc>
          <w:tcPr>
            <w:tcW w:w="5940" w:type="dxa"/>
            <w:gridSpan w:val="3"/>
          </w:tcPr>
          <w:p w:rsidR="00A848B1" w:rsidRPr="008F1DC3" w:rsidRDefault="00A848B1" w:rsidP="00C35260">
            <w:pPr>
              <w:pStyle w:val="BodyText"/>
            </w:pPr>
            <w:r w:rsidRPr="008F1DC3">
              <w:t>User has selected the</w:t>
            </w:r>
            <w:r>
              <w:t xml:space="preserve"> non voucher</w:t>
            </w:r>
            <w:r w:rsidRPr="008F1DC3">
              <w:t xml:space="preserve"> recharge option</w:t>
            </w:r>
          </w:p>
        </w:tc>
      </w:tr>
      <w:tr w:rsidR="00A848B1" w:rsidRPr="008F1DC3" w:rsidTr="005933B8">
        <w:trPr>
          <w:trHeight w:val="176"/>
        </w:trPr>
        <w:tc>
          <w:tcPr>
            <w:tcW w:w="2268" w:type="dxa"/>
          </w:tcPr>
          <w:p w:rsidR="00A848B1" w:rsidRPr="008F1DC3" w:rsidRDefault="00A848B1" w:rsidP="00C35260">
            <w:r w:rsidRPr="008F1DC3">
              <w:t>Minimum guarantees</w:t>
            </w:r>
          </w:p>
        </w:tc>
        <w:tc>
          <w:tcPr>
            <w:tcW w:w="5940" w:type="dxa"/>
            <w:gridSpan w:val="3"/>
          </w:tcPr>
          <w:p w:rsidR="00A848B1" w:rsidRPr="008F1DC3" w:rsidRDefault="00A848B1" w:rsidP="00C35260">
            <w:pPr>
              <w:pStyle w:val="BodyText"/>
            </w:pPr>
            <w:r w:rsidRPr="008F1DC3">
              <w:t>User is informed of the reason why the recharge can’t be performed</w:t>
            </w:r>
          </w:p>
        </w:tc>
      </w:tr>
      <w:tr w:rsidR="00A848B1" w:rsidRPr="008F1DC3" w:rsidTr="005933B8">
        <w:trPr>
          <w:trHeight w:val="176"/>
        </w:trPr>
        <w:tc>
          <w:tcPr>
            <w:tcW w:w="2268" w:type="dxa"/>
          </w:tcPr>
          <w:p w:rsidR="00A848B1" w:rsidRPr="008F1DC3" w:rsidRDefault="00A848B1" w:rsidP="00C35260">
            <w:r w:rsidRPr="008F1DC3">
              <w:t>Success guarantees:</w:t>
            </w:r>
          </w:p>
        </w:tc>
        <w:tc>
          <w:tcPr>
            <w:tcW w:w="5940" w:type="dxa"/>
            <w:gridSpan w:val="3"/>
          </w:tcPr>
          <w:p w:rsidR="00A848B1" w:rsidRPr="008F1DC3" w:rsidRDefault="00A848B1" w:rsidP="00C35260">
            <w:pPr>
              <w:pStyle w:val="BodyText"/>
            </w:pPr>
            <w:r w:rsidRPr="008F1DC3">
              <w:t>User is informed the recharge has been successfully processed and can see the impact on the balances</w:t>
            </w:r>
          </w:p>
        </w:tc>
      </w:tr>
      <w:tr w:rsidR="00A848B1" w:rsidRPr="008F1DC3" w:rsidTr="005933B8">
        <w:trPr>
          <w:trHeight w:val="176"/>
        </w:trPr>
        <w:tc>
          <w:tcPr>
            <w:tcW w:w="2268" w:type="dxa"/>
          </w:tcPr>
          <w:p w:rsidR="00A848B1" w:rsidRPr="008F1DC3" w:rsidRDefault="00A848B1" w:rsidP="00C35260">
            <w:r w:rsidRPr="008F1DC3">
              <w:t>Normal Flow:</w:t>
            </w:r>
          </w:p>
        </w:tc>
        <w:tc>
          <w:tcPr>
            <w:tcW w:w="5940" w:type="dxa"/>
            <w:gridSpan w:val="3"/>
          </w:tcPr>
          <w:p w:rsidR="00A848B1" w:rsidRDefault="00A848B1" w:rsidP="000F7361">
            <w:pPr>
              <w:pStyle w:val="BodyText"/>
              <w:numPr>
                <w:ilvl w:val="0"/>
                <w:numId w:val="370"/>
              </w:numPr>
              <w:tabs>
                <w:tab w:val="clear" w:pos="720"/>
                <w:tab w:val="num" w:pos="414"/>
              </w:tabs>
              <w:ind w:left="414"/>
            </w:pPr>
            <w:r w:rsidRPr="008F1DC3">
              <w:t>User set the recharge amount</w:t>
            </w:r>
          </w:p>
          <w:p w:rsidR="00A848B1" w:rsidRPr="008F1DC3" w:rsidRDefault="00A848B1" w:rsidP="000F7361">
            <w:pPr>
              <w:pStyle w:val="BodyText"/>
              <w:numPr>
                <w:ilvl w:val="0"/>
                <w:numId w:val="370"/>
              </w:numPr>
              <w:tabs>
                <w:tab w:val="clear" w:pos="720"/>
                <w:tab w:val="num" w:pos="414"/>
              </w:tabs>
              <w:ind w:left="414"/>
            </w:pPr>
            <w:r w:rsidRPr="008F1DC3">
              <w:t>Channel/CSR light application validates the recharge value is between min and max allowed value</w:t>
            </w:r>
            <w:r w:rsidR="008D36D5">
              <w:t xml:space="preserve"> </w:t>
            </w:r>
            <w:r w:rsidRPr="008F1DC3">
              <w:t>(A1)</w:t>
            </w:r>
          </w:p>
          <w:p w:rsidR="00A848B1" w:rsidRPr="008F1DC3" w:rsidRDefault="00A848B1" w:rsidP="000F7361">
            <w:pPr>
              <w:pStyle w:val="BodyText"/>
              <w:numPr>
                <w:ilvl w:val="0"/>
                <w:numId w:val="370"/>
              </w:numPr>
              <w:tabs>
                <w:tab w:val="clear" w:pos="720"/>
                <w:tab w:val="num" w:pos="414"/>
              </w:tabs>
              <w:ind w:left="414"/>
            </w:pPr>
            <w:r>
              <w:t>User selects the payment methods between the ones supported</w:t>
            </w:r>
            <w:r w:rsidR="008D36D5">
              <w:t xml:space="preserve"> </w:t>
            </w:r>
            <w:r>
              <w:t xml:space="preserve">(A6) </w:t>
            </w:r>
          </w:p>
          <w:p w:rsidR="00A848B1" w:rsidRPr="008F1DC3" w:rsidRDefault="00A848B1" w:rsidP="000F7361">
            <w:pPr>
              <w:pStyle w:val="BodyText"/>
              <w:numPr>
                <w:ilvl w:val="0"/>
                <w:numId w:val="370"/>
              </w:numPr>
              <w:tabs>
                <w:tab w:val="clear" w:pos="720"/>
                <w:tab w:val="num" w:pos="414"/>
              </w:tabs>
              <w:ind w:left="414"/>
            </w:pPr>
            <w:r w:rsidRPr="008F1DC3">
              <w:t xml:space="preserve">Channel/CSR light application </w:t>
            </w:r>
            <w:r w:rsidR="008D36D5">
              <w:t xml:space="preserve">asks for </w:t>
            </w:r>
            <w:r w:rsidRPr="008F1DC3">
              <w:t>a confirmation for the recharge</w:t>
            </w:r>
            <w:r w:rsidR="008D36D5">
              <w:t xml:space="preserve"> </w:t>
            </w:r>
            <w:r>
              <w:t>(A5)</w:t>
            </w:r>
          </w:p>
          <w:p w:rsidR="00A848B1" w:rsidRPr="008F1DC3" w:rsidRDefault="00A848B1" w:rsidP="000F7361">
            <w:pPr>
              <w:pStyle w:val="BodyText"/>
              <w:numPr>
                <w:ilvl w:val="0"/>
                <w:numId w:val="370"/>
              </w:numPr>
              <w:tabs>
                <w:tab w:val="clear" w:pos="720"/>
                <w:tab w:val="num" w:pos="414"/>
              </w:tabs>
              <w:ind w:left="414"/>
            </w:pPr>
            <w:r w:rsidRPr="008F1DC3">
              <w:t>User confirms</w:t>
            </w:r>
            <w:r w:rsidR="008D36D5">
              <w:t xml:space="preserve"> </w:t>
            </w:r>
            <w:r w:rsidRPr="008F1DC3">
              <w:t>(A2)</w:t>
            </w:r>
          </w:p>
          <w:p w:rsidR="00A848B1" w:rsidRPr="008F1DC3" w:rsidRDefault="00A848B1" w:rsidP="000F7361">
            <w:pPr>
              <w:pStyle w:val="BodyText"/>
              <w:numPr>
                <w:ilvl w:val="0"/>
                <w:numId w:val="370"/>
              </w:numPr>
              <w:tabs>
                <w:tab w:val="clear" w:pos="720"/>
                <w:tab w:val="num" w:pos="414"/>
              </w:tabs>
              <w:ind w:left="414"/>
            </w:pPr>
            <w:r w:rsidRPr="008F1DC3">
              <w:t>Channel/CSR light application calls billing to process the recharge</w:t>
            </w:r>
            <w:r>
              <w:t xml:space="preserve"> </w:t>
            </w:r>
          </w:p>
          <w:p w:rsidR="00A848B1" w:rsidRPr="008F1DC3" w:rsidRDefault="00A848B1" w:rsidP="000F7361">
            <w:pPr>
              <w:pStyle w:val="BodyText"/>
              <w:numPr>
                <w:ilvl w:val="0"/>
                <w:numId w:val="370"/>
              </w:numPr>
              <w:tabs>
                <w:tab w:val="clear" w:pos="720"/>
                <w:tab w:val="num" w:pos="414"/>
              </w:tabs>
              <w:ind w:left="414"/>
            </w:pPr>
            <w:r w:rsidRPr="008F1DC3">
              <w:t xml:space="preserve">Channel/CSR light application displays a confirmation page to informed </w:t>
            </w:r>
            <w:r>
              <w:t xml:space="preserve">user recharge </w:t>
            </w:r>
            <w:r w:rsidRPr="008F1DC3">
              <w:t>has been successfully processed</w:t>
            </w:r>
            <w:r w:rsidR="00991340">
              <w:t xml:space="preserve"> (impacted account or </w:t>
            </w:r>
            <w:r w:rsidR="00A65E57">
              <w:t>subscriber</w:t>
            </w:r>
            <w:r w:rsidR="00991340">
              <w:t>, amount, payment method, transaction number if a payment has been processed (e.g. by credit card)</w:t>
            </w:r>
            <w:r w:rsidRPr="008F1DC3">
              <w:t xml:space="preserve"> and the impact on balances (A3)(A4)</w:t>
            </w:r>
          </w:p>
          <w:p w:rsidR="00A848B1" w:rsidRPr="008F1DC3" w:rsidRDefault="00A848B1" w:rsidP="00C35260">
            <w:pPr>
              <w:pStyle w:val="BodyText"/>
            </w:pPr>
          </w:p>
        </w:tc>
      </w:tr>
      <w:tr w:rsidR="00A848B1" w:rsidRPr="008F1DC3" w:rsidTr="005933B8">
        <w:trPr>
          <w:trHeight w:val="176"/>
        </w:trPr>
        <w:tc>
          <w:tcPr>
            <w:tcW w:w="2268" w:type="dxa"/>
          </w:tcPr>
          <w:p w:rsidR="00A848B1" w:rsidRPr="008F1DC3" w:rsidRDefault="00A848B1" w:rsidP="00C35260">
            <w:r w:rsidRPr="008F1DC3">
              <w:t>Alternative Flows:</w:t>
            </w:r>
          </w:p>
        </w:tc>
        <w:tc>
          <w:tcPr>
            <w:tcW w:w="5940" w:type="dxa"/>
            <w:gridSpan w:val="3"/>
          </w:tcPr>
          <w:p w:rsidR="00A848B1" w:rsidRPr="008F1DC3" w:rsidRDefault="00A848B1" w:rsidP="00C35260">
            <w:pPr>
              <w:pStyle w:val="Body"/>
              <w:ind w:left="0"/>
            </w:pPr>
            <w:r w:rsidRPr="008F1DC3">
              <w:t>A1: Amount is not valid</w:t>
            </w:r>
          </w:p>
          <w:p w:rsidR="00A848B1" w:rsidRPr="008F1DC3" w:rsidRDefault="00A848B1" w:rsidP="000F7361">
            <w:pPr>
              <w:pStyle w:val="Body"/>
              <w:numPr>
                <w:ilvl w:val="0"/>
                <w:numId w:val="250"/>
              </w:numPr>
              <w:tabs>
                <w:tab w:val="clear" w:pos="720"/>
                <w:tab w:val="num" w:pos="414"/>
              </w:tabs>
              <w:ind w:left="414"/>
            </w:pPr>
            <w:r w:rsidRPr="008F1DC3">
              <w:t>Channel/CSR light application displays an error message and highlights mistakes</w:t>
            </w:r>
          </w:p>
          <w:p w:rsidR="00A848B1" w:rsidRPr="008F1DC3" w:rsidRDefault="00A848B1" w:rsidP="000F7361">
            <w:pPr>
              <w:pStyle w:val="Body"/>
              <w:numPr>
                <w:ilvl w:val="0"/>
                <w:numId w:val="250"/>
              </w:numPr>
              <w:tabs>
                <w:tab w:val="clear" w:pos="720"/>
                <w:tab w:val="num" w:pos="414"/>
              </w:tabs>
              <w:ind w:left="414"/>
            </w:pPr>
            <w:r w:rsidRPr="008F1DC3">
              <w:t>User set new amount</w:t>
            </w:r>
          </w:p>
          <w:p w:rsidR="00A848B1" w:rsidRPr="008F1DC3" w:rsidRDefault="00A848B1" w:rsidP="000F7361">
            <w:pPr>
              <w:pStyle w:val="Body"/>
              <w:numPr>
                <w:ilvl w:val="0"/>
                <w:numId w:val="250"/>
              </w:numPr>
              <w:tabs>
                <w:tab w:val="clear" w:pos="720"/>
                <w:tab w:val="num" w:pos="414"/>
              </w:tabs>
              <w:ind w:left="414"/>
            </w:pPr>
            <w:r w:rsidRPr="008F1DC3">
              <w:t>Next steps are similar to nominal cases</w:t>
            </w:r>
          </w:p>
          <w:p w:rsidR="00A848B1" w:rsidRPr="008F1DC3" w:rsidRDefault="00A848B1" w:rsidP="00C35260">
            <w:pPr>
              <w:pStyle w:val="Body"/>
              <w:ind w:left="0"/>
            </w:pPr>
            <w:r w:rsidRPr="008F1DC3">
              <w:t>A2: User cancels</w:t>
            </w:r>
          </w:p>
          <w:p w:rsidR="00A848B1" w:rsidRPr="008F1DC3" w:rsidRDefault="00A848B1" w:rsidP="000F7361">
            <w:pPr>
              <w:pStyle w:val="Body"/>
              <w:numPr>
                <w:ilvl w:val="0"/>
                <w:numId w:val="251"/>
              </w:numPr>
              <w:tabs>
                <w:tab w:val="clear" w:pos="720"/>
                <w:tab w:val="num" w:pos="414"/>
              </w:tabs>
              <w:ind w:left="414"/>
            </w:pPr>
            <w:r w:rsidRPr="008F1DC3">
              <w:t>Channel/CSR light application redirects the user to the previous step</w:t>
            </w:r>
          </w:p>
          <w:p w:rsidR="00A848B1" w:rsidRPr="008F1DC3" w:rsidRDefault="00A848B1" w:rsidP="00991340">
            <w:pPr>
              <w:pStyle w:val="Body"/>
              <w:ind w:left="0"/>
            </w:pPr>
            <w:r w:rsidRPr="008F1DC3">
              <w:t xml:space="preserve">A3: Timeout is reached </w:t>
            </w:r>
          </w:p>
          <w:p w:rsidR="00A848B1" w:rsidRPr="008F1DC3" w:rsidRDefault="00991340" w:rsidP="000F7361">
            <w:pPr>
              <w:pStyle w:val="Body"/>
              <w:numPr>
                <w:ilvl w:val="0"/>
                <w:numId w:val="252"/>
              </w:numPr>
              <w:tabs>
                <w:tab w:val="clear" w:pos="720"/>
                <w:tab w:val="num" w:pos="414"/>
              </w:tabs>
              <w:ind w:left="414"/>
            </w:pPr>
            <w:r w:rsidRPr="008F1DC3">
              <w:t xml:space="preserve">Channel/CSR light </w:t>
            </w:r>
            <w:r>
              <w:t>application displays a warning message to inform user must contact CSR or goes to view balances features to confirm recharge has been correctly done (A8)</w:t>
            </w:r>
          </w:p>
          <w:p w:rsidR="00A848B1" w:rsidRPr="008F1DC3" w:rsidRDefault="00A848B1" w:rsidP="00C35260">
            <w:pPr>
              <w:pStyle w:val="Body"/>
              <w:ind w:left="0"/>
            </w:pPr>
            <w:r w:rsidRPr="008F1DC3">
              <w:t xml:space="preserve">A4: </w:t>
            </w:r>
            <w:r w:rsidR="00991340">
              <w:t>The recharge service is not available for a technical reason</w:t>
            </w:r>
          </w:p>
          <w:p w:rsidR="00A848B1" w:rsidRDefault="00A848B1" w:rsidP="000F7361">
            <w:pPr>
              <w:pStyle w:val="Body"/>
              <w:numPr>
                <w:ilvl w:val="0"/>
                <w:numId w:val="253"/>
              </w:numPr>
              <w:tabs>
                <w:tab w:val="clear" w:pos="720"/>
                <w:tab w:val="num" w:pos="414"/>
              </w:tabs>
              <w:ind w:left="414"/>
            </w:pPr>
            <w:r w:rsidRPr="008F1DC3">
              <w:t>Channel/CSR light application displays an error message explaining why the recharge can’t be done accordingly to the returned error.</w:t>
            </w:r>
            <w:r w:rsidR="00991340">
              <w:t xml:space="preserve"> (A8)</w:t>
            </w:r>
          </w:p>
          <w:p w:rsidR="00A848B1" w:rsidRDefault="00A848B1" w:rsidP="00991340">
            <w:pPr>
              <w:pStyle w:val="Body"/>
              <w:ind w:left="0"/>
            </w:pPr>
            <w:r>
              <w:t xml:space="preserve">A5: User has selected </w:t>
            </w:r>
            <w:r w:rsidR="00991340">
              <w:t>credit</w:t>
            </w:r>
            <w:r>
              <w:t xml:space="preserve"> card payment method:</w:t>
            </w:r>
          </w:p>
          <w:p w:rsidR="00A848B1" w:rsidRDefault="00A848B1" w:rsidP="000F7361">
            <w:pPr>
              <w:pStyle w:val="Body"/>
              <w:numPr>
                <w:ilvl w:val="0"/>
                <w:numId w:val="494"/>
              </w:numPr>
            </w:pPr>
            <w:r>
              <w:t>Channel/CSR light application redirects user to use case Non voucher recharge by credit card</w:t>
            </w:r>
          </w:p>
          <w:p w:rsidR="00A848B1" w:rsidRDefault="00A848B1" w:rsidP="00C35260">
            <w:pPr>
              <w:pStyle w:val="Body"/>
              <w:ind w:left="0"/>
            </w:pPr>
            <w:r>
              <w:t>A6: User has selected an already existing payment profile</w:t>
            </w:r>
          </w:p>
          <w:p w:rsidR="00A848B1" w:rsidRDefault="00A848B1" w:rsidP="000F7361">
            <w:pPr>
              <w:pStyle w:val="Body"/>
              <w:numPr>
                <w:ilvl w:val="0"/>
                <w:numId w:val="495"/>
              </w:numPr>
            </w:pPr>
            <w:r>
              <w:t>Channel/CSR light application displays details of the payment profile and requests confirmation (A6.1)</w:t>
            </w:r>
          </w:p>
          <w:p w:rsidR="00A848B1" w:rsidRDefault="00A848B1" w:rsidP="000F7361">
            <w:pPr>
              <w:pStyle w:val="Body"/>
              <w:numPr>
                <w:ilvl w:val="0"/>
                <w:numId w:val="495"/>
              </w:numPr>
            </w:pPr>
            <w:r>
              <w:t>User confirms (A2)</w:t>
            </w:r>
          </w:p>
          <w:p w:rsidR="00A848B1" w:rsidRDefault="00A848B1" w:rsidP="000F7361">
            <w:pPr>
              <w:pStyle w:val="Body"/>
              <w:numPr>
                <w:ilvl w:val="0"/>
                <w:numId w:val="495"/>
              </w:numPr>
            </w:pPr>
            <w:r w:rsidRPr="008F1DC3">
              <w:t>Channel/CSR light application calls billing to process the recharge</w:t>
            </w:r>
          </w:p>
          <w:p w:rsidR="00A848B1" w:rsidRDefault="00A848B1" w:rsidP="000F7361">
            <w:pPr>
              <w:pStyle w:val="Body"/>
              <w:numPr>
                <w:ilvl w:val="0"/>
                <w:numId w:val="495"/>
              </w:numPr>
            </w:pPr>
            <w:r w:rsidRPr="008F1DC3">
              <w:t>Channel/CSR light application displays a confirmation page to informed has been successfully processed and the impact on balances (A3)(A4)</w:t>
            </w:r>
            <w:r>
              <w:t>(A7)</w:t>
            </w:r>
          </w:p>
          <w:p w:rsidR="00A848B1" w:rsidRDefault="00A848B1" w:rsidP="00C35260">
            <w:pPr>
              <w:pStyle w:val="Body"/>
              <w:ind w:left="0"/>
            </w:pPr>
            <w:r>
              <w:t>A6.1 User has selected credit card payment profile</w:t>
            </w:r>
          </w:p>
          <w:p w:rsidR="00A848B1" w:rsidRDefault="00A848B1" w:rsidP="000F7361">
            <w:pPr>
              <w:pStyle w:val="Body"/>
              <w:numPr>
                <w:ilvl w:val="0"/>
                <w:numId w:val="537"/>
              </w:numPr>
            </w:pPr>
            <w:r>
              <w:t>Channel/CSR light application redirects user to use case Non voucher recharge by credit card</w:t>
            </w:r>
          </w:p>
          <w:p w:rsidR="00A848B1" w:rsidRDefault="00A848B1" w:rsidP="00C35260">
            <w:pPr>
              <w:pStyle w:val="Body"/>
              <w:ind w:left="0"/>
            </w:pPr>
            <w:r>
              <w:t>A7: Recharge was requiring an immediate payment (credit card) and payment has failed</w:t>
            </w:r>
          </w:p>
          <w:p w:rsidR="00A848B1" w:rsidRDefault="00A848B1" w:rsidP="000F7361">
            <w:pPr>
              <w:pStyle w:val="Body"/>
              <w:numPr>
                <w:ilvl w:val="0"/>
                <w:numId w:val="466"/>
              </w:numPr>
            </w:pPr>
            <w:r>
              <w:t>Channel/CSR light application displays an error message specifying the payment has failed</w:t>
            </w:r>
          </w:p>
          <w:p w:rsidR="00991340" w:rsidRPr="00125D91" w:rsidRDefault="00991340" w:rsidP="00991340">
            <w:pPr>
              <w:pStyle w:val="Body"/>
              <w:ind w:left="0"/>
            </w:pPr>
            <w:r>
              <w:t>A8</w:t>
            </w:r>
            <w:r w:rsidRPr="00125D91">
              <w:t xml:space="preserve">: </w:t>
            </w:r>
            <w:r>
              <w:t>User retries to recharge</w:t>
            </w:r>
          </w:p>
          <w:p w:rsidR="00991340" w:rsidRPr="008F1DC3" w:rsidRDefault="00991340" w:rsidP="000F7361">
            <w:pPr>
              <w:pStyle w:val="Body"/>
              <w:numPr>
                <w:ilvl w:val="0"/>
                <w:numId w:val="660"/>
              </w:numPr>
            </w:pPr>
            <w:r>
              <w:t xml:space="preserve">Channel/CSR light </w:t>
            </w:r>
            <w:r w:rsidRPr="00125D91">
              <w:t xml:space="preserve">application </w:t>
            </w:r>
            <w:r>
              <w:t>redirects the user to step 5 of the normal flow</w:t>
            </w:r>
          </w:p>
        </w:tc>
      </w:tr>
    </w:tbl>
    <w:p w:rsidR="00122B88" w:rsidRDefault="00122B88" w:rsidP="00A848B1">
      <w:pPr>
        <w:pStyle w:val="Heading4"/>
        <w:tabs>
          <w:tab w:val="num" w:pos="1494"/>
        </w:tabs>
        <w:ind w:left="1494"/>
      </w:pPr>
      <w:bookmarkStart w:id="2140" w:name="_Toc215984007"/>
      <w:bookmarkStart w:id="2141" w:name="_Toc253578207"/>
      <w:r>
        <w:t>Use Case:  Non voucher recharge by credit card</w:t>
      </w:r>
      <w:bookmarkEnd w:id="2140"/>
      <w:bookmarkEnd w:id="2141"/>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22B88" w:rsidRPr="00E442E7" w:rsidTr="00122B88">
        <w:trPr>
          <w:gridAfter w:val="1"/>
          <w:wAfter w:w="18" w:type="dxa"/>
          <w:trHeight w:val="360"/>
        </w:trPr>
        <w:tc>
          <w:tcPr>
            <w:tcW w:w="5580" w:type="dxa"/>
            <w:gridSpan w:val="2"/>
            <w:shd w:val="clear" w:color="auto" w:fill="E6E6E6"/>
          </w:tcPr>
          <w:p w:rsidR="00122B88" w:rsidRPr="00E442E7" w:rsidRDefault="00122B88" w:rsidP="00122B88">
            <w:pPr>
              <w:pStyle w:val="TableHeading"/>
            </w:pPr>
            <w:r>
              <w:t xml:space="preserve">Non </w:t>
            </w:r>
            <w:r w:rsidR="00A848B1">
              <w:t>voucher recharge by credit</w:t>
            </w:r>
            <w:r>
              <w:t xml:space="preserve"> card</w:t>
            </w:r>
          </w:p>
        </w:tc>
        <w:tc>
          <w:tcPr>
            <w:tcW w:w="2610" w:type="dxa"/>
            <w:shd w:val="clear" w:color="auto" w:fill="E6E6E6"/>
          </w:tcPr>
          <w:p w:rsidR="00122B88" w:rsidRPr="00E442E7" w:rsidRDefault="00122B88" w:rsidP="00122B88">
            <w:pPr>
              <w:pStyle w:val="TableHeading"/>
            </w:pPr>
            <w:r>
              <w:t>RCH0020</w:t>
            </w:r>
            <w:r w:rsidRPr="00E442E7">
              <w:t xml:space="preserve"> </w:t>
            </w:r>
          </w:p>
        </w:tc>
      </w:tr>
      <w:tr w:rsidR="00122B88" w:rsidRPr="00E442E7" w:rsidTr="00122B88">
        <w:tc>
          <w:tcPr>
            <w:tcW w:w="2268" w:type="dxa"/>
          </w:tcPr>
          <w:p w:rsidR="00122B88" w:rsidRPr="00E442E7" w:rsidRDefault="00122B88" w:rsidP="00122B88">
            <w:r w:rsidRPr="00E442E7">
              <w:t>Primary actors</w:t>
            </w:r>
          </w:p>
        </w:tc>
        <w:tc>
          <w:tcPr>
            <w:tcW w:w="5940" w:type="dxa"/>
            <w:gridSpan w:val="3"/>
          </w:tcPr>
          <w:p w:rsidR="00122B88" w:rsidRDefault="00122B88" w:rsidP="00122B88">
            <w:pPr>
              <w:pStyle w:val="BodyText"/>
            </w:pPr>
            <w:r>
              <w:t>Dealer user</w:t>
            </w:r>
          </w:p>
          <w:p w:rsidR="00865C5C" w:rsidRPr="00E442E7" w:rsidRDefault="00865C5C" w:rsidP="00122B88">
            <w:pPr>
              <w:pStyle w:val="BodyText"/>
            </w:pPr>
            <w:r>
              <w:t>CSR user</w:t>
            </w:r>
          </w:p>
        </w:tc>
      </w:tr>
      <w:tr w:rsidR="00122B88" w:rsidRPr="00E442E7" w:rsidTr="00122B88">
        <w:tc>
          <w:tcPr>
            <w:tcW w:w="2268" w:type="dxa"/>
          </w:tcPr>
          <w:p w:rsidR="00122B88" w:rsidRPr="00E442E7" w:rsidRDefault="00122B88" w:rsidP="00122B88">
            <w:r w:rsidRPr="00E442E7">
              <w:t>Summary Goal</w:t>
            </w:r>
          </w:p>
        </w:tc>
        <w:tc>
          <w:tcPr>
            <w:tcW w:w="5940" w:type="dxa"/>
            <w:gridSpan w:val="3"/>
          </w:tcPr>
          <w:p w:rsidR="00122B88" w:rsidRPr="00E442E7" w:rsidRDefault="00122B88" w:rsidP="00122B88">
            <w:pPr>
              <w:pStyle w:val="BodyText"/>
            </w:pPr>
            <w:r>
              <w:t xml:space="preserve">This use case allows a </w:t>
            </w:r>
            <w:r w:rsidR="0002100D">
              <w:t>user</w:t>
            </w:r>
            <w:r>
              <w:t xml:space="preserve"> recharging a customer’s  account or a </w:t>
            </w:r>
            <w:r w:rsidR="00A65E57">
              <w:t>subscriber</w:t>
            </w:r>
            <w:r>
              <w:t xml:space="preserve"> by credit/debit card</w:t>
            </w:r>
          </w:p>
        </w:tc>
      </w:tr>
      <w:tr w:rsidR="00122B88" w:rsidRPr="00E442E7" w:rsidTr="00122B88">
        <w:trPr>
          <w:trHeight w:val="176"/>
        </w:trPr>
        <w:tc>
          <w:tcPr>
            <w:tcW w:w="2268" w:type="dxa"/>
          </w:tcPr>
          <w:p w:rsidR="00122B88" w:rsidRPr="00E442E7" w:rsidRDefault="00122B88" w:rsidP="00122B88">
            <w:r w:rsidRPr="00E442E7">
              <w:t>Pre-conditions</w:t>
            </w:r>
          </w:p>
        </w:tc>
        <w:tc>
          <w:tcPr>
            <w:tcW w:w="5940" w:type="dxa"/>
            <w:gridSpan w:val="3"/>
          </w:tcPr>
          <w:p w:rsidR="00122B88" w:rsidRDefault="00122B88" w:rsidP="00122B88">
            <w:pPr>
              <w:pStyle w:val="BodyText"/>
            </w:pPr>
            <w:r>
              <w:t>User is in the context of an account/</w:t>
            </w:r>
            <w:r w:rsidR="00A65E57">
              <w:t>subscriber</w:t>
            </w:r>
          </w:p>
          <w:p w:rsidR="00122B88" w:rsidRPr="00E442E7" w:rsidRDefault="00122B88" w:rsidP="00122B88">
            <w:pPr>
              <w:pStyle w:val="BodyText"/>
            </w:pPr>
          </w:p>
        </w:tc>
      </w:tr>
      <w:tr w:rsidR="00122B88" w:rsidRPr="00E442E7" w:rsidTr="00122B88">
        <w:trPr>
          <w:trHeight w:val="176"/>
        </w:trPr>
        <w:tc>
          <w:tcPr>
            <w:tcW w:w="2268" w:type="dxa"/>
          </w:tcPr>
          <w:p w:rsidR="00122B88" w:rsidRPr="00E442E7" w:rsidRDefault="00122B88" w:rsidP="00122B88">
            <w:r w:rsidRPr="00E442E7">
              <w:t>Trigger</w:t>
            </w:r>
          </w:p>
        </w:tc>
        <w:tc>
          <w:tcPr>
            <w:tcW w:w="5940" w:type="dxa"/>
            <w:gridSpan w:val="3"/>
          </w:tcPr>
          <w:p w:rsidR="00122B88" w:rsidRPr="00E442E7" w:rsidRDefault="00122B88" w:rsidP="00122B88">
            <w:pPr>
              <w:pStyle w:val="BodyText"/>
            </w:pPr>
            <w:r>
              <w:t>User has dec</w:t>
            </w:r>
            <w:r w:rsidR="00A848B1">
              <w:t>ided to recharge by credit</w:t>
            </w:r>
            <w:r>
              <w:t xml:space="preserve"> card </w:t>
            </w:r>
          </w:p>
        </w:tc>
      </w:tr>
      <w:tr w:rsidR="00122B88" w:rsidRPr="00E442E7" w:rsidTr="00122B88">
        <w:trPr>
          <w:trHeight w:val="176"/>
        </w:trPr>
        <w:tc>
          <w:tcPr>
            <w:tcW w:w="2268" w:type="dxa"/>
          </w:tcPr>
          <w:p w:rsidR="00122B88" w:rsidRPr="00E442E7" w:rsidRDefault="00122B88" w:rsidP="00122B88">
            <w:r w:rsidRPr="00E442E7">
              <w:t>Minimum guarantees</w:t>
            </w:r>
          </w:p>
        </w:tc>
        <w:tc>
          <w:tcPr>
            <w:tcW w:w="5940" w:type="dxa"/>
            <w:gridSpan w:val="3"/>
          </w:tcPr>
          <w:p w:rsidR="00122B88" w:rsidRPr="00122B88" w:rsidRDefault="00122B88" w:rsidP="00450DDE">
            <w:pPr>
              <w:pStyle w:val="BodyText"/>
            </w:pPr>
            <w:r w:rsidRPr="00122B88">
              <w:t>If recharge fails, the user is not debited</w:t>
            </w:r>
          </w:p>
          <w:p w:rsidR="00122B88" w:rsidRPr="006D15FA" w:rsidRDefault="00122B88" w:rsidP="00122B88">
            <w:pPr>
              <w:pStyle w:val="BodyText"/>
            </w:pPr>
            <w:r w:rsidRPr="00F409D5">
              <w:t>If payment fails, the account is not recharged</w:t>
            </w:r>
          </w:p>
        </w:tc>
      </w:tr>
      <w:tr w:rsidR="00122B88" w:rsidRPr="00E442E7" w:rsidTr="00122B88">
        <w:trPr>
          <w:trHeight w:val="176"/>
        </w:trPr>
        <w:tc>
          <w:tcPr>
            <w:tcW w:w="2268" w:type="dxa"/>
          </w:tcPr>
          <w:p w:rsidR="00122B88" w:rsidRPr="00E442E7" w:rsidRDefault="00122B88" w:rsidP="00122B88">
            <w:r w:rsidRPr="00E442E7">
              <w:t>Success guarantees:</w:t>
            </w:r>
          </w:p>
        </w:tc>
        <w:tc>
          <w:tcPr>
            <w:tcW w:w="5940" w:type="dxa"/>
            <w:gridSpan w:val="3"/>
          </w:tcPr>
          <w:p w:rsidR="00122B88" w:rsidRPr="006D15FA" w:rsidRDefault="00122B88" w:rsidP="00122B88">
            <w:pPr>
              <w:pStyle w:val="BodyText"/>
            </w:pPr>
            <w:r>
              <w:t xml:space="preserve">The </w:t>
            </w:r>
            <w:r w:rsidR="00A65E57">
              <w:t>subscriber</w:t>
            </w:r>
            <w:r>
              <w:t>/account is recharged</w:t>
            </w:r>
          </w:p>
        </w:tc>
      </w:tr>
      <w:tr w:rsidR="00122B88" w:rsidRPr="00E442E7" w:rsidTr="00122B88">
        <w:trPr>
          <w:trHeight w:val="176"/>
        </w:trPr>
        <w:tc>
          <w:tcPr>
            <w:tcW w:w="2268" w:type="dxa"/>
          </w:tcPr>
          <w:p w:rsidR="00122B88" w:rsidRPr="00E442E7" w:rsidRDefault="00122B88" w:rsidP="00122B88">
            <w:r w:rsidRPr="00E442E7">
              <w:t>Normal Flow:</w:t>
            </w:r>
          </w:p>
        </w:tc>
        <w:tc>
          <w:tcPr>
            <w:tcW w:w="5940" w:type="dxa"/>
            <w:gridSpan w:val="3"/>
          </w:tcPr>
          <w:p w:rsidR="00991340" w:rsidRDefault="00991340" w:rsidP="000F7361">
            <w:pPr>
              <w:pStyle w:val="Body"/>
              <w:numPr>
                <w:ilvl w:val="0"/>
                <w:numId w:val="462"/>
              </w:numPr>
            </w:pPr>
            <w:r>
              <w:t>User sets his credit card information (A1)(A2)</w:t>
            </w:r>
          </w:p>
          <w:p w:rsidR="00991340" w:rsidRDefault="00991340" w:rsidP="000F7361">
            <w:pPr>
              <w:pStyle w:val="Body"/>
              <w:numPr>
                <w:ilvl w:val="0"/>
                <w:numId w:val="661"/>
              </w:numPr>
            </w:pPr>
            <w:r>
              <w:t>Card type</w:t>
            </w:r>
          </w:p>
          <w:p w:rsidR="00991340" w:rsidRDefault="00991340" w:rsidP="000F7361">
            <w:pPr>
              <w:pStyle w:val="Body"/>
              <w:numPr>
                <w:ilvl w:val="0"/>
                <w:numId w:val="661"/>
              </w:numPr>
            </w:pPr>
            <w:r>
              <w:t>Card number</w:t>
            </w:r>
          </w:p>
          <w:p w:rsidR="00991340" w:rsidRDefault="00991340" w:rsidP="000F7361">
            <w:pPr>
              <w:pStyle w:val="Body"/>
              <w:numPr>
                <w:ilvl w:val="0"/>
                <w:numId w:val="661"/>
              </w:numPr>
            </w:pPr>
            <w:r>
              <w:t>Card expiration date</w:t>
            </w:r>
          </w:p>
          <w:p w:rsidR="00991340" w:rsidRDefault="00991340" w:rsidP="000F7361">
            <w:pPr>
              <w:pStyle w:val="Body"/>
              <w:numPr>
                <w:ilvl w:val="0"/>
                <w:numId w:val="661"/>
              </w:numPr>
            </w:pPr>
            <w:r>
              <w:t>Cardholder first name</w:t>
            </w:r>
          </w:p>
          <w:p w:rsidR="00991340" w:rsidRDefault="00991340" w:rsidP="000F7361">
            <w:pPr>
              <w:pStyle w:val="Body"/>
              <w:numPr>
                <w:ilvl w:val="0"/>
                <w:numId w:val="661"/>
              </w:numPr>
            </w:pPr>
            <w:r>
              <w:t>Cardholder last name</w:t>
            </w:r>
          </w:p>
          <w:p w:rsidR="00991340" w:rsidRDefault="00991340" w:rsidP="000F7361">
            <w:pPr>
              <w:pStyle w:val="Body"/>
              <w:numPr>
                <w:ilvl w:val="0"/>
                <w:numId w:val="661"/>
              </w:numPr>
            </w:pPr>
            <w:r>
              <w:t>Card secret code</w:t>
            </w:r>
          </w:p>
          <w:p w:rsidR="00991340" w:rsidRDefault="00991340" w:rsidP="000F7361">
            <w:pPr>
              <w:pStyle w:val="Body"/>
              <w:numPr>
                <w:ilvl w:val="0"/>
                <w:numId w:val="661"/>
              </w:numPr>
            </w:pPr>
            <w:r>
              <w:t>Email</w:t>
            </w:r>
          </w:p>
          <w:p w:rsidR="00991340" w:rsidRDefault="00991340" w:rsidP="000F7361">
            <w:pPr>
              <w:pStyle w:val="Body"/>
              <w:numPr>
                <w:ilvl w:val="0"/>
                <w:numId w:val="661"/>
              </w:numPr>
            </w:pPr>
            <w:r>
              <w:t>Address line 1</w:t>
            </w:r>
          </w:p>
          <w:p w:rsidR="00991340" w:rsidRDefault="00991340" w:rsidP="000F7361">
            <w:pPr>
              <w:pStyle w:val="Body"/>
              <w:numPr>
                <w:ilvl w:val="0"/>
                <w:numId w:val="661"/>
              </w:numPr>
            </w:pPr>
            <w:r>
              <w:t>Zip/Post code</w:t>
            </w:r>
          </w:p>
          <w:p w:rsidR="00991340" w:rsidRDefault="00991340" w:rsidP="000F7361">
            <w:pPr>
              <w:pStyle w:val="Body"/>
              <w:numPr>
                <w:ilvl w:val="0"/>
                <w:numId w:val="661"/>
              </w:numPr>
            </w:pPr>
            <w:r>
              <w:t>City</w:t>
            </w:r>
          </w:p>
          <w:p w:rsidR="00991340" w:rsidRDefault="00991340" w:rsidP="000F7361">
            <w:pPr>
              <w:pStyle w:val="Body"/>
              <w:numPr>
                <w:ilvl w:val="0"/>
                <w:numId w:val="661"/>
              </w:numPr>
            </w:pPr>
            <w:r>
              <w:t>Country</w:t>
            </w:r>
          </w:p>
          <w:p w:rsidR="00991340" w:rsidRDefault="00991340" w:rsidP="000F7361">
            <w:pPr>
              <w:pStyle w:val="Body"/>
              <w:numPr>
                <w:ilvl w:val="0"/>
                <w:numId w:val="661"/>
              </w:numPr>
            </w:pPr>
            <w:r>
              <w:t>State (optional)</w:t>
            </w:r>
          </w:p>
          <w:p w:rsidR="00A848B1" w:rsidRDefault="00A848B1" w:rsidP="000F7361">
            <w:pPr>
              <w:pStyle w:val="Body"/>
              <w:numPr>
                <w:ilvl w:val="0"/>
                <w:numId w:val="462"/>
              </w:numPr>
            </w:pPr>
            <w:r>
              <w:t>Channel/CSR light application does basic validation based on Luhn algorithm (A2)(A3)</w:t>
            </w:r>
          </w:p>
          <w:p w:rsidR="00A848B1" w:rsidRDefault="00A848B1" w:rsidP="000F7361">
            <w:pPr>
              <w:pStyle w:val="Body"/>
              <w:numPr>
                <w:ilvl w:val="0"/>
                <w:numId w:val="462"/>
              </w:numPr>
            </w:pPr>
            <w:r>
              <w:t>Channel/CSR light application asks user if he wants to process the payment in real time</w:t>
            </w:r>
            <w:r w:rsidR="008D36D5">
              <w:t xml:space="preserve"> </w:t>
            </w:r>
            <w:r>
              <w:t>(A4)</w:t>
            </w:r>
          </w:p>
          <w:p w:rsidR="00A848B1" w:rsidRDefault="00A848B1" w:rsidP="000F7361">
            <w:pPr>
              <w:pStyle w:val="Body"/>
              <w:numPr>
                <w:ilvl w:val="0"/>
                <w:numId w:val="462"/>
              </w:numPr>
            </w:pPr>
            <w:r>
              <w:t>Channel application displays page for confirmation</w:t>
            </w:r>
          </w:p>
          <w:p w:rsidR="00A848B1" w:rsidRDefault="00A848B1" w:rsidP="000F7361">
            <w:pPr>
              <w:pStyle w:val="Body"/>
              <w:numPr>
                <w:ilvl w:val="0"/>
                <w:numId w:val="462"/>
              </w:numPr>
            </w:pPr>
            <w:r>
              <w:t>User confirms</w:t>
            </w:r>
          </w:p>
          <w:p w:rsidR="00A848B1" w:rsidRDefault="00A848B1" w:rsidP="000F7361">
            <w:pPr>
              <w:pStyle w:val="Body"/>
              <w:numPr>
                <w:ilvl w:val="0"/>
                <w:numId w:val="462"/>
              </w:numPr>
            </w:pPr>
            <w:r>
              <w:t>Channel/CSR light application calls external API to process the recharge and debit the customer</w:t>
            </w:r>
            <w:r w:rsidR="008D36D5">
              <w:t xml:space="preserve"> </w:t>
            </w:r>
            <w:r>
              <w:t>(A5)</w:t>
            </w:r>
          </w:p>
          <w:p w:rsidR="00A848B1" w:rsidRDefault="00A848B1" w:rsidP="000F7361">
            <w:pPr>
              <w:pStyle w:val="Body"/>
              <w:numPr>
                <w:ilvl w:val="0"/>
                <w:numId w:val="462"/>
              </w:numPr>
            </w:pPr>
            <w:r>
              <w:t>Channel/CSR light application waits answer from the external services</w:t>
            </w:r>
          </w:p>
          <w:p w:rsidR="00122B88" w:rsidRPr="006D15FA" w:rsidRDefault="00A848B1" w:rsidP="000F7361">
            <w:pPr>
              <w:pStyle w:val="Body"/>
              <w:numPr>
                <w:ilvl w:val="0"/>
                <w:numId w:val="462"/>
              </w:numPr>
            </w:pPr>
            <w:r>
              <w:t>Channel/CSR light application displays the payment transaction information and impacted balances by the recharge (A6)(A7)(A8)(A9)</w:t>
            </w:r>
          </w:p>
        </w:tc>
      </w:tr>
      <w:tr w:rsidR="00122B88" w:rsidRPr="00E442E7" w:rsidTr="00122B88">
        <w:trPr>
          <w:trHeight w:val="176"/>
        </w:trPr>
        <w:tc>
          <w:tcPr>
            <w:tcW w:w="2268" w:type="dxa"/>
          </w:tcPr>
          <w:p w:rsidR="00122B88" w:rsidRPr="00E442E7" w:rsidRDefault="00122B88" w:rsidP="00122B88">
            <w:r w:rsidRPr="00E442E7">
              <w:t>Alternative Flows:</w:t>
            </w:r>
          </w:p>
        </w:tc>
        <w:tc>
          <w:tcPr>
            <w:tcW w:w="5940" w:type="dxa"/>
            <w:gridSpan w:val="3"/>
          </w:tcPr>
          <w:p w:rsidR="00A848B1" w:rsidRDefault="00A848B1" w:rsidP="00A848B1">
            <w:pPr>
              <w:pStyle w:val="Body"/>
              <w:ind w:left="0"/>
            </w:pPr>
            <w:r>
              <w:t>A1: User has selected an already existing payment profile</w:t>
            </w:r>
          </w:p>
          <w:p w:rsidR="00A848B1" w:rsidRDefault="00A848B1" w:rsidP="000F7361">
            <w:pPr>
              <w:pStyle w:val="Body"/>
              <w:numPr>
                <w:ilvl w:val="0"/>
                <w:numId w:val="538"/>
              </w:numPr>
            </w:pPr>
            <w:r>
              <w:t>Channel/CSR light application asks user if he wants to process the payment in real time</w:t>
            </w:r>
            <w:r w:rsidR="008D36D5">
              <w:t xml:space="preserve"> </w:t>
            </w:r>
            <w:r>
              <w:t>(A4)</w:t>
            </w:r>
          </w:p>
          <w:p w:rsidR="00A848B1" w:rsidRDefault="00A848B1" w:rsidP="000F7361">
            <w:pPr>
              <w:pStyle w:val="Body"/>
              <w:numPr>
                <w:ilvl w:val="0"/>
                <w:numId w:val="538"/>
              </w:numPr>
            </w:pPr>
            <w:r>
              <w:t>Channel/CSR light application displays details of the payment profile and requests confirmation</w:t>
            </w:r>
          </w:p>
          <w:p w:rsidR="00A848B1" w:rsidRDefault="00A848B1" w:rsidP="000F7361">
            <w:pPr>
              <w:pStyle w:val="Body"/>
              <w:numPr>
                <w:ilvl w:val="0"/>
                <w:numId w:val="538"/>
              </w:numPr>
            </w:pPr>
            <w:r>
              <w:t>User confirms</w:t>
            </w:r>
          </w:p>
          <w:p w:rsidR="00A848B1" w:rsidRDefault="00A848B1" w:rsidP="000F7361">
            <w:pPr>
              <w:pStyle w:val="Body"/>
              <w:numPr>
                <w:ilvl w:val="0"/>
                <w:numId w:val="538"/>
              </w:numPr>
            </w:pPr>
            <w:r>
              <w:t>Next steps are similar to nominal case</w:t>
            </w:r>
          </w:p>
          <w:p w:rsidR="00A848B1" w:rsidRDefault="00A848B1" w:rsidP="00A848B1">
            <w:pPr>
              <w:pStyle w:val="Body"/>
              <w:ind w:left="0"/>
            </w:pPr>
            <w:r>
              <w:t>A2: Card information set are not correct</w:t>
            </w:r>
          </w:p>
          <w:p w:rsidR="00A848B1" w:rsidRDefault="00A848B1" w:rsidP="000F7361">
            <w:pPr>
              <w:pStyle w:val="Body"/>
              <w:numPr>
                <w:ilvl w:val="0"/>
                <w:numId w:val="463"/>
              </w:numPr>
            </w:pPr>
            <w:r>
              <w:t>Channel/CSR light application displays an error message inviting the user to reenter them</w:t>
            </w:r>
          </w:p>
          <w:p w:rsidR="00A848B1" w:rsidRDefault="00A848B1" w:rsidP="00A848B1">
            <w:pPr>
              <w:pStyle w:val="Body"/>
              <w:ind w:left="0"/>
            </w:pPr>
            <w:r>
              <w:t>A3: Control is turned off for testing purpose</w:t>
            </w:r>
          </w:p>
          <w:p w:rsidR="00A848B1" w:rsidRDefault="00A848B1" w:rsidP="000F7361">
            <w:pPr>
              <w:pStyle w:val="Body"/>
              <w:numPr>
                <w:ilvl w:val="0"/>
                <w:numId w:val="464"/>
              </w:numPr>
            </w:pPr>
            <w:r>
              <w:t>Channel/CSR light application doesn’t process any control</w:t>
            </w:r>
          </w:p>
          <w:p w:rsidR="00A848B1" w:rsidRDefault="00A848B1" w:rsidP="00A848B1">
            <w:pPr>
              <w:pStyle w:val="Body"/>
              <w:ind w:left="0"/>
            </w:pPr>
            <w:r>
              <w:t xml:space="preserve">A4: Either payment profile doesn’t support real time payment processing or application doesn’t support/forces real time payment processing </w:t>
            </w:r>
          </w:p>
          <w:p w:rsidR="00A848B1" w:rsidRDefault="00A848B1" w:rsidP="000F7361">
            <w:pPr>
              <w:pStyle w:val="Body"/>
              <w:numPr>
                <w:ilvl w:val="0"/>
                <w:numId w:val="539"/>
              </w:numPr>
            </w:pPr>
            <w:r>
              <w:t>This step is skipped</w:t>
            </w:r>
          </w:p>
          <w:p w:rsidR="00A848B1" w:rsidRDefault="00A848B1" w:rsidP="000F7361">
            <w:pPr>
              <w:pStyle w:val="Body"/>
              <w:numPr>
                <w:ilvl w:val="0"/>
                <w:numId w:val="539"/>
              </w:numPr>
            </w:pPr>
            <w:r>
              <w:t>Channel application forces payment processing mode without asking user</w:t>
            </w:r>
          </w:p>
          <w:p w:rsidR="00A848B1" w:rsidRDefault="00A848B1" w:rsidP="000F7361">
            <w:pPr>
              <w:pStyle w:val="Body"/>
              <w:numPr>
                <w:ilvl w:val="0"/>
                <w:numId w:val="539"/>
              </w:numPr>
            </w:pPr>
            <w:r>
              <w:t>Next steps are similar to nominal case</w:t>
            </w:r>
          </w:p>
          <w:p w:rsidR="00A848B1" w:rsidRDefault="00A848B1" w:rsidP="00A848B1">
            <w:pPr>
              <w:pStyle w:val="Body"/>
              <w:ind w:left="0"/>
            </w:pPr>
            <w:r>
              <w:t>A5: The recharge service is not available for a technical reason</w:t>
            </w:r>
          </w:p>
          <w:p w:rsidR="00A848B1" w:rsidRDefault="00A848B1" w:rsidP="000F7361">
            <w:pPr>
              <w:pStyle w:val="Body"/>
              <w:numPr>
                <w:ilvl w:val="0"/>
                <w:numId w:val="465"/>
              </w:numPr>
            </w:pPr>
            <w:r>
              <w:t>Channel/CSR light application displays an error message advising the user that for technical reason, the recharge can’t be processed and to try later</w:t>
            </w:r>
          </w:p>
          <w:p w:rsidR="00A848B1" w:rsidRDefault="00A848B1" w:rsidP="00A848B1">
            <w:pPr>
              <w:pStyle w:val="Body"/>
              <w:ind w:left="0"/>
            </w:pPr>
            <w:r>
              <w:t xml:space="preserve">A6: </w:t>
            </w:r>
            <w:r w:rsidRPr="004F1BE9">
              <w:t>T</w:t>
            </w:r>
            <w:r>
              <w:t>ime out is reached without answer</w:t>
            </w:r>
            <w:r w:rsidRPr="004F1BE9">
              <w:t xml:space="preserve"> </w:t>
            </w:r>
          </w:p>
          <w:p w:rsidR="00A848B1" w:rsidRDefault="00A848B1" w:rsidP="000F7361">
            <w:pPr>
              <w:pStyle w:val="Body"/>
              <w:numPr>
                <w:ilvl w:val="0"/>
                <w:numId w:val="467"/>
              </w:numPr>
            </w:pPr>
            <w:r>
              <w:t>Channel/CSR light application displays a warning message to inform user must contact CSR or goes to view balances features to confirm recharge has been correctly done</w:t>
            </w:r>
          </w:p>
          <w:p w:rsidR="00A848B1" w:rsidRDefault="00A848B1" w:rsidP="00A848B1">
            <w:pPr>
              <w:pStyle w:val="Body"/>
              <w:ind w:left="0"/>
            </w:pPr>
            <w:r>
              <w:t>A7: Service returns an error code specifying payment has failed</w:t>
            </w:r>
          </w:p>
          <w:p w:rsidR="00A848B1" w:rsidRDefault="00A848B1" w:rsidP="000F7361">
            <w:pPr>
              <w:pStyle w:val="Body"/>
              <w:numPr>
                <w:ilvl w:val="0"/>
                <w:numId w:val="540"/>
              </w:numPr>
            </w:pPr>
            <w:r>
              <w:t>Channel/CSR light application displays an error message specifying the payment has failed</w:t>
            </w:r>
          </w:p>
          <w:p w:rsidR="00A848B1" w:rsidRDefault="00A848B1" w:rsidP="00A848B1">
            <w:pPr>
              <w:pStyle w:val="Body"/>
              <w:ind w:left="0"/>
            </w:pPr>
            <w:r>
              <w:t>A8: Service returns an error code specifying the recharge has failed</w:t>
            </w:r>
          </w:p>
          <w:p w:rsidR="00A848B1" w:rsidRDefault="00A848B1" w:rsidP="000F7361">
            <w:pPr>
              <w:pStyle w:val="Body"/>
              <w:numPr>
                <w:ilvl w:val="0"/>
                <w:numId w:val="541"/>
              </w:numPr>
            </w:pPr>
            <w:r>
              <w:t>Channel/CSR light application displays an error message specifying Why recharge can’t be done</w:t>
            </w:r>
          </w:p>
          <w:p w:rsidR="00A848B1" w:rsidRDefault="00A848B1" w:rsidP="00A848B1">
            <w:pPr>
              <w:pStyle w:val="Body"/>
              <w:ind w:left="0"/>
            </w:pPr>
            <w:r>
              <w:t>A9: Payment has not been processed in real time</w:t>
            </w:r>
          </w:p>
          <w:p w:rsidR="00122B88" w:rsidRPr="00447BF0" w:rsidRDefault="00A848B1" w:rsidP="000F7361">
            <w:pPr>
              <w:pStyle w:val="Body"/>
              <w:numPr>
                <w:ilvl w:val="0"/>
                <w:numId w:val="542"/>
              </w:numPr>
            </w:pPr>
            <w:r>
              <w:t>Channel/CSR light application display balances impacted by the recharge</w:t>
            </w:r>
          </w:p>
        </w:tc>
      </w:tr>
    </w:tbl>
    <w:p w:rsidR="00122B88" w:rsidRPr="00A5750A" w:rsidRDefault="00AA266C" w:rsidP="00450DDE">
      <w:pPr>
        <w:pStyle w:val="Heading4"/>
        <w:tabs>
          <w:tab w:val="num" w:pos="1494"/>
        </w:tabs>
        <w:ind w:left="1494"/>
      </w:pPr>
      <w:bookmarkStart w:id="2142" w:name="_Toc215984006"/>
      <w:bookmarkStart w:id="2143" w:name="_Toc253578208"/>
      <w:r w:rsidRPr="00A5750A">
        <w:t>Use Case:  Recharge by v</w:t>
      </w:r>
      <w:r w:rsidR="00122B88" w:rsidRPr="00A5750A">
        <w:t>oucher</w:t>
      </w:r>
      <w:bookmarkEnd w:id="2142"/>
      <w:bookmarkEnd w:id="214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22B88" w:rsidRPr="00A5750A" w:rsidTr="00122B88">
        <w:trPr>
          <w:gridAfter w:val="1"/>
          <w:wAfter w:w="18" w:type="dxa"/>
          <w:trHeight w:val="360"/>
        </w:trPr>
        <w:tc>
          <w:tcPr>
            <w:tcW w:w="5580" w:type="dxa"/>
            <w:gridSpan w:val="2"/>
            <w:shd w:val="clear" w:color="auto" w:fill="E6E6E6"/>
          </w:tcPr>
          <w:p w:rsidR="00122B88" w:rsidRPr="00A5750A" w:rsidRDefault="00122B88" w:rsidP="00122B88">
            <w:pPr>
              <w:pStyle w:val="TableHeading"/>
            </w:pPr>
            <w:r w:rsidRPr="00A5750A">
              <w:t xml:space="preserve">Recharge </w:t>
            </w:r>
            <w:r w:rsidR="00AA266C" w:rsidRPr="00A5750A">
              <w:t>by v</w:t>
            </w:r>
            <w:r w:rsidRPr="00A5750A">
              <w:t>oucher</w:t>
            </w:r>
          </w:p>
        </w:tc>
        <w:tc>
          <w:tcPr>
            <w:tcW w:w="2610" w:type="dxa"/>
            <w:shd w:val="clear" w:color="auto" w:fill="E6E6E6"/>
          </w:tcPr>
          <w:p w:rsidR="00122B88" w:rsidRPr="00A5750A" w:rsidRDefault="00122B88" w:rsidP="00122B88">
            <w:pPr>
              <w:pStyle w:val="TableHeading"/>
            </w:pPr>
            <w:r w:rsidRPr="00A5750A">
              <w:t xml:space="preserve">RCH0030 </w:t>
            </w:r>
          </w:p>
        </w:tc>
      </w:tr>
      <w:tr w:rsidR="00122B88" w:rsidRPr="00A5750A" w:rsidTr="00122B88">
        <w:tc>
          <w:tcPr>
            <w:tcW w:w="2268" w:type="dxa"/>
          </w:tcPr>
          <w:p w:rsidR="00122B88" w:rsidRPr="00A5750A" w:rsidRDefault="00122B88" w:rsidP="00122B88">
            <w:r w:rsidRPr="00A5750A">
              <w:t>Primary actors</w:t>
            </w:r>
          </w:p>
        </w:tc>
        <w:tc>
          <w:tcPr>
            <w:tcW w:w="5940" w:type="dxa"/>
            <w:gridSpan w:val="3"/>
          </w:tcPr>
          <w:p w:rsidR="00122B88" w:rsidRDefault="00450DDE" w:rsidP="00122B88">
            <w:pPr>
              <w:pStyle w:val="BodyText"/>
            </w:pPr>
            <w:r w:rsidRPr="00A5750A">
              <w:t xml:space="preserve">Dealer </w:t>
            </w:r>
            <w:r w:rsidR="00122B88" w:rsidRPr="00A5750A">
              <w:t>user</w:t>
            </w:r>
          </w:p>
          <w:p w:rsidR="00865C5C" w:rsidRPr="00A5750A" w:rsidRDefault="00865C5C" w:rsidP="00122B88">
            <w:pPr>
              <w:pStyle w:val="BodyText"/>
            </w:pPr>
            <w:r>
              <w:t>CSR user</w:t>
            </w:r>
          </w:p>
        </w:tc>
      </w:tr>
      <w:tr w:rsidR="00122B88" w:rsidRPr="00A5750A" w:rsidTr="00122B88">
        <w:tc>
          <w:tcPr>
            <w:tcW w:w="2268" w:type="dxa"/>
          </w:tcPr>
          <w:p w:rsidR="00122B88" w:rsidRPr="00A5750A" w:rsidRDefault="00122B88" w:rsidP="00122B88">
            <w:r w:rsidRPr="00A5750A">
              <w:t>Summary Goal</w:t>
            </w:r>
          </w:p>
        </w:tc>
        <w:tc>
          <w:tcPr>
            <w:tcW w:w="5940" w:type="dxa"/>
            <w:gridSpan w:val="3"/>
          </w:tcPr>
          <w:p w:rsidR="00122B88" w:rsidRPr="00A5750A" w:rsidRDefault="00122B88" w:rsidP="00122B88">
            <w:pPr>
              <w:pStyle w:val="BodyText"/>
            </w:pPr>
            <w:r w:rsidRPr="00A5750A">
              <w:t xml:space="preserve">This use case allows user recharging an account or a </w:t>
            </w:r>
            <w:r w:rsidR="00A65E57">
              <w:t>subscriber</w:t>
            </w:r>
            <w:r w:rsidRPr="00A5750A">
              <w:t xml:space="preserve"> by voucher</w:t>
            </w:r>
          </w:p>
        </w:tc>
      </w:tr>
      <w:tr w:rsidR="00122B88" w:rsidRPr="00A5750A" w:rsidTr="00122B88">
        <w:trPr>
          <w:trHeight w:val="176"/>
        </w:trPr>
        <w:tc>
          <w:tcPr>
            <w:tcW w:w="2268" w:type="dxa"/>
          </w:tcPr>
          <w:p w:rsidR="00122B88" w:rsidRPr="00A5750A" w:rsidRDefault="00122B88" w:rsidP="00122B88">
            <w:r w:rsidRPr="00A5750A">
              <w:t>Pre-conditions</w:t>
            </w:r>
          </w:p>
        </w:tc>
        <w:tc>
          <w:tcPr>
            <w:tcW w:w="5940" w:type="dxa"/>
            <w:gridSpan w:val="3"/>
          </w:tcPr>
          <w:p w:rsidR="00122B88" w:rsidRPr="00A5750A" w:rsidRDefault="00122B88" w:rsidP="00122B88">
            <w:pPr>
              <w:pStyle w:val="BodyText"/>
            </w:pPr>
            <w:r w:rsidRPr="00A5750A">
              <w:t>User is in the context of an account/</w:t>
            </w:r>
            <w:r w:rsidR="00A65E57">
              <w:t>subscriber</w:t>
            </w:r>
          </w:p>
          <w:p w:rsidR="00122B88" w:rsidRPr="00A5750A" w:rsidRDefault="00122B88" w:rsidP="00122B88">
            <w:pPr>
              <w:pStyle w:val="BodyText"/>
            </w:pPr>
          </w:p>
        </w:tc>
      </w:tr>
      <w:tr w:rsidR="00122B88" w:rsidRPr="00A5750A" w:rsidTr="00122B88">
        <w:trPr>
          <w:trHeight w:val="176"/>
        </w:trPr>
        <w:tc>
          <w:tcPr>
            <w:tcW w:w="2268" w:type="dxa"/>
          </w:tcPr>
          <w:p w:rsidR="00122B88" w:rsidRPr="00A5750A" w:rsidRDefault="00122B88" w:rsidP="00122B88">
            <w:r w:rsidRPr="00A5750A">
              <w:t>Trigger</w:t>
            </w:r>
          </w:p>
        </w:tc>
        <w:tc>
          <w:tcPr>
            <w:tcW w:w="5940" w:type="dxa"/>
            <w:gridSpan w:val="3"/>
          </w:tcPr>
          <w:p w:rsidR="00122B88" w:rsidRPr="00A5750A" w:rsidRDefault="00122B88" w:rsidP="00122B88">
            <w:pPr>
              <w:pStyle w:val="BodyText"/>
            </w:pPr>
            <w:r w:rsidRPr="00A5750A">
              <w:t xml:space="preserve">User has decided to recharge by voucher </w:t>
            </w:r>
          </w:p>
        </w:tc>
      </w:tr>
      <w:tr w:rsidR="00122B88" w:rsidRPr="00A5750A" w:rsidTr="00122B88">
        <w:trPr>
          <w:trHeight w:val="176"/>
        </w:trPr>
        <w:tc>
          <w:tcPr>
            <w:tcW w:w="2268" w:type="dxa"/>
          </w:tcPr>
          <w:p w:rsidR="00122B88" w:rsidRPr="00A5750A" w:rsidRDefault="00122B88" w:rsidP="00122B88">
            <w:r w:rsidRPr="00A5750A">
              <w:t>Minimum guarantees</w:t>
            </w:r>
          </w:p>
        </w:tc>
        <w:tc>
          <w:tcPr>
            <w:tcW w:w="5940" w:type="dxa"/>
            <w:gridSpan w:val="3"/>
          </w:tcPr>
          <w:p w:rsidR="00122B88" w:rsidRPr="00A5750A" w:rsidRDefault="00122B88" w:rsidP="00122B88">
            <w:pPr>
              <w:pStyle w:val="BodyText"/>
            </w:pPr>
          </w:p>
        </w:tc>
      </w:tr>
      <w:tr w:rsidR="00122B88" w:rsidRPr="00A5750A" w:rsidTr="00122B88">
        <w:trPr>
          <w:trHeight w:val="176"/>
        </w:trPr>
        <w:tc>
          <w:tcPr>
            <w:tcW w:w="2268" w:type="dxa"/>
          </w:tcPr>
          <w:p w:rsidR="00122B88" w:rsidRPr="00A5750A" w:rsidRDefault="00122B88" w:rsidP="00122B88">
            <w:r w:rsidRPr="00A5750A">
              <w:t>Success guarantees:</w:t>
            </w:r>
          </w:p>
        </w:tc>
        <w:tc>
          <w:tcPr>
            <w:tcW w:w="5940" w:type="dxa"/>
            <w:gridSpan w:val="3"/>
          </w:tcPr>
          <w:p w:rsidR="00122B88" w:rsidRPr="00A5750A" w:rsidRDefault="00122B88" w:rsidP="00122B88">
            <w:pPr>
              <w:pStyle w:val="BodyText"/>
            </w:pPr>
            <w:r w:rsidRPr="00A5750A">
              <w:t xml:space="preserve">The </w:t>
            </w:r>
            <w:r w:rsidR="00A65E57">
              <w:t>subscriber</w:t>
            </w:r>
            <w:r w:rsidRPr="00A5750A">
              <w:t>/account is recharged</w:t>
            </w:r>
          </w:p>
        </w:tc>
      </w:tr>
      <w:tr w:rsidR="00122B88" w:rsidRPr="00A5750A" w:rsidTr="00122B88">
        <w:trPr>
          <w:trHeight w:val="176"/>
        </w:trPr>
        <w:tc>
          <w:tcPr>
            <w:tcW w:w="2268" w:type="dxa"/>
          </w:tcPr>
          <w:p w:rsidR="00122B88" w:rsidRPr="00A5750A" w:rsidRDefault="00122B88" w:rsidP="00122B88">
            <w:r w:rsidRPr="00A5750A">
              <w:t>Normal Flow:</w:t>
            </w:r>
          </w:p>
        </w:tc>
        <w:tc>
          <w:tcPr>
            <w:tcW w:w="5940" w:type="dxa"/>
            <w:gridSpan w:val="3"/>
          </w:tcPr>
          <w:p w:rsidR="00122B88" w:rsidRPr="00A5750A" w:rsidRDefault="00122B88" w:rsidP="000F7361">
            <w:pPr>
              <w:pStyle w:val="Body"/>
              <w:numPr>
                <w:ilvl w:val="0"/>
                <w:numId w:val="458"/>
              </w:numPr>
            </w:pPr>
            <w:r w:rsidRPr="00A5750A">
              <w:t>User enters the voucher code</w:t>
            </w:r>
          </w:p>
          <w:p w:rsidR="00122B88" w:rsidRPr="00A5750A" w:rsidRDefault="00325101" w:rsidP="000F7361">
            <w:pPr>
              <w:pStyle w:val="Body"/>
              <w:numPr>
                <w:ilvl w:val="0"/>
                <w:numId w:val="458"/>
              </w:numPr>
            </w:pPr>
            <w:r>
              <w:t>Channel/CSR light</w:t>
            </w:r>
            <w:r w:rsidR="00450DDE" w:rsidRPr="00A5750A">
              <w:t xml:space="preserve"> application </w:t>
            </w:r>
            <w:r w:rsidR="00122B88" w:rsidRPr="00A5750A">
              <w:t>calls external services to process the recharge (A1)</w:t>
            </w:r>
          </w:p>
          <w:p w:rsidR="00122B88" w:rsidRPr="00A5750A" w:rsidRDefault="00325101" w:rsidP="000F7361">
            <w:pPr>
              <w:pStyle w:val="Body"/>
              <w:numPr>
                <w:ilvl w:val="0"/>
                <w:numId w:val="458"/>
              </w:numPr>
            </w:pPr>
            <w:r>
              <w:t>Channel/CSR light</w:t>
            </w:r>
            <w:r w:rsidR="00450DDE" w:rsidRPr="00A5750A">
              <w:t xml:space="preserve"> application </w:t>
            </w:r>
            <w:r w:rsidR="00122B88" w:rsidRPr="00A5750A">
              <w:t>Displays balances impacts of the recharge (A2)(A3)</w:t>
            </w:r>
          </w:p>
        </w:tc>
      </w:tr>
      <w:tr w:rsidR="00122B88" w:rsidRPr="00A5750A" w:rsidTr="00122B88">
        <w:trPr>
          <w:trHeight w:val="176"/>
        </w:trPr>
        <w:tc>
          <w:tcPr>
            <w:tcW w:w="2268" w:type="dxa"/>
          </w:tcPr>
          <w:p w:rsidR="00122B88" w:rsidRPr="00A5750A" w:rsidRDefault="00122B88" w:rsidP="00122B88">
            <w:r w:rsidRPr="00A5750A">
              <w:t>Alternative Flows:</w:t>
            </w:r>
          </w:p>
        </w:tc>
        <w:tc>
          <w:tcPr>
            <w:tcW w:w="5940" w:type="dxa"/>
            <w:gridSpan w:val="3"/>
          </w:tcPr>
          <w:p w:rsidR="00122B88" w:rsidRPr="00A5750A" w:rsidRDefault="00122B88" w:rsidP="00122B88">
            <w:pPr>
              <w:pStyle w:val="Body"/>
              <w:ind w:left="0"/>
            </w:pPr>
            <w:r w:rsidRPr="00A5750A">
              <w:t>A1: Service is not available</w:t>
            </w:r>
          </w:p>
          <w:p w:rsidR="00122B88" w:rsidRPr="00A5750A" w:rsidRDefault="00325101" w:rsidP="000F7361">
            <w:pPr>
              <w:pStyle w:val="Body"/>
              <w:numPr>
                <w:ilvl w:val="0"/>
                <w:numId w:val="459"/>
              </w:numPr>
            </w:pPr>
            <w:r>
              <w:t>Channel/CSR light</w:t>
            </w:r>
            <w:r w:rsidR="00450DDE" w:rsidRPr="00A5750A">
              <w:t xml:space="preserve"> application </w:t>
            </w:r>
            <w:r w:rsidR="00122B88" w:rsidRPr="00A5750A">
              <w:t xml:space="preserve">displays an error message to inform user service is temporally unavailable and to try later   </w:t>
            </w:r>
          </w:p>
          <w:p w:rsidR="00122B88" w:rsidRPr="00A5750A" w:rsidRDefault="00122B88" w:rsidP="00122B88">
            <w:pPr>
              <w:pStyle w:val="Body"/>
              <w:ind w:left="0"/>
            </w:pPr>
            <w:r w:rsidRPr="00A5750A">
              <w:t xml:space="preserve">A2: Time out is reached without answer </w:t>
            </w:r>
          </w:p>
          <w:p w:rsidR="00122B88" w:rsidRPr="00A5750A" w:rsidRDefault="00325101" w:rsidP="000F7361">
            <w:pPr>
              <w:pStyle w:val="Body"/>
              <w:numPr>
                <w:ilvl w:val="0"/>
                <w:numId w:val="460"/>
              </w:numPr>
            </w:pPr>
            <w:r>
              <w:t>Channel/CSR light</w:t>
            </w:r>
            <w:r w:rsidR="00450DDE" w:rsidRPr="00A5750A">
              <w:t xml:space="preserve"> application </w:t>
            </w:r>
            <w:r w:rsidR="00122B88" w:rsidRPr="00A5750A">
              <w:t>displays a warning message to inform user must contact CSR or goes to view balances features to confirm recharge has been correctly done</w:t>
            </w:r>
          </w:p>
          <w:p w:rsidR="00122B88" w:rsidRPr="00A5750A" w:rsidRDefault="00122B88" w:rsidP="00122B88">
            <w:pPr>
              <w:pStyle w:val="Body"/>
              <w:ind w:left="0"/>
            </w:pPr>
            <w:r w:rsidRPr="00A5750A">
              <w:t>A3: Service has returned an error code</w:t>
            </w:r>
          </w:p>
          <w:p w:rsidR="00122B88" w:rsidRPr="00A5750A" w:rsidRDefault="00325101" w:rsidP="000F7361">
            <w:pPr>
              <w:pStyle w:val="Body"/>
              <w:numPr>
                <w:ilvl w:val="0"/>
                <w:numId w:val="461"/>
              </w:numPr>
            </w:pPr>
            <w:r>
              <w:t>Channel/CSR light</w:t>
            </w:r>
            <w:r w:rsidR="00450DDE" w:rsidRPr="00A5750A">
              <w:t xml:space="preserve"> application </w:t>
            </w:r>
            <w:r w:rsidR="00122B88" w:rsidRPr="00A5750A">
              <w:t>displays an error message according to the returned error code</w:t>
            </w:r>
          </w:p>
        </w:tc>
      </w:tr>
    </w:tbl>
    <w:p w:rsidR="00A848B1" w:rsidRPr="00A5750A" w:rsidRDefault="00A848B1" w:rsidP="00A848B1">
      <w:pPr>
        <w:pStyle w:val="Heading4"/>
        <w:tabs>
          <w:tab w:val="num" w:pos="1494"/>
        </w:tabs>
        <w:ind w:left="1494"/>
      </w:pPr>
      <w:bookmarkStart w:id="2144" w:name="_Toc233601383"/>
      <w:bookmarkStart w:id="2145" w:name="_Toc253578209"/>
      <w:r w:rsidRPr="00A5750A">
        <w:t xml:space="preserve">Use Case:  </w:t>
      </w:r>
      <w:r>
        <w:t>View recharge history</w:t>
      </w:r>
      <w:bookmarkEnd w:id="2144"/>
      <w:bookmarkEnd w:id="214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A848B1" w:rsidRPr="00A5750A" w:rsidTr="00C35260">
        <w:trPr>
          <w:gridAfter w:val="1"/>
          <w:wAfter w:w="18" w:type="dxa"/>
          <w:trHeight w:val="360"/>
        </w:trPr>
        <w:tc>
          <w:tcPr>
            <w:tcW w:w="5580" w:type="dxa"/>
            <w:gridSpan w:val="2"/>
            <w:shd w:val="clear" w:color="auto" w:fill="E6E6E6"/>
          </w:tcPr>
          <w:p w:rsidR="00A848B1" w:rsidRPr="00A5750A" w:rsidRDefault="00A848B1" w:rsidP="00C35260">
            <w:pPr>
              <w:pStyle w:val="TableHeading"/>
            </w:pPr>
            <w:r>
              <w:t>View recharge history</w:t>
            </w:r>
          </w:p>
        </w:tc>
        <w:tc>
          <w:tcPr>
            <w:tcW w:w="2610" w:type="dxa"/>
            <w:shd w:val="clear" w:color="auto" w:fill="E6E6E6"/>
          </w:tcPr>
          <w:p w:rsidR="00A848B1" w:rsidRPr="00A5750A" w:rsidRDefault="00A848B1" w:rsidP="00C35260">
            <w:pPr>
              <w:pStyle w:val="TableHeading"/>
            </w:pPr>
            <w:r w:rsidRPr="00A5750A">
              <w:t>RCH00</w:t>
            </w:r>
            <w:r>
              <w:t>4</w:t>
            </w:r>
            <w:r w:rsidRPr="00A5750A">
              <w:t xml:space="preserve">0 </w:t>
            </w:r>
          </w:p>
        </w:tc>
      </w:tr>
      <w:tr w:rsidR="00A848B1" w:rsidRPr="00A5750A" w:rsidTr="00C35260">
        <w:tc>
          <w:tcPr>
            <w:tcW w:w="2268" w:type="dxa"/>
          </w:tcPr>
          <w:p w:rsidR="00A848B1" w:rsidRPr="00A5750A" w:rsidRDefault="00A848B1" w:rsidP="00C35260">
            <w:r w:rsidRPr="00A5750A">
              <w:t>Primary actors</w:t>
            </w:r>
          </w:p>
        </w:tc>
        <w:tc>
          <w:tcPr>
            <w:tcW w:w="5940" w:type="dxa"/>
            <w:gridSpan w:val="3"/>
          </w:tcPr>
          <w:p w:rsidR="00A848B1" w:rsidRDefault="00A848B1" w:rsidP="00C35260">
            <w:pPr>
              <w:pStyle w:val="BodyText"/>
            </w:pPr>
            <w:r w:rsidRPr="00A5750A">
              <w:t>Dealer user</w:t>
            </w:r>
          </w:p>
          <w:p w:rsidR="00A848B1" w:rsidRPr="00A5750A" w:rsidRDefault="00A848B1" w:rsidP="00C35260">
            <w:pPr>
              <w:pStyle w:val="BodyText"/>
            </w:pPr>
            <w:r>
              <w:t>CSR user</w:t>
            </w:r>
          </w:p>
        </w:tc>
      </w:tr>
      <w:tr w:rsidR="00A848B1" w:rsidRPr="00A5750A" w:rsidTr="00C35260">
        <w:tc>
          <w:tcPr>
            <w:tcW w:w="2268" w:type="dxa"/>
          </w:tcPr>
          <w:p w:rsidR="00A848B1" w:rsidRPr="00A5750A" w:rsidRDefault="00A848B1" w:rsidP="00C35260">
            <w:r w:rsidRPr="00A5750A">
              <w:t>Summary Goal</w:t>
            </w:r>
          </w:p>
        </w:tc>
        <w:tc>
          <w:tcPr>
            <w:tcW w:w="5940" w:type="dxa"/>
            <w:gridSpan w:val="3"/>
          </w:tcPr>
          <w:p w:rsidR="00A848B1" w:rsidRPr="00A5750A" w:rsidRDefault="00A848B1" w:rsidP="00C35260">
            <w:pPr>
              <w:pStyle w:val="BodyText"/>
            </w:pPr>
            <w:r w:rsidRPr="00A5750A">
              <w:t xml:space="preserve">This use case allows user </w:t>
            </w:r>
            <w:r>
              <w:t xml:space="preserve">viewing recharge history for an account or a </w:t>
            </w:r>
            <w:r w:rsidR="00A65E57">
              <w:t>subscriber</w:t>
            </w:r>
            <w:r>
              <w:t xml:space="preserve"> and for a period of time</w:t>
            </w:r>
          </w:p>
        </w:tc>
      </w:tr>
      <w:tr w:rsidR="00A848B1" w:rsidRPr="00A5750A" w:rsidTr="00C35260">
        <w:trPr>
          <w:trHeight w:val="176"/>
        </w:trPr>
        <w:tc>
          <w:tcPr>
            <w:tcW w:w="2268" w:type="dxa"/>
          </w:tcPr>
          <w:p w:rsidR="00A848B1" w:rsidRPr="00A5750A" w:rsidRDefault="00A848B1" w:rsidP="00C35260">
            <w:r w:rsidRPr="00A5750A">
              <w:t>Pre-conditions</w:t>
            </w:r>
          </w:p>
        </w:tc>
        <w:tc>
          <w:tcPr>
            <w:tcW w:w="5940" w:type="dxa"/>
            <w:gridSpan w:val="3"/>
          </w:tcPr>
          <w:p w:rsidR="00A848B1" w:rsidRPr="00A5750A" w:rsidRDefault="00A848B1" w:rsidP="00C35260">
            <w:pPr>
              <w:pStyle w:val="BodyText"/>
            </w:pPr>
            <w:r w:rsidRPr="00A5750A">
              <w:t>User is in the context of an account/</w:t>
            </w:r>
            <w:r w:rsidR="00A65E57">
              <w:t>subscriber</w:t>
            </w:r>
          </w:p>
          <w:p w:rsidR="00A848B1" w:rsidRPr="00A5750A" w:rsidRDefault="00A848B1" w:rsidP="00C35260">
            <w:pPr>
              <w:pStyle w:val="BodyText"/>
            </w:pPr>
          </w:p>
        </w:tc>
      </w:tr>
      <w:tr w:rsidR="00A848B1" w:rsidRPr="00A5750A" w:rsidTr="00C35260">
        <w:trPr>
          <w:trHeight w:val="176"/>
        </w:trPr>
        <w:tc>
          <w:tcPr>
            <w:tcW w:w="2268" w:type="dxa"/>
          </w:tcPr>
          <w:p w:rsidR="00A848B1" w:rsidRPr="00A5750A" w:rsidRDefault="00A848B1" w:rsidP="00C35260">
            <w:r w:rsidRPr="00A5750A">
              <w:t>Trigger</w:t>
            </w:r>
          </w:p>
        </w:tc>
        <w:tc>
          <w:tcPr>
            <w:tcW w:w="5940" w:type="dxa"/>
            <w:gridSpan w:val="3"/>
          </w:tcPr>
          <w:p w:rsidR="00A848B1" w:rsidRPr="00A5750A" w:rsidRDefault="00A848B1" w:rsidP="00C35260">
            <w:pPr>
              <w:pStyle w:val="BodyText"/>
            </w:pPr>
            <w:r w:rsidRPr="00A5750A">
              <w:t xml:space="preserve">User has </w:t>
            </w:r>
            <w:r>
              <w:t>selected the option to view recharge history</w:t>
            </w:r>
          </w:p>
        </w:tc>
      </w:tr>
      <w:tr w:rsidR="00A848B1" w:rsidRPr="00A5750A" w:rsidTr="00C35260">
        <w:trPr>
          <w:trHeight w:val="176"/>
        </w:trPr>
        <w:tc>
          <w:tcPr>
            <w:tcW w:w="2268" w:type="dxa"/>
          </w:tcPr>
          <w:p w:rsidR="00A848B1" w:rsidRPr="00A5750A" w:rsidRDefault="00A848B1" w:rsidP="00C35260">
            <w:r w:rsidRPr="00A5750A">
              <w:t>Minimum guarantees</w:t>
            </w:r>
          </w:p>
        </w:tc>
        <w:tc>
          <w:tcPr>
            <w:tcW w:w="5940" w:type="dxa"/>
            <w:gridSpan w:val="3"/>
          </w:tcPr>
          <w:p w:rsidR="00A848B1" w:rsidRDefault="00A848B1" w:rsidP="000F7361">
            <w:pPr>
              <w:pStyle w:val="BodyText"/>
              <w:numPr>
                <w:ilvl w:val="0"/>
                <w:numId w:val="549"/>
              </w:numPr>
            </w:pPr>
            <w:r>
              <w:t>Channel/CSR light application displays message advising user there is no recharge for the considered time period</w:t>
            </w:r>
          </w:p>
          <w:p w:rsidR="00A848B1" w:rsidRPr="00A5750A" w:rsidRDefault="00A848B1" w:rsidP="000F7361">
            <w:pPr>
              <w:pStyle w:val="BodyText"/>
              <w:numPr>
                <w:ilvl w:val="0"/>
                <w:numId w:val="549"/>
              </w:numPr>
            </w:pPr>
            <w:r>
              <w:t>Channel/CSR light application displays message advising user there are two many recharge for the considered time period and to refine his criteria</w:t>
            </w:r>
          </w:p>
        </w:tc>
      </w:tr>
      <w:tr w:rsidR="00A848B1" w:rsidRPr="00A5750A" w:rsidTr="00C35260">
        <w:trPr>
          <w:trHeight w:val="176"/>
        </w:trPr>
        <w:tc>
          <w:tcPr>
            <w:tcW w:w="2268" w:type="dxa"/>
          </w:tcPr>
          <w:p w:rsidR="00A848B1" w:rsidRPr="00A5750A" w:rsidRDefault="00A848B1" w:rsidP="00C35260">
            <w:r w:rsidRPr="00A5750A">
              <w:t>Success guarantees:</w:t>
            </w:r>
          </w:p>
        </w:tc>
        <w:tc>
          <w:tcPr>
            <w:tcW w:w="5940" w:type="dxa"/>
            <w:gridSpan w:val="3"/>
          </w:tcPr>
          <w:p w:rsidR="00A848B1" w:rsidRPr="00A5750A" w:rsidRDefault="00A848B1" w:rsidP="00C35260">
            <w:pPr>
              <w:pStyle w:val="BodyText"/>
            </w:pPr>
            <w:r>
              <w:t>Channel/CSR light application displays account/</w:t>
            </w:r>
            <w:r w:rsidR="00A65E57">
              <w:t>subscriber</w:t>
            </w:r>
            <w:r>
              <w:t xml:space="preserve"> recharge history</w:t>
            </w:r>
          </w:p>
        </w:tc>
      </w:tr>
      <w:tr w:rsidR="00A848B1" w:rsidRPr="00A5750A" w:rsidTr="00C35260">
        <w:trPr>
          <w:trHeight w:val="176"/>
        </w:trPr>
        <w:tc>
          <w:tcPr>
            <w:tcW w:w="2268" w:type="dxa"/>
          </w:tcPr>
          <w:p w:rsidR="00A848B1" w:rsidRPr="00A5750A" w:rsidRDefault="00A848B1" w:rsidP="00C35260">
            <w:r w:rsidRPr="00A5750A">
              <w:t>Normal Flow:</w:t>
            </w:r>
          </w:p>
        </w:tc>
        <w:tc>
          <w:tcPr>
            <w:tcW w:w="5940" w:type="dxa"/>
            <w:gridSpan w:val="3"/>
          </w:tcPr>
          <w:p w:rsidR="00A848B1" w:rsidRDefault="00A07BB6" w:rsidP="000F7361">
            <w:pPr>
              <w:pStyle w:val="Body"/>
              <w:numPr>
                <w:ilvl w:val="0"/>
                <w:numId w:val="543"/>
              </w:numPr>
            </w:pPr>
            <w:r>
              <w:t>Channel/CSR light application sets default time period (from today) and validates</w:t>
            </w:r>
          </w:p>
          <w:p w:rsidR="00A848B1" w:rsidRDefault="00A848B1" w:rsidP="000F7361">
            <w:pPr>
              <w:pStyle w:val="Body"/>
              <w:numPr>
                <w:ilvl w:val="0"/>
                <w:numId w:val="543"/>
              </w:numPr>
            </w:pPr>
            <w:r>
              <w:t>Channel/CSR light application displays recharges done in the considered time period</w:t>
            </w:r>
            <w:r w:rsidR="00A07BB6">
              <w:t xml:space="preserve"> (A1)</w:t>
            </w:r>
            <w:r>
              <w:t>(A2)(A3)(A4)</w:t>
            </w:r>
          </w:p>
          <w:p w:rsidR="00A848B1" w:rsidRPr="00A5750A" w:rsidRDefault="00A848B1" w:rsidP="000F7361">
            <w:pPr>
              <w:pStyle w:val="Body"/>
              <w:numPr>
                <w:ilvl w:val="0"/>
                <w:numId w:val="543"/>
              </w:numPr>
            </w:pPr>
            <w:r>
              <w:t>User returns from the use case (A5)</w:t>
            </w:r>
          </w:p>
        </w:tc>
      </w:tr>
      <w:tr w:rsidR="00A848B1" w:rsidRPr="00A5750A" w:rsidTr="00C35260">
        <w:trPr>
          <w:trHeight w:val="176"/>
        </w:trPr>
        <w:tc>
          <w:tcPr>
            <w:tcW w:w="2268" w:type="dxa"/>
          </w:tcPr>
          <w:p w:rsidR="00A848B1" w:rsidRPr="00A5750A" w:rsidRDefault="00A848B1" w:rsidP="00C35260">
            <w:r w:rsidRPr="00A5750A">
              <w:t>Alternative Flows:</w:t>
            </w:r>
          </w:p>
        </w:tc>
        <w:tc>
          <w:tcPr>
            <w:tcW w:w="5940" w:type="dxa"/>
            <w:gridSpan w:val="3"/>
          </w:tcPr>
          <w:p w:rsidR="00A848B1" w:rsidRDefault="00A848B1" w:rsidP="00C35260">
            <w:pPr>
              <w:pStyle w:val="Body"/>
              <w:ind w:left="0"/>
            </w:pPr>
            <w:r>
              <w:t>A1: User wants to view recharge history for another time period</w:t>
            </w:r>
          </w:p>
          <w:p w:rsidR="00A848B1" w:rsidRDefault="00A848B1" w:rsidP="000F7361">
            <w:pPr>
              <w:pStyle w:val="Body"/>
              <w:numPr>
                <w:ilvl w:val="0"/>
                <w:numId w:val="545"/>
              </w:numPr>
            </w:pPr>
            <w:r>
              <w:t>User set new time period</w:t>
            </w:r>
            <w:r w:rsidR="00A07BB6">
              <w:t xml:space="preserve"> and validates</w:t>
            </w:r>
          </w:p>
          <w:p w:rsidR="00A848B1" w:rsidRDefault="00A848B1" w:rsidP="000F7361">
            <w:pPr>
              <w:pStyle w:val="Body"/>
              <w:numPr>
                <w:ilvl w:val="0"/>
                <w:numId w:val="545"/>
              </w:numPr>
            </w:pPr>
            <w:r>
              <w:t>Next step are similar to nominal case</w:t>
            </w:r>
          </w:p>
          <w:p w:rsidR="00A848B1" w:rsidRPr="00A5750A" w:rsidRDefault="00A848B1" w:rsidP="00C35260">
            <w:pPr>
              <w:pStyle w:val="Body"/>
              <w:ind w:left="0"/>
            </w:pPr>
            <w:r>
              <w:t>A2</w:t>
            </w:r>
            <w:r w:rsidRPr="00A5750A">
              <w:t>: Service is not available</w:t>
            </w:r>
            <w:r>
              <w:t xml:space="preserve"> or API returns an error</w:t>
            </w:r>
          </w:p>
          <w:p w:rsidR="00A848B1" w:rsidRPr="00A5750A" w:rsidRDefault="00A848B1" w:rsidP="000F7361">
            <w:pPr>
              <w:pStyle w:val="Body"/>
              <w:numPr>
                <w:ilvl w:val="0"/>
                <w:numId w:val="544"/>
              </w:numPr>
            </w:pPr>
            <w:r>
              <w:t>Channel/CSR light</w:t>
            </w:r>
            <w:r w:rsidRPr="00A5750A">
              <w:t xml:space="preserve"> application displays an error message to inform user service is temporally unavailable and to try later   </w:t>
            </w:r>
          </w:p>
          <w:p w:rsidR="00A848B1" w:rsidRDefault="00A848B1" w:rsidP="00C35260">
            <w:pPr>
              <w:pStyle w:val="Body"/>
              <w:ind w:left="0"/>
            </w:pPr>
            <w:r>
              <w:t>A3</w:t>
            </w:r>
            <w:r w:rsidRPr="00A5750A">
              <w:t xml:space="preserve">: </w:t>
            </w:r>
            <w:r>
              <w:t xml:space="preserve">There is no recharge done during the considered time period </w:t>
            </w:r>
            <w:r w:rsidRPr="00A5750A">
              <w:t xml:space="preserve"> </w:t>
            </w:r>
          </w:p>
          <w:p w:rsidR="00A848B1" w:rsidRPr="00A5750A" w:rsidRDefault="00A848B1" w:rsidP="000F7361">
            <w:pPr>
              <w:pStyle w:val="Body"/>
              <w:numPr>
                <w:ilvl w:val="0"/>
                <w:numId w:val="546"/>
              </w:numPr>
            </w:pPr>
            <w:r>
              <w:t>Channel/CSR light application displays a message there is no recharge done for the considered time period</w:t>
            </w:r>
          </w:p>
          <w:p w:rsidR="00A848B1" w:rsidRDefault="00A848B1" w:rsidP="00C35260">
            <w:pPr>
              <w:pStyle w:val="Body"/>
              <w:ind w:left="0"/>
            </w:pPr>
            <w:r w:rsidRPr="00A5750A">
              <w:t>A</w:t>
            </w:r>
            <w:r>
              <w:t>4</w:t>
            </w:r>
            <w:r w:rsidRPr="00A5750A">
              <w:t xml:space="preserve">: </w:t>
            </w:r>
            <w:r>
              <w:t>There are two many recharge done during the considered time period</w:t>
            </w:r>
          </w:p>
          <w:p w:rsidR="00A848B1" w:rsidRDefault="00A848B1" w:rsidP="000F7361">
            <w:pPr>
              <w:pStyle w:val="Body"/>
              <w:numPr>
                <w:ilvl w:val="0"/>
                <w:numId w:val="547"/>
              </w:numPr>
            </w:pPr>
            <w:r>
              <w:t>Channel/CSR light applications displays an error message to inform user there are two many recharges for the considered period and to refine his search</w:t>
            </w:r>
          </w:p>
          <w:p w:rsidR="00A848B1" w:rsidRDefault="00A848B1" w:rsidP="00C35260">
            <w:pPr>
              <w:pStyle w:val="Body"/>
              <w:ind w:left="0"/>
            </w:pPr>
            <w:r>
              <w:t>A5: User selects a recharge from the history to view balances impact</w:t>
            </w:r>
          </w:p>
          <w:p w:rsidR="00A848B1" w:rsidRPr="00A5750A" w:rsidRDefault="00A848B1" w:rsidP="000F7361">
            <w:pPr>
              <w:pStyle w:val="Body"/>
              <w:numPr>
                <w:ilvl w:val="0"/>
                <w:numId w:val="548"/>
              </w:numPr>
            </w:pPr>
            <w:r>
              <w:t>Channel/CSR light displays impacted balances with the impact of the recharge</w:t>
            </w:r>
          </w:p>
        </w:tc>
      </w:tr>
    </w:tbl>
    <w:p w:rsidR="00122B88" w:rsidRDefault="00122B88" w:rsidP="00122B88">
      <w:pPr>
        <w:pStyle w:val="Heading3forModuleRequirements"/>
        <w:numPr>
          <w:ilvl w:val="0"/>
          <w:numId w:val="0"/>
        </w:numPr>
      </w:pPr>
    </w:p>
    <w:p w:rsidR="00FA34C2" w:rsidRDefault="00325101" w:rsidP="0011277F">
      <w:pPr>
        <w:pStyle w:val="Heading3forModuleRequirements"/>
      </w:pPr>
      <w:bookmarkStart w:id="2146" w:name="_Toc253578210"/>
      <w:bookmarkStart w:id="2147" w:name="_Toc253579103"/>
      <w:r>
        <w:t>Channel/CSR light</w:t>
      </w:r>
      <w:r w:rsidR="0011277F">
        <w:t xml:space="preserve"> application requirements</w:t>
      </w:r>
      <w:bookmarkEnd w:id="2146"/>
      <w:bookmarkEnd w:id="2147"/>
    </w:p>
    <w:p w:rsidR="00350BB5" w:rsidRDefault="00A24B88" w:rsidP="00350BB5">
      <w:pPr>
        <w:pStyle w:val="Requirements"/>
      </w:pPr>
      <w:bookmarkStart w:id="2148" w:name="_Toc212621453"/>
      <w:bookmarkStart w:id="2149" w:name="_Toc215989296"/>
      <w:bookmarkStart w:id="2150" w:name="_Toc253579104"/>
      <w:r>
        <w:t>CHA-3.20</w:t>
      </w:r>
      <w:r w:rsidR="00350BB5">
        <w:t xml:space="preserve">.4.5 </w:t>
      </w:r>
      <w:r w:rsidR="00325101">
        <w:t>Channel/CSR light</w:t>
      </w:r>
      <w:r w:rsidR="00350BB5">
        <w:t xml:space="preserve"> application shall allow user to recharge account and </w:t>
      </w:r>
      <w:r w:rsidR="00A65E57">
        <w:t>subscriber</w:t>
      </w:r>
      <w:r w:rsidR="00350BB5">
        <w:t xml:space="preserve"> with respect of use case ‘Recharge</w:t>
      </w:r>
      <w:bookmarkEnd w:id="2148"/>
      <w:r w:rsidR="00350BB5">
        <w:t>’.</w:t>
      </w:r>
      <w:bookmarkEnd w:id="2149"/>
      <w:bookmarkEnd w:id="2150"/>
    </w:p>
    <w:p w:rsidR="00AC1073" w:rsidRDefault="00A24B88" w:rsidP="00D04FE9">
      <w:pPr>
        <w:pStyle w:val="Requirements"/>
        <w:ind w:left="288"/>
      </w:pPr>
      <w:bookmarkStart w:id="2151" w:name="_Toc212621462"/>
      <w:bookmarkStart w:id="2152" w:name="_Toc215989305"/>
      <w:bookmarkStart w:id="2153" w:name="_Toc253579105"/>
      <w:r>
        <w:t>CHA-3.20</w:t>
      </w:r>
      <w:r w:rsidR="00AC1073" w:rsidRPr="00125ACA">
        <w:t xml:space="preserve">.4.5.10 </w:t>
      </w:r>
      <w:r w:rsidR="00325101" w:rsidRPr="00125ACA">
        <w:t>Channel/CSR light</w:t>
      </w:r>
      <w:r w:rsidR="00AC1073" w:rsidRPr="00125ACA">
        <w:t xml:space="preserve"> application shall support configuring at design time recharge mode supported </w:t>
      </w:r>
      <w:r w:rsidR="00CB7F0B">
        <w:t>per product</w:t>
      </w:r>
      <w:r w:rsidR="00AC1073" w:rsidRPr="00125ACA">
        <w:t xml:space="preserve"> (i.e. voucher and/or non voucher)</w:t>
      </w:r>
      <w:bookmarkEnd w:id="2151"/>
      <w:r w:rsidR="00AC1073" w:rsidRPr="00125ACA">
        <w:t>.</w:t>
      </w:r>
      <w:bookmarkEnd w:id="2152"/>
      <w:bookmarkEnd w:id="2153"/>
    </w:p>
    <w:p w:rsidR="00D04FE9" w:rsidRPr="00125ACA" w:rsidRDefault="00A24B88" w:rsidP="00D04FE9">
      <w:pPr>
        <w:pStyle w:val="Requirements"/>
        <w:ind w:left="288"/>
      </w:pPr>
      <w:bookmarkStart w:id="2154" w:name="_Toc253579106"/>
      <w:r>
        <w:t>CHA-3.20</w:t>
      </w:r>
      <w:r w:rsidR="00D04FE9" w:rsidRPr="00125ACA">
        <w:t>.4.5.1</w:t>
      </w:r>
      <w:r w:rsidR="00D04FE9">
        <w:t>5</w:t>
      </w:r>
      <w:r w:rsidR="00D04FE9" w:rsidRPr="00125ACA">
        <w:t xml:space="preserve"> Channel/CSR light application shall support configuring at design time </w:t>
      </w:r>
      <w:r w:rsidR="00D04FE9">
        <w:t>if selecting already existing payment profiles is supported</w:t>
      </w:r>
      <w:bookmarkEnd w:id="2154"/>
    </w:p>
    <w:p w:rsidR="00AC1073" w:rsidRDefault="00A24B88" w:rsidP="00AC1073">
      <w:pPr>
        <w:pStyle w:val="Requirements"/>
        <w:ind w:left="288"/>
      </w:pPr>
      <w:bookmarkStart w:id="2155" w:name="_Toc212621463"/>
      <w:bookmarkStart w:id="2156" w:name="_Toc215989306"/>
      <w:bookmarkStart w:id="2157" w:name="_Toc253579107"/>
      <w:r>
        <w:t>CHA-3.20</w:t>
      </w:r>
      <w:r w:rsidR="00AC1073">
        <w:t xml:space="preserve">.4.5.20 </w:t>
      </w:r>
      <w:r w:rsidR="00325101">
        <w:t>Channel/CSR light</w:t>
      </w:r>
      <w:r w:rsidR="00AC1073">
        <w:t xml:space="preserve"> application shall display same error message as Consumer application when recharge fails</w:t>
      </w:r>
      <w:bookmarkEnd w:id="2155"/>
      <w:r w:rsidR="00AC1073">
        <w:t>.</w:t>
      </w:r>
      <w:bookmarkEnd w:id="2156"/>
      <w:bookmarkEnd w:id="2157"/>
    </w:p>
    <w:p w:rsidR="00AC1073" w:rsidRDefault="00A24B88" w:rsidP="00A24B88">
      <w:pPr>
        <w:pStyle w:val="Requirements"/>
        <w:ind w:left="288"/>
      </w:pPr>
      <w:bookmarkStart w:id="2158" w:name="_Toc212621472"/>
      <w:bookmarkStart w:id="2159" w:name="_Toc215989315"/>
      <w:bookmarkStart w:id="2160" w:name="_Toc253579108"/>
      <w:r>
        <w:t>CHA-3.20</w:t>
      </w:r>
      <w:r w:rsidR="00AC1073">
        <w:t xml:space="preserve">.4.5.30 For every recharge page for an account, </w:t>
      </w:r>
      <w:r w:rsidR="00325101">
        <w:t>Channel/CSR light</w:t>
      </w:r>
      <w:r w:rsidR="00AC1073">
        <w:t xml:space="preserve"> application shall </w:t>
      </w:r>
      <w:r>
        <w:t>display</w:t>
      </w:r>
      <w:r w:rsidR="00AC1073">
        <w:t xml:space="preserve"> the account reference</w:t>
      </w:r>
      <w:bookmarkEnd w:id="2158"/>
      <w:r w:rsidR="00AC1073">
        <w:t>.</w:t>
      </w:r>
      <w:bookmarkEnd w:id="2159"/>
      <w:bookmarkEnd w:id="2160"/>
    </w:p>
    <w:p w:rsidR="00AC1073" w:rsidRDefault="00A24B88" w:rsidP="00A24B88">
      <w:pPr>
        <w:pStyle w:val="Requirements"/>
        <w:ind w:left="288"/>
      </w:pPr>
      <w:bookmarkStart w:id="2161" w:name="_Toc212621473"/>
      <w:bookmarkStart w:id="2162" w:name="_Toc215989316"/>
      <w:bookmarkStart w:id="2163" w:name="_Toc253579109"/>
      <w:r>
        <w:t>CHA-3.20</w:t>
      </w:r>
      <w:r w:rsidR="00AC1073">
        <w:t xml:space="preserve">.4.5.40 For every recharge page for a </w:t>
      </w:r>
      <w:r w:rsidR="00A65E57">
        <w:t>subscriber</w:t>
      </w:r>
      <w:r w:rsidR="00AC1073">
        <w:t xml:space="preserve">, </w:t>
      </w:r>
      <w:r w:rsidR="00325101">
        <w:t>Channel/CSR light</w:t>
      </w:r>
      <w:r w:rsidR="00AC1073">
        <w:t xml:space="preserve"> application shall </w:t>
      </w:r>
      <w:r>
        <w:t>display</w:t>
      </w:r>
      <w:r w:rsidR="00AC1073">
        <w:t xml:space="preserve"> the </w:t>
      </w:r>
      <w:r w:rsidR="00A65E57">
        <w:t>subscriber</w:t>
      </w:r>
      <w:r w:rsidR="00AC1073">
        <w:t xml:space="preserve"> primary identifier</w:t>
      </w:r>
      <w:bookmarkEnd w:id="2161"/>
      <w:r w:rsidR="00AC1073">
        <w:t>.</w:t>
      </w:r>
      <w:bookmarkEnd w:id="2162"/>
      <w:bookmarkEnd w:id="2163"/>
    </w:p>
    <w:p w:rsidR="00FA64C1" w:rsidRDefault="00A24B88" w:rsidP="00FA64C1">
      <w:pPr>
        <w:pStyle w:val="Requirements"/>
      </w:pPr>
      <w:bookmarkStart w:id="2164" w:name="_Toc253579110"/>
      <w:r>
        <w:t>CHA-3.20</w:t>
      </w:r>
      <w:r w:rsidR="0011277F">
        <w:t xml:space="preserve">.4.20 </w:t>
      </w:r>
      <w:r w:rsidR="00325101">
        <w:t>Channel/CSR light</w:t>
      </w:r>
      <w:r w:rsidR="0011277F">
        <w:t xml:space="preserve"> application shall propose recharge option only if the account is rechargeable</w:t>
      </w:r>
      <w:bookmarkEnd w:id="2164"/>
    </w:p>
    <w:p w:rsidR="00BE0DBF" w:rsidRDefault="00A24B88" w:rsidP="00BE0DBF">
      <w:pPr>
        <w:pStyle w:val="Requirements"/>
        <w:ind w:left="288"/>
      </w:pPr>
      <w:bookmarkStart w:id="2165" w:name="_Toc253579111"/>
      <w:r>
        <w:t>CHA-3.20</w:t>
      </w:r>
      <w:r w:rsidR="00FA64C1">
        <w:t xml:space="preserve">.4.20.1 </w:t>
      </w:r>
      <w:r w:rsidR="00325101">
        <w:t>Channel/CSR light</w:t>
      </w:r>
      <w:r w:rsidR="00FA64C1">
        <w:t xml:space="preserve"> application shall propose recharge option only if there is at least one balance instantiated as prepaid for the account</w:t>
      </w:r>
      <w:bookmarkEnd w:id="2165"/>
    </w:p>
    <w:p w:rsidR="00FA64C1" w:rsidRDefault="00A24B88" w:rsidP="00BE0DBF">
      <w:pPr>
        <w:pStyle w:val="Requirements"/>
      </w:pPr>
      <w:bookmarkStart w:id="2166" w:name="_Toc253579112"/>
      <w:r>
        <w:t>CHA-3.20</w:t>
      </w:r>
      <w:r w:rsidR="00FA64C1">
        <w:t xml:space="preserve">.4.30 </w:t>
      </w:r>
      <w:r w:rsidR="00325101">
        <w:t>Channel/CSR light</w:t>
      </w:r>
      <w:r w:rsidR="00FA64C1">
        <w:t xml:space="preserve"> application shall propose recharge option only if the </w:t>
      </w:r>
      <w:r w:rsidR="00A65E57">
        <w:t>subscriber</w:t>
      </w:r>
      <w:r w:rsidR="00FA64C1">
        <w:t xml:space="preserve"> is rechargeable</w:t>
      </w:r>
      <w:bookmarkEnd w:id="2166"/>
    </w:p>
    <w:p w:rsidR="00FA64C1" w:rsidRDefault="00A24B88" w:rsidP="00FA64C1">
      <w:pPr>
        <w:pStyle w:val="Requirements"/>
        <w:ind w:left="288"/>
      </w:pPr>
      <w:bookmarkStart w:id="2167" w:name="_Toc253579113"/>
      <w:r>
        <w:t>CHA-3.20</w:t>
      </w:r>
      <w:r w:rsidR="00FA64C1">
        <w:t xml:space="preserve">.4.30.1 </w:t>
      </w:r>
      <w:r w:rsidR="00325101">
        <w:t>Channel/CSR light</w:t>
      </w:r>
      <w:r w:rsidR="00FA64C1">
        <w:t xml:space="preserve"> application shall propose recharge option only if there is a max recharge amount value set on the </w:t>
      </w:r>
      <w:r w:rsidR="002C56C0">
        <w:t>primary offer</w:t>
      </w:r>
      <w:bookmarkEnd w:id="2167"/>
    </w:p>
    <w:p w:rsidR="00FA64C1" w:rsidRDefault="00A24B88" w:rsidP="00FA64C1">
      <w:pPr>
        <w:pStyle w:val="Requirements"/>
        <w:ind w:left="288"/>
      </w:pPr>
      <w:bookmarkStart w:id="2168" w:name="_Toc253579114"/>
      <w:r>
        <w:t>CHA-3.20</w:t>
      </w:r>
      <w:r w:rsidR="00FA64C1">
        <w:t xml:space="preserve">.4.30.2 </w:t>
      </w:r>
      <w:r w:rsidR="00325101">
        <w:t>Channel/CSR light</w:t>
      </w:r>
      <w:r w:rsidR="00FA64C1">
        <w:t xml:space="preserve"> application shall propose recharge option only if either there is at least one prepaid balance for the </w:t>
      </w:r>
      <w:r w:rsidR="00A65E57">
        <w:t>subscriber</w:t>
      </w:r>
      <w:r w:rsidR="00FA64C1">
        <w:t xml:space="preserve"> or the </w:t>
      </w:r>
      <w:r w:rsidR="002C56C0">
        <w:t>primary offer</w:t>
      </w:r>
      <w:r w:rsidR="00FA64C1">
        <w:t xml:space="preserve"> is configured as rechargeable</w:t>
      </w:r>
      <w:bookmarkEnd w:id="2168"/>
    </w:p>
    <w:p w:rsidR="00BE0DBF" w:rsidRDefault="00A24B88" w:rsidP="00BE0DBF">
      <w:pPr>
        <w:pStyle w:val="Requirements"/>
      </w:pPr>
      <w:bookmarkStart w:id="2169" w:name="_Toc253579115"/>
      <w:r>
        <w:t>CHA-3.20</w:t>
      </w:r>
      <w:r w:rsidR="00BE0DBF">
        <w:t xml:space="preserve">.4.40 </w:t>
      </w:r>
      <w:r w:rsidR="00325101">
        <w:t>Channel/CSR light</w:t>
      </w:r>
      <w:r w:rsidR="00BE0DBF">
        <w:t xml:space="preserve"> application shall propose a min and max authorized amount for the recharge</w:t>
      </w:r>
      <w:bookmarkEnd w:id="2169"/>
    </w:p>
    <w:p w:rsidR="00BE0DBF" w:rsidRDefault="00A24B88" w:rsidP="00BE0DBF">
      <w:pPr>
        <w:pStyle w:val="Requirements"/>
        <w:ind w:left="288"/>
      </w:pPr>
      <w:bookmarkStart w:id="2170" w:name="_Toc253579116"/>
      <w:r>
        <w:t>CHA-3.20</w:t>
      </w:r>
      <w:r w:rsidR="00BE0DBF">
        <w:t xml:space="preserve">.4.40.1 </w:t>
      </w:r>
      <w:r w:rsidR="00325101">
        <w:t>Channel/CSR light</w:t>
      </w:r>
      <w:r w:rsidR="00BE0DBF">
        <w:t xml:space="preserve"> application shall support configuring a min recharge amount value by currency for account and </w:t>
      </w:r>
      <w:r w:rsidR="00A65E57">
        <w:t>subscriber</w:t>
      </w:r>
      <w:bookmarkEnd w:id="2170"/>
    </w:p>
    <w:p w:rsidR="00BE0DBF" w:rsidRDefault="00A24B88" w:rsidP="00BE0DBF">
      <w:pPr>
        <w:pStyle w:val="Requirements"/>
        <w:ind w:left="288"/>
      </w:pPr>
      <w:bookmarkStart w:id="2171" w:name="_Toc253579117"/>
      <w:r>
        <w:t>CHA-3.20</w:t>
      </w:r>
      <w:r w:rsidR="00BE0DBF">
        <w:t xml:space="preserve">.4.40.2 </w:t>
      </w:r>
      <w:r w:rsidR="00325101">
        <w:t>Channel/CSR light</w:t>
      </w:r>
      <w:r w:rsidR="00BE0DBF">
        <w:t xml:space="preserve"> application shall support configuring a max recharge amount value by currency for account</w:t>
      </w:r>
      <w:bookmarkEnd w:id="2171"/>
    </w:p>
    <w:p w:rsidR="00186730" w:rsidRDefault="00A24B88" w:rsidP="00186730">
      <w:pPr>
        <w:pStyle w:val="Requirements"/>
        <w:ind w:left="288"/>
      </w:pPr>
      <w:bookmarkStart w:id="2172" w:name="_Toc253579118"/>
      <w:r>
        <w:t>CHA-3.20</w:t>
      </w:r>
      <w:r w:rsidR="00186730">
        <w:t xml:space="preserve">.4.40.3 </w:t>
      </w:r>
      <w:r w:rsidR="00325101">
        <w:t>Channel/CSR light</w:t>
      </w:r>
      <w:r w:rsidR="00186730">
        <w:t xml:space="preserve"> application shall use </w:t>
      </w:r>
      <w:r w:rsidR="002C56C0">
        <w:t>primary offer</w:t>
      </w:r>
      <w:r w:rsidR="00186730">
        <w:t xml:space="preserve"> max recharge value as max recharge amount for a </w:t>
      </w:r>
      <w:r w:rsidR="00A65E57">
        <w:t>subscriber</w:t>
      </w:r>
      <w:bookmarkEnd w:id="2172"/>
    </w:p>
    <w:p w:rsidR="00186730" w:rsidRDefault="00A24B88" w:rsidP="00186730">
      <w:pPr>
        <w:pStyle w:val="Requirements"/>
        <w:ind w:left="288"/>
      </w:pPr>
      <w:bookmarkStart w:id="2173" w:name="_Toc253579119"/>
      <w:r>
        <w:t>CHA-3.20</w:t>
      </w:r>
      <w:r w:rsidR="00186730">
        <w:t xml:space="preserve">.4.40.4 </w:t>
      </w:r>
      <w:r w:rsidR="00325101">
        <w:t>Channel/CSR light</w:t>
      </w:r>
      <w:r w:rsidR="00186730">
        <w:t xml:space="preserve"> application shall support modifying these values without requiring new application deployment</w:t>
      </w:r>
      <w:bookmarkEnd w:id="2173"/>
    </w:p>
    <w:p w:rsidR="00186730" w:rsidRDefault="00A24B88" w:rsidP="00186730">
      <w:pPr>
        <w:pStyle w:val="Requirements"/>
      </w:pPr>
      <w:bookmarkStart w:id="2174" w:name="_Toc253579120"/>
      <w:r>
        <w:t>CHA-3.20</w:t>
      </w:r>
      <w:r w:rsidR="00186730">
        <w:t xml:space="preserve">.4.50 </w:t>
      </w:r>
      <w:r w:rsidR="00325101">
        <w:t>Channel/CSR light</w:t>
      </w:r>
      <w:r w:rsidR="00186730">
        <w:t xml:space="preserve"> application shall use account currency for recharge at account level</w:t>
      </w:r>
      <w:bookmarkEnd w:id="2174"/>
    </w:p>
    <w:p w:rsidR="00E3610E" w:rsidRDefault="00A24B88" w:rsidP="00F4439A">
      <w:pPr>
        <w:pStyle w:val="Requirements"/>
      </w:pPr>
      <w:bookmarkStart w:id="2175" w:name="_Toc253579121"/>
      <w:r>
        <w:t>CHA-3.20</w:t>
      </w:r>
      <w:r w:rsidR="00186730">
        <w:t xml:space="preserve">.4.60 </w:t>
      </w:r>
      <w:r w:rsidR="00325101">
        <w:t>Channel/CSR light</w:t>
      </w:r>
      <w:r w:rsidR="00186730">
        <w:t xml:space="preserve"> application shall use </w:t>
      </w:r>
      <w:r w:rsidR="00A65E57">
        <w:t>subscriber</w:t>
      </w:r>
      <w:r w:rsidR="00AC1073">
        <w:t xml:space="preserve"> </w:t>
      </w:r>
      <w:r w:rsidR="00186730">
        <w:t xml:space="preserve">currency </w:t>
      </w:r>
      <w:r w:rsidR="00F4439A">
        <w:t xml:space="preserve">for recharge at </w:t>
      </w:r>
      <w:r w:rsidR="00A65E57">
        <w:t>subscriber</w:t>
      </w:r>
      <w:r w:rsidR="00F4439A">
        <w:t xml:space="preserve"> level</w:t>
      </w:r>
      <w:bookmarkEnd w:id="2175"/>
    </w:p>
    <w:p w:rsidR="00F4439A" w:rsidRDefault="00A24B88" w:rsidP="00F4439A">
      <w:pPr>
        <w:pStyle w:val="Requirements"/>
      </w:pPr>
      <w:bookmarkStart w:id="2176" w:name="_Toc253579122"/>
      <w:r>
        <w:t>CHA-3.20</w:t>
      </w:r>
      <w:r w:rsidR="00F4439A">
        <w:t xml:space="preserve">.4.70 </w:t>
      </w:r>
      <w:r w:rsidR="00325101">
        <w:t>Channel/CSR light</w:t>
      </w:r>
      <w:r w:rsidR="00F4439A">
        <w:t xml:space="preserve"> application shall display balances impacted by the recharge similarly to display balances use case.</w:t>
      </w:r>
      <w:bookmarkEnd w:id="2176"/>
    </w:p>
    <w:p w:rsidR="0011662E" w:rsidRDefault="00A24B88" w:rsidP="0011662E">
      <w:pPr>
        <w:pStyle w:val="Requirements"/>
      </w:pPr>
      <w:bookmarkStart w:id="2177" w:name="_Toc253579123"/>
      <w:r>
        <w:t>CHA-3.20</w:t>
      </w:r>
      <w:r w:rsidR="0011662E">
        <w:t xml:space="preserve">.4.80 </w:t>
      </w:r>
      <w:r w:rsidR="00325101">
        <w:t>Channel/CSR light</w:t>
      </w:r>
      <w:r w:rsidR="0011662E">
        <w:t xml:space="preserve"> application shall not propose recharge option if recharge service is not enabled</w:t>
      </w:r>
      <w:bookmarkEnd w:id="2177"/>
    </w:p>
    <w:p w:rsidR="009632BF" w:rsidRDefault="00A24B88" w:rsidP="0011662E">
      <w:pPr>
        <w:pStyle w:val="Requirements"/>
      </w:pPr>
      <w:bookmarkStart w:id="2178" w:name="_Toc253579124"/>
      <w:r>
        <w:t>CHA-3.20</w:t>
      </w:r>
      <w:r w:rsidR="0011662E">
        <w:t xml:space="preserve">.4.90 </w:t>
      </w:r>
      <w:r w:rsidR="00325101">
        <w:t>Channel/CSR light</w:t>
      </w:r>
      <w:r w:rsidR="0011662E">
        <w:t xml:space="preserve"> application shall support enabling or disabling at design time recharge service.</w:t>
      </w:r>
      <w:bookmarkEnd w:id="2178"/>
    </w:p>
    <w:p w:rsidR="00D04FE9" w:rsidRDefault="00A24B88" w:rsidP="00D04FE9">
      <w:pPr>
        <w:pStyle w:val="Requirements"/>
      </w:pPr>
      <w:bookmarkStart w:id="2179" w:name="_Toc229194242"/>
      <w:bookmarkStart w:id="2180" w:name="_Toc253579125"/>
      <w:r>
        <w:t>CHA-3.20</w:t>
      </w:r>
      <w:r w:rsidR="00D04FE9">
        <w:t>.4.100 Channel/CSR light application shall allow user doing non voucher recharge with respect of use case non voucher recharge</w:t>
      </w:r>
      <w:bookmarkEnd w:id="2179"/>
      <w:bookmarkEnd w:id="2180"/>
    </w:p>
    <w:p w:rsidR="00D04FE9" w:rsidRDefault="00DB61C5" w:rsidP="00DB61C5">
      <w:pPr>
        <w:pStyle w:val="Requirements"/>
        <w:ind w:left="576"/>
      </w:pPr>
      <w:bookmarkStart w:id="2181" w:name="_Toc253579126"/>
      <w:r>
        <w:t>CHA-3.20.4.100.10 Channel/CSR light application shall support a different configuration per application, respecting the requirements CHA-3.20.4.100.10.x</w:t>
      </w:r>
      <w:bookmarkStart w:id="2182" w:name="_Toc229194243"/>
      <w:r w:rsidR="00A24B88">
        <w:t>CHA-3.20</w:t>
      </w:r>
      <w:r w:rsidR="00D04FE9">
        <w:t>.4.100.</w:t>
      </w:r>
      <w:r>
        <w:t>10.</w:t>
      </w:r>
      <w:r w:rsidR="00D04FE9">
        <w:t>1 Channel/CSR light application shall support configuring payment modes supported for non voucher recharge</w:t>
      </w:r>
      <w:bookmarkEnd w:id="2181"/>
      <w:bookmarkEnd w:id="2182"/>
    </w:p>
    <w:p w:rsidR="00D04FE9" w:rsidRDefault="00A24B88" w:rsidP="00DB61C5">
      <w:pPr>
        <w:pStyle w:val="Requirements"/>
        <w:ind w:left="576"/>
      </w:pPr>
      <w:bookmarkStart w:id="2183" w:name="_Toc229194244"/>
      <w:bookmarkStart w:id="2184" w:name="_Toc253579127"/>
      <w:r>
        <w:t>CHA-3.20</w:t>
      </w:r>
      <w:r w:rsidR="00D04FE9">
        <w:t>.4.100.</w:t>
      </w:r>
      <w:r w:rsidR="00DB61C5">
        <w:t>10.</w:t>
      </w:r>
      <w:r w:rsidR="00D04FE9">
        <w:t xml:space="preserve">2 Channel/CSR light application shall propose by default Cash, Check, Credit card and </w:t>
      </w:r>
      <w:r w:rsidR="008E7635">
        <w:t xml:space="preserve">direct </w:t>
      </w:r>
      <w:r w:rsidR="00D04FE9">
        <w:t>debit payment mode.</w:t>
      </w:r>
      <w:bookmarkEnd w:id="2183"/>
      <w:bookmarkEnd w:id="2184"/>
    </w:p>
    <w:p w:rsidR="00D04FE9" w:rsidRDefault="00A24B88" w:rsidP="00DB61C5">
      <w:pPr>
        <w:pStyle w:val="Requirements"/>
        <w:ind w:left="576"/>
      </w:pPr>
      <w:bookmarkStart w:id="2185" w:name="_Toc229194245"/>
      <w:bookmarkStart w:id="2186" w:name="_Toc253579128"/>
      <w:r>
        <w:t>CHA-3.20</w:t>
      </w:r>
      <w:r w:rsidR="00D04FE9">
        <w:t>.4.100.</w:t>
      </w:r>
      <w:r w:rsidR="00DB61C5">
        <w:t>10.</w:t>
      </w:r>
      <w:r w:rsidR="00D04FE9">
        <w:t>3 Channel/CSR light application shall support declaring a new payment mode if not requiring parameters (e.g. money order)</w:t>
      </w:r>
      <w:bookmarkEnd w:id="2185"/>
      <w:bookmarkEnd w:id="2186"/>
    </w:p>
    <w:p w:rsidR="00D04FE9" w:rsidRDefault="00A24B88" w:rsidP="00DB61C5">
      <w:pPr>
        <w:pStyle w:val="Requirements"/>
        <w:ind w:left="576"/>
      </w:pPr>
      <w:bookmarkStart w:id="2187" w:name="_Toc253579129"/>
      <w:r>
        <w:t>CHA-3.20</w:t>
      </w:r>
      <w:r w:rsidR="00D04FE9">
        <w:t>.4.100.</w:t>
      </w:r>
      <w:r w:rsidR="00DB61C5">
        <w:t>10.</w:t>
      </w:r>
      <w:r w:rsidR="00D04FE9">
        <w:t>4 Channel/CSR light application shall support selecting an already existing payment profile to process the recharge</w:t>
      </w:r>
      <w:bookmarkEnd w:id="2187"/>
    </w:p>
    <w:p w:rsidR="00D04FE9" w:rsidRDefault="00A24B88" w:rsidP="00DB61C5">
      <w:pPr>
        <w:pStyle w:val="Requirements"/>
        <w:ind w:left="288"/>
      </w:pPr>
      <w:bookmarkStart w:id="2188" w:name="_Toc253579130"/>
      <w:r>
        <w:t>CHA-3.20</w:t>
      </w:r>
      <w:r w:rsidR="00D04FE9">
        <w:t>.4.100.</w:t>
      </w:r>
      <w:r w:rsidR="00DB61C5">
        <w:t>10.</w:t>
      </w:r>
      <w:r w:rsidR="00D04FE9">
        <w:t xml:space="preserve">5 Channel/CSR light application shall </w:t>
      </w:r>
      <w:r w:rsidR="00DB61C5">
        <w:t xml:space="preserve">allow configuring payment methods </w:t>
      </w:r>
      <w:r w:rsidR="00D04FE9">
        <w:t>support</w:t>
      </w:r>
      <w:r w:rsidR="00DB61C5">
        <w:t>ing a payment limited to existing payment profile only (creation of a new payment profile is not possible)</w:t>
      </w:r>
      <w:r>
        <w:t>CHA-3.20</w:t>
      </w:r>
      <w:r w:rsidR="00D04FE9">
        <w:t>.4.100.</w:t>
      </w:r>
      <w:r w:rsidR="00DB61C5">
        <w:t xml:space="preserve">20 </w:t>
      </w:r>
      <w:r w:rsidR="00D04FE9">
        <w:t xml:space="preserve">Channel/CSR light application shall adopt the same naming convention for a payment profile than in CSM application (e.g. type and a </w:t>
      </w:r>
      <w:r w:rsidR="00DB61C5">
        <w:t xml:space="preserve">bank account </w:t>
      </w:r>
      <w:r w:rsidR="00D04FE9">
        <w:t>number for direct debit).</w:t>
      </w:r>
      <w:r>
        <w:t>CHA-3.20</w:t>
      </w:r>
      <w:r w:rsidR="00D04FE9">
        <w:t>.4.100.</w:t>
      </w:r>
      <w:r w:rsidR="00DB61C5">
        <w:t xml:space="preserve">30 </w:t>
      </w:r>
      <w:r w:rsidR="00D04FE9">
        <w:t>for a credit card payment profile, Channel/CSR light application shall display in any case the whole credit card number but only the las</w:t>
      </w:r>
      <w:r w:rsidR="00D04FE9">
        <w:t>t four digits.</w:t>
      </w:r>
      <w:bookmarkEnd w:id="2188"/>
    </w:p>
    <w:p w:rsidR="00FE5608" w:rsidRDefault="00FE5608" w:rsidP="00FE5608">
      <w:pPr>
        <w:pStyle w:val="Requirements"/>
        <w:ind w:left="288"/>
      </w:pPr>
      <w:bookmarkStart w:id="2189" w:name="_Toc253579131"/>
      <w:r>
        <w:t>CHA-3.20.4.100.40 for an existing payment profile, Channel/CSR light application shall allow configuring payment profile parameters to be reviewed before submitting the recharge.</w:t>
      </w:r>
      <w:bookmarkEnd w:id="2189"/>
    </w:p>
    <w:p w:rsidR="00DB61C5" w:rsidRDefault="00FE5608" w:rsidP="00FE5608">
      <w:pPr>
        <w:pStyle w:val="Requirements"/>
        <w:ind w:left="576"/>
      </w:pPr>
      <w:bookmarkStart w:id="2190" w:name="_Toc253579132"/>
      <w:r>
        <w:t>CHA-3.20.4.100.40.1 Channel/CSR light application shall respect the same configuration than when setting the payment method of a new account (refer to Capture billing information use case).</w:t>
      </w:r>
      <w:bookmarkEnd w:id="2190"/>
    </w:p>
    <w:p w:rsidR="00350BB5" w:rsidRDefault="00A24B88" w:rsidP="00350BB5">
      <w:pPr>
        <w:pStyle w:val="Requirements"/>
      </w:pPr>
      <w:bookmarkStart w:id="2191" w:name="_Toc212621465"/>
      <w:bookmarkStart w:id="2192" w:name="_Toc215989308"/>
      <w:bookmarkStart w:id="2193" w:name="_Toc253579133"/>
      <w:r>
        <w:t>CHA-3.20</w:t>
      </w:r>
      <w:r w:rsidR="00350BB5">
        <w:t xml:space="preserve">.4.120 </w:t>
      </w:r>
      <w:r w:rsidR="00325101">
        <w:t>Channel/CSR light</w:t>
      </w:r>
      <w:r w:rsidR="00350BB5">
        <w:t xml:space="preserve"> application shall allow user doing non </w:t>
      </w:r>
      <w:r w:rsidR="00D62765">
        <w:t>voucher recharge by credit</w:t>
      </w:r>
      <w:r w:rsidR="00350BB5">
        <w:t xml:space="preserve"> card with respect of use case </w:t>
      </w:r>
      <w:r w:rsidR="00DD023B">
        <w:t>‘</w:t>
      </w:r>
      <w:r w:rsidR="00D62765">
        <w:t xml:space="preserve">Non voucher recharge by </w:t>
      </w:r>
      <w:r w:rsidR="00350BB5">
        <w:t>credit card</w:t>
      </w:r>
      <w:bookmarkEnd w:id="2191"/>
      <w:r w:rsidR="00DD023B">
        <w:t>’</w:t>
      </w:r>
      <w:r w:rsidR="00350BB5">
        <w:t>.</w:t>
      </w:r>
      <w:bookmarkEnd w:id="2192"/>
      <w:bookmarkEnd w:id="2193"/>
    </w:p>
    <w:p w:rsidR="00350BB5" w:rsidRDefault="00A24B88" w:rsidP="00350BB5">
      <w:pPr>
        <w:pStyle w:val="Requirements"/>
        <w:ind w:left="720"/>
      </w:pPr>
      <w:bookmarkStart w:id="2194" w:name="_Toc212621466"/>
      <w:bookmarkStart w:id="2195" w:name="_Toc215989309"/>
      <w:bookmarkStart w:id="2196" w:name="_Toc253579134"/>
      <w:r>
        <w:t>CHA-3.20</w:t>
      </w:r>
      <w:r w:rsidR="00350BB5">
        <w:t xml:space="preserve">.4.120.1 </w:t>
      </w:r>
      <w:r w:rsidR="00325101">
        <w:t>Channel/CSR light</w:t>
      </w:r>
      <w:r w:rsidR="00350BB5">
        <w:t xml:space="preserve"> application shall guarantee that if Payment fails, recharge is not processed</w:t>
      </w:r>
      <w:bookmarkEnd w:id="2194"/>
      <w:r w:rsidR="00350BB5">
        <w:t>.</w:t>
      </w:r>
      <w:bookmarkEnd w:id="2195"/>
      <w:bookmarkEnd w:id="2196"/>
    </w:p>
    <w:p w:rsidR="00350BB5" w:rsidRDefault="00A24B88" w:rsidP="00350BB5">
      <w:pPr>
        <w:pStyle w:val="Requirements"/>
        <w:ind w:left="720"/>
      </w:pPr>
      <w:bookmarkStart w:id="2197" w:name="_Toc212621467"/>
      <w:bookmarkStart w:id="2198" w:name="_Toc215989310"/>
      <w:bookmarkStart w:id="2199" w:name="_Toc253579135"/>
      <w:r>
        <w:t>CHA-3.20</w:t>
      </w:r>
      <w:r w:rsidR="00350BB5">
        <w:t xml:space="preserve">.4.120.2 </w:t>
      </w:r>
      <w:r w:rsidR="00325101">
        <w:t>Channel/CSR light</w:t>
      </w:r>
      <w:r w:rsidR="00350BB5">
        <w:t xml:space="preserve"> application shall guarantee that if Recharge fails, payment is not processed</w:t>
      </w:r>
      <w:bookmarkEnd w:id="2197"/>
      <w:r w:rsidR="00350BB5">
        <w:t>.</w:t>
      </w:r>
      <w:bookmarkEnd w:id="2198"/>
      <w:bookmarkEnd w:id="2199"/>
    </w:p>
    <w:p w:rsidR="00350BB5" w:rsidRDefault="00A24B88" w:rsidP="00350BB5">
      <w:pPr>
        <w:pStyle w:val="Requirements"/>
        <w:ind w:left="720"/>
      </w:pPr>
      <w:bookmarkStart w:id="2200" w:name="_Toc212621470"/>
      <w:bookmarkStart w:id="2201" w:name="_Toc215989313"/>
      <w:bookmarkStart w:id="2202" w:name="_Toc253579136"/>
      <w:r>
        <w:t>CHA-3.20</w:t>
      </w:r>
      <w:r w:rsidR="00350BB5">
        <w:t xml:space="preserve">.4.120.5 </w:t>
      </w:r>
      <w:r w:rsidR="00325101">
        <w:t>Channel/CSR light</w:t>
      </w:r>
      <w:r w:rsidR="00350BB5">
        <w:t xml:space="preserve"> application shall use </w:t>
      </w:r>
      <w:r w:rsidR="002C56C0">
        <w:t>primary offer</w:t>
      </w:r>
      <w:r w:rsidR="00350BB5">
        <w:t xml:space="preserve"> max recharge value as maximum value for a recharge at </w:t>
      </w:r>
      <w:r w:rsidR="00A65E57">
        <w:t>subscriber</w:t>
      </w:r>
      <w:r w:rsidR="00350BB5">
        <w:t xml:space="preserve"> level</w:t>
      </w:r>
      <w:bookmarkEnd w:id="2200"/>
      <w:r w:rsidR="00350BB5">
        <w:t>.</w:t>
      </w:r>
      <w:bookmarkEnd w:id="2201"/>
      <w:bookmarkEnd w:id="2202"/>
    </w:p>
    <w:p w:rsidR="00D62765" w:rsidRDefault="00A24B88" w:rsidP="00D62765">
      <w:pPr>
        <w:pStyle w:val="Requirements"/>
        <w:ind w:left="720"/>
      </w:pPr>
      <w:bookmarkStart w:id="2203" w:name="_Toc253579137"/>
      <w:r>
        <w:t>CHA-3.20</w:t>
      </w:r>
      <w:r w:rsidR="00D62765">
        <w:t>.4.120.6</w:t>
      </w:r>
      <w:r w:rsidR="00D62765">
        <w:t xml:space="preserve"> Channel/CSR light application shall support configuring by application if recharge by credit card can be processed in real time only, not in real time only</w:t>
      </w:r>
      <w:r w:rsidR="0028641A">
        <w:t>.</w:t>
      </w:r>
      <w:bookmarkEnd w:id="2203"/>
      <w:r w:rsidR="00D62765">
        <w:t xml:space="preserve"> </w:t>
      </w:r>
    </w:p>
    <w:p w:rsidR="00D62765" w:rsidRDefault="00A24B88" w:rsidP="00D62765">
      <w:pPr>
        <w:pStyle w:val="Requirements"/>
        <w:ind w:left="720"/>
      </w:pPr>
      <w:bookmarkStart w:id="2204" w:name="_Toc253579138"/>
      <w:r>
        <w:t>CHA-3.20</w:t>
      </w:r>
      <w:r w:rsidR="00D62765">
        <w:t>.4.120.7 Channel/CSR light application shall support processing the payment in real-time/not real time according to application configuration.</w:t>
      </w:r>
      <w:bookmarkEnd w:id="2204"/>
      <w:r w:rsidR="00D62765">
        <w:t xml:space="preserve">  </w:t>
      </w:r>
    </w:p>
    <w:p w:rsidR="00A24B88" w:rsidRDefault="00A24B88" w:rsidP="00A24B88">
      <w:pPr>
        <w:pStyle w:val="Requirements"/>
        <w:ind w:left="720"/>
      </w:pPr>
      <w:bookmarkStart w:id="2205" w:name="_Toc232587737"/>
      <w:bookmarkStart w:id="2206" w:name="_Toc253579139"/>
      <w:r>
        <w:t>CHA-3.20.4.120.10</w:t>
      </w:r>
      <w:r>
        <w:t xml:space="preserve"> Channel/CSR light application shall pre-populates credit card information with the impacted account billing contact (first name, last name, email, address line 1, zip, city, country, state).</w:t>
      </w:r>
      <w:bookmarkEnd w:id="2205"/>
      <w:bookmarkEnd w:id="2206"/>
    </w:p>
    <w:p w:rsidR="00A24B88" w:rsidRDefault="00A24B88" w:rsidP="00A24B88">
      <w:pPr>
        <w:pStyle w:val="Requirements"/>
        <w:ind w:left="720"/>
      </w:pPr>
      <w:bookmarkStart w:id="2207" w:name="_Toc232587738"/>
      <w:bookmarkStart w:id="2208" w:name="_Toc253579140"/>
      <w:r>
        <w:t>CHA-3.20.4.120.15 when payment and recharge have been processed successfully, Channel/CSR light application shall display the payment transaction number to the user.</w:t>
      </w:r>
      <w:bookmarkEnd w:id="2207"/>
      <w:bookmarkEnd w:id="2208"/>
    </w:p>
    <w:p w:rsidR="00450DDE" w:rsidRPr="00A5750A" w:rsidRDefault="00A24B88" w:rsidP="00450DDE">
      <w:pPr>
        <w:pStyle w:val="Requirements"/>
      </w:pPr>
      <w:bookmarkStart w:id="2209" w:name="_Toc212621464"/>
      <w:bookmarkStart w:id="2210" w:name="_Toc215989307"/>
      <w:bookmarkStart w:id="2211" w:name="_Toc253579141"/>
      <w:r>
        <w:t>CHA-3.20</w:t>
      </w:r>
      <w:r w:rsidR="00350BB5" w:rsidRPr="00A5750A">
        <w:t xml:space="preserve">.4.130 </w:t>
      </w:r>
      <w:r w:rsidR="00325101">
        <w:t>Channel/CSR light</w:t>
      </w:r>
      <w:r w:rsidR="00350BB5" w:rsidRPr="00A5750A">
        <w:t xml:space="preserve"> application </w:t>
      </w:r>
      <w:r w:rsidR="00450DDE" w:rsidRPr="00A5750A">
        <w:t>shall allow user recharging by voucher with respect of use case Recharge by voucher</w:t>
      </w:r>
      <w:bookmarkEnd w:id="2209"/>
      <w:r w:rsidR="00450DDE" w:rsidRPr="00A5750A">
        <w:t>.</w:t>
      </w:r>
      <w:bookmarkEnd w:id="2210"/>
      <w:bookmarkEnd w:id="2211"/>
    </w:p>
    <w:p w:rsidR="00D62765" w:rsidRDefault="00A24B88" w:rsidP="00D62765">
      <w:pPr>
        <w:pStyle w:val="Requirements"/>
      </w:pPr>
      <w:bookmarkStart w:id="2212" w:name="_Toc253579142"/>
      <w:r>
        <w:t>CHA-3.20</w:t>
      </w:r>
      <w:r w:rsidR="00D62765" w:rsidRPr="00A5750A">
        <w:t>.4.1</w:t>
      </w:r>
      <w:r w:rsidR="00D62765">
        <w:t>4</w:t>
      </w:r>
      <w:r w:rsidR="00D62765" w:rsidRPr="00A5750A">
        <w:t xml:space="preserve">0 </w:t>
      </w:r>
      <w:r w:rsidR="00D62765">
        <w:t>Channel/CSR light</w:t>
      </w:r>
      <w:r w:rsidR="00D62765" w:rsidRPr="00A5750A">
        <w:t xml:space="preserve"> application shall allow user </w:t>
      </w:r>
      <w:r w:rsidR="00D62765">
        <w:t>viewing recharge history</w:t>
      </w:r>
      <w:r w:rsidR="00D62765" w:rsidRPr="00A5750A">
        <w:t xml:space="preserve"> </w:t>
      </w:r>
      <w:r w:rsidR="00D62765">
        <w:t xml:space="preserve">for an account or a </w:t>
      </w:r>
      <w:r w:rsidR="00A65E57">
        <w:t>subscriber</w:t>
      </w:r>
      <w:r w:rsidR="00D62765">
        <w:t xml:space="preserve"> </w:t>
      </w:r>
      <w:r w:rsidR="00D62765" w:rsidRPr="00A5750A">
        <w:t xml:space="preserve">with respect of use case </w:t>
      </w:r>
      <w:r w:rsidR="00D62765">
        <w:t>view recharge history</w:t>
      </w:r>
      <w:r w:rsidR="00D62765" w:rsidRPr="00A5750A">
        <w:t>.</w:t>
      </w:r>
      <w:bookmarkEnd w:id="2212"/>
    </w:p>
    <w:p w:rsidR="00D62765" w:rsidRDefault="00A24B88" w:rsidP="00D62765">
      <w:pPr>
        <w:pStyle w:val="Requirements"/>
        <w:ind w:left="288"/>
      </w:pPr>
      <w:bookmarkStart w:id="2213" w:name="_Toc253579143"/>
      <w:r>
        <w:t>CHA-3.20</w:t>
      </w:r>
      <w:r w:rsidR="00D62765" w:rsidRPr="00A5750A">
        <w:t>.4.1</w:t>
      </w:r>
      <w:r w:rsidR="00D62765">
        <w:t>4</w:t>
      </w:r>
      <w:r w:rsidR="00D62765" w:rsidRPr="00A5750A">
        <w:t>0</w:t>
      </w:r>
      <w:r w:rsidR="00D62765">
        <w:t>.1</w:t>
      </w:r>
      <w:r w:rsidR="00D62765" w:rsidRPr="00A5750A">
        <w:t xml:space="preserve"> </w:t>
      </w:r>
      <w:r w:rsidR="00D62765">
        <w:t>Channel/CSR light</w:t>
      </w:r>
      <w:r w:rsidR="00D62765" w:rsidRPr="00A5750A">
        <w:t xml:space="preserve"> application shall </w:t>
      </w:r>
      <w:r w:rsidR="00D62765">
        <w:t>support configuring at design time the maximum number of rows to display that can be supported by the recharge history use case</w:t>
      </w:r>
      <w:r w:rsidR="00D62765" w:rsidRPr="00A5750A">
        <w:t>.</w:t>
      </w:r>
      <w:bookmarkEnd w:id="2213"/>
    </w:p>
    <w:p w:rsidR="00D62765" w:rsidRDefault="00A24B88" w:rsidP="00D62765">
      <w:pPr>
        <w:pStyle w:val="Requirements"/>
        <w:ind w:left="288"/>
      </w:pPr>
      <w:bookmarkStart w:id="2214" w:name="_Toc253579144"/>
      <w:r>
        <w:t>CHA-3.20</w:t>
      </w:r>
      <w:r w:rsidR="00D62765" w:rsidRPr="00A5750A">
        <w:t>.4.1</w:t>
      </w:r>
      <w:r w:rsidR="00D62765">
        <w:t>4</w:t>
      </w:r>
      <w:r w:rsidR="00D62765" w:rsidRPr="00A5750A">
        <w:t>0</w:t>
      </w:r>
      <w:r w:rsidR="00D62765">
        <w:t>.2</w:t>
      </w:r>
      <w:r w:rsidR="00D62765" w:rsidRPr="00A5750A">
        <w:t xml:space="preserve"> </w:t>
      </w:r>
      <w:r w:rsidR="00D62765">
        <w:t>Channel/CSR light</w:t>
      </w:r>
      <w:r w:rsidR="00D62765" w:rsidRPr="00A5750A">
        <w:t xml:space="preserve"> application shall allow user </w:t>
      </w:r>
      <w:r w:rsidR="00D62765">
        <w:t xml:space="preserve">configuring </w:t>
      </w:r>
      <w:r w:rsidR="00385316">
        <w:t xml:space="preserve">in days </w:t>
      </w:r>
      <w:r w:rsidR="00D62765">
        <w:t>the default period of time to view recharge history (starting from now</w:t>
      </w:r>
      <w:r w:rsidR="00385316">
        <w:t xml:space="preserve"> – default nb of days is 180</w:t>
      </w:r>
      <w:r w:rsidR="00D62765">
        <w:t>)</w:t>
      </w:r>
      <w:bookmarkEnd w:id="2214"/>
    </w:p>
    <w:p w:rsidR="00D62765" w:rsidRDefault="00A24B88" w:rsidP="00D62765">
      <w:pPr>
        <w:pStyle w:val="Requirements"/>
        <w:ind w:left="288"/>
      </w:pPr>
      <w:bookmarkStart w:id="2215" w:name="_Toc253579145"/>
      <w:r>
        <w:t>CHA-3.20</w:t>
      </w:r>
      <w:r w:rsidR="00D62765" w:rsidRPr="00A5750A">
        <w:t>.4.1</w:t>
      </w:r>
      <w:r w:rsidR="00D62765">
        <w:t>4</w:t>
      </w:r>
      <w:r w:rsidR="00D62765" w:rsidRPr="00A5750A">
        <w:t>0</w:t>
      </w:r>
      <w:r w:rsidR="00D62765">
        <w:t>.3</w:t>
      </w:r>
      <w:r w:rsidR="00D62765" w:rsidRPr="00A5750A">
        <w:t xml:space="preserve"> </w:t>
      </w:r>
      <w:r w:rsidR="00D62765">
        <w:t>Channel/CSR light</w:t>
      </w:r>
      <w:r w:rsidR="00D62765" w:rsidRPr="00A5750A">
        <w:t xml:space="preserve"> application shall allow user </w:t>
      </w:r>
      <w:r w:rsidR="00D62765">
        <w:t>view for every impacted balance, the balance name, the recharge impact value and the new</w:t>
      </w:r>
      <w:r w:rsidR="00D62765">
        <w:t xml:space="preserve"> balance value</w:t>
      </w:r>
      <w:bookmarkEnd w:id="2215"/>
      <w:r w:rsidR="00D62765">
        <w:t xml:space="preserve"> </w:t>
      </w:r>
    </w:p>
    <w:p w:rsidR="00450DDE" w:rsidRDefault="00450DDE" w:rsidP="0011662E">
      <w:pPr>
        <w:pStyle w:val="Requirements"/>
      </w:pPr>
    </w:p>
    <w:p w:rsidR="002465F8" w:rsidRDefault="002465F8" w:rsidP="004330BF">
      <w:pPr>
        <w:pStyle w:val="Capability"/>
      </w:pPr>
      <w:bookmarkStart w:id="2216" w:name="_Toc253578211"/>
      <w:bookmarkStart w:id="2217" w:name="_Toc253579146"/>
      <w:r>
        <w:t xml:space="preserve">Capability </w:t>
      </w:r>
      <w:r>
        <w:fldChar w:fldCharType="begin"/>
      </w:r>
      <w:r>
        <w:instrText xml:space="preserve"> LISTNUM "business req" \* MERGEFORMAT </w:instrText>
      </w:r>
      <w:r>
        <w:fldChar w:fldCharType="separate"/>
      </w:r>
      <w:r>
        <w:rPr>
          <w:noProof/>
        </w:rPr>
        <w:t>1</w:t>
      </w:r>
      <w:r>
        <w:fldChar w:fldCharType="end">
          <w:numberingChange w:id="2218" w:author="Raphaël Guého" w:date="2010-01-04T14:43:00Z" w:original="20."/>
        </w:fldChar>
      </w:r>
      <w:r>
        <w:t xml:space="preserve"> View </w:t>
      </w:r>
      <w:r w:rsidR="004330BF">
        <w:t>Real time promotions</w:t>
      </w:r>
      <w:r w:rsidR="00AA7DEF">
        <w:t xml:space="preserve"> - RTP</w:t>
      </w:r>
      <w:bookmarkEnd w:id="2216"/>
      <w:bookmarkEnd w:id="2217"/>
    </w:p>
    <w:p w:rsidR="002465F8" w:rsidRDefault="002465F8" w:rsidP="002465F8">
      <w:pPr>
        <w:pStyle w:val="Heading3"/>
      </w:pPr>
      <w:bookmarkStart w:id="2219" w:name="_Toc253578212"/>
      <w:r>
        <w:t>Capability Description</w:t>
      </w:r>
      <w:bookmarkEnd w:id="2219"/>
    </w:p>
    <w:p w:rsidR="002465F8" w:rsidRDefault="002465F8" w:rsidP="007C62D7">
      <w:pPr>
        <w:pStyle w:val="BodyText"/>
      </w:pPr>
      <w:r w:rsidRPr="009632BF">
        <w:t xml:space="preserve">This capability </w:t>
      </w:r>
      <w:r>
        <w:t xml:space="preserve">allows </w:t>
      </w:r>
      <w:r w:rsidR="007C62D7">
        <w:t>user</w:t>
      </w:r>
      <w:r>
        <w:t xml:space="preserve"> to view real time </w:t>
      </w:r>
      <w:r w:rsidR="004330BF">
        <w:t>promotions</w:t>
      </w:r>
      <w:r>
        <w:t xml:space="preserve"> and associated accumulators for an account or a </w:t>
      </w:r>
      <w:r w:rsidR="00A65E57">
        <w:t>subscriber</w:t>
      </w:r>
    </w:p>
    <w:p w:rsidR="002465F8" w:rsidRDefault="002465F8" w:rsidP="002465F8">
      <w:pPr>
        <w:pStyle w:val="Heading3"/>
      </w:pPr>
      <w:bookmarkStart w:id="2220" w:name="_Toc253578213"/>
      <w:r>
        <w:t>Capability Assumptions/Dependencies</w:t>
      </w:r>
      <w:bookmarkEnd w:id="2220"/>
    </w:p>
    <w:p w:rsidR="002465F8" w:rsidRDefault="002465F8" w:rsidP="002465F8">
      <w:pPr>
        <w:pStyle w:val="BodyText"/>
      </w:pPr>
    </w:p>
    <w:p w:rsidR="002465F8" w:rsidRDefault="002465F8" w:rsidP="002465F8">
      <w:pPr>
        <w:pStyle w:val="Heading3"/>
      </w:pPr>
      <w:bookmarkStart w:id="2221" w:name="_Toc253578214"/>
      <w:r>
        <w:t>Capability Use Cases</w:t>
      </w:r>
      <w:bookmarkEnd w:id="2221"/>
    </w:p>
    <w:p w:rsidR="00403FD3" w:rsidRPr="00403FD3" w:rsidRDefault="002465F8" w:rsidP="004752DD">
      <w:pPr>
        <w:pStyle w:val="Heading4"/>
      </w:pPr>
      <w:bookmarkStart w:id="2222" w:name="_Toc253578215"/>
      <w:r>
        <w:t>Use Case:</w:t>
      </w:r>
      <w:r>
        <w:t xml:space="preserve">  View </w:t>
      </w:r>
      <w:r w:rsidR="004330BF">
        <w:t>Real time promotions</w:t>
      </w:r>
      <w:bookmarkEnd w:id="222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337587" w:rsidRPr="00E442E7" w:rsidTr="0080268F">
        <w:trPr>
          <w:gridAfter w:val="1"/>
          <w:wAfter w:w="18" w:type="dxa"/>
          <w:trHeight w:val="360"/>
        </w:trPr>
        <w:tc>
          <w:tcPr>
            <w:tcW w:w="5580" w:type="dxa"/>
            <w:gridSpan w:val="2"/>
            <w:shd w:val="clear" w:color="auto" w:fill="E6E6E6"/>
          </w:tcPr>
          <w:p w:rsidR="00337587" w:rsidRPr="00E442E7" w:rsidRDefault="00337587" w:rsidP="00122B88">
            <w:pPr>
              <w:pStyle w:val="TableHeading"/>
            </w:pPr>
            <w:r>
              <w:t>View Real time promotions</w:t>
            </w:r>
            <w:r w:rsidRPr="00E442E7">
              <w:t xml:space="preserve"> </w:t>
            </w:r>
          </w:p>
        </w:tc>
        <w:tc>
          <w:tcPr>
            <w:tcW w:w="2610" w:type="dxa"/>
            <w:shd w:val="clear" w:color="auto" w:fill="E6E6E6"/>
          </w:tcPr>
          <w:p w:rsidR="00337587" w:rsidRPr="00E442E7" w:rsidRDefault="002C62E9" w:rsidP="00122B88">
            <w:pPr>
              <w:pStyle w:val="TableHeading"/>
            </w:pPr>
            <w:r>
              <w:t>RTP0010</w:t>
            </w:r>
            <w:r w:rsidR="00337587" w:rsidRPr="00E442E7">
              <w:t xml:space="preserve"> </w:t>
            </w:r>
          </w:p>
        </w:tc>
      </w:tr>
      <w:tr w:rsidR="004330BF" w:rsidRPr="00CC1773" w:rsidTr="004330BF">
        <w:tc>
          <w:tcPr>
            <w:tcW w:w="2268" w:type="dxa"/>
          </w:tcPr>
          <w:p w:rsidR="004330BF" w:rsidRPr="00CC1773" w:rsidRDefault="004330BF" w:rsidP="004330BF">
            <w:r w:rsidRPr="00CC1773">
              <w:t>Primary actors</w:t>
            </w:r>
          </w:p>
        </w:tc>
        <w:tc>
          <w:tcPr>
            <w:tcW w:w="5940" w:type="dxa"/>
            <w:gridSpan w:val="3"/>
          </w:tcPr>
          <w:p w:rsidR="004330BF" w:rsidRDefault="00167E26" w:rsidP="004330BF">
            <w:r>
              <w:t>Dealer user</w:t>
            </w:r>
            <w:r w:rsidR="004330BF" w:rsidRPr="00CC1773">
              <w:t>s</w:t>
            </w:r>
          </w:p>
          <w:p w:rsidR="007C62D7" w:rsidRPr="00CC1773" w:rsidRDefault="007C62D7" w:rsidP="004330BF">
            <w:r>
              <w:t>CSR</w:t>
            </w:r>
            <w:r w:rsidR="00865C5C">
              <w:t xml:space="preserve"> user</w:t>
            </w:r>
          </w:p>
        </w:tc>
      </w:tr>
      <w:tr w:rsidR="004330BF" w:rsidRPr="00CC1773" w:rsidTr="004330BF">
        <w:tc>
          <w:tcPr>
            <w:tcW w:w="2268" w:type="dxa"/>
          </w:tcPr>
          <w:p w:rsidR="004330BF" w:rsidRPr="00CC1773" w:rsidRDefault="004330BF" w:rsidP="004330BF">
            <w:r w:rsidRPr="00CC1773">
              <w:t>Summary Goal</w:t>
            </w:r>
          </w:p>
        </w:tc>
        <w:tc>
          <w:tcPr>
            <w:tcW w:w="5940" w:type="dxa"/>
            <w:gridSpan w:val="3"/>
          </w:tcPr>
          <w:p w:rsidR="004330BF" w:rsidRPr="00CC1773" w:rsidRDefault="004330BF" w:rsidP="004330BF">
            <w:r w:rsidRPr="00CC1773">
              <w:t xml:space="preserve">This use case allows the user </w:t>
            </w:r>
            <w:r>
              <w:t xml:space="preserve">to view real time promotions he can pretend to. </w:t>
            </w:r>
          </w:p>
        </w:tc>
      </w:tr>
      <w:tr w:rsidR="004330BF" w:rsidRPr="00CC1773" w:rsidTr="004330BF">
        <w:tc>
          <w:tcPr>
            <w:tcW w:w="2268" w:type="dxa"/>
          </w:tcPr>
          <w:p w:rsidR="004330BF" w:rsidRPr="00CC1773" w:rsidRDefault="004330BF" w:rsidP="004330BF">
            <w:r w:rsidRPr="00CC1773">
              <w:t>Pre-conditions</w:t>
            </w:r>
          </w:p>
        </w:tc>
        <w:tc>
          <w:tcPr>
            <w:tcW w:w="5940" w:type="dxa"/>
            <w:gridSpan w:val="3"/>
          </w:tcPr>
          <w:p w:rsidR="004330BF" w:rsidRPr="00CC1773" w:rsidRDefault="004330BF" w:rsidP="004330BF">
            <w:r>
              <w:t xml:space="preserve">The user is either in the context of a </w:t>
            </w:r>
            <w:r w:rsidR="00A65E57">
              <w:t>subscriber</w:t>
            </w:r>
            <w:r>
              <w:t xml:space="preserve"> or of an account</w:t>
            </w:r>
          </w:p>
        </w:tc>
      </w:tr>
      <w:tr w:rsidR="004330BF" w:rsidRPr="00CC1773" w:rsidTr="004330BF">
        <w:trPr>
          <w:trHeight w:val="176"/>
        </w:trPr>
        <w:tc>
          <w:tcPr>
            <w:tcW w:w="2268" w:type="dxa"/>
          </w:tcPr>
          <w:p w:rsidR="004330BF" w:rsidRPr="00CC1773" w:rsidRDefault="004330BF" w:rsidP="004330BF">
            <w:r w:rsidRPr="00CC1773">
              <w:t>Trigger</w:t>
            </w:r>
          </w:p>
        </w:tc>
        <w:tc>
          <w:tcPr>
            <w:tcW w:w="5940" w:type="dxa"/>
            <w:gridSpan w:val="3"/>
          </w:tcPr>
          <w:p w:rsidR="004330BF" w:rsidRPr="00E607B1" w:rsidRDefault="004330BF" w:rsidP="004330BF">
            <w:r>
              <w:t>The user selects the option to view real time promotion associated to the account/</w:t>
            </w:r>
            <w:r w:rsidR="00A65E57">
              <w:t>subscriber</w:t>
            </w:r>
          </w:p>
        </w:tc>
      </w:tr>
      <w:tr w:rsidR="004330BF" w:rsidRPr="00CC1773" w:rsidTr="004330BF">
        <w:trPr>
          <w:trHeight w:val="176"/>
        </w:trPr>
        <w:tc>
          <w:tcPr>
            <w:tcW w:w="2268" w:type="dxa"/>
          </w:tcPr>
          <w:p w:rsidR="004330BF" w:rsidRPr="00CC1773" w:rsidRDefault="004330BF" w:rsidP="004330BF">
            <w:r w:rsidRPr="00CC1773">
              <w:t>Minimum guarantees</w:t>
            </w:r>
          </w:p>
        </w:tc>
        <w:tc>
          <w:tcPr>
            <w:tcW w:w="5940" w:type="dxa"/>
            <w:gridSpan w:val="3"/>
          </w:tcPr>
          <w:p w:rsidR="004330BF" w:rsidRPr="00B51B3B" w:rsidRDefault="004330BF" w:rsidP="004330BF"/>
        </w:tc>
      </w:tr>
      <w:tr w:rsidR="004330BF" w:rsidRPr="00CC1773" w:rsidTr="004330BF">
        <w:trPr>
          <w:trHeight w:val="176"/>
        </w:trPr>
        <w:tc>
          <w:tcPr>
            <w:tcW w:w="2268" w:type="dxa"/>
          </w:tcPr>
          <w:p w:rsidR="004330BF" w:rsidRPr="00CC1773" w:rsidRDefault="004330BF" w:rsidP="004330BF">
            <w:r w:rsidRPr="00CC1773">
              <w:t>Success guarantees</w:t>
            </w:r>
          </w:p>
        </w:tc>
        <w:tc>
          <w:tcPr>
            <w:tcW w:w="5940" w:type="dxa"/>
            <w:gridSpan w:val="3"/>
          </w:tcPr>
          <w:p w:rsidR="004330BF" w:rsidRPr="006C5BAF" w:rsidRDefault="004330BF" w:rsidP="008B704D">
            <w:pPr>
              <w:pStyle w:val="Body"/>
              <w:ind w:left="0"/>
            </w:pPr>
            <w:r>
              <w:t>Real time promotions and associated information are displayed</w:t>
            </w:r>
          </w:p>
        </w:tc>
      </w:tr>
      <w:tr w:rsidR="004330BF" w:rsidRPr="00CC1773" w:rsidTr="004330BF">
        <w:trPr>
          <w:trHeight w:val="176"/>
        </w:trPr>
        <w:tc>
          <w:tcPr>
            <w:tcW w:w="2268" w:type="dxa"/>
          </w:tcPr>
          <w:p w:rsidR="004330BF" w:rsidRPr="00CC1773" w:rsidRDefault="004330BF" w:rsidP="004330BF">
            <w:r w:rsidRPr="00CC1773">
              <w:t>Normal Flow</w:t>
            </w:r>
          </w:p>
        </w:tc>
        <w:tc>
          <w:tcPr>
            <w:tcW w:w="5940" w:type="dxa"/>
            <w:gridSpan w:val="3"/>
          </w:tcPr>
          <w:p w:rsidR="004330BF" w:rsidRDefault="00325101" w:rsidP="000F7361">
            <w:pPr>
              <w:pStyle w:val="Body"/>
              <w:numPr>
                <w:ilvl w:val="0"/>
                <w:numId w:val="254"/>
              </w:numPr>
            </w:pPr>
            <w:r>
              <w:t>Channel/CSR light</w:t>
            </w:r>
            <w:r w:rsidR="004330BF" w:rsidRPr="006C5BAF">
              <w:t xml:space="preserve"> application </w:t>
            </w:r>
            <w:r w:rsidR="004330BF">
              <w:t>Call synchronously billing to get real time promotions associated to the account/subscriber and associated facts</w:t>
            </w:r>
          </w:p>
          <w:p w:rsidR="004330BF" w:rsidRPr="006C5BAF" w:rsidRDefault="00325101" w:rsidP="000F7361">
            <w:pPr>
              <w:pStyle w:val="Body"/>
              <w:numPr>
                <w:ilvl w:val="0"/>
                <w:numId w:val="254"/>
              </w:numPr>
            </w:pPr>
            <w:r>
              <w:t>Channel/CSR light</w:t>
            </w:r>
            <w:r w:rsidR="004330BF">
              <w:t xml:space="preserve"> applications displays a summary of all unit/monetary accumulators</w:t>
            </w:r>
          </w:p>
          <w:p w:rsidR="004330BF" w:rsidRPr="006C5BAF" w:rsidRDefault="00325101" w:rsidP="000F7361">
            <w:pPr>
              <w:pStyle w:val="Body"/>
              <w:numPr>
                <w:ilvl w:val="0"/>
                <w:numId w:val="254"/>
              </w:numPr>
            </w:pPr>
            <w:r>
              <w:t>Channel/CSR light</w:t>
            </w:r>
            <w:r w:rsidR="004330BF" w:rsidRPr="006C5BAF">
              <w:t xml:space="preserve"> application displays </w:t>
            </w:r>
            <w:r w:rsidR="004330BF">
              <w:t xml:space="preserve">real-time promotions and associated information (A1)(A2). </w:t>
            </w:r>
          </w:p>
        </w:tc>
      </w:tr>
      <w:tr w:rsidR="004330BF" w:rsidRPr="00CC1773" w:rsidTr="004330BF">
        <w:trPr>
          <w:trHeight w:val="176"/>
        </w:trPr>
        <w:tc>
          <w:tcPr>
            <w:tcW w:w="2268" w:type="dxa"/>
          </w:tcPr>
          <w:p w:rsidR="004330BF" w:rsidRPr="00CC1773" w:rsidRDefault="004330BF" w:rsidP="004330BF">
            <w:r w:rsidRPr="00CC1773">
              <w:t>Alternative Flow</w:t>
            </w:r>
            <w:r>
              <w:t>s</w:t>
            </w:r>
          </w:p>
        </w:tc>
        <w:tc>
          <w:tcPr>
            <w:tcW w:w="5940" w:type="dxa"/>
            <w:gridSpan w:val="3"/>
          </w:tcPr>
          <w:p w:rsidR="004330BF" w:rsidRPr="006C5BAF" w:rsidRDefault="004330BF" w:rsidP="004330BF">
            <w:pPr>
              <w:pStyle w:val="Body"/>
              <w:ind w:left="0"/>
            </w:pPr>
            <w:r w:rsidRPr="006C5BAF">
              <w:t xml:space="preserve">A1: </w:t>
            </w:r>
            <w:r w:rsidR="00325101">
              <w:t>Channel/CSR light</w:t>
            </w:r>
            <w:r>
              <w:t xml:space="preserve"> application can’t access to billing for any technical reason</w:t>
            </w:r>
          </w:p>
          <w:p w:rsidR="004330BF" w:rsidRPr="006C5BAF" w:rsidRDefault="00325101" w:rsidP="000F7361">
            <w:pPr>
              <w:pStyle w:val="Body"/>
              <w:numPr>
                <w:ilvl w:val="0"/>
                <w:numId w:val="255"/>
              </w:numPr>
              <w:tabs>
                <w:tab w:val="clear" w:pos="720"/>
                <w:tab w:val="num" w:pos="414"/>
              </w:tabs>
              <w:ind w:left="414"/>
            </w:pPr>
            <w:r>
              <w:t>Channel/CSR light</w:t>
            </w:r>
            <w:r w:rsidR="004330BF" w:rsidRPr="006C5BAF">
              <w:t xml:space="preserve"> application </w:t>
            </w:r>
            <w:r w:rsidR="004330BF">
              <w:t>displays on error message to inform the user the service is temporally unavailable and to try later</w:t>
            </w:r>
          </w:p>
          <w:p w:rsidR="004330BF" w:rsidRPr="006C5BAF" w:rsidRDefault="004330BF" w:rsidP="004330BF">
            <w:pPr>
              <w:pStyle w:val="Body"/>
              <w:ind w:left="0"/>
            </w:pPr>
            <w:r w:rsidRPr="006C5BAF">
              <w:t xml:space="preserve">A2: </w:t>
            </w:r>
            <w:r>
              <w:t xml:space="preserve">There is neither real time promotions nor accumulators associated to the account/subscriber </w:t>
            </w:r>
          </w:p>
          <w:p w:rsidR="004330BF" w:rsidRPr="004330BF" w:rsidRDefault="00325101" w:rsidP="000F7361">
            <w:pPr>
              <w:pStyle w:val="Body"/>
              <w:numPr>
                <w:ilvl w:val="0"/>
                <w:numId w:val="256"/>
              </w:numPr>
              <w:tabs>
                <w:tab w:val="clear" w:pos="720"/>
                <w:tab w:val="num" w:pos="414"/>
              </w:tabs>
              <w:ind w:left="414"/>
            </w:pPr>
            <w:r>
              <w:t>Channel/CSR light</w:t>
            </w:r>
            <w:r w:rsidR="004330BF" w:rsidRPr="004330BF">
              <w:t xml:space="preserve"> application displays a message to inform user there is no real time promotion active for his account or subscriber</w:t>
            </w:r>
          </w:p>
        </w:tc>
      </w:tr>
    </w:tbl>
    <w:p w:rsidR="002465F8" w:rsidRDefault="00325101" w:rsidP="002465F8">
      <w:pPr>
        <w:pStyle w:val="Heading3forModuleRequirements"/>
      </w:pPr>
      <w:bookmarkStart w:id="2223" w:name="_Toc253578216"/>
      <w:bookmarkStart w:id="2224" w:name="_Toc253579147"/>
      <w:r>
        <w:t>Channel/CSR light</w:t>
      </w:r>
      <w:r w:rsidR="002465F8">
        <w:t xml:space="preserve"> application requirements</w:t>
      </w:r>
      <w:bookmarkEnd w:id="2223"/>
      <w:bookmarkEnd w:id="2224"/>
    </w:p>
    <w:p w:rsidR="002465F8" w:rsidRDefault="002465F8" w:rsidP="00A24B88">
      <w:pPr>
        <w:pStyle w:val="Requirements"/>
      </w:pPr>
      <w:bookmarkStart w:id="2225" w:name="_Toc253579148"/>
      <w:r>
        <w:t>CHA-3.</w:t>
      </w:r>
      <w:r w:rsidR="000E06C1">
        <w:t>2</w:t>
      </w:r>
      <w:r w:rsidR="00A24B88">
        <w:t>1</w:t>
      </w:r>
      <w:r>
        <w:t xml:space="preserve">.4.10 </w:t>
      </w:r>
      <w:r w:rsidR="00325101">
        <w:t>Channel/CSR light</w:t>
      </w:r>
      <w:r>
        <w:t xml:space="preserve"> application shall allow a </w:t>
      </w:r>
      <w:r w:rsidR="0002100D">
        <w:t>user</w:t>
      </w:r>
      <w:r>
        <w:t xml:space="preserve"> </w:t>
      </w:r>
      <w:r w:rsidR="008B704D">
        <w:t xml:space="preserve">displaying real time promotions for account and </w:t>
      </w:r>
      <w:r w:rsidR="00A65E57">
        <w:t>subscriber</w:t>
      </w:r>
      <w:r w:rsidR="008B704D">
        <w:t xml:space="preserve"> with respect of use case View real time promotions</w:t>
      </w:r>
      <w:bookmarkEnd w:id="2225"/>
    </w:p>
    <w:p w:rsidR="00AC2CEB" w:rsidRDefault="008B704D" w:rsidP="00A24B88">
      <w:pPr>
        <w:pStyle w:val="Requirements"/>
        <w:ind w:left="288"/>
      </w:pPr>
      <w:bookmarkStart w:id="2226" w:name="_Toc253579149"/>
      <w:r>
        <w:t>CHA-3.</w:t>
      </w:r>
      <w:r w:rsidR="000E06C1">
        <w:t>2</w:t>
      </w:r>
      <w:r w:rsidR="00A24B88">
        <w:t>1</w:t>
      </w:r>
      <w:r>
        <w:t xml:space="preserve">.4.10.1 </w:t>
      </w:r>
      <w:r w:rsidR="00325101">
        <w:t>Channel/CSR light</w:t>
      </w:r>
      <w:r>
        <w:t xml:space="preserve"> application shall display them similarly as in consumer application and in life time bonus FRS.</w:t>
      </w:r>
      <w:bookmarkEnd w:id="2226"/>
    </w:p>
    <w:p w:rsidR="00314691" w:rsidRPr="007C62D7" w:rsidRDefault="00314691" w:rsidP="00D62765">
      <w:pPr>
        <w:pStyle w:val="Capability"/>
      </w:pPr>
      <w:bookmarkStart w:id="2227" w:name="_Toc210798571"/>
      <w:bookmarkStart w:id="2228" w:name="_Toc253578217"/>
      <w:bookmarkStart w:id="2229" w:name="_Toc253579150"/>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230" w:author="Raphaël Guého" w:date="2010-01-04T14:43:00Z" w:original="21."/>
        </w:fldChar>
      </w:r>
      <w:r w:rsidRPr="007C62D7">
        <w:t xml:space="preserve"> </w:t>
      </w:r>
      <w:r w:rsidR="00D62765">
        <w:t>Case</w:t>
      </w:r>
      <w:r w:rsidRPr="007C62D7">
        <w:t xml:space="preserve"> Management</w:t>
      </w:r>
      <w:bookmarkEnd w:id="2227"/>
      <w:r w:rsidR="00AA7DEF" w:rsidRPr="007C62D7">
        <w:t xml:space="preserve"> </w:t>
      </w:r>
      <w:r w:rsidR="007C62D7">
        <w:t>–</w:t>
      </w:r>
      <w:r w:rsidR="00AA7DEF" w:rsidRPr="007C62D7">
        <w:t xml:space="preserve"> PBM</w:t>
      </w:r>
      <w:bookmarkEnd w:id="2228"/>
      <w:bookmarkEnd w:id="2229"/>
      <w:r w:rsidR="007C62D7">
        <w:t xml:space="preserve"> </w:t>
      </w:r>
    </w:p>
    <w:p w:rsidR="00314691" w:rsidRPr="007C62D7" w:rsidRDefault="00314691" w:rsidP="00314691">
      <w:pPr>
        <w:pStyle w:val="Heading3"/>
      </w:pPr>
      <w:bookmarkStart w:id="2231" w:name="_Toc210798572"/>
      <w:bookmarkStart w:id="2232" w:name="_Toc253578218"/>
      <w:r w:rsidRPr="007C62D7">
        <w:t>Capability Description</w:t>
      </w:r>
      <w:bookmarkEnd w:id="2231"/>
      <w:bookmarkEnd w:id="2232"/>
    </w:p>
    <w:p w:rsidR="00314691" w:rsidRPr="007C62D7" w:rsidRDefault="00D62765" w:rsidP="00856A49">
      <w:pPr>
        <w:pStyle w:val="BodyText"/>
      </w:pPr>
      <w:r>
        <w:t>Refer to Case management an</w:t>
      </w:r>
      <w:r w:rsidR="006C41A3">
        <w:t>d C</w:t>
      </w:r>
      <w:r>
        <w:t>IT FRS</w:t>
      </w:r>
    </w:p>
    <w:p w:rsidR="00314691" w:rsidRPr="007C62D7" w:rsidRDefault="00314691" w:rsidP="00314691">
      <w:pPr>
        <w:pStyle w:val="Heading3"/>
      </w:pPr>
      <w:bookmarkStart w:id="2233" w:name="_Toc210798573"/>
      <w:bookmarkStart w:id="2234" w:name="_Toc253578219"/>
      <w:r w:rsidRPr="007C62D7">
        <w:t>Capability Assumptions/Dependencies</w:t>
      </w:r>
      <w:bookmarkEnd w:id="2233"/>
      <w:bookmarkEnd w:id="2234"/>
    </w:p>
    <w:p w:rsidR="00314691" w:rsidRDefault="00314691" w:rsidP="00314691">
      <w:pPr>
        <w:pStyle w:val="Heading3"/>
      </w:pPr>
      <w:bookmarkStart w:id="2235" w:name="_Toc210798574"/>
      <w:bookmarkStart w:id="2236" w:name="_Toc253578220"/>
      <w:r w:rsidRPr="007C62D7">
        <w:t>Capability Use Cases</w:t>
      </w:r>
      <w:bookmarkEnd w:id="2235"/>
      <w:bookmarkEnd w:id="2236"/>
    </w:p>
    <w:p w:rsidR="00D94472" w:rsidRPr="00BA22E7" w:rsidRDefault="00D94472" w:rsidP="00D94472">
      <w:pPr>
        <w:pStyle w:val="Heading4"/>
        <w:tabs>
          <w:tab w:val="num" w:pos="864"/>
        </w:tabs>
        <w:ind w:left="864"/>
        <w:rPr>
          <w:strike/>
        </w:rPr>
      </w:pPr>
      <w:bookmarkStart w:id="2237" w:name="_Toc253578221"/>
      <w:r w:rsidRPr="003853F1">
        <w:t xml:space="preserve">Use Case: </w:t>
      </w:r>
      <w:r>
        <w:t xml:space="preserve"> Create Case</w:t>
      </w:r>
      <w:bookmarkEnd w:id="2237"/>
    </w:p>
    <w:p w:rsidR="00D94472" w:rsidRDefault="00D94472" w:rsidP="00D94472">
      <w:pPr>
        <w:rPr>
          <w:bCs/>
        </w:rPr>
      </w:pPr>
      <w:r>
        <w:t xml:space="preserve">Refer to </w:t>
      </w:r>
      <w:r w:rsidRPr="00332BFA">
        <w:rPr>
          <w:bCs/>
        </w:rPr>
        <w:t>DR-4-004-</w:t>
      </w:r>
      <w:r>
        <w:rPr>
          <w:bCs/>
        </w:rPr>
        <w:t>255 – Comverse 3.2</w:t>
      </w:r>
    </w:p>
    <w:p w:rsidR="00D94472" w:rsidRDefault="00D94472" w:rsidP="00D94472">
      <w:pPr>
        <w:rPr>
          <w:bCs/>
        </w:rPr>
      </w:pPr>
    </w:p>
    <w:p w:rsidR="00D94472" w:rsidRPr="00BA22E7" w:rsidRDefault="00D94472" w:rsidP="00D94472">
      <w:pPr>
        <w:pStyle w:val="Heading4"/>
        <w:tabs>
          <w:tab w:val="num" w:pos="864"/>
        </w:tabs>
        <w:ind w:left="864"/>
        <w:rPr>
          <w:strike/>
        </w:rPr>
      </w:pPr>
      <w:bookmarkStart w:id="2238" w:name="_Toc253578222"/>
      <w:r w:rsidRPr="003853F1">
        <w:t xml:space="preserve">Use Case: </w:t>
      </w:r>
      <w:r>
        <w:t xml:space="preserve"> View existing Cases and details</w:t>
      </w:r>
      <w:bookmarkEnd w:id="2238"/>
    </w:p>
    <w:p w:rsidR="00D94472" w:rsidRPr="00BA22E7" w:rsidRDefault="00D94472" w:rsidP="00D94472">
      <w:pPr>
        <w:rPr>
          <w:strike/>
        </w:rPr>
      </w:pPr>
      <w:r>
        <w:t xml:space="preserve">Refer to </w:t>
      </w:r>
      <w:r w:rsidRPr="00332BFA">
        <w:rPr>
          <w:bCs/>
        </w:rPr>
        <w:t>DR-4-004-</w:t>
      </w:r>
      <w:r>
        <w:rPr>
          <w:bCs/>
        </w:rPr>
        <w:t>255 – Comverse 3.2</w:t>
      </w:r>
    </w:p>
    <w:p w:rsidR="00D94472" w:rsidRDefault="00D94472" w:rsidP="00D94472">
      <w:pPr>
        <w:rPr>
          <w:strike/>
        </w:rPr>
      </w:pPr>
    </w:p>
    <w:p w:rsidR="00D94472" w:rsidRPr="00BA22E7" w:rsidRDefault="00D94472" w:rsidP="00D94472">
      <w:pPr>
        <w:pStyle w:val="Heading4"/>
        <w:tabs>
          <w:tab w:val="num" w:pos="864"/>
        </w:tabs>
        <w:ind w:left="864"/>
        <w:rPr>
          <w:strike/>
        </w:rPr>
      </w:pPr>
      <w:bookmarkStart w:id="2239" w:name="_Toc253578223"/>
      <w:r w:rsidRPr="003853F1">
        <w:t xml:space="preserve">Use Case: </w:t>
      </w:r>
      <w:r>
        <w:t xml:space="preserve"> Update Case</w:t>
      </w:r>
      <w:bookmarkEnd w:id="2239"/>
    </w:p>
    <w:p w:rsidR="00D94472" w:rsidRPr="00BA22E7" w:rsidRDefault="00D94472" w:rsidP="00D94472">
      <w:pPr>
        <w:rPr>
          <w:strike/>
        </w:rPr>
      </w:pPr>
      <w:r>
        <w:t xml:space="preserve">Refer to </w:t>
      </w:r>
      <w:r w:rsidRPr="00332BFA">
        <w:rPr>
          <w:bCs/>
        </w:rPr>
        <w:t>DR-4-004-</w:t>
      </w:r>
      <w:r>
        <w:rPr>
          <w:bCs/>
        </w:rPr>
        <w:t>255 – Comverse 3.2</w:t>
      </w:r>
    </w:p>
    <w:p w:rsidR="00D94472" w:rsidRPr="00BA22E7" w:rsidRDefault="00D94472" w:rsidP="00D94472">
      <w:pPr>
        <w:rPr>
          <w:strike/>
        </w:rPr>
      </w:pPr>
    </w:p>
    <w:p w:rsidR="00D94472" w:rsidRPr="00D94472" w:rsidRDefault="00D94472" w:rsidP="00D94472">
      <w:pPr>
        <w:pStyle w:val="Body"/>
      </w:pPr>
    </w:p>
    <w:p w:rsidR="00314691" w:rsidRDefault="00325101" w:rsidP="00314691">
      <w:pPr>
        <w:pStyle w:val="Heading3forModuleRequirements"/>
      </w:pPr>
      <w:bookmarkStart w:id="2240" w:name="_Toc210798579"/>
      <w:bookmarkStart w:id="2241" w:name="_Toc253578224"/>
      <w:bookmarkStart w:id="2242" w:name="_Toc253579151"/>
      <w:r w:rsidRPr="007C62D7">
        <w:t>Channel/CSR light</w:t>
      </w:r>
      <w:r w:rsidR="00314691" w:rsidRPr="007C62D7">
        <w:t xml:space="preserve"> application requirements</w:t>
      </w:r>
      <w:bookmarkEnd w:id="2240"/>
      <w:bookmarkEnd w:id="2241"/>
      <w:bookmarkEnd w:id="2242"/>
    </w:p>
    <w:p w:rsidR="00D94472" w:rsidRPr="00BA22E7" w:rsidRDefault="00D94472" w:rsidP="00D94472">
      <w:pPr>
        <w:rPr>
          <w:strike/>
        </w:rPr>
      </w:pPr>
      <w:r>
        <w:t xml:space="preserve">Refer to </w:t>
      </w:r>
      <w:r w:rsidRPr="00332BFA">
        <w:rPr>
          <w:bCs/>
        </w:rPr>
        <w:t>DR-4-004-</w:t>
      </w:r>
      <w:r>
        <w:rPr>
          <w:bCs/>
        </w:rPr>
        <w:t>255 – Comverse 3.2</w:t>
      </w:r>
    </w:p>
    <w:p w:rsidR="00D94472" w:rsidRPr="00D94472" w:rsidRDefault="00D94472" w:rsidP="00D94472">
      <w:pPr>
        <w:pStyle w:val="BodyText"/>
      </w:pPr>
    </w:p>
    <w:p w:rsidR="00E806A8" w:rsidRDefault="00E806A8" w:rsidP="00E806A8">
      <w:pPr>
        <w:pStyle w:val="Capability"/>
      </w:pPr>
      <w:bookmarkStart w:id="2243" w:name="_Toc210191745"/>
      <w:bookmarkStart w:id="2244" w:name="_Toc210798562"/>
      <w:bookmarkStart w:id="2245" w:name="_Toc253578225"/>
      <w:bookmarkStart w:id="2246" w:name="_Toc253579152"/>
      <w:r>
        <w:t xml:space="preserve">Capability </w:t>
      </w:r>
      <w:r>
        <w:fldChar w:fldCharType="begin"/>
      </w:r>
      <w:r>
        <w:instrText xml:space="preserve"> LISTNUM "business req" \* MERGEFORMAT </w:instrText>
      </w:r>
      <w:r>
        <w:fldChar w:fldCharType="separate"/>
      </w:r>
      <w:r>
        <w:rPr>
          <w:noProof/>
        </w:rPr>
        <w:t>1</w:t>
      </w:r>
      <w:r>
        <w:fldChar w:fldCharType="end">
          <w:numberingChange w:id="2247" w:author="Raphaël Guého" w:date="2010-01-04T14:43:00Z" w:original="22."/>
        </w:fldChar>
      </w:r>
      <w:r>
        <w:t xml:space="preserve"> Request </w:t>
      </w:r>
      <w:r w:rsidR="003027AC">
        <w:t>Management</w:t>
      </w:r>
      <w:bookmarkEnd w:id="2243"/>
      <w:bookmarkEnd w:id="2244"/>
      <w:r w:rsidR="00AA7DEF">
        <w:t xml:space="preserve"> - RQM</w:t>
      </w:r>
      <w:bookmarkEnd w:id="2245"/>
      <w:bookmarkEnd w:id="2246"/>
    </w:p>
    <w:p w:rsidR="00E806A8" w:rsidRDefault="00E806A8" w:rsidP="00E806A8">
      <w:pPr>
        <w:pStyle w:val="Heading3"/>
      </w:pPr>
      <w:bookmarkStart w:id="2248" w:name="_Toc210798563"/>
      <w:bookmarkStart w:id="2249" w:name="_Toc253578226"/>
      <w:r>
        <w:t>Capability Description</w:t>
      </w:r>
      <w:bookmarkEnd w:id="2248"/>
      <w:bookmarkEnd w:id="2249"/>
    </w:p>
    <w:p w:rsidR="00E806A8" w:rsidRPr="00EF36CC" w:rsidRDefault="00EF36CC" w:rsidP="00E806A8">
      <w:pPr>
        <w:pStyle w:val="BodyText"/>
      </w:pPr>
      <w:r w:rsidRPr="00EF36CC">
        <w:t xml:space="preserve">This capabilities mainly allows a </w:t>
      </w:r>
      <w:r w:rsidR="0002100D">
        <w:t>user</w:t>
      </w:r>
      <w:r w:rsidRPr="00EF36CC">
        <w:t xml:space="preserve"> to follow requests he has posted</w:t>
      </w:r>
    </w:p>
    <w:p w:rsidR="00E806A8" w:rsidRDefault="00E806A8" w:rsidP="00E806A8">
      <w:pPr>
        <w:pStyle w:val="Heading3"/>
      </w:pPr>
      <w:bookmarkStart w:id="2250" w:name="_Toc210798564"/>
      <w:bookmarkStart w:id="2251" w:name="_Toc253578227"/>
      <w:r>
        <w:t>Capability Assumptions/Dependencies</w:t>
      </w:r>
      <w:bookmarkEnd w:id="2250"/>
      <w:bookmarkEnd w:id="2251"/>
    </w:p>
    <w:p w:rsidR="00E806A8" w:rsidRDefault="00E806A8" w:rsidP="00E806A8">
      <w:pPr>
        <w:pStyle w:val="BodyText"/>
      </w:pPr>
    </w:p>
    <w:p w:rsidR="00E806A8" w:rsidRDefault="00E806A8" w:rsidP="00E806A8">
      <w:pPr>
        <w:pStyle w:val="Heading3"/>
      </w:pPr>
      <w:bookmarkStart w:id="2252" w:name="_Toc210798565"/>
      <w:bookmarkStart w:id="2253" w:name="_Toc253578228"/>
      <w:r>
        <w:t>Capability Use Cases</w:t>
      </w:r>
      <w:bookmarkEnd w:id="2252"/>
      <w:bookmarkEnd w:id="2253"/>
    </w:p>
    <w:p w:rsidR="00E806A8" w:rsidRDefault="00E806A8" w:rsidP="004752DD">
      <w:pPr>
        <w:pStyle w:val="Heading4"/>
      </w:pPr>
      <w:bookmarkStart w:id="2254" w:name="_Toc210798566"/>
      <w:bookmarkStart w:id="2255" w:name="_Toc253578229"/>
      <w:r>
        <w:t xml:space="preserve">Use Case:  View </w:t>
      </w:r>
      <w:bookmarkEnd w:id="2254"/>
      <w:r w:rsidR="00A47939">
        <w:t>Dealer</w:t>
      </w:r>
      <w:r w:rsidR="007C62D7">
        <w:t>/CSR</w:t>
      </w:r>
      <w:r w:rsidR="00A47939">
        <w:t xml:space="preserve"> Requests</w:t>
      </w:r>
      <w:bookmarkEnd w:id="2255"/>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E806A8" w:rsidTr="00E806A8">
        <w:trPr>
          <w:trHeight w:val="360"/>
        </w:trPr>
        <w:tc>
          <w:tcPr>
            <w:tcW w:w="5580" w:type="dxa"/>
            <w:gridSpan w:val="2"/>
            <w:shd w:val="clear" w:color="auto" w:fill="E6E6E6"/>
          </w:tcPr>
          <w:p w:rsidR="00E806A8" w:rsidRDefault="00E806A8" w:rsidP="00122B88">
            <w:pPr>
              <w:pStyle w:val="TableHeading"/>
            </w:pPr>
            <w:r>
              <w:t>View Dealer</w:t>
            </w:r>
            <w:r w:rsidR="007C62D7">
              <w:t>/CSR</w:t>
            </w:r>
            <w:r>
              <w:t xml:space="preserve"> </w:t>
            </w:r>
            <w:r w:rsidR="005F29AD">
              <w:t>r</w:t>
            </w:r>
            <w:r>
              <w:t>equests</w:t>
            </w:r>
          </w:p>
        </w:tc>
        <w:tc>
          <w:tcPr>
            <w:tcW w:w="2880" w:type="dxa"/>
            <w:shd w:val="clear" w:color="auto" w:fill="E6E6E6"/>
          </w:tcPr>
          <w:p w:rsidR="00E806A8" w:rsidRDefault="00B966FF" w:rsidP="00122B88">
            <w:pPr>
              <w:pStyle w:val="TableHeading"/>
            </w:pPr>
            <w:r>
              <w:t>RQM0010</w:t>
            </w:r>
            <w:r w:rsidR="00E806A8">
              <w:t xml:space="preserve"> </w:t>
            </w:r>
          </w:p>
        </w:tc>
      </w:tr>
      <w:tr w:rsidR="00E806A8" w:rsidTr="00E806A8">
        <w:tc>
          <w:tcPr>
            <w:tcW w:w="2268" w:type="dxa"/>
          </w:tcPr>
          <w:p w:rsidR="00E806A8" w:rsidRDefault="00E806A8" w:rsidP="00E806A8">
            <w:r>
              <w:t>Primary actors</w:t>
            </w:r>
          </w:p>
        </w:tc>
        <w:tc>
          <w:tcPr>
            <w:tcW w:w="6192" w:type="dxa"/>
            <w:gridSpan w:val="2"/>
          </w:tcPr>
          <w:p w:rsidR="00E806A8" w:rsidRDefault="00E806A8" w:rsidP="00E806A8">
            <w:pPr>
              <w:pStyle w:val="BodyText"/>
            </w:pPr>
            <w:r>
              <w:t>Dealer User</w:t>
            </w:r>
          </w:p>
          <w:p w:rsidR="007C62D7" w:rsidRPr="006D15FA" w:rsidRDefault="007C62D7" w:rsidP="00E806A8">
            <w:pPr>
              <w:pStyle w:val="BodyText"/>
            </w:pPr>
            <w:r>
              <w:t>CSR</w:t>
            </w:r>
            <w:r w:rsidR="00B74EDC">
              <w:t xml:space="preserve"> user</w:t>
            </w:r>
          </w:p>
        </w:tc>
      </w:tr>
      <w:tr w:rsidR="00E806A8" w:rsidTr="00E806A8">
        <w:tc>
          <w:tcPr>
            <w:tcW w:w="2268" w:type="dxa"/>
          </w:tcPr>
          <w:p w:rsidR="00E806A8" w:rsidRDefault="00E806A8" w:rsidP="00E806A8">
            <w:r>
              <w:t>Summary Goal</w:t>
            </w:r>
          </w:p>
        </w:tc>
        <w:tc>
          <w:tcPr>
            <w:tcW w:w="6192" w:type="dxa"/>
            <w:gridSpan w:val="2"/>
          </w:tcPr>
          <w:p w:rsidR="00E806A8" w:rsidRDefault="00E806A8" w:rsidP="00E806A8">
            <w:r>
              <w:t xml:space="preserve">This Use Case allows the user </w:t>
            </w:r>
            <w:r w:rsidR="00EF36CC">
              <w:t>viewing</w:t>
            </w:r>
            <w:r>
              <w:t xml:space="preserve"> submitted requests.</w:t>
            </w:r>
          </w:p>
        </w:tc>
      </w:tr>
      <w:tr w:rsidR="00E806A8" w:rsidRPr="008F2898" w:rsidTr="00E806A8">
        <w:trPr>
          <w:trHeight w:val="176"/>
        </w:trPr>
        <w:tc>
          <w:tcPr>
            <w:tcW w:w="2268" w:type="dxa"/>
          </w:tcPr>
          <w:p w:rsidR="00E806A8" w:rsidRDefault="00E806A8" w:rsidP="00E806A8">
            <w:r>
              <w:t>Pre-conditions</w:t>
            </w:r>
          </w:p>
        </w:tc>
        <w:tc>
          <w:tcPr>
            <w:tcW w:w="6192" w:type="dxa"/>
            <w:gridSpan w:val="2"/>
          </w:tcPr>
          <w:p w:rsidR="00E806A8" w:rsidRPr="006D15FA" w:rsidRDefault="00E806A8" w:rsidP="00E806A8">
            <w:pPr>
              <w:pStyle w:val="BodyText"/>
            </w:pPr>
            <w:r>
              <w:t>The user has entered menu Requests/Search Requests.</w:t>
            </w:r>
          </w:p>
        </w:tc>
      </w:tr>
      <w:tr w:rsidR="00E806A8" w:rsidRPr="009031EA" w:rsidTr="00E806A8">
        <w:trPr>
          <w:trHeight w:val="176"/>
        </w:trPr>
        <w:tc>
          <w:tcPr>
            <w:tcW w:w="2268" w:type="dxa"/>
          </w:tcPr>
          <w:p w:rsidR="00E806A8" w:rsidRPr="002153B0" w:rsidRDefault="00E806A8" w:rsidP="00E806A8">
            <w:r>
              <w:t>Trigger</w:t>
            </w:r>
          </w:p>
        </w:tc>
        <w:tc>
          <w:tcPr>
            <w:tcW w:w="6192" w:type="dxa"/>
            <w:gridSpan w:val="2"/>
          </w:tcPr>
          <w:p w:rsidR="00E806A8" w:rsidRPr="006D15FA" w:rsidRDefault="00E806A8" w:rsidP="00E806A8">
            <w:pPr>
              <w:pStyle w:val="BodyText"/>
            </w:pPr>
            <w:r>
              <w:t>The user run a search query for request</w:t>
            </w:r>
          </w:p>
        </w:tc>
      </w:tr>
      <w:tr w:rsidR="00E806A8" w:rsidRPr="006D15FA" w:rsidTr="00E806A8">
        <w:trPr>
          <w:trHeight w:val="176"/>
        </w:trPr>
        <w:tc>
          <w:tcPr>
            <w:tcW w:w="2268" w:type="dxa"/>
          </w:tcPr>
          <w:p w:rsidR="00E806A8" w:rsidRDefault="00E806A8" w:rsidP="00E806A8">
            <w:r>
              <w:t>Minimum guarantees</w:t>
            </w:r>
          </w:p>
        </w:tc>
        <w:tc>
          <w:tcPr>
            <w:tcW w:w="6192" w:type="dxa"/>
            <w:gridSpan w:val="2"/>
          </w:tcPr>
          <w:p w:rsidR="00E806A8" w:rsidRPr="006D15FA" w:rsidRDefault="00553E11" w:rsidP="00E806A8">
            <w:pPr>
              <w:pStyle w:val="BodyText"/>
            </w:pPr>
            <w:r>
              <w:t>User</w:t>
            </w:r>
            <w:r w:rsidR="005F29AD">
              <w:t xml:space="preserve"> will be limited to reque</w:t>
            </w:r>
            <w:r w:rsidR="005F29AD">
              <w:t>sts submitted by a user in the shop</w:t>
            </w:r>
          </w:p>
        </w:tc>
      </w:tr>
      <w:tr w:rsidR="00E806A8" w:rsidRPr="008F2898" w:rsidTr="00E806A8">
        <w:trPr>
          <w:trHeight w:val="176"/>
        </w:trPr>
        <w:tc>
          <w:tcPr>
            <w:tcW w:w="2268" w:type="dxa"/>
          </w:tcPr>
          <w:p w:rsidR="00E806A8" w:rsidRDefault="00E806A8" w:rsidP="00E806A8">
            <w:r>
              <w:t>Success guarantees:</w:t>
            </w:r>
          </w:p>
        </w:tc>
        <w:tc>
          <w:tcPr>
            <w:tcW w:w="6192" w:type="dxa"/>
            <w:gridSpan w:val="2"/>
          </w:tcPr>
          <w:p w:rsidR="00E806A8" w:rsidRPr="006D15FA" w:rsidRDefault="00E806A8" w:rsidP="00E806A8">
            <w:pPr>
              <w:pStyle w:val="BodyText"/>
            </w:pPr>
            <w:r>
              <w:t>The</w:t>
            </w:r>
            <w:r w:rsidR="00EF36CC">
              <w:t xml:space="preserve"> </w:t>
            </w:r>
            <w:r w:rsidR="00325101">
              <w:t>Channel/CSR light</w:t>
            </w:r>
            <w:r w:rsidR="00EF36CC">
              <w:t xml:space="preserve"> application displays </w:t>
            </w:r>
            <w:r>
              <w:t>list of requests corresponding to the filtering criteria</w:t>
            </w:r>
          </w:p>
        </w:tc>
      </w:tr>
      <w:tr w:rsidR="00E806A8" w:rsidRPr="009031EA" w:rsidTr="00E806A8">
        <w:trPr>
          <w:trHeight w:val="176"/>
        </w:trPr>
        <w:tc>
          <w:tcPr>
            <w:tcW w:w="2268" w:type="dxa"/>
          </w:tcPr>
          <w:p w:rsidR="00E806A8" w:rsidRPr="002153B0" w:rsidRDefault="00E806A8" w:rsidP="00E806A8">
            <w:r w:rsidRPr="002153B0">
              <w:t>Normal Flow:</w:t>
            </w:r>
          </w:p>
        </w:tc>
        <w:tc>
          <w:tcPr>
            <w:tcW w:w="6192" w:type="dxa"/>
            <w:gridSpan w:val="2"/>
          </w:tcPr>
          <w:p w:rsidR="00C12D7C" w:rsidRDefault="00C12D7C" w:rsidP="000F7361">
            <w:pPr>
              <w:pStyle w:val="BodyText"/>
              <w:numPr>
                <w:ilvl w:val="0"/>
                <w:numId w:val="371"/>
              </w:numPr>
            </w:pPr>
            <w:r w:rsidRPr="00850792">
              <w:t xml:space="preserve">The application displays </w:t>
            </w:r>
            <w:r w:rsidR="00A24B88">
              <w:t>requests search criteria</w:t>
            </w:r>
          </w:p>
          <w:p w:rsidR="00C12D7C" w:rsidRDefault="00C12D7C" w:rsidP="000F7361">
            <w:pPr>
              <w:pStyle w:val="BodyText"/>
              <w:numPr>
                <w:ilvl w:val="0"/>
                <w:numId w:val="371"/>
              </w:numPr>
              <w:tabs>
                <w:tab w:val="num" w:pos="414"/>
              </w:tabs>
            </w:pPr>
            <w:r>
              <w:t>The user sets search criteria and clicks Search button or (A1).</w:t>
            </w:r>
          </w:p>
          <w:p w:rsidR="00E806A8" w:rsidRPr="006D15FA" w:rsidRDefault="00C12D7C" w:rsidP="000F7361">
            <w:pPr>
              <w:pStyle w:val="BodyText"/>
              <w:numPr>
                <w:ilvl w:val="0"/>
                <w:numId w:val="371"/>
              </w:numPr>
            </w:pPr>
            <w:r>
              <w:t>The application displays the list of requests or (A2).</w:t>
            </w:r>
          </w:p>
        </w:tc>
      </w:tr>
      <w:tr w:rsidR="00E806A8" w:rsidRPr="002153B0" w:rsidTr="00E806A8">
        <w:trPr>
          <w:trHeight w:val="176"/>
        </w:trPr>
        <w:tc>
          <w:tcPr>
            <w:tcW w:w="2268" w:type="dxa"/>
          </w:tcPr>
          <w:p w:rsidR="00E806A8" w:rsidRDefault="00E806A8" w:rsidP="00E806A8">
            <w:r>
              <w:t>Alternative Flows:</w:t>
            </w:r>
          </w:p>
        </w:tc>
        <w:tc>
          <w:tcPr>
            <w:tcW w:w="6192" w:type="dxa"/>
            <w:gridSpan w:val="2"/>
          </w:tcPr>
          <w:p w:rsidR="005F29AD" w:rsidRDefault="00E806A8" w:rsidP="00E806A8">
            <w:r>
              <w:t xml:space="preserve">A1. The user clicks “Reset” button. </w:t>
            </w:r>
          </w:p>
          <w:p w:rsidR="00E806A8" w:rsidRDefault="00325101" w:rsidP="000F7361">
            <w:pPr>
              <w:pStyle w:val="BodyText"/>
              <w:numPr>
                <w:ilvl w:val="0"/>
                <w:numId w:val="372"/>
              </w:numPr>
            </w:pPr>
            <w:r>
              <w:t>Channel/CSR light</w:t>
            </w:r>
            <w:r w:rsidR="005F29AD">
              <w:t xml:space="preserve"> application</w:t>
            </w:r>
            <w:r w:rsidR="00E806A8">
              <w:t xml:space="preserve"> displays the last successful search result page with criteria. </w:t>
            </w:r>
          </w:p>
          <w:p w:rsidR="00E806A8" w:rsidRDefault="00E806A8" w:rsidP="00E806A8">
            <w:r>
              <w:t>A2. There is no request to list.</w:t>
            </w:r>
          </w:p>
          <w:p w:rsidR="0053551F" w:rsidRDefault="00325101" w:rsidP="000F7361">
            <w:pPr>
              <w:pStyle w:val="BodyText"/>
              <w:numPr>
                <w:ilvl w:val="0"/>
                <w:numId w:val="373"/>
              </w:numPr>
            </w:pPr>
            <w:r>
              <w:t>Channel/CSR light</w:t>
            </w:r>
            <w:r w:rsidR="0053551F">
              <w:t xml:space="preserve"> application displays an error message informing the user there is no requests matching search criteria </w:t>
            </w:r>
          </w:p>
          <w:p w:rsidR="00E806A8" w:rsidRDefault="00E806A8" w:rsidP="00E806A8"/>
        </w:tc>
      </w:tr>
    </w:tbl>
    <w:p w:rsidR="00E806A8" w:rsidRDefault="00E806A8" w:rsidP="004752DD">
      <w:pPr>
        <w:pStyle w:val="Heading4"/>
        <w:sectPr w:rsidR="00E806A8" w:rsidSect="00060CEC">
          <w:type w:val="continuous"/>
          <w:pgSz w:w="12240" w:h="15840" w:code="1"/>
          <w:pgMar w:top="1440" w:right="1440" w:bottom="1440" w:left="1440" w:header="720" w:footer="720" w:gutter="0"/>
          <w:cols w:space="720"/>
        </w:sectPr>
      </w:pPr>
    </w:p>
    <w:p w:rsidR="00E806A8" w:rsidRDefault="00E806A8" w:rsidP="004752DD">
      <w:pPr>
        <w:pStyle w:val="Heading4"/>
      </w:pPr>
      <w:bookmarkStart w:id="2256" w:name="_Toc210798567"/>
      <w:bookmarkStart w:id="2257" w:name="_Toc253578230"/>
      <w:r>
        <w:t>Use Case:  View Request Details</w:t>
      </w:r>
      <w:bookmarkEnd w:id="2256"/>
      <w:bookmarkEnd w:id="2257"/>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E806A8" w:rsidTr="00E806A8">
        <w:trPr>
          <w:trHeight w:val="360"/>
        </w:trPr>
        <w:tc>
          <w:tcPr>
            <w:tcW w:w="5580" w:type="dxa"/>
            <w:gridSpan w:val="2"/>
            <w:shd w:val="clear" w:color="auto" w:fill="E6E6E6"/>
          </w:tcPr>
          <w:p w:rsidR="00E806A8" w:rsidRDefault="00E806A8" w:rsidP="00122B88">
            <w:pPr>
              <w:pStyle w:val="TableHeading"/>
            </w:pPr>
            <w:r>
              <w:t>View Request Details</w:t>
            </w:r>
          </w:p>
        </w:tc>
        <w:tc>
          <w:tcPr>
            <w:tcW w:w="2880" w:type="dxa"/>
            <w:shd w:val="clear" w:color="auto" w:fill="E6E6E6"/>
          </w:tcPr>
          <w:p w:rsidR="00E806A8" w:rsidRDefault="00B966FF" w:rsidP="00122B88">
            <w:pPr>
              <w:pStyle w:val="TableHeading"/>
            </w:pPr>
            <w:r>
              <w:t>RQM0020</w:t>
            </w:r>
          </w:p>
        </w:tc>
      </w:tr>
      <w:tr w:rsidR="00E806A8" w:rsidTr="00E806A8">
        <w:tc>
          <w:tcPr>
            <w:tcW w:w="2268" w:type="dxa"/>
          </w:tcPr>
          <w:p w:rsidR="00E806A8" w:rsidRDefault="00E806A8" w:rsidP="00E806A8">
            <w:r>
              <w:t>Primary actors</w:t>
            </w:r>
          </w:p>
        </w:tc>
        <w:tc>
          <w:tcPr>
            <w:tcW w:w="6192" w:type="dxa"/>
            <w:gridSpan w:val="2"/>
          </w:tcPr>
          <w:p w:rsidR="00E806A8" w:rsidRDefault="00E806A8" w:rsidP="00E806A8">
            <w:pPr>
              <w:pStyle w:val="BodyText"/>
            </w:pPr>
            <w:r>
              <w:t>Dealer User</w:t>
            </w:r>
          </w:p>
          <w:p w:rsidR="00B74EDC" w:rsidRPr="006D15FA" w:rsidRDefault="007C62D7" w:rsidP="001C6190">
            <w:pPr>
              <w:pStyle w:val="BodyText"/>
            </w:pPr>
            <w:r>
              <w:t>CSR</w:t>
            </w:r>
            <w:r w:rsidR="00B74EDC">
              <w:t xml:space="preserve"> user</w:t>
            </w:r>
          </w:p>
        </w:tc>
      </w:tr>
      <w:tr w:rsidR="00E806A8" w:rsidTr="00E806A8">
        <w:tc>
          <w:tcPr>
            <w:tcW w:w="2268" w:type="dxa"/>
          </w:tcPr>
          <w:p w:rsidR="00E806A8" w:rsidRDefault="00E806A8" w:rsidP="00E806A8">
            <w:r>
              <w:t>Summary Goal</w:t>
            </w:r>
          </w:p>
        </w:tc>
        <w:tc>
          <w:tcPr>
            <w:tcW w:w="6192" w:type="dxa"/>
            <w:gridSpan w:val="2"/>
          </w:tcPr>
          <w:p w:rsidR="00E806A8" w:rsidRDefault="00E806A8" w:rsidP="00E806A8">
            <w:r>
              <w:t>This use case allows the user to view details of a request.</w:t>
            </w:r>
          </w:p>
        </w:tc>
      </w:tr>
      <w:tr w:rsidR="00E806A8" w:rsidRPr="008F2898" w:rsidTr="00E806A8">
        <w:trPr>
          <w:trHeight w:val="176"/>
        </w:trPr>
        <w:tc>
          <w:tcPr>
            <w:tcW w:w="2268" w:type="dxa"/>
          </w:tcPr>
          <w:p w:rsidR="00E806A8" w:rsidRDefault="00E806A8" w:rsidP="00E806A8">
            <w:r>
              <w:t>Pre-conditions</w:t>
            </w:r>
          </w:p>
        </w:tc>
        <w:tc>
          <w:tcPr>
            <w:tcW w:w="6192" w:type="dxa"/>
            <w:gridSpan w:val="2"/>
          </w:tcPr>
          <w:p w:rsidR="00E806A8" w:rsidRPr="006D15FA" w:rsidRDefault="00553E11" w:rsidP="005F29AD">
            <w:pPr>
              <w:pStyle w:val="BodyText"/>
            </w:pPr>
            <w:r>
              <w:t>User</w:t>
            </w:r>
            <w:r w:rsidR="005F29AD">
              <w:t xml:space="preserve"> is listing requests</w:t>
            </w:r>
          </w:p>
        </w:tc>
      </w:tr>
      <w:tr w:rsidR="00E806A8" w:rsidRPr="009031EA" w:rsidTr="00E806A8">
        <w:trPr>
          <w:trHeight w:val="176"/>
        </w:trPr>
        <w:tc>
          <w:tcPr>
            <w:tcW w:w="2268" w:type="dxa"/>
          </w:tcPr>
          <w:p w:rsidR="00E806A8" w:rsidRPr="002153B0" w:rsidRDefault="00E806A8" w:rsidP="00E806A8">
            <w:r>
              <w:t>Trigger</w:t>
            </w:r>
          </w:p>
        </w:tc>
        <w:tc>
          <w:tcPr>
            <w:tcW w:w="6192" w:type="dxa"/>
            <w:gridSpan w:val="2"/>
          </w:tcPr>
          <w:p w:rsidR="00E806A8" w:rsidRPr="006D15FA" w:rsidRDefault="00E806A8" w:rsidP="00E806A8">
            <w:pPr>
              <w:pStyle w:val="BodyText"/>
            </w:pPr>
            <w:r>
              <w:t>The user choose a request to view the details</w:t>
            </w:r>
          </w:p>
        </w:tc>
      </w:tr>
      <w:tr w:rsidR="00E806A8" w:rsidRPr="006D15FA" w:rsidTr="00E806A8">
        <w:trPr>
          <w:trHeight w:val="176"/>
        </w:trPr>
        <w:tc>
          <w:tcPr>
            <w:tcW w:w="2268" w:type="dxa"/>
          </w:tcPr>
          <w:p w:rsidR="00E806A8" w:rsidRDefault="00E806A8" w:rsidP="00E806A8">
            <w:r>
              <w:t>Minimum guarantees</w:t>
            </w:r>
          </w:p>
        </w:tc>
        <w:tc>
          <w:tcPr>
            <w:tcW w:w="6192" w:type="dxa"/>
            <w:gridSpan w:val="2"/>
          </w:tcPr>
          <w:p w:rsidR="00E806A8" w:rsidRPr="006D15FA" w:rsidRDefault="00E806A8" w:rsidP="00E806A8">
            <w:pPr>
              <w:pStyle w:val="BodyText"/>
            </w:pPr>
          </w:p>
        </w:tc>
      </w:tr>
      <w:tr w:rsidR="00E806A8" w:rsidRPr="008F2898" w:rsidTr="00E806A8">
        <w:trPr>
          <w:trHeight w:val="176"/>
        </w:trPr>
        <w:tc>
          <w:tcPr>
            <w:tcW w:w="2268" w:type="dxa"/>
          </w:tcPr>
          <w:p w:rsidR="00E806A8" w:rsidRDefault="00E806A8" w:rsidP="00E806A8">
            <w:r>
              <w:t>Success guarantees:</w:t>
            </w:r>
          </w:p>
        </w:tc>
        <w:tc>
          <w:tcPr>
            <w:tcW w:w="6192" w:type="dxa"/>
            <w:gridSpan w:val="2"/>
          </w:tcPr>
          <w:p w:rsidR="00E806A8" w:rsidRPr="006D15FA" w:rsidRDefault="00325101" w:rsidP="00403FD3">
            <w:pPr>
              <w:pStyle w:val="Body"/>
              <w:ind w:left="0"/>
            </w:pPr>
            <w:r>
              <w:t>Channel/CSR light</w:t>
            </w:r>
            <w:r w:rsidR="005F29AD">
              <w:t xml:space="preserve"> application displays</w:t>
            </w:r>
            <w:r w:rsidR="00E806A8">
              <w:t xml:space="preserve"> request details</w:t>
            </w:r>
          </w:p>
        </w:tc>
      </w:tr>
      <w:tr w:rsidR="00E806A8" w:rsidRPr="009031EA" w:rsidTr="00E806A8">
        <w:trPr>
          <w:trHeight w:val="176"/>
        </w:trPr>
        <w:tc>
          <w:tcPr>
            <w:tcW w:w="2268" w:type="dxa"/>
          </w:tcPr>
          <w:p w:rsidR="00E806A8" w:rsidRPr="002153B0" w:rsidRDefault="00E806A8" w:rsidP="00E806A8">
            <w:r w:rsidRPr="002153B0">
              <w:t>Normal Flow:</w:t>
            </w:r>
          </w:p>
        </w:tc>
        <w:tc>
          <w:tcPr>
            <w:tcW w:w="6192" w:type="dxa"/>
            <w:gridSpan w:val="2"/>
          </w:tcPr>
          <w:p w:rsidR="00104067" w:rsidRDefault="00104067" w:rsidP="000F7361">
            <w:pPr>
              <w:pStyle w:val="BodyText"/>
              <w:numPr>
                <w:ilvl w:val="0"/>
                <w:numId w:val="374"/>
              </w:numPr>
            </w:pPr>
            <w:r>
              <w:t>The application displays details. They include:</w:t>
            </w:r>
          </w:p>
          <w:p w:rsidR="00E806A8" w:rsidRDefault="00E806A8" w:rsidP="000F7361">
            <w:pPr>
              <w:pStyle w:val="Body"/>
              <w:numPr>
                <w:ilvl w:val="1"/>
                <w:numId w:val="374"/>
              </w:numPr>
            </w:pPr>
            <w:r>
              <w:t>Context information</w:t>
            </w:r>
          </w:p>
          <w:p w:rsidR="00104067" w:rsidRDefault="00104067" w:rsidP="000F7361">
            <w:pPr>
              <w:pStyle w:val="Body"/>
              <w:numPr>
                <w:ilvl w:val="1"/>
                <w:numId w:val="374"/>
              </w:numPr>
            </w:pPr>
            <w:r>
              <w:t>Request type, objects and parameters involved in the request</w:t>
            </w:r>
          </w:p>
          <w:p w:rsidR="00104067" w:rsidRDefault="00104067" w:rsidP="000F7361">
            <w:pPr>
              <w:pStyle w:val="Body"/>
              <w:numPr>
                <w:ilvl w:val="1"/>
                <w:numId w:val="374"/>
              </w:numPr>
            </w:pPr>
            <w:r>
              <w:t xml:space="preserve">For account management requests, details indicate involved </w:t>
            </w:r>
            <w:r w:rsidR="00A65E57">
              <w:t>subscriber</w:t>
            </w:r>
            <w:r>
              <w:t>/member in addition to the request information.</w:t>
            </w:r>
          </w:p>
          <w:p w:rsidR="00104067" w:rsidRPr="00A24B88" w:rsidRDefault="00104067" w:rsidP="000F7361">
            <w:pPr>
              <w:pStyle w:val="Body"/>
              <w:numPr>
                <w:ilvl w:val="1"/>
                <w:numId w:val="374"/>
              </w:numPr>
              <w:rPr>
                <w:strike/>
              </w:rPr>
            </w:pPr>
            <w:r w:rsidRPr="00A24B88">
              <w:rPr>
                <w:strike/>
              </w:rPr>
              <w:t xml:space="preserve">For new customer, it indicates customer details and </w:t>
            </w:r>
            <w:r w:rsidR="00A65E57">
              <w:rPr>
                <w:strike/>
              </w:rPr>
              <w:t>subscriber</w:t>
            </w:r>
            <w:r w:rsidRPr="00A24B88">
              <w:rPr>
                <w:strike/>
              </w:rPr>
              <w:t xml:space="preserve"> details.</w:t>
            </w:r>
          </w:p>
          <w:p w:rsidR="00104067" w:rsidRDefault="00104067" w:rsidP="000F7361">
            <w:pPr>
              <w:pStyle w:val="Body"/>
              <w:numPr>
                <w:ilvl w:val="1"/>
                <w:numId w:val="374"/>
              </w:numPr>
            </w:pPr>
            <w:r>
              <w:t xml:space="preserve">For </w:t>
            </w:r>
            <w:r w:rsidR="00E64C7E">
              <w:t>dealer</w:t>
            </w:r>
            <w:r>
              <w:t xml:space="preserve"> hierarchy management requests, details indicate involved level or member.</w:t>
            </w:r>
          </w:p>
          <w:p w:rsidR="00E806A8" w:rsidRPr="006D15FA" w:rsidRDefault="00E806A8" w:rsidP="000F7361">
            <w:pPr>
              <w:pStyle w:val="BodyText"/>
              <w:numPr>
                <w:ilvl w:val="0"/>
                <w:numId w:val="374"/>
              </w:numPr>
            </w:pPr>
            <w:r>
              <w:t>The user clicks “Return to List” and returns to the list of requests (can be cascaded).</w:t>
            </w:r>
          </w:p>
        </w:tc>
      </w:tr>
      <w:tr w:rsidR="00E806A8" w:rsidRPr="002153B0" w:rsidTr="00E806A8">
        <w:trPr>
          <w:trHeight w:val="176"/>
        </w:trPr>
        <w:tc>
          <w:tcPr>
            <w:tcW w:w="2268" w:type="dxa"/>
          </w:tcPr>
          <w:p w:rsidR="00E806A8" w:rsidRDefault="00E806A8" w:rsidP="00E806A8">
            <w:r>
              <w:t>Alternative Flows:</w:t>
            </w:r>
          </w:p>
        </w:tc>
        <w:tc>
          <w:tcPr>
            <w:tcW w:w="6192" w:type="dxa"/>
            <w:gridSpan w:val="2"/>
          </w:tcPr>
          <w:p w:rsidR="00E806A8" w:rsidRDefault="00E806A8" w:rsidP="00E806A8"/>
          <w:p w:rsidR="00E806A8" w:rsidRDefault="00E806A8" w:rsidP="00E806A8">
            <w:pPr>
              <w:pStyle w:val="BodyText"/>
            </w:pPr>
          </w:p>
        </w:tc>
      </w:tr>
    </w:tbl>
    <w:p w:rsidR="00E806A8" w:rsidRDefault="00E806A8" w:rsidP="004752DD">
      <w:pPr>
        <w:pStyle w:val="Heading4"/>
      </w:pPr>
      <w:bookmarkStart w:id="2258" w:name="_Toc210798569"/>
      <w:bookmarkStart w:id="2259" w:name="_Toc253578231"/>
      <w:r>
        <w:t>Use Case:  View Requests Impacting a Customer</w:t>
      </w:r>
      <w:bookmarkEnd w:id="2258"/>
      <w:bookmarkEnd w:id="2259"/>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E806A8" w:rsidTr="00E806A8">
        <w:trPr>
          <w:trHeight w:val="360"/>
        </w:trPr>
        <w:tc>
          <w:tcPr>
            <w:tcW w:w="5580" w:type="dxa"/>
            <w:gridSpan w:val="2"/>
            <w:shd w:val="clear" w:color="auto" w:fill="E6E6E6"/>
          </w:tcPr>
          <w:p w:rsidR="00E806A8" w:rsidRDefault="00E806A8" w:rsidP="00122B88">
            <w:pPr>
              <w:pStyle w:val="TableHeading"/>
            </w:pPr>
            <w:r>
              <w:t>View Requests Impacting a Customer</w:t>
            </w:r>
          </w:p>
        </w:tc>
        <w:tc>
          <w:tcPr>
            <w:tcW w:w="2880" w:type="dxa"/>
            <w:shd w:val="clear" w:color="auto" w:fill="E6E6E6"/>
          </w:tcPr>
          <w:p w:rsidR="00E806A8" w:rsidRDefault="00B966FF" w:rsidP="00122B88">
            <w:pPr>
              <w:pStyle w:val="TableHeading"/>
            </w:pPr>
            <w:r>
              <w:t>RQM0030</w:t>
            </w:r>
            <w:r w:rsidR="00E806A8">
              <w:t xml:space="preserve"> </w:t>
            </w:r>
          </w:p>
        </w:tc>
      </w:tr>
      <w:tr w:rsidR="00E806A8" w:rsidTr="00E806A8">
        <w:tc>
          <w:tcPr>
            <w:tcW w:w="2268" w:type="dxa"/>
          </w:tcPr>
          <w:p w:rsidR="00E806A8" w:rsidRDefault="00E806A8" w:rsidP="00E806A8">
            <w:r>
              <w:t>Primary actors</w:t>
            </w:r>
          </w:p>
        </w:tc>
        <w:tc>
          <w:tcPr>
            <w:tcW w:w="6192" w:type="dxa"/>
            <w:gridSpan w:val="2"/>
          </w:tcPr>
          <w:p w:rsidR="00E806A8" w:rsidRDefault="00E806A8" w:rsidP="00E806A8">
            <w:pPr>
              <w:pStyle w:val="BodyText"/>
            </w:pPr>
            <w:r>
              <w:t>Dealer User</w:t>
            </w:r>
          </w:p>
          <w:p w:rsidR="00B74EDC" w:rsidRPr="006D15FA" w:rsidRDefault="007C62D7" w:rsidP="001C6190">
            <w:pPr>
              <w:pStyle w:val="BodyText"/>
            </w:pPr>
            <w:r>
              <w:t>CSR</w:t>
            </w:r>
            <w:r w:rsidR="00B74EDC">
              <w:t xml:space="preserve"> user</w:t>
            </w:r>
          </w:p>
        </w:tc>
      </w:tr>
      <w:tr w:rsidR="00E806A8" w:rsidTr="00E806A8">
        <w:tc>
          <w:tcPr>
            <w:tcW w:w="2268" w:type="dxa"/>
          </w:tcPr>
          <w:p w:rsidR="00E806A8" w:rsidRDefault="00E806A8" w:rsidP="00E806A8">
            <w:r>
              <w:t>Summary Goal</w:t>
            </w:r>
          </w:p>
        </w:tc>
        <w:tc>
          <w:tcPr>
            <w:tcW w:w="6192" w:type="dxa"/>
            <w:gridSpan w:val="2"/>
          </w:tcPr>
          <w:p w:rsidR="00E806A8" w:rsidRDefault="00E806A8" w:rsidP="00E806A8">
            <w:r>
              <w:t xml:space="preserve">This use case allows the user to view submitted requests that apply to </w:t>
            </w:r>
            <w:r w:rsidR="00A47939">
              <w:t xml:space="preserve">any entity of </w:t>
            </w:r>
            <w:r>
              <w:t>a specific customer.</w:t>
            </w:r>
          </w:p>
        </w:tc>
      </w:tr>
      <w:tr w:rsidR="00E806A8" w:rsidRPr="008F2898" w:rsidTr="00E806A8">
        <w:trPr>
          <w:trHeight w:val="176"/>
        </w:trPr>
        <w:tc>
          <w:tcPr>
            <w:tcW w:w="2268" w:type="dxa"/>
          </w:tcPr>
          <w:p w:rsidR="00E806A8" w:rsidRDefault="00E806A8" w:rsidP="00E806A8">
            <w:r>
              <w:t>Pre-conditions</w:t>
            </w:r>
          </w:p>
        </w:tc>
        <w:tc>
          <w:tcPr>
            <w:tcW w:w="6192" w:type="dxa"/>
            <w:gridSpan w:val="2"/>
          </w:tcPr>
          <w:p w:rsidR="00E806A8" w:rsidRPr="006D15FA" w:rsidRDefault="00E806A8" w:rsidP="005249F0">
            <w:pPr>
              <w:pStyle w:val="BodyText"/>
            </w:pPr>
            <w:r>
              <w:t>The user is in the context of a customer</w:t>
            </w:r>
          </w:p>
        </w:tc>
      </w:tr>
      <w:tr w:rsidR="00E806A8" w:rsidRPr="009031EA" w:rsidTr="00E806A8">
        <w:trPr>
          <w:trHeight w:val="176"/>
        </w:trPr>
        <w:tc>
          <w:tcPr>
            <w:tcW w:w="2268" w:type="dxa"/>
          </w:tcPr>
          <w:p w:rsidR="00E806A8" w:rsidRPr="002153B0" w:rsidRDefault="00E806A8" w:rsidP="00E806A8">
            <w:r>
              <w:t>Trigger</w:t>
            </w:r>
          </w:p>
        </w:tc>
        <w:tc>
          <w:tcPr>
            <w:tcW w:w="6192" w:type="dxa"/>
            <w:gridSpan w:val="2"/>
          </w:tcPr>
          <w:p w:rsidR="00E806A8" w:rsidRPr="006D15FA" w:rsidRDefault="00E806A8" w:rsidP="00E806A8">
            <w:pPr>
              <w:pStyle w:val="BodyText"/>
            </w:pPr>
            <w:r>
              <w:t>The user has chosen to view the customer requests</w:t>
            </w:r>
          </w:p>
        </w:tc>
      </w:tr>
      <w:tr w:rsidR="00E806A8" w:rsidRPr="006D15FA" w:rsidTr="00E806A8">
        <w:trPr>
          <w:trHeight w:val="176"/>
        </w:trPr>
        <w:tc>
          <w:tcPr>
            <w:tcW w:w="2268" w:type="dxa"/>
          </w:tcPr>
          <w:p w:rsidR="00E806A8" w:rsidRDefault="00E806A8" w:rsidP="00E806A8">
            <w:r>
              <w:t>Minimum guarantees</w:t>
            </w:r>
          </w:p>
        </w:tc>
        <w:tc>
          <w:tcPr>
            <w:tcW w:w="6192" w:type="dxa"/>
            <w:gridSpan w:val="2"/>
          </w:tcPr>
          <w:p w:rsidR="00E806A8" w:rsidRPr="006D15FA" w:rsidRDefault="00E806A8" w:rsidP="00E806A8">
            <w:pPr>
              <w:pStyle w:val="BodyText"/>
            </w:pPr>
          </w:p>
        </w:tc>
      </w:tr>
      <w:tr w:rsidR="00E806A8" w:rsidRPr="008F2898" w:rsidTr="00E806A8">
        <w:trPr>
          <w:trHeight w:val="176"/>
        </w:trPr>
        <w:tc>
          <w:tcPr>
            <w:tcW w:w="2268" w:type="dxa"/>
          </w:tcPr>
          <w:p w:rsidR="00E806A8" w:rsidRDefault="00E806A8" w:rsidP="00E806A8">
            <w:r>
              <w:t>Success guarantees:</w:t>
            </w:r>
          </w:p>
        </w:tc>
        <w:tc>
          <w:tcPr>
            <w:tcW w:w="6192" w:type="dxa"/>
            <w:gridSpan w:val="2"/>
          </w:tcPr>
          <w:p w:rsidR="00E806A8" w:rsidRPr="006D15FA" w:rsidRDefault="00E806A8" w:rsidP="005249F0">
            <w:pPr>
              <w:pStyle w:val="BodyText"/>
            </w:pPr>
            <w:r>
              <w:t>The application has displayed list of requests.</w:t>
            </w:r>
          </w:p>
        </w:tc>
      </w:tr>
      <w:tr w:rsidR="00E806A8" w:rsidRPr="009031EA" w:rsidTr="00E806A8">
        <w:trPr>
          <w:trHeight w:val="176"/>
        </w:trPr>
        <w:tc>
          <w:tcPr>
            <w:tcW w:w="2268" w:type="dxa"/>
          </w:tcPr>
          <w:p w:rsidR="00E806A8" w:rsidRPr="002153B0" w:rsidRDefault="00E806A8" w:rsidP="00E806A8">
            <w:r w:rsidRPr="002153B0">
              <w:t>Normal Flow:</w:t>
            </w:r>
          </w:p>
        </w:tc>
        <w:tc>
          <w:tcPr>
            <w:tcW w:w="6192" w:type="dxa"/>
            <w:gridSpan w:val="2"/>
          </w:tcPr>
          <w:p w:rsidR="005249F0" w:rsidRDefault="00E806A8" w:rsidP="000F7361">
            <w:pPr>
              <w:pStyle w:val="BodyText"/>
              <w:numPr>
                <w:ilvl w:val="0"/>
                <w:numId w:val="375"/>
              </w:numPr>
              <w:tabs>
                <w:tab w:val="clear" w:pos="720"/>
                <w:tab w:val="num" w:pos="414"/>
              </w:tabs>
              <w:ind w:left="414"/>
            </w:pPr>
            <w:r>
              <w:t xml:space="preserve">The application displays the list of requests impacting the customer filter by default to 10 days </w:t>
            </w:r>
            <w:r w:rsidR="00927040">
              <w:t>(submission date)</w:t>
            </w:r>
          </w:p>
          <w:p w:rsidR="00104067" w:rsidRDefault="00104067" w:rsidP="000F7361">
            <w:pPr>
              <w:pStyle w:val="BodyText"/>
              <w:numPr>
                <w:ilvl w:val="0"/>
                <w:numId w:val="375"/>
              </w:numPr>
              <w:tabs>
                <w:tab w:val="clear" w:pos="720"/>
                <w:tab w:val="num" w:pos="414"/>
              </w:tabs>
              <w:ind w:left="414"/>
            </w:pPr>
            <w:r>
              <w:t>The user sets search criteria (A1)</w:t>
            </w:r>
          </w:p>
          <w:p w:rsidR="00E806A8" w:rsidRPr="006D15FA" w:rsidRDefault="00104067" w:rsidP="000F7361">
            <w:pPr>
              <w:pStyle w:val="BodyText"/>
              <w:numPr>
                <w:ilvl w:val="0"/>
                <w:numId w:val="375"/>
              </w:numPr>
              <w:tabs>
                <w:tab w:val="clear" w:pos="720"/>
                <w:tab w:val="num" w:pos="414"/>
              </w:tabs>
              <w:ind w:left="414"/>
            </w:pPr>
            <w:r>
              <w:t>The application displays the list of requests (A2).</w:t>
            </w:r>
          </w:p>
        </w:tc>
      </w:tr>
      <w:tr w:rsidR="00E806A8" w:rsidRPr="002153B0" w:rsidTr="00E806A8">
        <w:trPr>
          <w:trHeight w:val="176"/>
        </w:trPr>
        <w:tc>
          <w:tcPr>
            <w:tcW w:w="2268" w:type="dxa"/>
          </w:tcPr>
          <w:p w:rsidR="00E806A8" w:rsidRDefault="00E806A8" w:rsidP="00E806A8">
            <w:r>
              <w:t>Alternative Flows:</w:t>
            </w:r>
          </w:p>
        </w:tc>
        <w:tc>
          <w:tcPr>
            <w:tcW w:w="6192" w:type="dxa"/>
            <w:gridSpan w:val="2"/>
          </w:tcPr>
          <w:p w:rsidR="00CA2D3B" w:rsidRDefault="00E806A8" w:rsidP="00CA2D3B">
            <w:pPr>
              <w:pStyle w:val="BodyText"/>
            </w:pPr>
            <w:r>
              <w:t xml:space="preserve">A1. The user clicks the “Reset” button. </w:t>
            </w:r>
          </w:p>
          <w:p w:rsidR="00E806A8" w:rsidRDefault="00E806A8" w:rsidP="000F7361">
            <w:pPr>
              <w:pStyle w:val="BodyText"/>
              <w:numPr>
                <w:ilvl w:val="0"/>
                <w:numId w:val="376"/>
              </w:numPr>
              <w:tabs>
                <w:tab w:val="clear" w:pos="720"/>
                <w:tab w:val="num" w:pos="414"/>
              </w:tabs>
              <w:ind w:left="414"/>
            </w:pPr>
            <w:r>
              <w:t>The application displays the last successful search result page with criteria.</w:t>
            </w:r>
          </w:p>
          <w:p w:rsidR="00E806A8" w:rsidRDefault="00E806A8" w:rsidP="00CA2D3B">
            <w:pPr>
              <w:pStyle w:val="BodyText"/>
            </w:pPr>
            <w:r>
              <w:t>A2. There is no request to list.</w:t>
            </w:r>
          </w:p>
          <w:p w:rsidR="00104067" w:rsidRDefault="00104067" w:rsidP="000F7361">
            <w:pPr>
              <w:pStyle w:val="BodyText"/>
              <w:numPr>
                <w:ilvl w:val="0"/>
                <w:numId w:val="377"/>
              </w:numPr>
              <w:tabs>
                <w:tab w:val="clear" w:pos="720"/>
                <w:tab w:val="num" w:pos="414"/>
              </w:tabs>
              <w:ind w:left="414"/>
            </w:pPr>
            <w:r>
              <w:t>The application displays the last successful search result page with criteria.</w:t>
            </w:r>
          </w:p>
          <w:p w:rsidR="00104067" w:rsidRDefault="00325101" w:rsidP="000F7361">
            <w:pPr>
              <w:pStyle w:val="BodyText"/>
              <w:numPr>
                <w:ilvl w:val="0"/>
                <w:numId w:val="377"/>
              </w:numPr>
              <w:tabs>
                <w:tab w:val="clear" w:pos="720"/>
                <w:tab w:val="num" w:pos="414"/>
              </w:tabs>
              <w:ind w:left="414"/>
            </w:pPr>
            <w:r>
              <w:t>Channel/CSR light</w:t>
            </w:r>
            <w:r w:rsidR="00104067">
              <w:t xml:space="preserve"> application displays an error message informing the user there is no request matching criteria</w:t>
            </w:r>
          </w:p>
          <w:p w:rsidR="00CA2D3B" w:rsidRDefault="00CA2D3B" w:rsidP="00352CF2">
            <w:pPr>
              <w:pStyle w:val="ListNumberNormal"/>
            </w:pPr>
          </w:p>
        </w:tc>
      </w:tr>
    </w:tbl>
    <w:p w:rsidR="00E806A8" w:rsidRDefault="00325101" w:rsidP="00E806A8">
      <w:pPr>
        <w:pStyle w:val="Heading3forModuleRequirements"/>
      </w:pPr>
      <w:bookmarkStart w:id="2260" w:name="_Toc210798570"/>
      <w:bookmarkStart w:id="2261" w:name="_Toc253578232"/>
      <w:bookmarkStart w:id="2262" w:name="_Toc253579153"/>
      <w:r>
        <w:t>Channel/CSR light</w:t>
      </w:r>
      <w:r w:rsidR="00E806A8">
        <w:t xml:space="preserve"> application requirements</w:t>
      </w:r>
      <w:bookmarkEnd w:id="2260"/>
      <w:bookmarkEnd w:id="2261"/>
      <w:bookmarkEnd w:id="2262"/>
    </w:p>
    <w:p w:rsidR="00E806A8" w:rsidRDefault="00A24B88" w:rsidP="00A07389">
      <w:pPr>
        <w:pStyle w:val="Requirements"/>
      </w:pPr>
      <w:bookmarkStart w:id="2263" w:name="_Toc253579154"/>
      <w:r>
        <w:t>CHA-3.23</w:t>
      </w:r>
      <w:r w:rsidR="00E806A8">
        <w:t xml:space="preserve">.4.10 </w:t>
      </w:r>
      <w:r w:rsidR="00325101">
        <w:t>Channel/CSR light</w:t>
      </w:r>
      <w:r w:rsidR="00E806A8">
        <w:t xml:space="preserve"> application shall allow user to view request</w:t>
      </w:r>
      <w:r w:rsidR="00CA2D3B">
        <w:t>s</w:t>
      </w:r>
      <w:r w:rsidR="00E806A8">
        <w:t xml:space="preserve"> submitted by </w:t>
      </w:r>
      <w:r w:rsidR="00A9344A">
        <w:t>user</w:t>
      </w:r>
      <w:r w:rsidR="00E806A8">
        <w:t xml:space="preserve"> with respect of use case </w:t>
      </w:r>
      <w:r w:rsidR="008F4779">
        <w:t>‘</w:t>
      </w:r>
      <w:r w:rsidR="00E806A8">
        <w:t>view dealer request</w:t>
      </w:r>
      <w:r w:rsidR="00CA2D3B">
        <w:t>s</w:t>
      </w:r>
      <w:r w:rsidR="008F4779">
        <w:t>’.</w:t>
      </w:r>
      <w:bookmarkEnd w:id="2263"/>
    </w:p>
    <w:p w:rsidR="00CA2D3B" w:rsidRPr="008F4779" w:rsidRDefault="00A24B88" w:rsidP="00CA2D3B">
      <w:pPr>
        <w:pStyle w:val="Requirements"/>
        <w:ind w:left="288"/>
        <w:rPr>
          <w:strike/>
        </w:rPr>
      </w:pPr>
      <w:bookmarkStart w:id="2264" w:name="_Toc253579155"/>
      <w:r>
        <w:rPr>
          <w:strike/>
        </w:rPr>
        <w:t>CHA-3.23</w:t>
      </w:r>
      <w:r w:rsidR="00CA2D3B" w:rsidRPr="008F4779">
        <w:rPr>
          <w:strike/>
        </w:rPr>
        <w:t xml:space="preserve">.4.10.1 </w:t>
      </w:r>
      <w:r w:rsidR="00325101">
        <w:rPr>
          <w:strike/>
        </w:rPr>
        <w:t>Channel/CSR light</w:t>
      </w:r>
      <w:r w:rsidR="00CA2D3B" w:rsidRPr="008F4779">
        <w:rPr>
          <w:strike/>
        </w:rPr>
        <w:t xml:space="preserve"> application shall select only requests submitted by </w:t>
      </w:r>
      <w:r w:rsidR="00E260DE" w:rsidRPr="008F4779">
        <w:rPr>
          <w:strike/>
        </w:rPr>
        <w:t xml:space="preserve">a user of the same shop as </w:t>
      </w:r>
      <w:r w:rsidR="00A9344A">
        <w:rPr>
          <w:strike/>
        </w:rPr>
        <w:t>user</w:t>
      </w:r>
      <w:r w:rsidR="00CA2D3B" w:rsidRPr="008F4779">
        <w:rPr>
          <w:strike/>
        </w:rPr>
        <w:t xml:space="preserve"> (i.e. same level)</w:t>
      </w:r>
      <w:bookmarkEnd w:id="2264"/>
    </w:p>
    <w:p w:rsidR="00E260DE" w:rsidRDefault="00A24B88" w:rsidP="00E260DE">
      <w:pPr>
        <w:pStyle w:val="Requirements"/>
        <w:ind w:left="288"/>
      </w:pPr>
      <w:bookmarkStart w:id="2265" w:name="_Toc253579156"/>
      <w:r>
        <w:t>CHA-3.23</w:t>
      </w:r>
      <w:r w:rsidR="00E260DE">
        <w:t xml:space="preserve">.4.10.2 </w:t>
      </w:r>
      <w:r w:rsidR="00325101">
        <w:t>Channel/CSR light</w:t>
      </w:r>
      <w:r w:rsidR="00E260DE">
        <w:t xml:space="preserve"> application shall display requests sorted by submission date in a descending order</w:t>
      </w:r>
      <w:bookmarkEnd w:id="2265"/>
    </w:p>
    <w:p w:rsidR="00CA2D3B" w:rsidRDefault="00A24B88" w:rsidP="00E260DE">
      <w:pPr>
        <w:pStyle w:val="Requirements"/>
        <w:ind w:left="288"/>
      </w:pPr>
      <w:bookmarkStart w:id="2266" w:name="_Toc253579157"/>
      <w:r>
        <w:t>CHA-3.23</w:t>
      </w:r>
      <w:r w:rsidR="00CA2D3B">
        <w:t>.4.10.</w:t>
      </w:r>
      <w:r w:rsidR="00E260DE">
        <w:t>3</w:t>
      </w:r>
      <w:r w:rsidR="00CA2D3B">
        <w:t xml:space="preserve"> </w:t>
      </w:r>
      <w:r w:rsidR="00325101">
        <w:t>Channel/CSR light</w:t>
      </w:r>
      <w:r w:rsidR="00CA2D3B">
        <w:t xml:space="preserve"> application shall </w:t>
      </w:r>
      <w:r w:rsidR="00055AD7">
        <w:t>support configuration at design-time the maximum number of requests retrieved.</w:t>
      </w:r>
      <w:bookmarkEnd w:id="2266"/>
      <w:r w:rsidR="00CA2D3B">
        <w:t xml:space="preserve"> </w:t>
      </w:r>
    </w:p>
    <w:p w:rsidR="00E806A8" w:rsidRPr="005073BD" w:rsidRDefault="00A24B88" w:rsidP="00215AC5">
      <w:pPr>
        <w:pStyle w:val="Requirements"/>
        <w:ind w:left="288"/>
        <w:rPr>
          <w:strike/>
        </w:rPr>
      </w:pPr>
      <w:bookmarkStart w:id="2267" w:name="_Toc253579158"/>
      <w:r>
        <w:rPr>
          <w:strike/>
        </w:rPr>
        <w:t>CHA-3.23</w:t>
      </w:r>
      <w:r w:rsidR="00E806A8" w:rsidRPr="005073BD">
        <w:rPr>
          <w:strike/>
        </w:rPr>
        <w:t>.4.10.</w:t>
      </w:r>
      <w:r w:rsidR="00E260DE" w:rsidRPr="005073BD">
        <w:rPr>
          <w:strike/>
        </w:rPr>
        <w:t>4</w:t>
      </w:r>
      <w:r w:rsidR="00E806A8" w:rsidRPr="005073BD">
        <w:rPr>
          <w:strike/>
        </w:rPr>
        <w:t xml:space="preserve"> </w:t>
      </w:r>
      <w:r w:rsidR="00325101">
        <w:rPr>
          <w:strike/>
        </w:rPr>
        <w:t>Channel/CSR light</w:t>
      </w:r>
      <w:r w:rsidR="00E806A8" w:rsidRPr="005073BD">
        <w:rPr>
          <w:strike/>
        </w:rPr>
        <w:t xml:space="preserve"> application shall allow </w:t>
      </w:r>
      <w:r w:rsidR="00E260DE" w:rsidRPr="005073BD">
        <w:rPr>
          <w:strike/>
        </w:rPr>
        <w:t>the user selecting only requests he has submitted</w:t>
      </w:r>
      <w:bookmarkEnd w:id="2267"/>
      <w:r w:rsidR="00E260DE" w:rsidRPr="005073BD">
        <w:rPr>
          <w:strike/>
        </w:rPr>
        <w:t xml:space="preserve"> </w:t>
      </w:r>
    </w:p>
    <w:p w:rsidR="00E260DE" w:rsidRDefault="00A24B88" w:rsidP="00E260DE">
      <w:pPr>
        <w:pStyle w:val="Requirements"/>
        <w:ind w:left="288"/>
      </w:pPr>
      <w:bookmarkStart w:id="2268" w:name="_Toc253579159"/>
      <w:r>
        <w:t>CHA-3.23</w:t>
      </w:r>
      <w:r w:rsidR="00E260DE">
        <w:t xml:space="preserve">.4.10.5 </w:t>
      </w:r>
      <w:r w:rsidR="00325101">
        <w:t>Channel/CSR light</w:t>
      </w:r>
      <w:r w:rsidR="00E260DE">
        <w:t xml:space="preserve"> application shall allow the user filtering requests by submission date on a specific time period</w:t>
      </w:r>
      <w:bookmarkEnd w:id="2268"/>
    </w:p>
    <w:p w:rsidR="00E260DE" w:rsidRDefault="00A24B88" w:rsidP="005073BD">
      <w:pPr>
        <w:pStyle w:val="Requirements"/>
        <w:ind w:left="288"/>
      </w:pPr>
      <w:bookmarkStart w:id="2269" w:name="_Toc253579160"/>
      <w:r>
        <w:t>CHA-3.23</w:t>
      </w:r>
      <w:r w:rsidR="00E260DE">
        <w:t xml:space="preserve">.4.10.6 </w:t>
      </w:r>
      <w:r w:rsidR="00325101">
        <w:t>Channel/CSR light</w:t>
      </w:r>
      <w:r w:rsidR="00E260DE">
        <w:t xml:space="preserve"> application shall allow the user </w:t>
      </w:r>
      <w:r w:rsidR="005073BD">
        <w:t xml:space="preserve">filtering by </w:t>
      </w:r>
      <w:r w:rsidR="00E260DE">
        <w:t>request type he is looking for</w:t>
      </w:r>
      <w:bookmarkEnd w:id="2269"/>
    </w:p>
    <w:p w:rsidR="00215AC5" w:rsidRDefault="00A24B88" w:rsidP="00215AC5">
      <w:pPr>
        <w:pStyle w:val="Requirements"/>
        <w:ind w:left="288"/>
      </w:pPr>
      <w:bookmarkStart w:id="2270" w:name="_Toc253579161"/>
      <w:r>
        <w:t>CHA-3.23</w:t>
      </w:r>
      <w:r w:rsidR="00215AC5">
        <w:t xml:space="preserve">.4.10.7 </w:t>
      </w:r>
      <w:r w:rsidR="00325101">
        <w:t>Channel/CSR light</w:t>
      </w:r>
      <w:r w:rsidR="00215AC5">
        <w:t xml:space="preserve"> application shall allow the user filtering the requests by their status</w:t>
      </w:r>
      <w:bookmarkEnd w:id="2270"/>
    </w:p>
    <w:p w:rsidR="00215AC5" w:rsidRDefault="00A24B88" w:rsidP="00215AC5">
      <w:pPr>
        <w:pStyle w:val="Requirements"/>
        <w:ind w:left="288"/>
      </w:pPr>
      <w:bookmarkStart w:id="2271" w:name="_Toc253579162"/>
      <w:r>
        <w:t>CHA-3.23</w:t>
      </w:r>
      <w:r w:rsidR="00215AC5">
        <w:t xml:space="preserve">.4.10.8 </w:t>
      </w:r>
      <w:r w:rsidR="00325101">
        <w:t>Channel/CSR light</w:t>
      </w:r>
      <w:r w:rsidR="00215AC5">
        <w:t xml:space="preserve"> application shall display by default the X last new customer requests until now in all statuses and submitted by the user where X is a </w:t>
      </w:r>
      <w:r w:rsidR="005073BD">
        <w:t xml:space="preserve">configured </w:t>
      </w:r>
      <w:r w:rsidR="00215AC5">
        <w:t>design</w:t>
      </w:r>
      <w:r w:rsidR="005073BD">
        <w:t>-time</w:t>
      </w:r>
      <w:r w:rsidR="00215AC5">
        <w:t xml:space="preserve"> parameter</w:t>
      </w:r>
      <w:r w:rsidR="005073BD">
        <w:t>.</w:t>
      </w:r>
      <w:bookmarkEnd w:id="2271"/>
    </w:p>
    <w:p w:rsidR="00E260DE" w:rsidRDefault="00A24B88" w:rsidP="00A47939">
      <w:pPr>
        <w:pStyle w:val="Requirements"/>
        <w:ind w:left="288"/>
      </w:pPr>
      <w:bookmarkStart w:id="2272" w:name="_Toc253579163"/>
      <w:r>
        <w:t>CHA-3.23</w:t>
      </w:r>
      <w:r w:rsidR="00E260DE">
        <w:t>.4.10.</w:t>
      </w:r>
      <w:r w:rsidR="00215AC5">
        <w:t>9</w:t>
      </w:r>
      <w:r w:rsidR="00E260DE">
        <w:t xml:space="preserve"> </w:t>
      </w:r>
      <w:r w:rsidR="00325101">
        <w:t>Channel/CSR light</w:t>
      </w:r>
      <w:r w:rsidR="00E260DE">
        <w:t xml:space="preserve"> application shall display for every request the submission date, the user login having submitted the request, </w:t>
      </w:r>
      <w:r w:rsidR="00215AC5">
        <w:t>the request type, the impacted item, the requested object when relevant and the request status</w:t>
      </w:r>
      <w:r w:rsidR="00A47939" w:rsidRPr="00A47939">
        <w:t xml:space="preserve"> </w:t>
      </w:r>
      <w:r w:rsidR="004865F9">
        <w:t>and order reference if any (for acquisition requests)</w:t>
      </w:r>
      <w:bookmarkEnd w:id="2272"/>
    </w:p>
    <w:p w:rsidR="004865F9" w:rsidRDefault="004865F9" w:rsidP="004865F9">
      <w:pPr>
        <w:pStyle w:val="Requirements"/>
        <w:ind w:left="576"/>
      </w:pPr>
      <w:bookmarkStart w:id="2273" w:name="_Toc232587764"/>
      <w:bookmarkStart w:id="2274" w:name="_Toc253579164"/>
      <w:r>
        <w:t>CHA-3.23.4.10.9.1</w:t>
      </w:r>
      <w:r>
        <w:t xml:space="preserve"> Channel/CSR light application shall allow the user to access directly to the order details by selecting the order reference (if any) of the displayed request.</w:t>
      </w:r>
      <w:bookmarkEnd w:id="2273"/>
      <w:bookmarkEnd w:id="2274"/>
    </w:p>
    <w:p w:rsidR="008F4779" w:rsidRDefault="00A24B88" w:rsidP="004865F9">
      <w:pPr>
        <w:pStyle w:val="Requirements"/>
        <w:ind w:left="288"/>
      </w:pPr>
      <w:bookmarkStart w:id="2275" w:name="_Toc253579165"/>
      <w:r>
        <w:t>CHA-3.23</w:t>
      </w:r>
      <w:r w:rsidR="008F4779">
        <w:t xml:space="preserve">.4.10.10 </w:t>
      </w:r>
      <w:r w:rsidR="00325101">
        <w:t>Channel/CSR light</w:t>
      </w:r>
      <w:r w:rsidR="008F4779">
        <w:t xml:space="preserve"> application shall allow a dealer administrator to </w:t>
      </w:r>
      <w:r w:rsidR="004865F9">
        <w:t>view</w:t>
      </w:r>
      <w:r w:rsidR="008F4779">
        <w:t xml:space="preserve"> the requests submitted by a user he administrates.</w:t>
      </w:r>
      <w:bookmarkEnd w:id="2275"/>
    </w:p>
    <w:p w:rsidR="008F4779" w:rsidRDefault="00A24B88" w:rsidP="008F4779">
      <w:pPr>
        <w:pStyle w:val="Requirements"/>
        <w:ind w:left="576"/>
      </w:pPr>
      <w:bookmarkStart w:id="2276" w:name="_Toc253579166"/>
      <w:r>
        <w:t>CHA-3.23</w:t>
      </w:r>
      <w:r w:rsidR="008F4779">
        <w:t xml:space="preserve">.4.10.10.1 </w:t>
      </w:r>
      <w:r w:rsidR="00325101">
        <w:t>Channel/CSR light</w:t>
      </w:r>
      <w:r w:rsidR="008F4779">
        <w:t xml:space="preserve"> application shall allow a dealer administrator filtering the requests by user login.</w:t>
      </w:r>
      <w:bookmarkEnd w:id="2276"/>
    </w:p>
    <w:p w:rsidR="008F4779" w:rsidRDefault="00A24B88" w:rsidP="002C57A3">
      <w:pPr>
        <w:pStyle w:val="Requirements"/>
        <w:ind w:left="576"/>
      </w:pPr>
      <w:bookmarkStart w:id="2277" w:name="_Toc253579167"/>
      <w:r>
        <w:t>CHA-3.23</w:t>
      </w:r>
      <w:r w:rsidR="008F4779">
        <w:t>.4.10.1</w:t>
      </w:r>
      <w:r w:rsidR="002C57A3">
        <w:t xml:space="preserve">0.2 </w:t>
      </w:r>
      <w:r w:rsidR="00325101">
        <w:t>Channel/CSR light</w:t>
      </w:r>
      <w:r w:rsidR="008F4779">
        <w:t xml:space="preserve"> application shall allow a dealer administrator filtering the requests to only view</w:t>
      </w:r>
      <w:r w:rsidR="005073BD">
        <w:t>ing</w:t>
      </w:r>
      <w:r w:rsidR="008F4779">
        <w:t xml:space="preserve"> requests he has submitted.</w:t>
      </w:r>
      <w:bookmarkEnd w:id="2277"/>
    </w:p>
    <w:p w:rsidR="008F4779" w:rsidRDefault="00A24B88" w:rsidP="002C57A3">
      <w:pPr>
        <w:pStyle w:val="Requirements"/>
        <w:ind w:left="288"/>
      </w:pPr>
      <w:bookmarkStart w:id="2278" w:name="_Toc253579168"/>
      <w:r>
        <w:t>CHA-3.23</w:t>
      </w:r>
      <w:r w:rsidR="008F4779">
        <w:t>.4.10.1</w:t>
      </w:r>
      <w:r w:rsidR="002C57A3">
        <w:t>2</w:t>
      </w:r>
      <w:r w:rsidR="008F4779">
        <w:t xml:space="preserve"> </w:t>
      </w:r>
      <w:r w:rsidR="00325101">
        <w:t>Channel/CSR light</w:t>
      </w:r>
      <w:r w:rsidR="008F4779">
        <w:t xml:space="preserve"> application shall allow a dealer non administrator (simple user) to access to the requests he has submitted.</w:t>
      </w:r>
      <w:bookmarkEnd w:id="2278"/>
    </w:p>
    <w:p w:rsidR="008F4779" w:rsidRDefault="00A24B88" w:rsidP="002C57A3">
      <w:pPr>
        <w:pStyle w:val="Requirements"/>
        <w:ind w:left="288"/>
      </w:pPr>
      <w:bookmarkStart w:id="2279" w:name="_Toc253579169"/>
      <w:r>
        <w:t>CHA-3.23</w:t>
      </w:r>
      <w:r w:rsidR="008F4779">
        <w:t>.4.10.1</w:t>
      </w:r>
      <w:r w:rsidR="002C57A3">
        <w:t>3</w:t>
      </w:r>
      <w:r w:rsidR="008F4779">
        <w:t xml:space="preserve"> when consumer application co-exists with </w:t>
      </w:r>
      <w:r w:rsidR="00325101">
        <w:t>Channel/CSR light</w:t>
      </w:r>
      <w:r w:rsidR="008F4779">
        <w:t xml:space="preserve"> application, </w:t>
      </w:r>
      <w:r w:rsidR="0002100D">
        <w:t>user</w:t>
      </w:r>
      <w:r w:rsidR="008F4779">
        <w:t xml:space="preserve"> shall be able to access to requests submitted by the customer user</w:t>
      </w:r>
      <w:r w:rsidR="00CD3178">
        <w:t>s</w:t>
      </w:r>
      <w:r w:rsidR="008F4779">
        <w:t>.</w:t>
      </w:r>
      <w:bookmarkEnd w:id="2279"/>
    </w:p>
    <w:p w:rsidR="008F4779" w:rsidRDefault="00A24B88" w:rsidP="00CD3178">
      <w:pPr>
        <w:pStyle w:val="Requirements"/>
        <w:ind w:left="576"/>
      </w:pPr>
      <w:bookmarkStart w:id="2280" w:name="_Toc253579170"/>
      <w:r>
        <w:t>CHA-3.23</w:t>
      </w:r>
      <w:r w:rsidR="008F4779">
        <w:t>.4.30.1</w:t>
      </w:r>
      <w:r w:rsidR="002C57A3">
        <w:t>3</w:t>
      </w:r>
      <w:r w:rsidR="008F4779">
        <w:t xml:space="preserve">.1 when </w:t>
      </w:r>
      <w:r w:rsidR="00325101">
        <w:t>Channel/CSR light</w:t>
      </w:r>
      <w:r w:rsidR="008F4779">
        <w:t xml:space="preserve"> application displays a request submitted by a customer user (through consumer application) then </w:t>
      </w:r>
      <w:r w:rsidR="00325101">
        <w:t>Channel/CSR light</w:t>
      </w:r>
      <w:r w:rsidR="008F4779">
        <w:t xml:space="preserve"> application shall hide the name of the user</w:t>
      </w:r>
      <w:r w:rsidR="00CD3178">
        <w:t xml:space="preserve"> submitter</w:t>
      </w:r>
      <w:r w:rsidR="008F4779">
        <w:t xml:space="preserve"> of the request</w:t>
      </w:r>
      <w:r w:rsidR="005073BD">
        <w:t>.</w:t>
      </w:r>
      <w:bookmarkEnd w:id="2280"/>
    </w:p>
    <w:p w:rsidR="00A47939" w:rsidRDefault="00A24B88" w:rsidP="00A47939">
      <w:pPr>
        <w:pStyle w:val="Requirements"/>
      </w:pPr>
      <w:bookmarkStart w:id="2281" w:name="_Toc253579171"/>
      <w:r>
        <w:t>CHA-3.23</w:t>
      </w:r>
      <w:r w:rsidR="00E806A8">
        <w:t xml:space="preserve">.4.20 </w:t>
      </w:r>
      <w:r w:rsidR="00325101">
        <w:t>Channel/CSR light</w:t>
      </w:r>
      <w:r w:rsidR="00E806A8">
        <w:t xml:space="preserve"> application shall allow user </w:t>
      </w:r>
      <w:r w:rsidR="00215AC5">
        <w:t xml:space="preserve">viewing </w:t>
      </w:r>
      <w:r w:rsidR="00E806A8">
        <w:t>detail</w:t>
      </w:r>
      <w:r w:rsidR="00215AC5">
        <w:t>s</w:t>
      </w:r>
      <w:r w:rsidR="00E806A8">
        <w:t xml:space="preserve"> of </w:t>
      </w:r>
      <w:r w:rsidR="00215AC5">
        <w:t>a</w:t>
      </w:r>
      <w:r w:rsidR="00E806A8">
        <w:t xml:space="preserve"> request with respect of use case view request details</w:t>
      </w:r>
      <w:bookmarkEnd w:id="2281"/>
    </w:p>
    <w:p w:rsidR="00A47939" w:rsidRDefault="00A24B88" w:rsidP="004865F9">
      <w:pPr>
        <w:pStyle w:val="Requirements"/>
        <w:ind w:left="288"/>
      </w:pPr>
      <w:bookmarkStart w:id="2282" w:name="_Toc253579172"/>
      <w:r>
        <w:t>CHA-3.23</w:t>
      </w:r>
      <w:r w:rsidR="00A47939">
        <w:t>.4.</w:t>
      </w:r>
      <w:r w:rsidR="004865F9">
        <w:t>20</w:t>
      </w:r>
      <w:r w:rsidR="00A47939">
        <w:t xml:space="preserve">.1 </w:t>
      </w:r>
      <w:r w:rsidR="00325101">
        <w:t>Channel/CSR light</w:t>
      </w:r>
      <w:r w:rsidR="00A47939">
        <w:t xml:space="preserve"> application shall allow user viewing all the sub requests involved in the submitted request for composite requests</w:t>
      </w:r>
      <w:bookmarkEnd w:id="2282"/>
    </w:p>
    <w:p w:rsidR="00E806A8" w:rsidRDefault="00A24B88" w:rsidP="00215AC5">
      <w:pPr>
        <w:pStyle w:val="Requirements"/>
      </w:pPr>
      <w:bookmarkStart w:id="2283" w:name="_Toc253579173"/>
      <w:r>
        <w:t>CHA-3.23</w:t>
      </w:r>
      <w:r w:rsidR="00E806A8">
        <w:t>.4.</w:t>
      </w:r>
      <w:r w:rsidR="00215AC5">
        <w:t>3</w:t>
      </w:r>
      <w:r w:rsidR="00E806A8">
        <w:t xml:space="preserve">0 </w:t>
      </w:r>
      <w:r w:rsidR="00325101">
        <w:t>Channel/CSR light</w:t>
      </w:r>
      <w:r w:rsidR="00E806A8">
        <w:t xml:space="preserve"> application shall allow user view</w:t>
      </w:r>
      <w:r w:rsidR="00215AC5">
        <w:t>ing</w:t>
      </w:r>
      <w:r w:rsidR="00E806A8">
        <w:t xml:space="preserve"> request</w:t>
      </w:r>
      <w:r w:rsidR="00215AC5">
        <w:t>s</w:t>
      </w:r>
      <w:r w:rsidR="00E806A8">
        <w:t xml:space="preserve"> impacting a customer</w:t>
      </w:r>
      <w:r w:rsidR="00215AC5">
        <w:t xml:space="preserve"> and any object of the customer hierarchy (i.e. accounts and </w:t>
      </w:r>
      <w:r w:rsidR="00A65E57">
        <w:t>subscriber</w:t>
      </w:r>
      <w:r w:rsidR="00215AC5">
        <w:t>s)</w:t>
      </w:r>
      <w:r w:rsidR="00E806A8">
        <w:t xml:space="preserve"> in the respect of use case view request</w:t>
      </w:r>
      <w:r w:rsidR="00215AC5">
        <w:t>s</w:t>
      </w:r>
      <w:r w:rsidR="00E806A8">
        <w:t xml:space="preserve"> impacting a customer</w:t>
      </w:r>
      <w:bookmarkEnd w:id="2283"/>
    </w:p>
    <w:p w:rsidR="00D020D5" w:rsidRPr="005073BD" w:rsidRDefault="00A24B88" w:rsidP="00A47939">
      <w:pPr>
        <w:pStyle w:val="Requirements"/>
        <w:ind w:left="288"/>
        <w:rPr>
          <w:strike/>
        </w:rPr>
      </w:pPr>
      <w:bookmarkStart w:id="2284" w:name="_Toc253579174"/>
      <w:r>
        <w:rPr>
          <w:strike/>
        </w:rPr>
        <w:t>CHA-3.23</w:t>
      </w:r>
      <w:r w:rsidR="00A47939" w:rsidRPr="005073BD">
        <w:rPr>
          <w:strike/>
        </w:rPr>
        <w:t xml:space="preserve">.4.30.1 </w:t>
      </w:r>
      <w:r w:rsidR="00325101">
        <w:rPr>
          <w:strike/>
        </w:rPr>
        <w:t>Channel/CSR light</w:t>
      </w:r>
      <w:r w:rsidR="00A47939" w:rsidRPr="005073BD">
        <w:rPr>
          <w:strike/>
        </w:rPr>
        <w:t xml:space="preserve"> application shall select only requests submitted by a user of the same </w:t>
      </w:r>
      <w:r w:rsidR="00FC51D3" w:rsidRPr="005073BD">
        <w:rPr>
          <w:strike/>
        </w:rPr>
        <w:t>level or levels below</w:t>
      </w:r>
      <w:r w:rsidR="00A47939" w:rsidRPr="005073BD">
        <w:rPr>
          <w:strike/>
        </w:rPr>
        <w:t xml:space="preserve"> as </w:t>
      </w:r>
      <w:r w:rsidR="00A9344A">
        <w:rPr>
          <w:strike/>
        </w:rPr>
        <w:t>user</w:t>
      </w:r>
      <w:bookmarkEnd w:id="2284"/>
      <w:r w:rsidR="00A47939" w:rsidRPr="005073BD">
        <w:rPr>
          <w:strike/>
        </w:rPr>
        <w:t xml:space="preserve"> </w:t>
      </w:r>
    </w:p>
    <w:p w:rsidR="00A47939" w:rsidRDefault="00A24B88" w:rsidP="00A47939">
      <w:pPr>
        <w:pStyle w:val="Requirements"/>
        <w:ind w:left="288"/>
      </w:pPr>
      <w:bookmarkStart w:id="2285" w:name="_Toc253579175"/>
      <w:r>
        <w:t>CHA-3.23</w:t>
      </w:r>
      <w:r w:rsidR="00A47939">
        <w:t xml:space="preserve">.4.30.2 </w:t>
      </w:r>
      <w:r w:rsidR="00325101">
        <w:t>Channel/CSR light</w:t>
      </w:r>
      <w:r w:rsidR="00A47939">
        <w:t xml:space="preserve"> application shall displays requests sorted by submission date in a descending order</w:t>
      </w:r>
      <w:bookmarkEnd w:id="2285"/>
    </w:p>
    <w:p w:rsidR="00A47939" w:rsidRDefault="00A24B88" w:rsidP="00A47939">
      <w:pPr>
        <w:pStyle w:val="Requirements"/>
        <w:ind w:left="288"/>
      </w:pPr>
      <w:bookmarkStart w:id="2286" w:name="_Toc253579176"/>
      <w:r>
        <w:t>CHA-3.23</w:t>
      </w:r>
      <w:r w:rsidR="00A47939">
        <w:t xml:space="preserve">.4.30.3 </w:t>
      </w:r>
      <w:r w:rsidR="00325101">
        <w:t>Channel/CSR light</w:t>
      </w:r>
      <w:r w:rsidR="00A47939">
        <w:t xml:space="preserve"> application shall allow </w:t>
      </w:r>
      <w:r w:rsidR="00055AD7">
        <w:t>support configuration at design-time the maximum number of requests retrieved.</w:t>
      </w:r>
      <w:bookmarkEnd w:id="2286"/>
      <w:r w:rsidR="00A47939">
        <w:t xml:space="preserve"> </w:t>
      </w:r>
    </w:p>
    <w:p w:rsidR="004865F9" w:rsidRDefault="004865F9" w:rsidP="004865F9">
      <w:pPr>
        <w:pStyle w:val="Requirements"/>
        <w:ind w:left="288"/>
      </w:pPr>
      <w:bookmarkStart w:id="2287" w:name="_Toc232587780"/>
      <w:bookmarkStart w:id="2288" w:name="_Toc253579177"/>
      <w:r>
        <w:t>CHA-3.23.4.30.7</w:t>
      </w:r>
      <w:r>
        <w:t xml:space="preserve"> Channel/CSR light application shall allow to search requests for the X last days until now in all statuses.</w:t>
      </w:r>
      <w:bookmarkEnd w:id="2287"/>
      <w:bookmarkEnd w:id="2288"/>
      <w:r>
        <w:t xml:space="preserve"> </w:t>
      </w:r>
    </w:p>
    <w:p w:rsidR="004865F9" w:rsidRDefault="004865F9" w:rsidP="004865F9">
      <w:pPr>
        <w:pStyle w:val="Requirements"/>
        <w:ind w:left="576"/>
      </w:pPr>
      <w:bookmarkStart w:id="2289" w:name="_Toc232587781"/>
      <w:bookmarkStart w:id="2290" w:name="_Toc253579178"/>
      <w:r>
        <w:t>CHA-3.23.4.30.7.1 Channel/CSR light application shall allow to configure at design-time the default value of X (last days).</w:t>
      </w:r>
      <w:bookmarkEnd w:id="2289"/>
      <w:bookmarkEnd w:id="2290"/>
      <w:r>
        <w:t xml:space="preserve"> </w:t>
      </w:r>
    </w:p>
    <w:p w:rsidR="004865F9" w:rsidRDefault="004865F9" w:rsidP="004865F9">
      <w:pPr>
        <w:pStyle w:val="Requirements"/>
        <w:ind w:left="576"/>
      </w:pPr>
      <w:bookmarkStart w:id="2291" w:name="_Toc232587782"/>
      <w:bookmarkStart w:id="2292" w:name="_Toc253579179"/>
      <w:r>
        <w:t>CHA-3.23.4.30.7.2 Channel/CSR light application shall propose to the user to search request by X last days with X as a pre-populated value.</w:t>
      </w:r>
      <w:bookmarkEnd w:id="2291"/>
      <w:bookmarkEnd w:id="2292"/>
    </w:p>
    <w:p w:rsidR="00A47939" w:rsidRDefault="00A24B88" w:rsidP="00D020D5">
      <w:pPr>
        <w:pStyle w:val="Requirements"/>
        <w:ind w:left="288"/>
      </w:pPr>
      <w:bookmarkStart w:id="2293" w:name="_Toc253579180"/>
      <w:r>
        <w:t>CHA-3.23</w:t>
      </w:r>
      <w:r w:rsidR="00A47939">
        <w:t>.4.</w:t>
      </w:r>
      <w:r w:rsidR="00D020D5">
        <w:t>30</w:t>
      </w:r>
      <w:r w:rsidR="00A47939">
        <w:t xml:space="preserve">.8 </w:t>
      </w:r>
      <w:r w:rsidR="00325101">
        <w:t>Channel/CSR light</w:t>
      </w:r>
      <w:r w:rsidR="00A47939">
        <w:t xml:space="preserve"> application shall display for every request same information as in view dealer acquisition request</w:t>
      </w:r>
      <w:bookmarkEnd w:id="2293"/>
    </w:p>
    <w:p w:rsidR="00D020D5" w:rsidRDefault="00A24B88" w:rsidP="005073BD">
      <w:pPr>
        <w:pStyle w:val="Requirements"/>
        <w:ind w:left="288"/>
      </w:pPr>
      <w:bookmarkStart w:id="2294" w:name="_Toc253579181"/>
      <w:r>
        <w:t>CHA-3.23</w:t>
      </w:r>
      <w:r w:rsidR="00D020D5">
        <w:t xml:space="preserve">.4.30.9 </w:t>
      </w:r>
      <w:r w:rsidR="00325101">
        <w:t>Channel/CSR light</w:t>
      </w:r>
      <w:r w:rsidR="00D020D5">
        <w:t xml:space="preserve"> application shall </w:t>
      </w:r>
      <w:r w:rsidR="005073BD">
        <w:t>display all the requests impacting a customer whatever the user at the origin of the request.</w:t>
      </w:r>
      <w:bookmarkEnd w:id="2294"/>
    </w:p>
    <w:p w:rsidR="005073BD" w:rsidRDefault="00A24B88" w:rsidP="005073BD">
      <w:pPr>
        <w:pStyle w:val="Requirements"/>
        <w:ind w:left="576"/>
      </w:pPr>
      <w:bookmarkStart w:id="2295" w:name="_Toc253579182"/>
      <w:r>
        <w:t>CHA-3.23</w:t>
      </w:r>
      <w:r w:rsidR="005073BD">
        <w:t xml:space="preserve">.4.30.9.1 </w:t>
      </w:r>
      <w:r w:rsidR="00325101">
        <w:t>Channel/CSR light</w:t>
      </w:r>
      <w:r w:rsidR="005073BD">
        <w:t xml:space="preserve"> application shall display the name of the user submitter of the request, only if the logged user </w:t>
      </w:r>
      <w:r w:rsidR="00CD3178">
        <w:t xml:space="preserve">is or </w:t>
      </w:r>
      <w:r w:rsidR="005073BD">
        <w:t>administrates the submitter user.</w:t>
      </w:r>
      <w:bookmarkEnd w:id="2295"/>
    </w:p>
    <w:p w:rsidR="00D020D5" w:rsidRDefault="00A24B88" w:rsidP="00CD3178">
      <w:pPr>
        <w:pStyle w:val="Requirements"/>
        <w:ind w:left="288"/>
      </w:pPr>
      <w:bookmarkStart w:id="2296" w:name="_Toc253579183"/>
      <w:r>
        <w:t>CHA-3.23</w:t>
      </w:r>
      <w:r w:rsidR="00D020D5">
        <w:t>.4.30.1</w:t>
      </w:r>
      <w:r w:rsidR="00CD3178">
        <w:t>0</w:t>
      </w:r>
      <w:r w:rsidR="00D020D5">
        <w:t xml:space="preserve"> when consumer application co-exists with </w:t>
      </w:r>
      <w:r w:rsidR="00325101">
        <w:t>Channel/CSR light</w:t>
      </w:r>
      <w:r w:rsidR="00D020D5">
        <w:t xml:space="preserve"> application, </w:t>
      </w:r>
      <w:r w:rsidR="0002100D">
        <w:t>user</w:t>
      </w:r>
      <w:r w:rsidR="00D020D5">
        <w:t xml:space="preserve"> shall be able to access to requests submitted by the customer user</w:t>
      </w:r>
      <w:r w:rsidR="00CD3178">
        <w:t>s</w:t>
      </w:r>
      <w:r w:rsidR="00D020D5">
        <w:t>.</w:t>
      </w:r>
      <w:bookmarkEnd w:id="2296"/>
    </w:p>
    <w:p w:rsidR="008F4779" w:rsidRDefault="00A24B88" w:rsidP="00CD3178">
      <w:pPr>
        <w:pStyle w:val="Requirements"/>
        <w:ind w:left="576"/>
      </w:pPr>
      <w:bookmarkStart w:id="2297" w:name="_Toc253579184"/>
      <w:r>
        <w:t>CHA-3.23</w:t>
      </w:r>
      <w:r w:rsidR="008F4779">
        <w:t>.4.30.1</w:t>
      </w:r>
      <w:r w:rsidR="00CD3178">
        <w:t>0</w:t>
      </w:r>
      <w:r w:rsidR="008F4779">
        <w:t xml:space="preserve">.1 when </w:t>
      </w:r>
      <w:r w:rsidR="00325101">
        <w:t>Channel/CSR light</w:t>
      </w:r>
      <w:r w:rsidR="008F4779">
        <w:t xml:space="preserve"> application displays a request submitted by a customer user (through consumer application) then </w:t>
      </w:r>
      <w:r w:rsidR="00325101">
        <w:t>Channel/CSR light</w:t>
      </w:r>
      <w:r w:rsidR="008F4779">
        <w:t xml:space="preserve"> application shall hide the name of the user </w:t>
      </w:r>
      <w:r w:rsidR="00CD3178">
        <w:t>submitter of the</w:t>
      </w:r>
      <w:r w:rsidR="008F4779">
        <w:t xml:space="preserve"> request.</w:t>
      </w:r>
      <w:bookmarkEnd w:id="2297"/>
    </w:p>
    <w:p w:rsidR="00D020D5" w:rsidRDefault="004865F9" w:rsidP="004865F9">
      <w:pPr>
        <w:pStyle w:val="Requirements"/>
        <w:ind w:left="288"/>
      </w:pPr>
      <w:bookmarkStart w:id="2298" w:name="_Toc232587789"/>
      <w:bookmarkStart w:id="2299" w:name="_Toc253579185"/>
      <w:r>
        <w:t>CHA-3.23.4.30.12</w:t>
      </w:r>
      <w:r>
        <w:t xml:space="preserve"> Channel/CSR light application shall prevent a user accessing to request details or order details of a request submitted by another user he does not administrate.</w:t>
      </w:r>
      <w:bookmarkEnd w:id="2298"/>
      <w:bookmarkEnd w:id="2299"/>
    </w:p>
    <w:p w:rsidR="007D515C" w:rsidRPr="007C62D7" w:rsidRDefault="007D515C" w:rsidP="007D515C">
      <w:pPr>
        <w:pStyle w:val="Capability"/>
      </w:pPr>
      <w:bookmarkStart w:id="2300" w:name="_Toc210191746"/>
      <w:bookmarkStart w:id="2301" w:name="_Toc211141593"/>
      <w:bookmarkStart w:id="2302" w:name="_Toc253578233"/>
      <w:bookmarkStart w:id="2303" w:name="_Toc253579186"/>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304" w:author="Raphaël Guého" w:date="2010-01-04T14:43:00Z" w:original="23."/>
        </w:fldChar>
      </w:r>
      <w:r w:rsidRPr="007C62D7">
        <w:t xml:space="preserve"> </w:t>
      </w:r>
      <w:bookmarkEnd w:id="2300"/>
      <w:r w:rsidRPr="007C62D7">
        <w:t>Electronic Bill Presentation and Payment</w:t>
      </w:r>
      <w:bookmarkEnd w:id="2301"/>
      <w:r w:rsidR="00AA7DEF" w:rsidRPr="007C62D7">
        <w:t xml:space="preserve"> - EBP</w:t>
      </w:r>
      <w:bookmarkEnd w:id="2302"/>
      <w:bookmarkEnd w:id="2303"/>
    </w:p>
    <w:p w:rsidR="007D515C" w:rsidRPr="007C62D7" w:rsidRDefault="007D515C" w:rsidP="007D515C">
      <w:pPr>
        <w:pStyle w:val="Heading3"/>
      </w:pPr>
      <w:bookmarkStart w:id="2305" w:name="_Toc211141594"/>
      <w:bookmarkStart w:id="2306" w:name="_Toc253578234"/>
      <w:r w:rsidRPr="007C62D7">
        <w:t>Capability Description</w:t>
      </w:r>
      <w:bookmarkEnd w:id="2305"/>
      <w:bookmarkEnd w:id="2306"/>
    </w:p>
    <w:p w:rsidR="007D515C" w:rsidRPr="007C62D7" w:rsidRDefault="007D515C" w:rsidP="001A09E5">
      <w:pPr>
        <w:pStyle w:val="BodyText"/>
      </w:pPr>
      <w:r w:rsidRPr="007C62D7">
        <w:t xml:space="preserve">This capability provides all use cases to allow a </w:t>
      </w:r>
      <w:r w:rsidR="0002100D" w:rsidRPr="007C62D7">
        <w:t>user</w:t>
      </w:r>
      <w:r w:rsidRPr="007C62D7">
        <w:t xml:space="preserve"> viewing a customer invoice, calls detail and finally register bill payment.</w:t>
      </w:r>
    </w:p>
    <w:p w:rsidR="007D515C" w:rsidRPr="007C62D7" w:rsidRDefault="007D515C" w:rsidP="007D515C">
      <w:pPr>
        <w:pStyle w:val="BodyText"/>
      </w:pPr>
      <w:r w:rsidRPr="007C62D7">
        <w:t xml:space="preserve">This capability allows also </w:t>
      </w:r>
      <w:r w:rsidR="0002100D" w:rsidRPr="007C62D7">
        <w:t>user</w:t>
      </w:r>
      <w:r w:rsidRPr="007C62D7">
        <w:t xml:space="preserve"> to dispute the bill or specific calls.</w:t>
      </w:r>
    </w:p>
    <w:p w:rsidR="007D515C" w:rsidRPr="007C62D7" w:rsidRDefault="007D515C" w:rsidP="007D515C">
      <w:pPr>
        <w:pStyle w:val="Heading3"/>
      </w:pPr>
      <w:bookmarkStart w:id="2307" w:name="_Toc211141595"/>
      <w:bookmarkStart w:id="2308" w:name="_Toc253578235"/>
      <w:r w:rsidRPr="007C62D7">
        <w:t>Capability Assumptions/Dependencies</w:t>
      </w:r>
      <w:bookmarkEnd w:id="2307"/>
      <w:bookmarkEnd w:id="2308"/>
    </w:p>
    <w:p w:rsidR="007D515C" w:rsidRPr="007C62D7" w:rsidRDefault="007D515C" w:rsidP="007D515C">
      <w:pPr>
        <w:pStyle w:val="BodyText"/>
      </w:pPr>
      <w:r w:rsidRPr="007C62D7">
        <w:t>It is assumed a SAPI will allow getting the last X invoices of an account with minimum information required by the list invoice use case</w:t>
      </w:r>
    </w:p>
    <w:p w:rsidR="00DF36D1" w:rsidRPr="007C62D7" w:rsidRDefault="00DF36D1" w:rsidP="00DF36D1">
      <w:pPr>
        <w:pStyle w:val="BodyText"/>
      </w:pPr>
      <w:r w:rsidRPr="007C62D7">
        <w:t xml:space="preserve">It is assumed a SAPI will allow getting the list of </w:t>
      </w:r>
      <w:r w:rsidR="00A65E57">
        <w:t>subscriber</w:t>
      </w:r>
      <w:r w:rsidRPr="007C62D7">
        <w:t>s billed on a specific invoice</w:t>
      </w:r>
    </w:p>
    <w:p w:rsidR="007D515C" w:rsidRPr="007C62D7" w:rsidRDefault="007D515C" w:rsidP="007D515C">
      <w:pPr>
        <w:pStyle w:val="BodyText"/>
      </w:pPr>
      <w:r w:rsidRPr="007C62D7">
        <w:t xml:space="preserve">It is assumed </w:t>
      </w:r>
      <w:r w:rsidR="006E75B3" w:rsidRPr="007C62D7">
        <w:t>that either IGEN has been updated and is able to provide PDF format to CSS or the PWR for UTS to display invoices as PDF in Consumer Self Service has been implemented as a core feature of the Consumer Self Service application (CBS 3).</w:t>
      </w:r>
    </w:p>
    <w:p w:rsidR="007D515C" w:rsidRPr="007C62D7" w:rsidRDefault="007D515C" w:rsidP="007D515C">
      <w:pPr>
        <w:pStyle w:val="Heading3"/>
      </w:pPr>
      <w:bookmarkStart w:id="2309" w:name="_Toc211141596"/>
      <w:bookmarkStart w:id="2310" w:name="_Toc253578236"/>
      <w:r w:rsidRPr="007C62D7">
        <w:t>Capability Use Cases</w:t>
      </w:r>
      <w:bookmarkEnd w:id="2309"/>
      <w:bookmarkEnd w:id="2310"/>
    </w:p>
    <w:p w:rsidR="007D515C" w:rsidRPr="007C62D7" w:rsidRDefault="007D515C" w:rsidP="004752DD">
      <w:pPr>
        <w:pStyle w:val="Heading4"/>
      </w:pPr>
      <w:bookmarkStart w:id="2311" w:name="_Toc211141597"/>
      <w:bookmarkStart w:id="2312" w:name="_Toc253578237"/>
      <w:r w:rsidRPr="007C62D7">
        <w:t>Use Case:  List Invoices</w:t>
      </w:r>
      <w:bookmarkEnd w:id="2311"/>
      <w:bookmarkEnd w:id="2312"/>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D515C" w:rsidRPr="007C62D7" w:rsidTr="00860E3E">
        <w:trPr>
          <w:trHeight w:val="360"/>
        </w:trPr>
        <w:tc>
          <w:tcPr>
            <w:tcW w:w="5580" w:type="dxa"/>
            <w:gridSpan w:val="2"/>
            <w:shd w:val="clear" w:color="auto" w:fill="E6E6E6"/>
          </w:tcPr>
          <w:p w:rsidR="007D515C" w:rsidRPr="007C62D7" w:rsidRDefault="007D515C" w:rsidP="00122B88">
            <w:pPr>
              <w:pStyle w:val="TableHeading"/>
            </w:pPr>
            <w:r w:rsidRPr="007C62D7">
              <w:t>List Invoices</w:t>
            </w:r>
          </w:p>
        </w:tc>
        <w:tc>
          <w:tcPr>
            <w:tcW w:w="2880" w:type="dxa"/>
            <w:shd w:val="clear" w:color="auto" w:fill="E6E6E6"/>
          </w:tcPr>
          <w:p w:rsidR="007D515C" w:rsidRPr="007C62D7" w:rsidRDefault="007165F7" w:rsidP="00122B88">
            <w:pPr>
              <w:pStyle w:val="TableHeading"/>
            </w:pPr>
            <w:r w:rsidRPr="007C62D7">
              <w:t>EBP0010</w:t>
            </w:r>
            <w:r w:rsidR="007D515C" w:rsidRPr="007C62D7">
              <w:t xml:space="preserve"> </w:t>
            </w:r>
          </w:p>
        </w:tc>
      </w:tr>
      <w:tr w:rsidR="007D515C" w:rsidRPr="007C62D7" w:rsidTr="00860E3E">
        <w:tc>
          <w:tcPr>
            <w:tcW w:w="2268" w:type="dxa"/>
          </w:tcPr>
          <w:p w:rsidR="007D515C" w:rsidRPr="007C62D7" w:rsidRDefault="007D515C" w:rsidP="00860E3E">
            <w:r w:rsidRPr="007C62D7">
              <w:t>Primary actors</w:t>
            </w:r>
          </w:p>
        </w:tc>
        <w:tc>
          <w:tcPr>
            <w:tcW w:w="6192" w:type="dxa"/>
            <w:gridSpan w:val="2"/>
          </w:tcPr>
          <w:p w:rsidR="007D515C" w:rsidRDefault="007D515C" w:rsidP="00860E3E">
            <w:pPr>
              <w:pStyle w:val="BodyText"/>
            </w:pPr>
            <w:r w:rsidRPr="007C62D7">
              <w:t>Dealer user</w:t>
            </w:r>
          </w:p>
          <w:p w:rsidR="00B74EDC" w:rsidRPr="007C62D7" w:rsidRDefault="007C62D7" w:rsidP="001C6190">
            <w:pPr>
              <w:pStyle w:val="BodyText"/>
            </w:pPr>
            <w:r>
              <w:t>CSR</w:t>
            </w:r>
            <w:r w:rsidR="00B74EDC">
              <w:t xml:space="preserve"> user</w:t>
            </w:r>
          </w:p>
        </w:tc>
      </w:tr>
      <w:tr w:rsidR="007D515C" w:rsidRPr="007C62D7" w:rsidTr="00860E3E">
        <w:tc>
          <w:tcPr>
            <w:tcW w:w="2268" w:type="dxa"/>
          </w:tcPr>
          <w:p w:rsidR="007D515C" w:rsidRPr="007C62D7" w:rsidRDefault="007D515C" w:rsidP="00860E3E">
            <w:r w:rsidRPr="007C62D7">
              <w:t>Summary Goal</w:t>
            </w:r>
          </w:p>
        </w:tc>
        <w:tc>
          <w:tcPr>
            <w:tcW w:w="6192" w:type="dxa"/>
            <w:gridSpan w:val="2"/>
          </w:tcPr>
          <w:p w:rsidR="007D515C" w:rsidRPr="007C62D7" w:rsidRDefault="007D515C" w:rsidP="00860E3E">
            <w:pPr>
              <w:pStyle w:val="BodyText"/>
            </w:pPr>
            <w:r w:rsidRPr="007C62D7">
              <w:t>This use case allows the user to list available invoices</w:t>
            </w:r>
          </w:p>
        </w:tc>
      </w:tr>
      <w:tr w:rsidR="007D515C" w:rsidRPr="007C62D7" w:rsidTr="00860E3E">
        <w:trPr>
          <w:trHeight w:val="176"/>
        </w:trPr>
        <w:tc>
          <w:tcPr>
            <w:tcW w:w="2268" w:type="dxa"/>
          </w:tcPr>
          <w:p w:rsidR="007D515C" w:rsidRPr="007C62D7" w:rsidRDefault="007D515C" w:rsidP="00860E3E">
            <w:r w:rsidRPr="007C62D7">
              <w:t>Pre-conditions</w:t>
            </w:r>
          </w:p>
        </w:tc>
        <w:tc>
          <w:tcPr>
            <w:tcW w:w="6192" w:type="dxa"/>
            <w:gridSpan w:val="2"/>
          </w:tcPr>
          <w:p w:rsidR="007D515C" w:rsidRPr="007C62D7" w:rsidRDefault="007D515C" w:rsidP="00860E3E">
            <w:pPr>
              <w:pStyle w:val="BodyText"/>
            </w:pPr>
            <w:r w:rsidRPr="007C62D7">
              <w:t>The user is in the context of a customer</w:t>
            </w:r>
          </w:p>
        </w:tc>
      </w:tr>
      <w:tr w:rsidR="007D515C" w:rsidRPr="007C62D7" w:rsidTr="00860E3E">
        <w:trPr>
          <w:trHeight w:val="176"/>
        </w:trPr>
        <w:tc>
          <w:tcPr>
            <w:tcW w:w="2268" w:type="dxa"/>
          </w:tcPr>
          <w:p w:rsidR="007D515C" w:rsidRPr="007C62D7" w:rsidRDefault="007D515C" w:rsidP="00860E3E">
            <w:r w:rsidRPr="007C62D7">
              <w:t>Trigger</w:t>
            </w:r>
          </w:p>
        </w:tc>
        <w:tc>
          <w:tcPr>
            <w:tcW w:w="6192" w:type="dxa"/>
            <w:gridSpan w:val="2"/>
          </w:tcPr>
          <w:p w:rsidR="007D515C" w:rsidRPr="007C62D7" w:rsidRDefault="007D515C" w:rsidP="00860E3E">
            <w:pPr>
              <w:pStyle w:val="BodyText"/>
            </w:pPr>
            <w:r w:rsidRPr="007C62D7">
              <w:t>The user choose the invoice menu</w:t>
            </w:r>
          </w:p>
        </w:tc>
      </w:tr>
      <w:tr w:rsidR="007D515C" w:rsidRPr="007C62D7" w:rsidTr="00860E3E">
        <w:trPr>
          <w:trHeight w:val="176"/>
        </w:trPr>
        <w:tc>
          <w:tcPr>
            <w:tcW w:w="2268" w:type="dxa"/>
          </w:tcPr>
          <w:p w:rsidR="007D515C" w:rsidRPr="007C62D7" w:rsidRDefault="007D515C" w:rsidP="00860E3E">
            <w:r w:rsidRPr="007C62D7">
              <w:t>Minimum guarantees</w:t>
            </w:r>
          </w:p>
        </w:tc>
        <w:tc>
          <w:tcPr>
            <w:tcW w:w="6192" w:type="dxa"/>
            <w:gridSpan w:val="2"/>
          </w:tcPr>
          <w:p w:rsidR="007D515C" w:rsidRPr="007C62D7" w:rsidRDefault="007D515C" w:rsidP="00860E3E">
            <w:pPr>
              <w:pStyle w:val="BodyText"/>
            </w:pPr>
          </w:p>
        </w:tc>
      </w:tr>
      <w:tr w:rsidR="007D515C" w:rsidRPr="007C62D7" w:rsidTr="00860E3E">
        <w:trPr>
          <w:trHeight w:val="176"/>
        </w:trPr>
        <w:tc>
          <w:tcPr>
            <w:tcW w:w="2268" w:type="dxa"/>
          </w:tcPr>
          <w:p w:rsidR="007D515C" w:rsidRPr="007C62D7" w:rsidRDefault="007D515C" w:rsidP="00860E3E">
            <w:r w:rsidRPr="007C62D7">
              <w:t>Success guarantees:</w:t>
            </w:r>
          </w:p>
        </w:tc>
        <w:tc>
          <w:tcPr>
            <w:tcW w:w="6192" w:type="dxa"/>
            <w:gridSpan w:val="2"/>
          </w:tcPr>
          <w:p w:rsidR="007D515C" w:rsidRPr="007C62D7" w:rsidRDefault="00325101" w:rsidP="00860E3E">
            <w:pPr>
              <w:pStyle w:val="BodyText"/>
            </w:pPr>
            <w:r w:rsidRPr="007C62D7">
              <w:t>Channel/CSR light</w:t>
            </w:r>
            <w:r w:rsidR="007D515C" w:rsidRPr="007C62D7">
              <w:t xml:space="preserve"> application displays the last X invoices of the customer</w:t>
            </w:r>
          </w:p>
        </w:tc>
      </w:tr>
      <w:tr w:rsidR="007D515C" w:rsidRPr="007C62D7" w:rsidTr="00860E3E">
        <w:trPr>
          <w:trHeight w:val="176"/>
        </w:trPr>
        <w:tc>
          <w:tcPr>
            <w:tcW w:w="2268" w:type="dxa"/>
          </w:tcPr>
          <w:p w:rsidR="007D515C" w:rsidRPr="007C62D7" w:rsidRDefault="007D515C" w:rsidP="00860E3E">
            <w:r w:rsidRPr="007C62D7">
              <w:t>Normal Flow:</w:t>
            </w:r>
          </w:p>
        </w:tc>
        <w:tc>
          <w:tcPr>
            <w:tcW w:w="6192" w:type="dxa"/>
            <w:gridSpan w:val="2"/>
          </w:tcPr>
          <w:p w:rsidR="007D515C" w:rsidRPr="007C62D7" w:rsidRDefault="00553E11" w:rsidP="000F7361">
            <w:pPr>
              <w:pStyle w:val="BodyText"/>
              <w:numPr>
                <w:ilvl w:val="0"/>
                <w:numId w:val="297"/>
              </w:numPr>
            </w:pPr>
            <w:r w:rsidRPr="007C62D7">
              <w:t>User</w:t>
            </w:r>
            <w:r w:rsidR="007D515C" w:rsidRPr="007C62D7">
              <w:t xml:space="preserve"> selects an account</w:t>
            </w:r>
            <w:r w:rsidR="00860E3E" w:rsidRPr="007C62D7">
              <w:t xml:space="preserve"> (A1)</w:t>
            </w:r>
          </w:p>
          <w:p w:rsidR="007D515C" w:rsidRPr="007C62D7" w:rsidRDefault="00325101" w:rsidP="000F7361">
            <w:pPr>
              <w:pStyle w:val="BodyText"/>
              <w:numPr>
                <w:ilvl w:val="0"/>
                <w:numId w:val="297"/>
              </w:numPr>
            </w:pPr>
            <w:r w:rsidRPr="007C62D7">
              <w:t>Channel/CSR light</w:t>
            </w:r>
            <w:r w:rsidR="007D515C" w:rsidRPr="007C62D7">
              <w:t xml:space="preserve"> application get the last X invoices for this account</w:t>
            </w:r>
            <w:r w:rsidR="00860E3E" w:rsidRPr="007C62D7">
              <w:t xml:space="preserve"> (A2)(A3)</w:t>
            </w:r>
          </w:p>
          <w:p w:rsidR="007D515C" w:rsidRPr="007C62D7" w:rsidRDefault="00325101" w:rsidP="000F7361">
            <w:pPr>
              <w:pStyle w:val="BodyText"/>
              <w:numPr>
                <w:ilvl w:val="0"/>
                <w:numId w:val="297"/>
              </w:numPr>
            </w:pPr>
            <w:r w:rsidRPr="007C62D7">
              <w:t>Channel/CSR light</w:t>
            </w:r>
            <w:r w:rsidR="007D515C" w:rsidRPr="007C62D7">
              <w:t xml:space="preserve"> application </w:t>
            </w:r>
            <w:r w:rsidR="00860E3E" w:rsidRPr="007C62D7">
              <w:t>displays a summary of the last X invoice highlighting the last bill</w:t>
            </w:r>
          </w:p>
          <w:p w:rsidR="007D515C" w:rsidRPr="007C62D7" w:rsidRDefault="007D515C" w:rsidP="000F7361">
            <w:pPr>
              <w:pStyle w:val="Body"/>
              <w:numPr>
                <w:ilvl w:val="0"/>
                <w:numId w:val="378"/>
              </w:numPr>
            </w:pPr>
            <w:r w:rsidRPr="007C62D7">
              <w:t xml:space="preserve">Invoice </w:t>
            </w:r>
            <w:r w:rsidR="00860E3E" w:rsidRPr="007C62D7">
              <w:t>Reference</w:t>
            </w:r>
          </w:p>
          <w:p w:rsidR="007D515C" w:rsidRDefault="007D515C" w:rsidP="000F7361">
            <w:pPr>
              <w:pStyle w:val="Body"/>
              <w:numPr>
                <w:ilvl w:val="0"/>
                <w:numId w:val="378"/>
              </w:numPr>
            </w:pPr>
            <w:r w:rsidRPr="007C62D7">
              <w:t>Invoice date</w:t>
            </w:r>
          </w:p>
          <w:p w:rsidR="000649E1" w:rsidRDefault="000649E1" w:rsidP="000F7361">
            <w:pPr>
              <w:pStyle w:val="Body"/>
              <w:numPr>
                <w:ilvl w:val="0"/>
                <w:numId w:val="378"/>
              </w:numPr>
            </w:pPr>
            <w:r>
              <w:t>New charge amount including taxes</w:t>
            </w:r>
          </w:p>
          <w:p w:rsidR="000649E1" w:rsidRDefault="000649E1" w:rsidP="000F7361">
            <w:pPr>
              <w:pStyle w:val="Body"/>
              <w:numPr>
                <w:ilvl w:val="0"/>
                <w:numId w:val="378"/>
              </w:numPr>
            </w:pPr>
            <w:r>
              <w:t>Balance due</w:t>
            </w:r>
          </w:p>
          <w:p w:rsidR="000649E1" w:rsidRDefault="00D62765" w:rsidP="000F7361">
            <w:pPr>
              <w:pStyle w:val="Body"/>
              <w:numPr>
                <w:ilvl w:val="0"/>
                <w:numId w:val="378"/>
              </w:numPr>
            </w:pPr>
            <w:r>
              <w:t xml:space="preserve">Payment </w:t>
            </w:r>
            <w:r w:rsidR="000649E1">
              <w:t>Due Date</w:t>
            </w:r>
          </w:p>
          <w:p w:rsidR="00D62765" w:rsidRPr="007C62D7" w:rsidRDefault="00D62765" w:rsidP="000F7361">
            <w:pPr>
              <w:pStyle w:val="Body"/>
              <w:numPr>
                <w:ilvl w:val="0"/>
                <w:numId w:val="378"/>
              </w:numPr>
            </w:pPr>
            <w:r>
              <w:t>Total adjustments</w:t>
            </w:r>
            <w:r w:rsidR="00385316">
              <w:t xml:space="preserve"> (V2)</w:t>
            </w:r>
          </w:p>
          <w:p w:rsidR="007D515C" w:rsidRPr="007C62D7" w:rsidRDefault="007D515C" w:rsidP="000649E1">
            <w:pPr>
              <w:pStyle w:val="Body"/>
              <w:ind w:left="0"/>
            </w:pPr>
          </w:p>
        </w:tc>
      </w:tr>
      <w:tr w:rsidR="007D515C" w:rsidRPr="007C62D7" w:rsidTr="00860E3E">
        <w:trPr>
          <w:trHeight w:val="176"/>
        </w:trPr>
        <w:tc>
          <w:tcPr>
            <w:tcW w:w="2268" w:type="dxa"/>
          </w:tcPr>
          <w:p w:rsidR="007D515C" w:rsidRPr="007C62D7" w:rsidRDefault="007D515C" w:rsidP="00860E3E">
            <w:r w:rsidRPr="007C62D7">
              <w:t>Alternative Flows:</w:t>
            </w:r>
          </w:p>
        </w:tc>
        <w:tc>
          <w:tcPr>
            <w:tcW w:w="6192" w:type="dxa"/>
            <w:gridSpan w:val="2"/>
          </w:tcPr>
          <w:p w:rsidR="007D515C" w:rsidRPr="007C62D7" w:rsidRDefault="007D515C" w:rsidP="00860E3E">
            <w:pPr>
              <w:pStyle w:val="BodyText"/>
            </w:pPr>
            <w:r w:rsidRPr="007C62D7">
              <w:t xml:space="preserve">A1. </w:t>
            </w:r>
            <w:r w:rsidR="00860E3E" w:rsidRPr="007C62D7">
              <w:t>There is only one account for the customer</w:t>
            </w:r>
          </w:p>
          <w:p w:rsidR="007D515C" w:rsidRPr="007C62D7" w:rsidRDefault="00325101" w:rsidP="000F7361">
            <w:pPr>
              <w:pStyle w:val="ListNumberUC"/>
              <w:numPr>
                <w:ilvl w:val="0"/>
                <w:numId w:val="672"/>
              </w:numPr>
            </w:pPr>
            <w:r w:rsidRPr="007C62D7">
              <w:t>Channel/CSR light</w:t>
            </w:r>
            <w:r w:rsidR="00860E3E" w:rsidRPr="007C62D7">
              <w:t xml:space="preserve"> application get the last X invoices for the root account</w:t>
            </w:r>
          </w:p>
          <w:p w:rsidR="007D515C" w:rsidRPr="007C62D7" w:rsidRDefault="00860E3E" w:rsidP="00104067">
            <w:pPr>
              <w:pStyle w:val="ListNumberUC"/>
              <w:ind w:left="414"/>
            </w:pPr>
            <w:r w:rsidRPr="007C62D7">
              <w:t>Next steps are similar to nominal case</w:t>
            </w:r>
          </w:p>
          <w:p w:rsidR="007D515C" w:rsidRPr="007C62D7" w:rsidRDefault="007D515C" w:rsidP="00860E3E">
            <w:pPr>
              <w:pStyle w:val="BodyText"/>
            </w:pPr>
            <w:r w:rsidRPr="007C62D7">
              <w:t xml:space="preserve">A2. </w:t>
            </w:r>
            <w:r w:rsidR="00860E3E" w:rsidRPr="007C62D7">
              <w:t xml:space="preserve">There is </w:t>
            </w:r>
            <w:r w:rsidRPr="007C62D7">
              <w:t xml:space="preserve">No invoice available for the </w:t>
            </w:r>
            <w:r w:rsidR="00860E3E" w:rsidRPr="007C62D7">
              <w:t>account</w:t>
            </w:r>
            <w:r w:rsidRPr="007C62D7">
              <w:t xml:space="preserve"> </w:t>
            </w:r>
          </w:p>
          <w:p w:rsidR="00104067" w:rsidRPr="007C62D7" w:rsidRDefault="00325101" w:rsidP="000F7361">
            <w:pPr>
              <w:pStyle w:val="ListNumberUC"/>
              <w:numPr>
                <w:ilvl w:val="0"/>
                <w:numId w:val="673"/>
              </w:numPr>
            </w:pPr>
            <w:r w:rsidRPr="007C62D7">
              <w:t>Channel/CSR light</w:t>
            </w:r>
            <w:r w:rsidR="00104067" w:rsidRPr="007C62D7">
              <w:t xml:space="preserve"> application displays a message specifying there is no invoice for the account</w:t>
            </w:r>
          </w:p>
          <w:p w:rsidR="00860E3E" w:rsidRPr="007C62D7" w:rsidRDefault="00860E3E" w:rsidP="00860E3E">
            <w:pPr>
              <w:pStyle w:val="BodyText"/>
            </w:pPr>
            <w:r w:rsidRPr="007C62D7">
              <w:t xml:space="preserve">A3: </w:t>
            </w:r>
            <w:r w:rsidR="00325101" w:rsidRPr="007C62D7">
              <w:t>Channel/CSR light</w:t>
            </w:r>
            <w:r w:rsidRPr="007C62D7">
              <w:t xml:space="preserve"> application can’t get the invoices for technical reason</w:t>
            </w:r>
          </w:p>
          <w:p w:rsidR="00104067" w:rsidRPr="007C62D7" w:rsidRDefault="00325101" w:rsidP="00863AAE">
            <w:pPr>
              <w:pStyle w:val="ListNumberUC"/>
            </w:pPr>
            <w:r w:rsidRPr="007C62D7">
              <w:t>Channel/CSR light</w:t>
            </w:r>
            <w:r w:rsidR="00104067" w:rsidRPr="007C62D7">
              <w:t xml:space="preserve"> application displays a message informing user the service is temporally unavailable and to try later</w:t>
            </w:r>
          </w:p>
          <w:p w:rsidR="00104067" w:rsidRPr="007C62D7" w:rsidRDefault="00104067" w:rsidP="00104067">
            <w:pPr>
              <w:pStyle w:val="BodyText"/>
              <w:ind w:left="54"/>
            </w:pPr>
          </w:p>
        </w:tc>
      </w:tr>
    </w:tbl>
    <w:p w:rsidR="00D62765" w:rsidRPr="007C62D7" w:rsidRDefault="00D62765" w:rsidP="00D62765">
      <w:pPr>
        <w:pStyle w:val="Heading4"/>
      </w:pPr>
      <w:bookmarkStart w:id="2313" w:name="_Toc211141599"/>
      <w:bookmarkStart w:id="2314" w:name="_Toc233601410"/>
      <w:bookmarkStart w:id="2315" w:name="_Toc253578238"/>
      <w:r w:rsidRPr="007C62D7">
        <w:t xml:space="preserve">Use Case:  </w:t>
      </w:r>
      <w:r>
        <w:t>View invoice details</w:t>
      </w:r>
      <w:bookmarkEnd w:id="2314"/>
      <w:bookmarkEnd w:id="2315"/>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D62765" w:rsidRPr="007C62D7" w:rsidTr="00C35260">
        <w:trPr>
          <w:trHeight w:val="360"/>
        </w:trPr>
        <w:tc>
          <w:tcPr>
            <w:tcW w:w="5580" w:type="dxa"/>
            <w:gridSpan w:val="2"/>
            <w:shd w:val="clear" w:color="auto" w:fill="E6E6E6"/>
          </w:tcPr>
          <w:p w:rsidR="00D62765" w:rsidRPr="007C62D7" w:rsidRDefault="001C6190" w:rsidP="00C35260">
            <w:pPr>
              <w:pStyle w:val="TableHeading"/>
            </w:pPr>
            <w:r>
              <w:t>View invoice details</w:t>
            </w:r>
          </w:p>
        </w:tc>
        <w:tc>
          <w:tcPr>
            <w:tcW w:w="2880" w:type="dxa"/>
            <w:shd w:val="clear" w:color="auto" w:fill="E6E6E6"/>
          </w:tcPr>
          <w:p w:rsidR="00D62765" w:rsidRPr="007C62D7" w:rsidRDefault="00D62765" w:rsidP="00C35260">
            <w:pPr>
              <w:pStyle w:val="TableHeading"/>
            </w:pPr>
            <w:r w:rsidRPr="007C62D7">
              <w:t>EBP001</w:t>
            </w:r>
            <w:r>
              <w:t>5</w:t>
            </w:r>
            <w:r w:rsidRPr="007C62D7">
              <w:t xml:space="preserve"> </w:t>
            </w:r>
          </w:p>
        </w:tc>
      </w:tr>
      <w:tr w:rsidR="00D62765" w:rsidRPr="007C62D7" w:rsidTr="00C35260">
        <w:tc>
          <w:tcPr>
            <w:tcW w:w="2268" w:type="dxa"/>
          </w:tcPr>
          <w:p w:rsidR="00D62765" w:rsidRPr="007C62D7" w:rsidRDefault="00D62765" w:rsidP="00C35260">
            <w:r w:rsidRPr="007C62D7">
              <w:t>Primary actors</w:t>
            </w:r>
          </w:p>
        </w:tc>
        <w:tc>
          <w:tcPr>
            <w:tcW w:w="6192" w:type="dxa"/>
            <w:gridSpan w:val="2"/>
          </w:tcPr>
          <w:p w:rsidR="00D62765" w:rsidRDefault="00D62765" w:rsidP="00C35260">
            <w:pPr>
              <w:pStyle w:val="BodyText"/>
            </w:pPr>
            <w:r w:rsidRPr="007C62D7">
              <w:t>Dealer user</w:t>
            </w:r>
          </w:p>
          <w:p w:rsidR="00D62765" w:rsidRPr="007C62D7" w:rsidRDefault="00D62765" w:rsidP="001C6190">
            <w:pPr>
              <w:pStyle w:val="BodyText"/>
            </w:pPr>
            <w:r>
              <w:t>CSR user</w:t>
            </w:r>
          </w:p>
        </w:tc>
      </w:tr>
      <w:tr w:rsidR="00D62765" w:rsidRPr="007C62D7" w:rsidTr="00C35260">
        <w:tc>
          <w:tcPr>
            <w:tcW w:w="2268" w:type="dxa"/>
          </w:tcPr>
          <w:p w:rsidR="00D62765" w:rsidRPr="007C62D7" w:rsidRDefault="00D62765" w:rsidP="00C35260">
            <w:r w:rsidRPr="007C62D7">
              <w:t>Summary Goal</w:t>
            </w:r>
          </w:p>
        </w:tc>
        <w:tc>
          <w:tcPr>
            <w:tcW w:w="6192" w:type="dxa"/>
            <w:gridSpan w:val="2"/>
          </w:tcPr>
          <w:p w:rsidR="00D62765" w:rsidRPr="007C62D7" w:rsidRDefault="00D62765" w:rsidP="00C35260">
            <w:pPr>
              <w:pStyle w:val="BodyText"/>
            </w:pPr>
            <w:r w:rsidRPr="007C62D7">
              <w:t xml:space="preserve">This use case allows the user to </w:t>
            </w:r>
            <w:r>
              <w:t>view details of an invoice by invoice balance and access to Bill</w:t>
            </w:r>
            <w:r>
              <w:t xml:space="preserve">ed RC/NRC, </w:t>
            </w:r>
            <w:r w:rsidR="001C16D9">
              <w:t xml:space="preserve">billed </w:t>
            </w:r>
            <w:r>
              <w:t>calls, payment</w:t>
            </w:r>
            <w:r w:rsidR="001C16D9">
              <w:t xml:space="preserve"> distributions,,billed MTR, ‘billed recharges’ and billed </w:t>
            </w:r>
            <w:r>
              <w:t>adjustments</w:t>
            </w:r>
          </w:p>
        </w:tc>
      </w:tr>
      <w:tr w:rsidR="00D62765" w:rsidRPr="007C62D7" w:rsidTr="00C35260">
        <w:trPr>
          <w:trHeight w:val="176"/>
        </w:trPr>
        <w:tc>
          <w:tcPr>
            <w:tcW w:w="2268" w:type="dxa"/>
          </w:tcPr>
          <w:p w:rsidR="00D62765" w:rsidRPr="007C62D7" w:rsidRDefault="00D62765" w:rsidP="00C35260">
            <w:r w:rsidRPr="007C62D7">
              <w:t>Pre-conditions</w:t>
            </w:r>
          </w:p>
        </w:tc>
        <w:tc>
          <w:tcPr>
            <w:tcW w:w="6192" w:type="dxa"/>
            <w:gridSpan w:val="2"/>
          </w:tcPr>
          <w:p w:rsidR="00D62765" w:rsidRPr="007C62D7" w:rsidRDefault="00D62765" w:rsidP="00C35260">
            <w:pPr>
              <w:pStyle w:val="BodyText"/>
            </w:pPr>
            <w:r w:rsidRPr="007C62D7">
              <w:t>The user is in the context of a customer</w:t>
            </w:r>
          </w:p>
        </w:tc>
      </w:tr>
      <w:tr w:rsidR="00D62765" w:rsidRPr="007C62D7" w:rsidTr="00C35260">
        <w:trPr>
          <w:trHeight w:val="176"/>
        </w:trPr>
        <w:tc>
          <w:tcPr>
            <w:tcW w:w="2268" w:type="dxa"/>
          </w:tcPr>
          <w:p w:rsidR="00D62765" w:rsidRPr="007C62D7" w:rsidRDefault="00D62765" w:rsidP="00C35260">
            <w:r w:rsidRPr="007C62D7">
              <w:t>Trigger</w:t>
            </w:r>
          </w:p>
        </w:tc>
        <w:tc>
          <w:tcPr>
            <w:tcW w:w="6192" w:type="dxa"/>
            <w:gridSpan w:val="2"/>
          </w:tcPr>
          <w:p w:rsidR="00D62765" w:rsidRPr="007C62D7" w:rsidRDefault="00D62765" w:rsidP="00C35260">
            <w:pPr>
              <w:pStyle w:val="BodyText"/>
            </w:pPr>
            <w:r w:rsidRPr="007C62D7">
              <w:t xml:space="preserve">The user </w:t>
            </w:r>
            <w:r>
              <w:t>has selected the option to view details of a specific invoice</w:t>
            </w:r>
          </w:p>
        </w:tc>
      </w:tr>
      <w:tr w:rsidR="00D62765" w:rsidRPr="007C62D7" w:rsidTr="00C35260">
        <w:trPr>
          <w:trHeight w:val="176"/>
        </w:trPr>
        <w:tc>
          <w:tcPr>
            <w:tcW w:w="2268" w:type="dxa"/>
          </w:tcPr>
          <w:p w:rsidR="00D62765" w:rsidRPr="007C62D7" w:rsidRDefault="00D62765" w:rsidP="00C35260">
            <w:r w:rsidRPr="007C62D7">
              <w:t>Minimum guarantees</w:t>
            </w:r>
          </w:p>
        </w:tc>
        <w:tc>
          <w:tcPr>
            <w:tcW w:w="6192" w:type="dxa"/>
            <w:gridSpan w:val="2"/>
          </w:tcPr>
          <w:p w:rsidR="00D62765" w:rsidRPr="007C62D7" w:rsidRDefault="00D62765" w:rsidP="00C35260">
            <w:pPr>
              <w:pStyle w:val="BodyText"/>
            </w:pPr>
          </w:p>
        </w:tc>
      </w:tr>
      <w:tr w:rsidR="00D62765" w:rsidRPr="007C62D7" w:rsidTr="00C35260">
        <w:trPr>
          <w:trHeight w:val="176"/>
        </w:trPr>
        <w:tc>
          <w:tcPr>
            <w:tcW w:w="2268" w:type="dxa"/>
          </w:tcPr>
          <w:p w:rsidR="00D62765" w:rsidRPr="007C62D7" w:rsidRDefault="00D62765" w:rsidP="00C35260">
            <w:r w:rsidRPr="007C62D7">
              <w:t>Success guarantees:</w:t>
            </w:r>
          </w:p>
        </w:tc>
        <w:tc>
          <w:tcPr>
            <w:tcW w:w="6192" w:type="dxa"/>
            <w:gridSpan w:val="2"/>
          </w:tcPr>
          <w:p w:rsidR="00D62765" w:rsidRPr="007C62D7" w:rsidRDefault="00D62765" w:rsidP="00C35260">
            <w:pPr>
              <w:pStyle w:val="BodyText"/>
            </w:pPr>
            <w:r w:rsidRPr="007C62D7">
              <w:t xml:space="preserve">Channel/CSR light application displays </w:t>
            </w:r>
            <w:r>
              <w:t>the invoice details</w:t>
            </w:r>
          </w:p>
        </w:tc>
      </w:tr>
      <w:tr w:rsidR="00D62765" w:rsidRPr="007C62D7" w:rsidTr="00C35260">
        <w:trPr>
          <w:trHeight w:val="176"/>
        </w:trPr>
        <w:tc>
          <w:tcPr>
            <w:tcW w:w="2268" w:type="dxa"/>
          </w:tcPr>
          <w:p w:rsidR="00D62765" w:rsidRPr="007C62D7" w:rsidRDefault="00D62765" w:rsidP="00C35260">
            <w:r w:rsidRPr="007C62D7">
              <w:t>Normal Flow:</w:t>
            </w:r>
          </w:p>
        </w:tc>
        <w:tc>
          <w:tcPr>
            <w:tcW w:w="6192" w:type="dxa"/>
            <w:gridSpan w:val="2"/>
          </w:tcPr>
          <w:p w:rsidR="00D62765" w:rsidRDefault="00D62765" w:rsidP="000F7361">
            <w:pPr>
              <w:pStyle w:val="BodyText"/>
              <w:numPr>
                <w:ilvl w:val="0"/>
                <w:numId w:val="550"/>
              </w:numPr>
            </w:pPr>
            <w:r>
              <w:t>Channel CSR light displays invoice details and balances (by Open Item id in integrated mode)</w:t>
            </w:r>
            <w:r w:rsidR="007E4432">
              <w:t xml:space="preserve"> (A1)</w:t>
            </w:r>
          </w:p>
          <w:p w:rsidR="007E4432" w:rsidRDefault="007E4432" w:rsidP="000F7361">
            <w:pPr>
              <w:pStyle w:val="BodyText"/>
              <w:numPr>
                <w:ilvl w:val="0"/>
                <w:numId w:val="550"/>
              </w:numPr>
            </w:pPr>
            <w:r>
              <w:t>Users select the options to get more details</w:t>
            </w:r>
          </w:p>
          <w:p w:rsidR="007E4432" w:rsidRDefault="007E4432" w:rsidP="000F7361">
            <w:pPr>
              <w:pStyle w:val="BodyText"/>
              <w:numPr>
                <w:ilvl w:val="0"/>
                <w:numId w:val="550"/>
              </w:numPr>
            </w:pPr>
            <w:r>
              <w:t>Channel CSR light displays grouped by account and subscriber: (A1)</w:t>
            </w:r>
          </w:p>
          <w:p w:rsidR="007E4432" w:rsidRDefault="007E4432" w:rsidP="000F7361">
            <w:pPr>
              <w:pStyle w:val="BodyText"/>
              <w:numPr>
                <w:ilvl w:val="0"/>
                <w:numId w:val="689"/>
              </w:numPr>
            </w:pPr>
            <w:r>
              <w:t>Payment distributions (account only)</w:t>
            </w:r>
          </w:p>
          <w:p w:rsidR="007E4432" w:rsidRDefault="007E4432" w:rsidP="000F7361">
            <w:pPr>
              <w:pStyle w:val="BodyText"/>
              <w:numPr>
                <w:ilvl w:val="0"/>
                <w:numId w:val="689"/>
              </w:numPr>
            </w:pPr>
            <w:r>
              <w:t>Billed RC/NRC (account and subscriber)</w:t>
            </w:r>
          </w:p>
          <w:p w:rsidR="007E4432" w:rsidRDefault="007E4432" w:rsidP="000F7361">
            <w:pPr>
              <w:pStyle w:val="BodyText"/>
              <w:numPr>
                <w:ilvl w:val="0"/>
                <w:numId w:val="689"/>
              </w:numPr>
            </w:pPr>
            <w:r>
              <w:t>Billed recharges (account and subscriber)</w:t>
            </w:r>
          </w:p>
          <w:p w:rsidR="007E4432" w:rsidRDefault="007E4432" w:rsidP="000F7361">
            <w:pPr>
              <w:pStyle w:val="BodyText"/>
              <w:numPr>
                <w:ilvl w:val="0"/>
                <w:numId w:val="689"/>
              </w:numPr>
            </w:pPr>
            <w:r>
              <w:t>Billed MTR (account and subscriber)</w:t>
            </w:r>
          </w:p>
          <w:p w:rsidR="007E4432" w:rsidRPr="007C62D7" w:rsidRDefault="007E4432" w:rsidP="000F7361">
            <w:pPr>
              <w:pStyle w:val="BodyText"/>
              <w:numPr>
                <w:ilvl w:val="0"/>
                <w:numId w:val="689"/>
              </w:numPr>
            </w:pPr>
            <w:r>
              <w:t>Billed adjustments (account only)</w:t>
            </w:r>
          </w:p>
          <w:p w:rsidR="00D62765" w:rsidRPr="007C62D7" w:rsidRDefault="00D62765" w:rsidP="000F7361">
            <w:pPr>
              <w:pStyle w:val="Body"/>
              <w:numPr>
                <w:ilvl w:val="0"/>
                <w:numId w:val="551"/>
              </w:numPr>
            </w:pPr>
          </w:p>
        </w:tc>
      </w:tr>
      <w:tr w:rsidR="00D62765" w:rsidRPr="007C62D7" w:rsidTr="00C35260">
        <w:trPr>
          <w:trHeight w:val="176"/>
        </w:trPr>
        <w:tc>
          <w:tcPr>
            <w:tcW w:w="2268" w:type="dxa"/>
          </w:tcPr>
          <w:p w:rsidR="00D62765" w:rsidRPr="007C62D7" w:rsidRDefault="00D62765" w:rsidP="00C35260">
            <w:r w:rsidRPr="007C62D7">
              <w:t>Alternative Flows:</w:t>
            </w:r>
          </w:p>
        </w:tc>
        <w:tc>
          <w:tcPr>
            <w:tcW w:w="6192" w:type="dxa"/>
            <w:gridSpan w:val="2"/>
          </w:tcPr>
          <w:p w:rsidR="00D62765" w:rsidRDefault="007E4432" w:rsidP="00C35260">
            <w:pPr>
              <w:pStyle w:val="ListNumberUC"/>
              <w:numPr>
                <w:ilvl w:val="0"/>
                <w:numId w:val="0"/>
              </w:numPr>
            </w:pPr>
            <w:r>
              <w:t xml:space="preserve">A1: Channel/CSR light can’t retrieve the information: </w:t>
            </w:r>
          </w:p>
          <w:p w:rsidR="007E4432" w:rsidRPr="007C62D7" w:rsidRDefault="007E4432" w:rsidP="000F7361">
            <w:pPr>
              <w:pStyle w:val="ListNumberUC"/>
              <w:numPr>
                <w:ilvl w:val="0"/>
                <w:numId w:val="690"/>
              </w:numPr>
            </w:pPr>
            <w:r>
              <w:t>Channel/CSR light displays an error message informing user of a technical error and he should try later</w:t>
            </w:r>
          </w:p>
        </w:tc>
      </w:tr>
    </w:tbl>
    <w:p w:rsidR="00D62765" w:rsidRPr="007C62D7" w:rsidRDefault="00D62765" w:rsidP="00D62765">
      <w:pPr>
        <w:pStyle w:val="Heading4"/>
      </w:pPr>
      <w:bookmarkStart w:id="2316" w:name="_Toc233601411"/>
      <w:bookmarkStart w:id="2317" w:name="_Toc253578239"/>
      <w:r w:rsidRPr="007C62D7">
        <w:t xml:space="preserve">Use Case:  </w:t>
      </w:r>
      <w:r>
        <w:t>View invoice balance details</w:t>
      </w:r>
      <w:bookmarkEnd w:id="2316"/>
      <w:bookmarkEnd w:id="2317"/>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D62765" w:rsidRPr="007C62D7" w:rsidTr="00C35260">
        <w:trPr>
          <w:trHeight w:val="360"/>
        </w:trPr>
        <w:tc>
          <w:tcPr>
            <w:tcW w:w="5580" w:type="dxa"/>
            <w:gridSpan w:val="2"/>
            <w:shd w:val="clear" w:color="auto" w:fill="E6E6E6"/>
          </w:tcPr>
          <w:p w:rsidR="00D62765" w:rsidRPr="007C62D7" w:rsidRDefault="001C6190" w:rsidP="00C35260">
            <w:pPr>
              <w:pStyle w:val="TableHeading"/>
            </w:pPr>
            <w:r>
              <w:t>View invoice balance details</w:t>
            </w:r>
          </w:p>
        </w:tc>
        <w:tc>
          <w:tcPr>
            <w:tcW w:w="2880" w:type="dxa"/>
            <w:shd w:val="clear" w:color="auto" w:fill="E6E6E6"/>
          </w:tcPr>
          <w:p w:rsidR="00D62765" w:rsidRPr="007C62D7" w:rsidRDefault="00D62765" w:rsidP="00C35260">
            <w:pPr>
              <w:pStyle w:val="TableHeading"/>
            </w:pPr>
            <w:r w:rsidRPr="007C62D7">
              <w:t>EBP001</w:t>
            </w:r>
            <w:r>
              <w:t>8</w:t>
            </w:r>
            <w:r w:rsidRPr="007C62D7">
              <w:t xml:space="preserve"> </w:t>
            </w:r>
          </w:p>
        </w:tc>
      </w:tr>
      <w:tr w:rsidR="00D62765" w:rsidRPr="007C62D7" w:rsidTr="00C35260">
        <w:tc>
          <w:tcPr>
            <w:tcW w:w="2268" w:type="dxa"/>
          </w:tcPr>
          <w:p w:rsidR="00D62765" w:rsidRPr="007C62D7" w:rsidRDefault="00D62765" w:rsidP="00C35260">
            <w:r w:rsidRPr="007C62D7">
              <w:t>Primary actors</w:t>
            </w:r>
          </w:p>
        </w:tc>
        <w:tc>
          <w:tcPr>
            <w:tcW w:w="6192" w:type="dxa"/>
            <w:gridSpan w:val="2"/>
          </w:tcPr>
          <w:p w:rsidR="00D62765" w:rsidRDefault="00D62765" w:rsidP="00C35260">
            <w:pPr>
              <w:pStyle w:val="BodyText"/>
            </w:pPr>
            <w:r w:rsidRPr="007C62D7">
              <w:t>Dealer user</w:t>
            </w:r>
          </w:p>
          <w:p w:rsidR="00D62765" w:rsidRPr="007C62D7" w:rsidRDefault="00D62765" w:rsidP="001C6190">
            <w:pPr>
              <w:pStyle w:val="BodyText"/>
            </w:pPr>
            <w:r>
              <w:t>CSR user</w:t>
            </w:r>
          </w:p>
        </w:tc>
      </w:tr>
      <w:tr w:rsidR="00D62765" w:rsidRPr="007C62D7" w:rsidTr="00C35260">
        <w:tc>
          <w:tcPr>
            <w:tcW w:w="2268" w:type="dxa"/>
          </w:tcPr>
          <w:p w:rsidR="00D62765" w:rsidRPr="007C62D7" w:rsidRDefault="00D62765" w:rsidP="00C35260">
            <w:r w:rsidRPr="007C62D7">
              <w:t>Summary Goal</w:t>
            </w:r>
          </w:p>
        </w:tc>
        <w:tc>
          <w:tcPr>
            <w:tcW w:w="6192" w:type="dxa"/>
            <w:gridSpan w:val="2"/>
          </w:tcPr>
          <w:p w:rsidR="00D62765" w:rsidRPr="007C62D7" w:rsidRDefault="00D62765" w:rsidP="00C35260">
            <w:pPr>
              <w:pStyle w:val="BodyText"/>
            </w:pPr>
            <w:r w:rsidRPr="007C62D7">
              <w:t xml:space="preserve">This use case allows the user to </w:t>
            </w:r>
            <w:r>
              <w:t>view details of an invoice balance and access to invoice balance adjustments</w:t>
            </w:r>
          </w:p>
        </w:tc>
      </w:tr>
      <w:tr w:rsidR="00D62765" w:rsidRPr="007C62D7" w:rsidTr="00C35260">
        <w:trPr>
          <w:trHeight w:val="176"/>
        </w:trPr>
        <w:tc>
          <w:tcPr>
            <w:tcW w:w="2268" w:type="dxa"/>
          </w:tcPr>
          <w:p w:rsidR="00D62765" w:rsidRPr="007C62D7" w:rsidRDefault="00D62765" w:rsidP="00C35260">
            <w:r w:rsidRPr="007C62D7">
              <w:t>Pre-conditions</w:t>
            </w:r>
          </w:p>
        </w:tc>
        <w:tc>
          <w:tcPr>
            <w:tcW w:w="6192" w:type="dxa"/>
            <w:gridSpan w:val="2"/>
          </w:tcPr>
          <w:p w:rsidR="00D62765" w:rsidRPr="007C62D7" w:rsidRDefault="00D62765" w:rsidP="00C35260">
            <w:pPr>
              <w:pStyle w:val="BodyText"/>
            </w:pPr>
            <w:r>
              <w:t>The user is in the context of an invoice</w:t>
            </w:r>
          </w:p>
        </w:tc>
      </w:tr>
      <w:tr w:rsidR="00D62765" w:rsidRPr="007C62D7" w:rsidTr="00C35260">
        <w:trPr>
          <w:trHeight w:val="176"/>
        </w:trPr>
        <w:tc>
          <w:tcPr>
            <w:tcW w:w="2268" w:type="dxa"/>
          </w:tcPr>
          <w:p w:rsidR="00D62765" w:rsidRPr="007C62D7" w:rsidRDefault="00D62765" w:rsidP="00C35260">
            <w:r w:rsidRPr="007C62D7">
              <w:t>Trigger</w:t>
            </w:r>
          </w:p>
        </w:tc>
        <w:tc>
          <w:tcPr>
            <w:tcW w:w="6192" w:type="dxa"/>
            <w:gridSpan w:val="2"/>
          </w:tcPr>
          <w:p w:rsidR="00D62765" w:rsidRPr="007C62D7" w:rsidRDefault="00D62765" w:rsidP="00C35260">
            <w:pPr>
              <w:pStyle w:val="BodyText"/>
            </w:pPr>
            <w:r w:rsidRPr="007C62D7">
              <w:t xml:space="preserve">The user </w:t>
            </w:r>
            <w:r>
              <w:t>has selected the option to view details of a specific invoice balance</w:t>
            </w:r>
          </w:p>
        </w:tc>
      </w:tr>
      <w:tr w:rsidR="00D62765" w:rsidRPr="007C62D7" w:rsidTr="00C35260">
        <w:trPr>
          <w:trHeight w:val="176"/>
        </w:trPr>
        <w:tc>
          <w:tcPr>
            <w:tcW w:w="2268" w:type="dxa"/>
          </w:tcPr>
          <w:p w:rsidR="00D62765" w:rsidRPr="007C62D7" w:rsidRDefault="00D62765" w:rsidP="00C35260">
            <w:r w:rsidRPr="007C62D7">
              <w:t>Minimum guarantees</w:t>
            </w:r>
          </w:p>
        </w:tc>
        <w:tc>
          <w:tcPr>
            <w:tcW w:w="6192" w:type="dxa"/>
            <w:gridSpan w:val="2"/>
          </w:tcPr>
          <w:p w:rsidR="00D62765" w:rsidRPr="007C62D7" w:rsidRDefault="00D62765" w:rsidP="00C35260">
            <w:pPr>
              <w:pStyle w:val="BodyText"/>
            </w:pPr>
          </w:p>
        </w:tc>
      </w:tr>
      <w:tr w:rsidR="00D62765" w:rsidRPr="007C62D7" w:rsidTr="00C35260">
        <w:trPr>
          <w:trHeight w:val="176"/>
        </w:trPr>
        <w:tc>
          <w:tcPr>
            <w:tcW w:w="2268" w:type="dxa"/>
          </w:tcPr>
          <w:p w:rsidR="00D62765" w:rsidRPr="007C62D7" w:rsidRDefault="00D62765" w:rsidP="00C35260">
            <w:r w:rsidRPr="007C62D7">
              <w:t>Success guarantees:</w:t>
            </w:r>
          </w:p>
        </w:tc>
        <w:tc>
          <w:tcPr>
            <w:tcW w:w="6192" w:type="dxa"/>
            <w:gridSpan w:val="2"/>
          </w:tcPr>
          <w:p w:rsidR="00D62765" w:rsidRPr="007C62D7" w:rsidRDefault="00D62765" w:rsidP="00C35260">
            <w:pPr>
              <w:pStyle w:val="BodyText"/>
            </w:pPr>
            <w:r w:rsidRPr="007C62D7">
              <w:t xml:space="preserve">Channel/CSR light application displays </w:t>
            </w:r>
            <w:r>
              <w:t>the invoice balance details</w:t>
            </w:r>
          </w:p>
        </w:tc>
      </w:tr>
      <w:tr w:rsidR="00D62765" w:rsidRPr="007C62D7" w:rsidTr="00C35260">
        <w:trPr>
          <w:trHeight w:val="176"/>
        </w:trPr>
        <w:tc>
          <w:tcPr>
            <w:tcW w:w="2268" w:type="dxa"/>
          </w:tcPr>
          <w:p w:rsidR="00D62765" w:rsidRPr="007C62D7" w:rsidRDefault="00D62765" w:rsidP="00C35260">
            <w:r w:rsidRPr="007C62D7">
              <w:t>Normal Flow:</w:t>
            </w:r>
          </w:p>
        </w:tc>
        <w:tc>
          <w:tcPr>
            <w:tcW w:w="6192" w:type="dxa"/>
            <w:gridSpan w:val="2"/>
          </w:tcPr>
          <w:p w:rsidR="00D62765" w:rsidRPr="007C62D7" w:rsidRDefault="00D62765" w:rsidP="000F7361">
            <w:pPr>
              <w:pStyle w:val="BodyText"/>
              <w:numPr>
                <w:ilvl w:val="0"/>
                <w:numId w:val="552"/>
              </w:numPr>
            </w:pPr>
            <w:r>
              <w:t>Channel CSR light displays invoice balance details and adjustment lists applying to the balance</w:t>
            </w:r>
          </w:p>
        </w:tc>
      </w:tr>
      <w:tr w:rsidR="00D62765" w:rsidRPr="007C62D7" w:rsidTr="00C35260">
        <w:trPr>
          <w:trHeight w:val="176"/>
        </w:trPr>
        <w:tc>
          <w:tcPr>
            <w:tcW w:w="2268" w:type="dxa"/>
          </w:tcPr>
          <w:p w:rsidR="00D62765" w:rsidRPr="007C62D7" w:rsidRDefault="00D62765" w:rsidP="00C35260">
            <w:r w:rsidRPr="007C62D7">
              <w:t>Alternative Flows:</w:t>
            </w:r>
          </w:p>
        </w:tc>
        <w:tc>
          <w:tcPr>
            <w:tcW w:w="6192" w:type="dxa"/>
            <w:gridSpan w:val="2"/>
          </w:tcPr>
          <w:p w:rsidR="00D62765" w:rsidRPr="007C62D7" w:rsidRDefault="00D62765" w:rsidP="00C35260">
            <w:pPr>
              <w:pStyle w:val="ListNumberUC"/>
              <w:numPr>
                <w:ilvl w:val="0"/>
                <w:numId w:val="0"/>
              </w:numPr>
            </w:pPr>
          </w:p>
        </w:tc>
      </w:tr>
    </w:tbl>
    <w:p w:rsidR="007D515C" w:rsidRPr="007C62D7" w:rsidRDefault="007D515C" w:rsidP="004752DD">
      <w:pPr>
        <w:pStyle w:val="Heading4"/>
      </w:pPr>
      <w:bookmarkStart w:id="2318" w:name="_Toc253578240"/>
      <w:r w:rsidRPr="007C62D7">
        <w:t>Use Case:  View Invoice</w:t>
      </w:r>
      <w:bookmarkEnd w:id="2313"/>
      <w:r w:rsidR="00D62765">
        <w:t xml:space="preserve"> image</w:t>
      </w:r>
      <w:bookmarkEnd w:id="2318"/>
    </w:p>
    <w:p w:rsidR="007D515C" w:rsidRPr="007C62D7" w:rsidRDefault="007D515C" w:rsidP="007D515C">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D515C" w:rsidRPr="007C62D7" w:rsidTr="00860E3E">
        <w:trPr>
          <w:trHeight w:val="360"/>
        </w:trPr>
        <w:tc>
          <w:tcPr>
            <w:tcW w:w="5580" w:type="dxa"/>
            <w:gridSpan w:val="2"/>
            <w:shd w:val="clear" w:color="auto" w:fill="E6E6E6"/>
          </w:tcPr>
          <w:p w:rsidR="007D515C" w:rsidRPr="007C62D7" w:rsidRDefault="007D515C" w:rsidP="00122B88">
            <w:pPr>
              <w:pStyle w:val="TableHeading"/>
            </w:pPr>
            <w:r w:rsidRPr="007C62D7">
              <w:t>View Invoice</w:t>
            </w:r>
            <w:r w:rsidR="00D62765">
              <w:t xml:space="preserve"> image</w:t>
            </w:r>
          </w:p>
        </w:tc>
        <w:tc>
          <w:tcPr>
            <w:tcW w:w="2880" w:type="dxa"/>
            <w:shd w:val="clear" w:color="auto" w:fill="E6E6E6"/>
          </w:tcPr>
          <w:p w:rsidR="007D515C" w:rsidRPr="007C62D7" w:rsidRDefault="007165F7" w:rsidP="00122B88">
            <w:pPr>
              <w:pStyle w:val="TableHeading"/>
            </w:pPr>
            <w:r w:rsidRPr="007C62D7">
              <w:t>EBP0020</w:t>
            </w:r>
            <w:r w:rsidR="007D515C" w:rsidRPr="007C62D7">
              <w:t xml:space="preserve"> </w:t>
            </w:r>
          </w:p>
        </w:tc>
      </w:tr>
      <w:tr w:rsidR="007D515C" w:rsidRPr="007C62D7" w:rsidTr="00860E3E">
        <w:tc>
          <w:tcPr>
            <w:tcW w:w="2268" w:type="dxa"/>
          </w:tcPr>
          <w:p w:rsidR="007D515C" w:rsidRPr="007C62D7" w:rsidRDefault="007D515C" w:rsidP="00860E3E">
            <w:r w:rsidRPr="007C62D7">
              <w:t>Primary actors</w:t>
            </w:r>
          </w:p>
        </w:tc>
        <w:tc>
          <w:tcPr>
            <w:tcW w:w="6192" w:type="dxa"/>
            <w:gridSpan w:val="2"/>
          </w:tcPr>
          <w:p w:rsidR="007D515C" w:rsidRDefault="007D515C" w:rsidP="00860E3E">
            <w:pPr>
              <w:pStyle w:val="BodyText"/>
            </w:pPr>
            <w:r w:rsidRPr="007C62D7">
              <w:t>Dealer user</w:t>
            </w:r>
          </w:p>
          <w:p w:rsidR="00B74EDC" w:rsidRPr="007C62D7" w:rsidRDefault="007C62D7" w:rsidP="001C6190">
            <w:pPr>
              <w:pStyle w:val="BodyText"/>
            </w:pPr>
            <w:r>
              <w:t>CSR</w:t>
            </w:r>
            <w:r w:rsidR="00B74EDC">
              <w:t xml:space="preserve"> user</w:t>
            </w:r>
          </w:p>
        </w:tc>
      </w:tr>
      <w:tr w:rsidR="007D515C" w:rsidRPr="007C62D7" w:rsidTr="00860E3E">
        <w:tc>
          <w:tcPr>
            <w:tcW w:w="2268" w:type="dxa"/>
          </w:tcPr>
          <w:p w:rsidR="007D515C" w:rsidRPr="007C62D7" w:rsidRDefault="007D515C" w:rsidP="00860E3E">
            <w:r w:rsidRPr="007C62D7">
              <w:t>Summary Goal</w:t>
            </w:r>
          </w:p>
        </w:tc>
        <w:tc>
          <w:tcPr>
            <w:tcW w:w="6192" w:type="dxa"/>
            <w:gridSpan w:val="2"/>
          </w:tcPr>
          <w:p w:rsidR="007D515C" w:rsidRPr="007C62D7" w:rsidRDefault="007D515C" w:rsidP="00860E3E">
            <w:pPr>
              <w:pStyle w:val="BodyText"/>
            </w:pPr>
            <w:r w:rsidRPr="007C62D7">
              <w:t>This use case allows the user to view an invoice</w:t>
            </w:r>
          </w:p>
        </w:tc>
      </w:tr>
      <w:tr w:rsidR="007D515C" w:rsidRPr="007C62D7" w:rsidTr="00860E3E">
        <w:trPr>
          <w:trHeight w:val="176"/>
        </w:trPr>
        <w:tc>
          <w:tcPr>
            <w:tcW w:w="2268" w:type="dxa"/>
          </w:tcPr>
          <w:p w:rsidR="007D515C" w:rsidRPr="007C62D7" w:rsidRDefault="007D515C" w:rsidP="00860E3E">
            <w:r w:rsidRPr="007C62D7">
              <w:t>Pre-conditions</w:t>
            </w:r>
          </w:p>
        </w:tc>
        <w:tc>
          <w:tcPr>
            <w:tcW w:w="6192" w:type="dxa"/>
            <w:gridSpan w:val="2"/>
          </w:tcPr>
          <w:p w:rsidR="007D515C" w:rsidRPr="007C62D7" w:rsidRDefault="007D515C" w:rsidP="00860E3E">
            <w:pPr>
              <w:pStyle w:val="BodyText"/>
            </w:pPr>
            <w:r w:rsidRPr="007C62D7">
              <w:t>The user is in the context of a customer</w:t>
            </w:r>
          </w:p>
          <w:p w:rsidR="007D515C" w:rsidRPr="007C62D7" w:rsidRDefault="007D515C" w:rsidP="00860E3E">
            <w:pPr>
              <w:pStyle w:val="BodyText"/>
            </w:pPr>
            <w:r w:rsidRPr="007C62D7">
              <w:t xml:space="preserve">The user </w:t>
            </w:r>
            <w:r w:rsidR="006A5A51" w:rsidRPr="007C62D7">
              <w:t>is viewing account invoice</w:t>
            </w:r>
            <w:r w:rsidR="006B08A7">
              <w:t>s</w:t>
            </w:r>
            <w:r w:rsidR="006A5A51" w:rsidRPr="007C62D7">
              <w:t xml:space="preserve"> list</w:t>
            </w:r>
          </w:p>
          <w:p w:rsidR="006A5A51" w:rsidRPr="007C62D7" w:rsidRDefault="006A5A51" w:rsidP="00860E3E">
            <w:pPr>
              <w:pStyle w:val="BodyText"/>
            </w:pPr>
            <w:r w:rsidRPr="007C62D7">
              <w:t>There is an external repository with formatted invoice available</w:t>
            </w:r>
          </w:p>
        </w:tc>
      </w:tr>
      <w:tr w:rsidR="007D515C" w:rsidRPr="007C62D7" w:rsidTr="00860E3E">
        <w:trPr>
          <w:trHeight w:val="176"/>
        </w:trPr>
        <w:tc>
          <w:tcPr>
            <w:tcW w:w="2268" w:type="dxa"/>
          </w:tcPr>
          <w:p w:rsidR="007D515C" w:rsidRPr="007C62D7" w:rsidRDefault="007D515C" w:rsidP="00860E3E">
            <w:r w:rsidRPr="007C62D7">
              <w:t>Trigger</w:t>
            </w:r>
          </w:p>
        </w:tc>
        <w:tc>
          <w:tcPr>
            <w:tcW w:w="6192" w:type="dxa"/>
            <w:gridSpan w:val="2"/>
          </w:tcPr>
          <w:p w:rsidR="007D515C" w:rsidRPr="007C62D7" w:rsidRDefault="007D515C" w:rsidP="00860E3E">
            <w:pPr>
              <w:pStyle w:val="BodyText"/>
            </w:pPr>
            <w:r w:rsidRPr="007C62D7">
              <w:t>The user has selected an invoice on the list invoice page</w:t>
            </w:r>
          </w:p>
        </w:tc>
      </w:tr>
      <w:tr w:rsidR="007D515C" w:rsidRPr="007C62D7" w:rsidTr="00860E3E">
        <w:trPr>
          <w:trHeight w:val="176"/>
        </w:trPr>
        <w:tc>
          <w:tcPr>
            <w:tcW w:w="2268" w:type="dxa"/>
          </w:tcPr>
          <w:p w:rsidR="007D515C" w:rsidRPr="007C62D7" w:rsidRDefault="007D515C" w:rsidP="00860E3E">
            <w:r w:rsidRPr="007C62D7">
              <w:t>Minimum guarantees</w:t>
            </w:r>
          </w:p>
        </w:tc>
        <w:tc>
          <w:tcPr>
            <w:tcW w:w="6192" w:type="dxa"/>
            <w:gridSpan w:val="2"/>
          </w:tcPr>
          <w:p w:rsidR="007D515C" w:rsidRPr="007C62D7" w:rsidRDefault="006B08A7" w:rsidP="00860E3E">
            <w:pPr>
              <w:pStyle w:val="BodyText"/>
            </w:pPr>
            <w:r>
              <w:t>When integrated with Comverse One, if the PDF format has not already been generated, user can request its generation.</w:t>
            </w:r>
          </w:p>
        </w:tc>
      </w:tr>
      <w:tr w:rsidR="007D515C" w:rsidRPr="007C62D7" w:rsidTr="00860E3E">
        <w:trPr>
          <w:trHeight w:val="176"/>
        </w:trPr>
        <w:tc>
          <w:tcPr>
            <w:tcW w:w="2268" w:type="dxa"/>
          </w:tcPr>
          <w:p w:rsidR="007D515C" w:rsidRPr="007C62D7" w:rsidRDefault="007D515C" w:rsidP="00860E3E">
            <w:r w:rsidRPr="007C62D7">
              <w:t>Success guarantees:</w:t>
            </w:r>
          </w:p>
        </w:tc>
        <w:tc>
          <w:tcPr>
            <w:tcW w:w="6192" w:type="dxa"/>
            <w:gridSpan w:val="2"/>
          </w:tcPr>
          <w:p w:rsidR="007D515C" w:rsidRPr="007C62D7" w:rsidRDefault="00325101" w:rsidP="00860E3E">
            <w:pPr>
              <w:pStyle w:val="BodyText"/>
            </w:pPr>
            <w:r w:rsidRPr="007C62D7">
              <w:t>Channel/CSR light</w:t>
            </w:r>
            <w:r w:rsidR="007D515C" w:rsidRPr="007C62D7">
              <w:t xml:space="preserve"> applica</w:t>
            </w:r>
            <w:r w:rsidR="006A5A51" w:rsidRPr="007C62D7">
              <w:t>tion displays</w:t>
            </w:r>
            <w:r w:rsidR="007D515C" w:rsidRPr="007C62D7">
              <w:t xml:space="preserve"> the invoice selected by the user</w:t>
            </w:r>
            <w:r w:rsidR="006B08A7">
              <w:t xml:space="preserve"> according to format expected by the user</w:t>
            </w:r>
          </w:p>
        </w:tc>
      </w:tr>
      <w:tr w:rsidR="007D515C" w:rsidRPr="007C62D7" w:rsidTr="00860E3E">
        <w:trPr>
          <w:trHeight w:val="176"/>
        </w:trPr>
        <w:tc>
          <w:tcPr>
            <w:tcW w:w="2268" w:type="dxa"/>
          </w:tcPr>
          <w:p w:rsidR="007D515C" w:rsidRPr="007C62D7" w:rsidRDefault="007D515C" w:rsidP="00860E3E">
            <w:r w:rsidRPr="007C62D7">
              <w:t>Normal Flow:</w:t>
            </w:r>
          </w:p>
        </w:tc>
        <w:tc>
          <w:tcPr>
            <w:tcW w:w="6192" w:type="dxa"/>
            <w:gridSpan w:val="2"/>
          </w:tcPr>
          <w:p w:rsidR="006B08A7" w:rsidRDefault="00E42CA4" w:rsidP="000F7361">
            <w:pPr>
              <w:pStyle w:val="ListNumberUC"/>
              <w:numPr>
                <w:ilvl w:val="0"/>
                <w:numId w:val="380"/>
              </w:numPr>
            </w:pPr>
            <w:r>
              <w:t>Channel/CSR light application displays the status of each invoice image in PDF</w:t>
            </w:r>
            <w:r w:rsidR="0082364F">
              <w:t xml:space="preserve"> and </w:t>
            </w:r>
            <w:r w:rsidR="006B08A7">
              <w:t xml:space="preserve">proposes to the user which format of invoice he wants </w:t>
            </w:r>
            <w:r w:rsidR="0082364F">
              <w:t xml:space="preserve">(PDF or Text) </w:t>
            </w:r>
            <w:r w:rsidR="006B08A7">
              <w:t>and in case of PDF if he wants a summary of detailed invoice (A1)</w:t>
            </w:r>
            <w:r w:rsidR="0082364F">
              <w:t xml:space="preserve"> (A2) (A5) (A12)</w:t>
            </w:r>
          </w:p>
          <w:p w:rsidR="006B08A7" w:rsidRDefault="006B08A7" w:rsidP="000F7361">
            <w:pPr>
              <w:pStyle w:val="ListNumberUC"/>
              <w:numPr>
                <w:ilvl w:val="0"/>
                <w:numId w:val="380"/>
              </w:numPr>
            </w:pPr>
            <w:r>
              <w:t>User selects a PD</w:t>
            </w:r>
            <w:r w:rsidR="00FA5157">
              <w:t>F invoice (summary or detailed)(A</w:t>
            </w:r>
            <w:r w:rsidR="00CD1E29">
              <w:t>3</w:t>
            </w:r>
            <w:r w:rsidR="00FA5157">
              <w:t>)</w:t>
            </w:r>
          </w:p>
          <w:p w:rsidR="007D515C" w:rsidRPr="007C62D7" w:rsidRDefault="00325101" w:rsidP="000F7361">
            <w:pPr>
              <w:pStyle w:val="ListNumberUC"/>
              <w:numPr>
                <w:ilvl w:val="0"/>
                <w:numId w:val="380"/>
              </w:numPr>
            </w:pPr>
            <w:r w:rsidRPr="007C62D7">
              <w:t>Channel/CSR light</w:t>
            </w:r>
            <w:r w:rsidR="006A5A51" w:rsidRPr="007C62D7">
              <w:t xml:space="preserve"> application gets the invoice</w:t>
            </w:r>
            <w:r w:rsidR="00F8386E">
              <w:t xml:space="preserve"> PDF</w:t>
            </w:r>
            <w:r w:rsidR="006A5A51" w:rsidRPr="007C62D7">
              <w:t xml:space="preserve"> (</w:t>
            </w:r>
            <w:r w:rsidR="00FA5157" w:rsidRPr="007C62D7">
              <w:t>A</w:t>
            </w:r>
            <w:r w:rsidR="00CD1E29">
              <w:t>4</w:t>
            </w:r>
            <w:r w:rsidR="006A5A51" w:rsidRPr="007C62D7">
              <w:t>)</w:t>
            </w:r>
            <w:r w:rsidR="00F8386E" w:rsidRPr="007C62D7" w:rsidDel="00F8386E">
              <w:t xml:space="preserve"> </w:t>
            </w:r>
          </w:p>
          <w:p w:rsidR="006A5A51" w:rsidRPr="007C62D7" w:rsidRDefault="00325101" w:rsidP="00863AAE">
            <w:pPr>
              <w:pStyle w:val="ListNumberUC"/>
            </w:pPr>
            <w:r w:rsidRPr="007C62D7">
              <w:t>Channel/CSR light</w:t>
            </w:r>
            <w:r w:rsidR="006A5A51" w:rsidRPr="007C62D7">
              <w:t xml:space="preserve"> application displays the </w:t>
            </w:r>
            <w:r w:rsidR="00FA5157">
              <w:t>PDF</w:t>
            </w:r>
            <w:r w:rsidR="00FA5157" w:rsidRPr="007C62D7">
              <w:t xml:space="preserve"> </w:t>
            </w:r>
            <w:r w:rsidR="006A5A51" w:rsidRPr="007C62D7">
              <w:t>invoice</w:t>
            </w:r>
          </w:p>
        </w:tc>
      </w:tr>
      <w:tr w:rsidR="007D515C" w:rsidRPr="007C62D7" w:rsidTr="00860E3E">
        <w:trPr>
          <w:trHeight w:val="176"/>
        </w:trPr>
        <w:tc>
          <w:tcPr>
            <w:tcW w:w="2268" w:type="dxa"/>
          </w:tcPr>
          <w:p w:rsidR="007D515C" w:rsidRPr="007C62D7" w:rsidRDefault="007D515C" w:rsidP="00860E3E">
            <w:r w:rsidRPr="007C62D7">
              <w:t>Alternative Flows:</w:t>
            </w:r>
          </w:p>
        </w:tc>
        <w:tc>
          <w:tcPr>
            <w:tcW w:w="6192" w:type="dxa"/>
            <w:gridSpan w:val="2"/>
          </w:tcPr>
          <w:p w:rsidR="00FA5157" w:rsidRDefault="00FA5157" w:rsidP="00CD1E29">
            <w:pPr>
              <w:pStyle w:val="BodyText"/>
            </w:pPr>
            <w:r>
              <w:t>A1: Invoice PDF is neither already generated</w:t>
            </w:r>
            <w:r w:rsidR="00CD1E29">
              <w:t xml:space="preserve"> n</w:t>
            </w:r>
            <w:r>
              <w:t xml:space="preserve">or </w:t>
            </w:r>
            <w:r w:rsidR="00CD1E29">
              <w:t>in progress</w:t>
            </w:r>
          </w:p>
          <w:p w:rsidR="00FA5157" w:rsidRDefault="00FA5157" w:rsidP="000F7361">
            <w:pPr>
              <w:pStyle w:val="BodyText"/>
              <w:numPr>
                <w:ilvl w:val="0"/>
                <w:numId w:val="485"/>
              </w:numPr>
            </w:pPr>
            <w:r>
              <w:t>Channel/CSR light displays a</w:t>
            </w:r>
            <w:r w:rsidR="004A4DB4">
              <w:t>n option to</w:t>
            </w:r>
            <w:r>
              <w:t xml:space="preserve"> request PDF </w:t>
            </w:r>
            <w:r w:rsidR="004A4DB4">
              <w:t xml:space="preserve">generation </w:t>
            </w:r>
            <w:r>
              <w:t>instead of view  PDF option</w:t>
            </w:r>
          </w:p>
          <w:p w:rsidR="00FA5157" w:rsidRDefault="00FA5157" w:rsidP="000F7361">
            <w:pPr>
              <w:pStyle w:val="BodyText"/>
              <w:numPr>
                <w:ilvl w:val="0"/>
                <w:numId w:val="485"/>
              </w:numPr>
            </w:pPr>
            <w:r>
              <w:t>User selects the option (detail or summary)</w:t>
            </w:r>
          </w:p>
          <w:p w:rsidR="00CD1E29" w:rsidRDefault="00FA5157" w:rsidP="000F7361">
            <w:pPr>
              <w:pStyle w:val="BodyText"/>
              <w:numPr>
                <w:ilvl w:val="0"/>
                <w:numId w:val="485"/>
              </w:numPr>
            </w:pPr>
            <w:r>
              <w:t>Channel/CSR light application requests for</w:t>
            </w:r>
            <w:r w:rsidR="00CD1E29">
              <w:t xml:space="preserve"> generation of the invoice (A11)</w:t>
            </w:r>
          </w:p>
          <w:p w:rsidR="00CD1E29" w:rsidRDefault="00CD1E29" w:rsidP="000F7361">
            <w:pPr>
              <w:pStyle w:val="BodyText"/>
              <w:numPr>
                <w:ilvl w:val="0"/>
                <w:numId w:val="485"/>
              </w:numPr>
            </w:pPr>
            <w:r>
              <w:t>Channel/CSR light propose</w:t>
            </w:r>
            <w:r w:rsidR="004A4DB4">
              <w:t>s</w:t>
            </w:r>
            <w:r>
              <w:t xml:space="preserve"> to the user to wait for generation </w:t>
            </w:r>
            <w:r w:rsidR="00385316">
              <w:t xml:space="preserve">and </w:t>
            </w:r>
            <w:r>
              <w:t>come back later</w:t>
            </w:r>
            <w:r w:rsidR="00F8386E">
              <w:t>(A4)</w:t>
            </w:r>
          </w:p>
          <w:p w:rsidR="007C7D89" w:rsidRDefault="007C7D89" w:rsidP="000F7361">
            <w:pPr>
              <w:pStyle w:val="BodyText"/>
              <w:numPr>
                <w:ilvl w:val="0"/>
                <w:numId w:val="485"/>
              </w:numPr>
            </w:pPr>
            <w:r>
              <w:t xml:space="preserve">Billing generates the PDF </w:t>
            </w:r>
          </w:p>
          <w:p w:rsidR="00CD1E29" w:rsidRDefault="00CD1E29" w:rsidP="00CD1E29">
            <w:pPr>
              <w:pStyle w:val="BodyText"/>
            </w:pPr>
            <w:r>
              <w:t>A11: Invoice PDF generation is in error</w:t>
            </w:r>
          </w:p>
          <w:p w:rsidR="00CD1E29" w:rsidRDefault="00CD1E29" w:rsidP="000F7361">
            <w:pPr>
              <w:pStyle w:val="BodyText"/>
              <w:numPr>
                <w:ilvl w:val="0"/>
                <w:numId w:val="487"/>
              </w:numPr>
            </w:pPr>
            <w:r>
              <w:t>Channel/CSR light advise</w:t>
            </w:r>
            <w:r w:rsidR="004A4DB4">
              <w:t>s</w:t>
            </w:r>
            <w:r>
              <w:t xml:space="preserve"> user last PDF generation has failed and ask</w:t>
            </w:r>
            <w:r w:rsidR="004A4DB4">
              <w:t>s</w:t>
            </w:r>
            <w:r>
              <w:t xml:space="preserve"> him to confirm he wants to request the generation again</w:t>
            </w:r>
          </w:p>
          <w:p w:rsidR="00CD1E29" w:rsidRDefault="00CD1E29" w:rsidP="000F7361">
            <w:pPr>
              <w:pStyle w:val="BodyText"/>
              <w:numPr>
                <w:ilvl w:val="0"/>
                <w:numId w:val="487"/>
              </w:numPr>
            </w:pPr>
            <w:r>
              <w:t>User confirms</w:t>
            </w:r>
          </w:p>
          <w:p w:rsidR="00CD1E29" w:rsidRDefault="00CD1E29" w:rsidP="000F7361">
            <w:pPr>
              <w:pStyle w:val="BodyText"/>
              <w:numPr>
                <w:ilvl w:val="0"/>
                <w:numId w:val="487"/>
              </w:numPr>
            </w:pPr>
            <w:r>
              <w:t>Next steps are similar to alternate flow A1</w:t>
            </w:r>
          </w:p>
          <w:p w:rsidR="007C7D89" w:rsidRDefault="007C7D89" w:rsidP="007C7D89">
            <w:pPr>
              <w:pStyle w:val="BodyText"/>
            </w:pPr>
            <w:r>
              <w:t xml:space="preserve">A12: Generation </w:t>
            </w:r>
            <w:r w:rsidR="00F8386E">
              <w:t>has failed</w:t>
            </w:r>
          </w:p>
          <w:p w:rsidR="007C7D89" w:rsidRDefault="007C7D89" w:rsidP="000F7361">
            <w:pPr>
              <w:pStyle w:val="BodyText"/>
              <w:numPr>
                <w:ilvl w:val="0"/>
                <w:numId w:val="488"/>
              </w:numPr>
            </w:pPr>
            <w:r>
              <w:t>Channel/CSR light displays an error message to inform him generation has failed</w:t>
            </w:r>
          </w:p>
          <w:p w:rsidR="00CD1E29" w:rsidRDefault="00CD1E29" w:rsidP="00CD1E29">
            <w:pPr>
              <w:pStyle w:val="BodyText"/>
            </w:pPr>
            <w:r>
              <w:t>A2: Invoice PDF generation is in progress</w:t>
            </w:r>
          </w:p>
          <w:p w:rsidR="00CD1E29" w:rsidRDefault="00CD1E29" w:rsidP="000F7361">
            <w:pPr>
              <w:pStyle w:val="BodyText"/>
              <w:numPr>
                <w:ilvl w:val="0"/>
                <w:numId w:val="486"/>
              </w:numPr>
            </w:pPr>
            <w:r>
              <w:t xml:space="preserve">Channel/CSR light application displays a in progress option </w:t>
            </w:r>
            <w:r w:rsidR="0082364F">
              <w:t>for an invoice in the dislayed list</w:t>
            </w:r>
          </w:p>
          <w:p w:rsidR="00E42CA4" w:rsidRDefault="00E42CA4" w:rsidP="000F7361">
            <w:pPr>
              <w:pStyle w:val="BodyText"/>
              <w:numPr>
                <w:ilvl w:val="0"/>
                <w:numId w:val="486"/>
              </w:numPr>
            </w:pPr>
            <w:r>
              <w:t>User refreshe</w:t>
            </w:r>
            <w:r w:rsidR="0082364F">
              <w:t>s</w:t>
            </w:r>
            <w:r>
              <w:t xml:space="preserve"> the list invoice screen</w:t>
            </w:r>
            <w:r w:rsidR="0082364F">
              <w:t xml:space="preserve"> (browser refresh)</w:t>
            </w:r>
          </w:p>
          <w:p w:rsidR="00385316" w:rsidRDefault="00385316" w:rsidP="000F7361">
            <w:pPr>
              <w:pStyle w:val="BodyText"/>
              <w:numPr>
                <w:ilvl w:val="0"/>
                <w:numId w:val="486"/>
              </w:numPr>
            </w:pPr>
            <w:r>
              <w:t xml:space="preserve">Channel/CSR light application checks if </w:t>
            </w:r>
            <w:r w:rsidR="00E42CA4">
              <w:t>cache needs to be refreshed (configured cache ‘</w:t>
            </w:r>
            <w:r>
              <w:t>time to live</w:t>
            </w:r>
            <w:r w:rsidR="00E42CA4">
              <w:t>’</w:t>
            </w:r>
            <w:r>
              <w:t xml:space="preserve"> parameter) and if yes, refreshes the status</w:t>
            </w:r>
            <w:r w:rsidR="0082364F">
              <w:t>es</w:t>
            </w:r>
            <w:r>
              <w:t xml:space="preserve"> of the invoices (A21)</w:t>
            </w:r>
          </w:p>
          <w:p w:rsidR="007C7D89" w:rsidRDefault="007C7D89" w:rsidP="000F7361">
            <w:pPr>
              <w:pStyle w:val="BodyText"/>
              <w:numPr>
                <w:ilvl w:val="0"/>
                <w:numId w:val="486"/>
              </w:numPr>
            </w:pPr>
            <w:r>
              <w:t>Channel/CSR light application tries to get the invoice</w:t>
            </w:r>
            <w:r w:rsidR="00E42CA4">
              <w:t>s and their up to date statuses</w:t>
            </w:r>
          </w:p>
          <w:p w:rsidR="00E42CA4" w:rsidRDefault="00E42CA4" w:rsidP="000F7361">
            <w:pPr>
              <w:pStyle w:val="BodyText"/>
              <w:numPr>
                <w:ilvl w:val="0"/>
                <w:numId w:val="486"/>
              </w:numPr>
            </w:pPr>
            <w:r>
              <w:t>Channel/CSR light application updates the cache with the new statuses.</w:t>
            </w:r>
          </w:p>
          <w:p w:rsidR="00E42CA4" w:rsidRDefault="00E42CA4" w:rsidP="000F7361">
            <w:pPr>
              <w:pStyle w:val="BodyText"/>
              <w:numPr>
                <w:ilvl w:val="0"/>
                <w:numId w:val="486"/>
              </w:numPr>
            </w:pPr>
            <w:r>
              <w:t>Channel/CSR light application displays invoice list and their pdf generation status from the cache</w:t>
            </w:r>
          </w:p>
          <w:p w:rsidR="007C7D89" w:rsidRDefault="007C7D89" w:rsidP="00E42CA4">
            <w:pPr>
              <w:pStyle w:val="BodyText"/>
            </w:pPr>
            <w:r>
              <w:t xml:space="preserve">A21: </w:t>
            </w:r>
            <w:r w:rsidR="00E42CA4">
              <w:t>Cache time to live has not been reached</w:t>
            </w:r>
          </w:p>
          <w:p w:rsidR="00E42CA4" w:rsidRDefault="00E42CA4" w:rsidP="000F7361">
            <w:pPr>
              <w:pStyle w:val="BodyText"/>
              <w:numPr>
                <w:ilvl w:val="0"/>
                <w:numId w:val="677"/>
              </w:numPr>
            </w:pPr>
            <w:r>
              <w:t>Channel/CSR light application displays invoice list and their pdf generation status from the cache</w:t>
            </w:r>
          </w:p>
          <w:p w:rsidR="00F8386E" w:rsidRDefault="00F8386E" w:rsidP="00F8386E">
            <w:pPr>
              <w:pStyle w:val="BodyText"/>
            </w:pPr>
            <w:r>
              <w:t>A3: User has selected the simple text option</w:t>
            </w:r>
          </w:p>
          <w:p w:rsidR="00F8386E" w:rsidRDefault="00F8386E" w:rsidP="000F7361">
            <w:pPr>
              <w:pStyle w:val="BodyText"/>
              <w:numPr>
                <w:ilvl w:val="0"/>
                <w:numId w:val="489"/>
              </w:numPr>
            </w:pPr>
            <w:r>
              <w:t>Channel/CSR light get</w:t>
            </w:r>
            <w:r w:rsidR="004A4DB4">
              <w:t>s</w:t>
            </w:r>
            <w:r>
              <w:t xml:space="preserve"> the invoice as simple text format from billing</w:t>
            </w:r>
          </w:p>
          <w:p w:rsidR="00F8386E" w:rsidRDefault="00F8386E" w:rsidP="000F7361">
            <w:pPr>
              <w:pStyle w:val="BodyText"/>
              <w:numPr>
                <w:ilvl w:val="0"/>
                <w:numId w:val="489"/>
              </w:numPr>
            </w:pPr>
            <w:r>
              <w:t>Channel/CSR light displays the invoice as simple text (A4)</w:t>
            </w:r>
          </w:p>
          <w:p w:rsidR="006A5A51" w:rsidRPr="007C62D7" w:rsidRDefault="006A5A51" w:rsidP="00F8386E">
            <w:pPr>
              <w:pStyle w:val="BodyText"/>
            </w:pPr>
            <w:r w:rsidRPr="007C62D7">
              <w:t>A</w:t>
            </w:r>
            <w:r w:rsidR="00F8386E">
              <w:t>4</w:t>
            </w:r>
            <w:r w:rsidRPr="007C62D7">
              <w:t xml:space="preserve">: </w:t>
            </w:r>
            <w:r w:rsidR="00325101" w:rsidRPr="007C62D7">
              <w:t>Channel/CSR light</w:t>
            </w:r>
            <w:r w:rsidRPr="007C62D7">
              <w:t xml:space="preserve"> application can’t </w:t>
            </w:r>
            <w:r w:rsidR="00F8386E">
              <w:t>access to</w:t>
            </w:r>
            <w:r w:rsidR="00F8386E" w:rsidRPr="007C62D7">
              <w:t xml:space="preserve"> </w:t>
            </w:r>
            <w:r w:rsidRPr="007C62D7">
              <w:t>formatted invoice for technical reason</w:t>
            </w:r>
          </w:p>
          <w:p w:rsidR="006A5A51" w:rsidRDefault="00325101" w:rsidP="000F7361">
            <w:pPr>
              <w:pStyle w:val="ListNumberUC"/>
              <w:numPr>
                <w:ilvl w:val="0"/>
                <w:numId w:val="379"/>
              </w:numPr>
            </w:pPr>
            <w:r w:rsidRPr="007C62D7">
              <w:t>Channel/CSR light</w:t>
            </w:r>
            <w:r w:rsidR="006A5A51" w:rsidRPr="007C62D7">
              <w:t xml:space="preserve"> application displays a message informing user the service is temporally unavailable and to try later</w:t>
            </w:r>
          </w:p>
          <w:p w:rsidR="0082364F" w:rsidRDefault="0082364F" w:rsidP="0082364F">
            <w:pPr>
              <w:pStyle w:val="BodyText"/>
            </w:pPr>
            <w:r>
              <w:t>A5: Generation is disabled (max period of time allowing PDF generation is over)</w:t>
            </w:r>
          </w:p>
          <w:p w:rsidR="0082364F" w:rsidRDefault="0082364F" w:rsidP="000F7361">
            <w:pPr>
              <w:pStyle w:val="BodyText"/>
              <w:numPr>
                <w:ilvl w:val="0"/>
                <w:numId w:val="678"/>
              </w:numPr>
            </w:pPr>
            <w:r>
              <w:t>Channel/CSR light displays a message to inform the user that PDF generation is disabled for this invoice image</w:t>
            </w:r>
          </w:p>
          <w:p w:rsidR="0082364F" w:rsidRPr="007C62D7" w:rsidRDefault="0082364F" w:rsidP="0082364F">
            <w:pPr>
              <w:pStyle w:val="ListNumberUC"/>
              <w:numPr>
                <w:ilvl w:val="0"/>
                <w:numId w:val="0"/>
              </w:numPr>
            </w:pPr>
          </w:p>
        </w:tc>
      </w:tr>
    </w:tbl>
    <w:p w:rsidR="00DF36D1" w:rsidRPr="007C62D7" w:rsidRDefault="00DF36D1" w:rsidP="004752DD">
      <w:pPr>
        <w:pStyle w:val="Heading4"/>
      </w:pPr>
      <w:bookmarkStart w:id="2319" w:name="_Toc211141602"/>
      <w:bookmarkStart w:id="2320" w:name="_Toc211141603"/>
      <w:bookmarkStart w:id="2321" w:name="_Toc253578241"/>
      <w:r w:rsidRPr="007C62D7">
        <w:t>Use Case:  List Payment</w:t>
      </w:r>
      <w:bookmarkEnd w:id="2320"/>
      <w:r w:rsidRPr="007C62D7">
        <w:t>s</w:t>
      </w:r>
      <w:bookmarkEnd w:id="2321"/>
    </w:p>
    <w:p w:rsidR="00DF36D1" w:rsidRPr="007C62D7" w:rsidRDefault="00DF36D1" w:rsidP="00DF36D1">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DF36D1" w:rsidRPr="007C62D7" w:rsidTr="00A818B5">
        <w:trPr>
          <w:trHeight w:val="360"/>
        </w:trPr>
        <w:tc>
          <w:tcPr>
            <w:tcW w:w="5580" w:type="dxa"/>
            <w:gridSpan w:val="2"/>
            <w:shd w:val="clear" w:color="auto" w:fill="E6E6E6"/>
          </w:tcPr>
          <w:p w:rsidR="00DF36D1" w:rsidRPr="007C62D7" w:rsidRDefault="00DF36D1" w:rsidP="00122B88">
            <w:pPr>
              <w:pStyle w:val="TableHeading"/>
            </w:pPr>
            <w:r w:rsidRPr="007C62D7">
              <w:t>List Payments</w:t>
            </w:r>
          </w:p>
        </w:tc>
        <w:tc>
          <w:tcPr>
            <w:tcW w:w="2880" w:type="dxa"/>
            <w:shd w:val="clear" w:color="auto" w:fill="E6E6E6"/>
          </w:tcPr>
          <w:p w:rsidR="00DF36D1" w:rsidRPr="007C62D7" w:rsidRDefault="007165F7" w:rsidP="00122B88">
            <w:pPr>
              <w:pStyle w:val="TableHeading"/>
            </w:pPr>
            <w:r w:rsidRPr="007C62D7">
              <w:t>E</w:t>
            </w:r>
            <w:r w:rsidR="00844FFF" w:rsidRPr="007C62D7">
              <w:t>B</w:t>
            </w:r>
            <w:r w:rsidRPr="007C62D7">
              <w:t>P0030</w:t>
            </w:r>
            <w:r w:rsidR="00DF36D1" w:rsidRPr="007C62D7">
              <w:t xml:space="preserve"> </w:t>
            </w:r>
          </w:p>
        </w:tc>
      </w:tr>
      <w:tr w:rsidR="00DF36D1" w:rsidRPr="007C62D7" w:rsidTr="00A818B5">
        <w:tc>
          <w:tcPr>
            <w:tcW w:w="2268" w:type="dxa"/>
          </w:tcPr>
          <w:p w:rsidR="00DF36D1" w:rsidRPr="007C62D7" w:rsidRDefault="00DF36D1" w:rsidP="00A818B5">
            <w:r w:rsidRPr="007C62D7">
              <w:t>Primary actors</w:t>
            </w:r>
          </w:p>
        </w:tc>
        <w:tc>
          <w:tcPr>
            <w:tcW w:w="6192" w:type="dxa"/>
            <w:gridSpan w:val="2"/>
          </w:tcPr>
          <w:p w:rsidR="00DF36D1" w:rsidRDefault="00DF36D1" w:rsidP="00A818B5">
            <w:pPr>
              <w:pStyle w:val="BodyText"/>
            </w:pPr>
            <w:r w:rsidRPr="007C62D7">
              <w:t>Dealer user</w:t>
            </w:r>
          </w:p>
          <w:p w:rsidR="00B74EDC" w:rsidRPr="007C62D7" w:rsidRDefault="007C62D7" w:rsidP="001C6190">
            <w:pPr>
              <w:pStyle w:val="BodyText"/>
            </w:pPr>
            <w:r>
              <w:t>CSR</w:t>
            </w:r>
            <w:r w:rsidR="00B74EDC">
              <w:t xml:space="preserve"> user</w:t>
            </w:r>
          </w:p>
        </w:tc>
      </w:tr>
      <w:tr w:rsidR="00DF36D1" w:rsidRPr="007C62D7" w:rsidTr="00A818B5">
        <w:tc>
          <w:tcPr>
            <w:tcW w:w="2268" w:type="dxa"/>
          </w:tcPr>
          <w:p w:rsidR="00DF36D1" w:rsidRPr="007C62D7" w:rsidRDefault="00DF36D1" w:rsidP="00A818B5">
            <w:r w:rsidRPr="007C62D7">
              <w:t>Summary Goal</w:t>
            </w:r>
          </w:p>
        </w:tc>
        <w:tc>
          <w:tcPr>
            <w:tcW w:w="6192" w:type="dxa"/>
            <w:gridSpan w:val="2"/>
          </w:tcPr>
          <w:p w:rsidR="00DF36D1" w:rsidRPr="007C62D7" w:rsidRDefault="00DF36D1" w:rsidP="00A818B5">
            <w:pPr>
              <w:pStyle w:val="BodyText"/>
            </w:pPr>
            <w:r w:rsidRPr="007C62D7">
              <w:t>This use case allows the user to view the payments associated to an account or an invoice.</w:t>
            </w:r>
          </w:p>
        </w:tc>
      </w:tr>
      <w:tr w:rsidR="00DF36D1" w:rsidRPr="007C62D7" w:rsidTr="00A818B5">
        <w:trPr>
          <w:trHeight w:val="176"/>
        </w:trPr>
        <w:tc>
          <w:tcPr>
            <w:tcW w:w="2268" w:type="dxa"/>
          </w:tcPr>
          <w:p w:rsidR="00DF36D1" w:rsidRPr="007C62D7" w:rsidRDefault="00DF36D1" w:rsidP="00A818B5">
            <w:r w:rsidRPr="007C62D7">
              <w:t>Pre-conditions</w:t>
            </w:r>
          </w:p>
        </w:tc>
        <w:tc>
          <w:tcPr>
            <w:tcW w:w="6192" w:type="dxa"/>
            <w:gridSpan w:val="2"/>
          </w:tcPr>
          <w:p w:rsidR="00DF36D1" w:rsidRPr="007C62D7" w:rsidRDefault="00DF36D1" w:rsidP="00DF36D1">
            <w:pPr>
              <w:pStyle w:val="BodyText"/>
            </w:pPr>
            <w:r w:rsidRPr="007C62D7">
              <w:t>The user is in the context of a customer</w:t>
            </w:r>
          </w:p>
        </w:tc>
      </w:tr>
      <w:tr w:rsidR="00DF36D1" w:rsidRPr="007C62D7" w:rsidTr="00A818B5">
        <w:trPr>
          <w:trHeight w:val="176"/>
        </w:trPr>
        <w:tc>
          <w:tcPr>
            <w:tcW w:w="2268" w:type="dxa"/>
          </w:tcPr>
          <w:p w:rsidR="00DF36D1" w:rsidRPr="007C62D7" w:rsidRDefault="00DF36D1" w:rsidP="00A818B5">
            <w:r w:rsidRPr="007C62D7">
              <w:t>Trigger</w:t>
            </w:r>
          </w:p>
        </w:tc>
        <w:tc>
          <w:tcPr>
            <w:tcW w:w="6192" w:type="dxa"/>
            <w:gridSpan w:val="2"/>
          </w:tcPr>
          <w:p w:rsidR="00DF36D1" w:rsidRPr="007C62D7" w:rsidRDefault="00DF36D1" w:rsidP="00A818B5">
            <w:pPr>
              <w:pStyle w:val="BodyText"/>
            </w:pPr>
            <w:r w:rsidRPr="007C62D7">
              <w:t>The user has chosen to view the payment associated to an account or an invoice</w:t>
            </w:r>
          </w:p>
        </w:tc>
      </w:tr>
      <w:tr w:rsidR="00DF36D1" w:rsidRPr="007C62D7" w:rsidTr="00A818B5">
        <w:trPr>
          <w:trHeight w:val="176"/>
        </w:trPr>
        <w:tc>
          <w:tcPr>
            <w:tcW w:w="2268" w:type="dxa"/>
          </w:tcPr>
          <w:p w:rsidR="00DF36D1" w:rsidRPr="007C62D7" w:rsidRDefault="00DF36D1" w:rsidP="00A818B5">
            <w:r w:rsidRPr="007C62D7">
              <w:t>Minimum guarantees</w:t>
            </w:r>
          </w:p>
        </w:tc>
        <w:tc>
          <w:tcPr>
            <w:tcW w:w="6192" w:type="dxa"/>
            <w:gridSpan w:val="2"/>
          </w:tcPr>
          <w:p w:rsidR="00DF36D1" w:rsidRPr="007C62D7" w:rsidRDefault="00325101" w:rsidP="00A818B5">
            <w:pPr>
              <w:pStyle w:val="BodyText"/>
            </w:pPr>
            <w:r w:rsidRPr="007C62D7">
              <w:t>Channel/CSR light</w:t>
            </w:r>
            <w:r w:rsidR="00DF36D1" w:rsidRPr="007C62D7">
              <w:t xml:space="preserve"> application will warn the user if no payment is available</w:t>
            </w:r>
          </w:p>
        </w:tc>
      </w:tr>
      <w:tr w:rsidR="00DF36D1" w:rsidRPr="007C62D7" w:rsidTr="00A818B5">
        <w:trPr>
          <w:trHeight w:val="176"/>
        </w:trPr>
        <w:tc>
          <w:tcPr>
            <w:tcW w:w="2268" w:type="dxa"/>
          </w:tcPr>
          <w:p w:rsidR="00DF36D1" w:rsidRPr="007C62D7" w:rsidRDefault="00DF36D1" w:rsidP="00A818B5">
            <w:r w:rsidRPr="007C62D7">
              <w:t>Success guarantees:</w:t>
            </w:r>
          </w:p>
        </w:tc>
        <w:tc>
          <w:tcPr>
            <w:tcW w:w="6192" w:type="dxa"/>
            <w:gridSpan w:val="2"/>
          </w:tcPr>
          <w:p w:rsidR="00DF36D1" w:rsidRPr="007C62D7" w:rsidRDefault="00325101" w:rsidP="00A818B5">
            <w:pPr>
              <w:pStyle w:val="BodyText"/>
            </w:pPr>
            <w:r w:rsidRPr="007C62D7">
              <w:t>Channel/CSR light</w:t>
            </w:r>
            <w:r w:rsidR="00DF36D1" w:rsidRPr="007C62D7">
              <w:t xml:space="preserve"> Application displays Payment list</w:t>
            </w:r>
          </w:p>
        </w:tc>
      </w:tr>
      <w:tr w:rsidR="00DF36D1" w:rsidRPr="007C62D7" w:rsidTr="00A818B5">
        <w:trPr>
          <w:trHeight w:val="176"/>
        </w:trPr>
        <w:tc>
          <w:tcPr>
            <w:tcW w:w="2268" w:type="dxa"/>
          </w:tcPr>
          <w:p w:rsidR="00DF36D1" w:rsidRPr="007C62D7" w:rsidRDefault="00DF36D1" w:rsidP="00A818B5">
            <w:r w:rsidRPr="007C62D7">
              <w:t>Normal Flow:</w:t>
            </w:r>
          </w:p>
        </w:tc>
        <w:tc>
          <w:tcPr>
            <w:tcW w:w="6192" w:type="dxa"/>
            <w:gridSpan w:val="2"/>
          </w:tcPr>
          <w:p w:rsidR="00DF36D1" w:rsidRPr="007C62D7" w:rsidRDefault="00325101" w:rsidP="000F7361">
            <w:pPr>
              <w:pStyle w:val="ListNumberUC"/>
              <w:numPr>
                <w:ilvl w:val="0"/>
                <w:numId w:val="682"/>
              </w:numPr>
            </w:pPr>
            <w:r w:rsidRPr="007C62D7">
              <w:t>Channel/CSR light</w:t>
            </w:r>
            <w:r w:rsidR="00DF36D1" w:rsidRPr="007C62D7">
              <w:t xml:space="preserve"> application get the payments for the invoice or the last X payments for the account (A1)(A2)</w:t>
            </w:r>
          </w:p>
          <w:p w:rsidR="00DF36D1" w:rsidRPr="007C62D7" w:rsidRDefault="00325101" w:rsidP="00863AAE">
            <w:pPr>
              <w:pStyle w:val="ListNumberUC"/>
            </w:pPr>
            <w:r w:rsidRPr="007C62D7">
              <w:t>Channel/CSR light</w:t>
            </w:r>
            <w:r w:rsidR="00DF36D1" w:rsidRPr="007C62D7">
              <w:t xml:space="preserve"> application displays the found payments with following information</w:t>
            </w:r>
          </w:p>
          <w:p w:rsidR="00DF36D1" w:rsidRPr="007C62D7" w:rsidRDefault="00DF36D1" w:rsidP="00DF36D1">
            <w:pPr>
              <w:pStyle w:val="Body"/>
            </w:pPr>
            <w:r w:rsidRPr="007C62D7">
              <w:t>Payment reference</w:t>
            </w:r>
          </w:p>
          <w:p w:rsidR="00DF36D1" w:rsidRPr="007C62D7" w:rsidRDefault="00DF36D1" w:rsidP="00DF36D1">
            <w:pPr>
              <w:pStyle w:val="Body"/>
            </w:pPr>
            <w:r w:rsidRPr="007C62D7">
              <w:t>Payment type (deposit, normal payment, reversal..)</w:t>
            </w:r>
          </w:p>
          <w:p w:rsidR="00DF36D1" w:rsidRPr="007C62D7" w:rsidRDefault="00DF36D1" w:rsidP="00DF36D1">
            <w:pPr>
              <w:pStyle w:val="Body"/>
            </w:pPr>
            <w:r w:rsidRPr="007C62D7">
              <w:t>Payment date</w:t>
            </w:r>
          </w:p>
          <w:p w:rsidR="00DF36D1" w:rsidRPr="007C62D7" w:rsidRDefault="00DF36D1" w:rsidP="00DF36D1">
            <w:pPr>
              <w:pStyle w:val="Body"/>
            </w:pPr>
            <w:r w:rsidRPr="007C62D7">
              <w:t>Payment amount (negative for reversal)</w:t>
            </w:r>
          </w:p>
          <w:p w:rsidR="00DF36D1" w:rsidRPr="007C62D7" w:rsidRDefault="00DF36D1" w:rsidP="00DF36D1">
            <w:pPr>
              <w:pStyle w:val="Body"/>
            </w:pPr>
            <w:r w:rsidRPr="007C62D7">
              <w:t>Related invoice(s) number</w:t>
            </w:r>
          </w:p>
          <w:p w:rsidR="00DF36D1" w:rsidRPr="007C62D7" w:rsidRDefault="00DF36D1" w:rsidP="00551245">
            <w:pPr>
              <w:pStyle w:val="ListNumberUC"/>
              <w:numPr>
                <w:ilvl w:val="0"/>
                <w:numId w:val="0"/>
              </w:numPr>
              <w:ind w:left="418"/>
            </w:pPr>
          </w:p>
        </w:tc>
      </w:tr>
      <w:tr w:rsidR="00DF36D1" w:rsidRPr="007C62D7" w:rsidTr="00A818B5">
        <w:trPr>
          <w:trHeight w:val="176"/>
        </w:trPr>
        <w:tc>
          <w:tcPr>
            <w:tcW w:w="2268" w:type="dxa"/>
          </w:tcPr>
          <w:p w:rsidR="00DF36D1" w:rsidRPr="007C62D7" w:rsidRDefault="00DF36D1" w:rsidP="00A818B5">
            <w:r w:rsidRPr="007C62D7">
              <w:t>Alternative Flows:</w:t>
            </w:r>
          </w:p>
        </w:tc>
        <w:tc>
          <w:tcPr>
            <w:tcW w:w="6192" w:type="dxa"/>
            <w:gridSpan w:val="2"/>
          </w:tcPr>
          <w:p w:rsidR="00DF36D1" w:rsidRPr="007C62D7" w:rsidRDefault="00DF36D1" w:rsidP="00DF36D1">
            <w:pPr>
              <w:pStyle w:val="BodyText"/>
            </w:pPr>
            <w:r w:rsidRPr="007C62D7">
              <w:t>A1. No payment found</w:t>
            </w:r>
          </w:p>
          <w:p w:rsidR="00DF36D1" w:rsidRPr="007C62D7" w:rsidRDefault="00325101" w:rsidP="000F7361">
            <w:pPr>
              <w:pStyle w:val="ListNumberUC"/>
              <w:numPr>
                <w:ilvl w:val="0"/>
                <w:numId w:val="381"/>
              </w:numPr>
            </w:pPr>
            <w:r w:rsidRPr="007C62D7">
              <w:t>Channel/CSR light</w:t>
            </w:r>
            <w:r w:rsidR="00DF36D1" w:rsidRPr="007C62D7">
              <w:t xml:space="preserve"> application displays a message informing the user there is no payments for this account or invoice</w:t>
            </w:r>
          </w:p>
          <w:p w:rsidR="00DF36D1" w:rsidRPr="007C62D7" w:rsidRDefault="00DF36D1" w:rsidP="00DF36D1">
            <w:pPr>
              <w:pStyle w:val="BodyText"/>
            </w:pPr>
            <w:r w:rsidRPr="007C62D7">
              <w:t xml:space="preserve">A2. </w:t>
            </w:r>
            <w:r w:rsidR="00325101" w:rsidRPr="007C62D7">
              <w:t>Channel/CSR light</w:t>
            </w:r>
            <w:r w:rsidRPr="007C62D7">
              <w:t xml:space="preserve"> application can’t get payments for technical reason</w:t>
            </w:r>
          </w:p>
          <w:p w:rsidR="00DF36D1" w:rsidRPr="007C62D7" w:rsidRDefault="00325101" w:rsidP="000F7361">
            <w:pPr>
              <w:pStyle w:val="ListNumberUC"/>
              <w:numPr>
                <w:ilvl w:val="0"/>
                <w:numId w:val="382"/>
              </w:numPr>
            </w:pPr>
            <w:r w:rsidRPr="007C62D7">
              <w:t>Channel/CSR light</w:t>
            </w:r>
            <w:r w:rsidR="00DF36D1" w:rsidRPr="007C62D7">
              <w:t xml:space="preserve"> application displays a message informing the user the service is temporally unavailable and to try later</w:t>
            </w:r>
          </w:p>
        </w:tc>
      </w:tr>
    </w:tbl>
    <w:p w:rsidR="0064677B" w:rsidRPr="007C62D7" w:rsidRDefault="0064677B" w:rsidP="0064677B">
      <w:pPr>
        <w:pStyle w:val="Heading4"/>
      </w:pPr>
      <w:bookmarkStart w:id="2322" w:name="_Toc211141604"/>
      <w:bookmarkStart w:id="2323" w:name="_Toc253578242"/>
      <w:bookmarkEnd w:id="2319"/>
      <w:r w:rsidRPr="007C62D7">
        <w:t xml:space="preserve">Use Case:  </w:t>
      </w:r>
      <w:r w:rsidR="008D0994">
        <w:t>View payment</w:t>
      </w:r>
      <w:r>
        <w:t xml:space="preserve"> distributions</w:t>
      </w:r>
      <w:bookmarkEnd w:id="2323"/>
    </w:p>
    <w:p w:rsidR="0064677B" w:rsidRPr="007C62D7" w:rsidRDefault="0064677B" w:rsidP="0064677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4677B" w:rsidRPr="007C62D7" w:rsidTr="0064677B">
        <w:trPr>
          <w:trHeight w:val="360"/>
        </w:trPr>
        <w:tc>
          <w:tcPr>
            <w:tcW w:w="5580" w:type="dxa"/>
            <w:gridSpan w:val="2"/>
            <w:shd w:val="clear" w:color="auto" w:fill="E6E6E6"/>
          </w:tcPr>
          <w:p w:rsidR="0064677B" w:rsidRPr="007C62D7" w:rsidRDefault="008D0994" w:rsidP="0064677B">
            <w:pPr>
              <w:pStyle w:val="TableHeading"/>
            </w:pPr>
            <w:r>
              <w:t>View payment</w:t>
            </w:r>
            <w:r w:rsidR="0064677B">
              <w:t xml:space="preserve"> distribution</w:t>
            </w:r>
            <w:r>
              <w:t>s</w:t>
            </w:r>
          </w:p>
        </w:tc>
        <w:tc>
          <w:tcPr>
            <w:tcW w:w="2880" w:type="dxa"/>
            <w:shd w:val="clear" w:color="auto" w:fill="E6E6E6"/>
          </w:tcPr>
          <w:p w:rsidR="0064677B" w:rsidRPr="007C62D7" w:rsidRDefault="0064677B" w:rsidP="0064677B">
            <w:pPr>
              <w:pStyle w:val="TableHeading"/>
            </w:pPr>
            <w:r w:rsidRPr="007C62D7">
              <w:t>EBP003</w:t>
            </w:r>
            <w:r>
              <w:t>5</w:t>
            </w:r>
            <w:r w:rsidRPr="007C62D7">
              <w:t xml:space="preserve"> </w:t>
            </w:r>
          </w:p>
        </w:tc>
      </w:tr>
      <w:tr w:rsidR="0064677B" w:rsidRPr="007C62D7" w:rsidTr="0064677B">
        <w:tc>
          <w:tcPr>
            <w:tcW w:w="2268" w:type="dxa"/>
          </w:tcPr>
          <w:p w:rsidR="0064677B" w:rsidRPr="007C62D7" w:rsidRDefault="0064677B" w:rsidP="0064677B">
            <w:r w:rsidRPr="007C62D7">
              <w:t>Primary actors</w:t>
            </w:r>
          </w:p>
        </w:tc>
        <w:tc>
          <w:tcPr>
            <w:tcW w:w="6192" w:type="dxa"/>
            <w:gridSpan w:val="2"/>
          </w:tcPr>
          <w:p w:rsidR="0064677B" w:rsidRDefault="0064677B" w:rsidP="0064677B">
            <w:pPr>
              <w:pStyle w:val="BodyText"/>
            </w:pPr>
            <w:r w:rsidRPr="007C62D7">
              <w:t>Dealer user</w:t>
            </w:r>
          </w:p>
          <w:p w:rsidR="0064677B" w:rsidRPr="007C62D7" w:rsidRDefault="0064677B" w:rsidP="0064677B">
            <w:pPr>
              <w:pStyle w:val="BodyText"/>
            </w:pPr>
            <w:r>
              <w:t>CSR user</w:t>
            </w:r>
          </w:p>
        </w:tc>
      </w:tr>
      <w:tr w:rsidR="0064677B" w:rsidRPr="007C62D7" w:rsidTr="0064677B">
        <w:tc>
          <w:tcPr>
            <w:tcW w:w="2268" w:type="dxa"/>
          </w:tcPr>
          <w:p w:rsidR="0064677B" w:rsidRPr="007C62D7" w:rsidRDefault="0064677B" w:rsidP="0064677B">
            <w:r w:rsidRPr="007C62D7">
              <w:t>Summary Goal</w:t>
            </w:r>
          </w:p>
        </w:tc>
        <w:tc>
          <w:tcPr>
            <w:tcW w:w="6192" w:type="dxa"/>
            <w:gridSpan w:val="2"/>
          </w:tcPr>
          <w:p w:rsidR="0064677B" w:rsidRPr="007C62D7" w:rsidRDefault="0064677B" w:rsidP="0064677B">
            <w:pPr>
              <w:pStyle w:val="BodyText"/>
            </w:pPr>
            <w:r w:rsidRPr="007C62D7">
              <w:t xml:space="preserve">This use case allows the user to view the payments </w:t>
            </w:r>
            <w:r>
              <w:t>done since the last bill and appearing on the invoice</w:t>
            </w:r>
          </w:p>
        </w:tc>
      </w:tr>
      <w:tr w:rsidR="0064677B" w:rsidRPr="007C62D7" w:rsidTr="0064677B">
        <w:trPr>
          <w:trHeight w:val="176"/>
        </w:trPr>
        <w:tc>
          <w:tcPr>
            <w:tcW w:w="2268" w:type="dxa"/>
          </w:tcPr>
          <w:p w:rsidR="0064677B" w:rsidRPr="007C62D7" w:rsidRDefault="0064677B" w:rsidP="0064677B">
            <w:r w:rsidRPr="007C62D7">
              <w:t>Pre-conditions</w:t>
            </w:r>
          </w:p>
        </w:tc>
        <w:tc>
          <w:tcPr>
            <w:tcW w:w="6192" w:type="dxa"/>
            <w:gridSpan w:val="2"/>
          </w:tcPr>
          <w:p w:rsidR="0064677B" w:rsidRPr="007C62D7" w:rsidRDefault="0064677B" w:rsidP="0064677B">
            <w:pPr>
              <w:pStyle w:val="BodyText"/>
            </w:pPr>
            <w:r w:rsidRPr="007C62D7">
              <w:t xml:space="preserve">The user is in the context of </w:t>
            </w:r>
            <w:r>
              <w:t>one invoice</w:t>
            </w:r>
          </w:p>
        </w:tc>
      </w:tr>
      <w:tr w:rsidR="0064677B" w:rsidRPr="007C62D7" w:rsidTr="0064677B">
        <w:trPr>
          <w:trHeight w:val="176"/>
        </w:trPr>
        <w:tc>
          <w:tcPr>
            <w:tcW w:w="2268" w:type="dxa"/>
          </w:tcPr>
          <w:p w:rsidR="0064677B" w:rsidRPr="007C62D7" w:rsidRDefault="0064677B" w:rsidP="0064677B">
            <w:r w:rsidRPr="007C62D7">
              <w:t>Trigger</w:t>
            </w:r>
          </w:p>
        </w:tc>
        <w:tc>
          <w:tcPr>
            <w:tcW w:w="6192" w:type="dxa"/>
            <w:gridSpan w:val="2"/>
          </w:tcPr>
          <w:p w:rsidR="0064677B" w:rsidRPr="007C62D7" w:rsidRDefault="0064677B" w:rsidP="0064677B">
            <w:pPr>
              <w:pStyle w:val="BodyText"/>
            </w:pPr>
            <w:r w:rsidRPr="007C62D7">
              <w:t>The user has chosen to view the payment</w:t>
            </w:r>
            <w:r>
              <w:t>s</w:t>
            </w:r>
            <w:r w:rsidRPr="007C62D7">
              <w:t xml:space="preserve"> </w:t>
            </w:r>
            <w:r>
              <w:t>distribution</w:t>
            </w:r>
          </w:p>
        </w:tc>
      </w:tr>
      <w:tr w:rsidR="0064677B" w:rsidRPr="007C62D7" w:rsidTr="0064677B">
        <w:trPr>
          <w:trHeight w:val="176"/>
        </w:trPr>
        <w:tc>
          <w:tcPr>
            <w:tcW w:w="2268" w:type="dxa"/>
          </w:tcPr>
          <w:p w:rsidR="0064677B" w:rsidRPr="007C62D7" w:rsidRDefault="0064677B" w:rsidP="0064677B">
            <w:r w:rsidRPr="007C62D7">
              <w:t>Minimum guarantees</w:t>
            </w:r>
          </w:p>
        </w:tc>
        <w:tc>
          <w:tcPr>
            <w:tcW w:w="6192" w:type="dxa"/>
            <w:gridSpan w:val="2"/>
          </w:tcPr>
          <w:p w:rsidR="0064677B" w:rsidRPr="007C62D7" w:rsidRDefault="0064677B" w:rsidP="0064677B">
            <w:pPr>
              <w:pStyle w:val="BodyText"/>
            </w:pPr>
            <w:r w:rsidRPr="007C62D7">
              <w:t>Channel/CSR light application will warn the user if no payment is available</w:t>
            </w:r>
          </w:p>
        </w:tc>
      </w:tr>
      <w:tr w:rsidR="0064677B" w:rsidRPr="007C62D7" w:rsidTr="0064677B">
        <w:trPr>
          <w:trHeight w:val="176"/>
        </w:trPr>
        <w:tc>
          <w:tcPr>
            <w:tcW w:w="2268" w:type="dxa"/>
          </w:tcPr>
          <w:p w:rsidR="0064677B" w:rsidRPr="007C62D7" w:rsidRDefault="0064677B" w:rsidP="0064677B">
            <w:r w:rsidRPr="007C62D7">
              <w:t>Success guarantees:</w:t>
            </w:r>
          </w:p>
        </w:tc>
        <w:tc>
          <w:tcPr>
            <w:tcW w:w="6192" w:type="dxa"/>
            <w:gridSpan w:val="2"/>
          </w:tcPr>
          <w:p w:rsidR="0064677B" w:rsidRPr="007C62D7" w:rsidRDefault="0064677B" w:rsidP="0064677B">
            <w:pPr>
              <w:pStyle w:val="BodyText"/>
            </w:pPr>
            <w:r w:rsidRPr="007C62D7">
              <w:t xml:space="preserve">Channel/CSR light Application displays Payment </w:t>
            </w:r>
            <w:r>
              <w:t xml:space="preserve">distributions </w:t>
            </w:r>
            <w:r w:rsidRPr="007C62D7">
              <w:t>list</w:t>
            </w:r>
          </w:p>
        </w:tc>
      </w:tr>
      <w:tr w:rsidR="0064677B" w:rsidRPr="007C62D7" w:rsidTr="0064677B">
        <w:trPr>
          <w:trHeight w:val="176"/>
        </w:trPr>
        <w:tc>
          <w:tcPr>
            <w:tcW w:w="2268" w:type="dxa"/>
          </w:tcPr>
          <w:p w:rsidR="0064677B" w:rsidRPr="007C62D7" w:rsidRDefault="0064677B" w:rsidP="0064677B">
            <w:r w:rsidRPr="007C62D7">
              <w:t>Normal Flow:</w:t>
            </w:r>
          </w:p>
        </w:tc>
        <w:tc>
          <w:tcPr>
            <w:tcW w:w="6192" w:type="dxa"/>
            <w:gridSpan w:val="2"/>
          </w:tcPr>
          <w:p w:rsidR="0064677B" w:rsidRPr="007C62D7" w:rsidRDefault="0064677B" w:rsidP="000F7361">
            <w:pPr>
              <w:pStyle w:val="ListNumberUC"/>
              <w:numPr>
                <w:ilvl w:val="0"/>
                <w:numId w:val="681"/>
              </w:numPr>
            </w:pPr>
            <w:r w:rsidRPr="007C62D7">
              <w:t xml:space="preserve">Channel/CSR light application get the payments </w:t>
            </w:r>
            <w:r w:rsidR="0092313F">
              <w:t>appearing on the</w:t>
            </w:r>
            <w:r w:rsidRPr="007C62D7">
              <w:t xml:space="preserve"> </w:t>
            </w:r>
            <w:r w:rsidR="0092313F">
              <w:t xml:space="preserve">invoice </w:t>
            </w:r>
            <w:r w:rsidRPr="007C62D7">
              <w:t>(A1)(A2)</w:t>
            </w:r>
          </w:p>
          <w:p w:rsidR="0064677B" w:rsidRPr="007C62D7" w:rsidRDefault="0064677B" w:rsidP="0064677B">
            <w:pPr>
              <w:pStyle w:val="ListNumberUC"/>
            </w:pPr>
            <w:r w:rsidRPr="007C62D7">
              <w:t>Channel/CSR light application displays the found payments with following information</w:t>
            </w:r>
          </w:p>
          <w:p w:rsidR="0064677B" w:rsidRPr="007C62D7" w:rsidRDefault="0064677B" w:rsidP="0064677B">
            <w:pPr>
              <w:pStyle w:val="Body"/>
            </w:pPr>
            <w:r w:rsidRPr="007C62D7">
              <w:t>Payment reference</w:t>
            </w:r>
          </w:p>
          <w:p w:rsidR="0064677B" w:rsidRPr="007C62D7" w:rsidRDefault="0064677B" w:rsidP="0064677B">
            <w:pPr>
              <w:pStyle w:val="Body"/>
            </w:pPr>
            <w:r w:rsidRPr="007C62D7">
              <w:t>Payment type (deposit, normal payment, reversal..)</w:t>
            </w:r>
          </w:p>
          <w:p w:rsidR="0064677B" w:rsidRPr="007C62D7" w:rsidRDefault="0064677B" w:rsidP="0064677B">
            <w:pPr>
              <w:pStyle w:val="Body"/>
            </w:pPr>
            <w:r w:rsidRPr="007C62D7">
              <w:t>Payment date</w:t>
            </w:r>
          </w:p>
          <w:p w:rsidR="0064677B" w:rsidRPr="007C62D7" w:rsidRDefault="0064677B" w:rsidP="001C16D9">
            <w:pPr>
              <w:pStyle w:val="Body"/>
            </w:pPr>
            <w:r w:rsidRPr="007C62D7">
              <w:t>Payment amount (negative for reversal)</w:t>
            </w:r>
          </w:p>
        </w:tc>
      </w:tr>
      <w:tr w:rsidR="0064677B" w:rsidRPr="007C62D7" w:rsidTr="0064677B">
        <w:trPr>
          <w:trHeight w:val="176"/>
        </w:trPr>
        <w:tc>
          <w:tcPr>
            <w:tcW w:w="2268" w:type="dxa"/>
          </w:tcPr>
          <w:p w:rsidR="0064677B" w:rsidRPr="007C62D7" w:rsidRDefault="0064677B" w:rsidP="0064677B">
            <w:r w:rsidRPr="007C62D7">
              <w:t>Alternative Flows:</w:t>
            </w:r>
          </w:p>
        </w:tc>
        <w:tc>
          <w:tcPr>
            <w:tcW w:w="6192" w:type="dxa"/>
            <w:gridSpan w:val="2"/>
          </w:tcPr>
          <w:p w:rsidR="0064677B" w:rsidRPr="007C62D7" w:rsidRDefault="0064677B" w:rsidP="0064677B">
            <w:pPr>
              <w:pStyle w:val="BodyText"/>
            </w:pPr>
            <w:r w:rsidRPr="007C62D7">
              <w:t>A1. No payment found</w:t>
            </w:r>
          </w:p>
          <w:p w:rsidR="0064677B" w:rsidRPr="007C62D7" w:rsidRDefault="0064677B" w:rsidP="000F7361">
            <w:pPr>
              <w:pStyle w:val="ListNumberUC"/>
              <w:numPr>
                <w:ilvl w:val="0"/>
                <w:numId w:val="683"/>
              </w:numPr>
            </w:pPr>
            <w:r w:rsidRPr="007C62D7">
              <w:t>Channel/CSR light application displays a message informing the user there is no payments for this account or invoice</w:t>
            </w:r>
          </w:p>
          <w:p w:rsidR="0064677B" w:rsidRPr="007C62D7" w:rsidRDefault="0064677B" w:rsidP="0064677B">
            <w:pPr>
              <w:pStyle w:val="BodyText"/>
            </w:pPr>
            <w:r w:rsidRPr="007C62D7">
              <w:t>A2. Channel/CSR light application can’t get payments for technical reason</w:t>
            </w:r>
          </w:p>
          <w:p w:rsidR="0064677B" w:rsidRPr="007C62D7" w:rsidRDefault="0064677B" w:rsidP="000F7361">
            <w:pPr>
              <w:pStyle w:val="ListNumberUC"/>
              <w:numPr>
                <w:ilvl w:val="0"/>
                <w:numId w:val="684"/>
              </w:numPr>
            </w:pPr>
            <w:r w:rsidRPr="007C62D7">
              <w:t>Channel/CSR light application displays a message informing the user the service is temporally unavailable and to try later</w:t>
            </w:r>
          </w:p>
        </w:tc>
      </w:tr>
    </w:tbl>
    <w:p w:rsidR="007D515C" w:rsidRPr="007C62D7" w:rsidRDefault="007D515C" w:rsidP="00D62765">
      <w:pPr>
        <w:pStyle w:val="Heading4"/>
      </w:pPr>
      <w:bookmarkStart w:id="2324" w:name="_Toc253578243"/>
      <w:r w:rsidRPr="007C62D7">
        <w:t xml:space="preserve">Use Case:  View </w:t>
      </w:r>
      <w:bookmarkEnd w:id="2322"/>
      <w:r w:rsidR="00D62765">
        <w:t>billed usage</w:t>
      </w:r>
      <w:bookmarkEnd w:id="2324"/>
    </w:p>
    <w:p w:rsidR="007D515C" w:rsidRPr="007C62D7" w:rsidRDefault="007D515C" w:rsidP="007D515C">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D515C" w:rsidRPr="007C62D7" w:rsidTr="00860E3E">
        <w:trPr>
          <w:trHeight w:val="360"/>
        </w:trPr>
        <w:tc>
          <w:tcPr>
            <w:tcW w:w="5580" w:type="dxa"/>
            <w:gridSpan w:val="2"/>
            <w:shd w:val="clear" w:color="auto" w:fill="E6E6E6"/>
          </w:tcPr>
          <w:p w:rsidR="007D515C" w:rsidRPr="007C62D7" w:rsidRDefault="007D515C" w:rsidP="00122B88">
            <w:pPr>
              <w:pStyle w:val="TableHeading"/>
            </w:pPr>
            <w:r w:rsidRPr="007C62D7">
              <w:t xml:space="preserve">View </w:t>
            </w:r>
            <w:r w:rsidR="00D62765">
              <w:t>billed usage</w:t>
            </w:r>
          </w:p>
        </w:tc>
        <w:tc>
          <w:tcPr>
            <w:tcW w:w="2880" w:type="dxa"/>
            <w:shd w:val="clear" w:color="auto" w:fill="E6E6E6"/>
          </w:tcPr>
          <w:p w:rsidR="007D515C" w:rsidRPr="007C62D7" w:rsidRDefault="007165F7" w:rsidP="00122B88">
            <w:pPr>
              <w:pStyle w:val="TableHeading"/>
            </w:pPr>
            <w:r w:rsidRPr="007C62D7">
              <w:t>E</w:t>
            </w:r>
            <w:r w:rsidR="00844FFF" w:rsidRPr="007C62D7">
              <w:t>B</w:t>
            </w:r>
            <w:r w:rsidRPr="007C62D7">
              <w:t>P0040</w:t>
            </w:r>
            <w:r w:rsidR="007D515C" w:rsidRPr="007C62D7">
              <w:t xml:space="preserve"> </w:t>
            </w:r>
          </w:p>
        </w:tc>
      </w:tr>
      <w:tr w:rsidR="007D515C" w:rsidRPr="007C62D7" w:rsidTr="00860E3E">
        <w:tc>
          <w:tcPr>
            <w:tcW w:w="2268" w:type="dxa"/>
          </w:tcPr>
          <w:p w:rsidR="007D515C" w:rsidRPr="007C62D7" w:rsidRDefault="007D515C" w:rsidP="00860E3E">
            <w:r w:rsidRPr="007C62D7">
              <w:t>Primary actors</w:t>
            </w:r>
          </w:p>
        </w:tc>
        <w:tc>
          <w:tcPr>
            <w:tcW w:w="6192" w:type="dxa"/>
            <w:gridSpan w:val="2"/>
          </w:tcPr>
          <w:p w:rsidR="007D515C" w:rsidRDefault="007D515C" w:rsidP="00860E3E">
            <w:pPr>
              <w:pStyle w:val="BodyText"/>
            </w:pPr>
            <w:r w:rsidRPr="007C62D7">
              <w:t>Dealer user</w:t>
            </w:r>
          </w:p>
          <w:p w:rsidR="007C62D7" w:rsidRDefault="007C62D7" w:rsidP="00860E3E">
            <w:pPr>
              <w:pStyle w:val="BodyText"/>
            </w:pPr>
            <w:r>
              <w:t>CSR</w:t>
            </w:r>
            <w:r w:rsidR="00B74EDC">
              <w:t xml:space="preserve"> </w:t>
            </w:r>
            <w:r w:rsidR="00B74EDC">
              <w:t>user</w:t>
            </w:r>
          </w:p>
          <w:p w:rsidR="00B74EDC" w:rsidRPr="007C62D7" w:rsidRDefault="00B74EDC" w:rsidP="00860E3E">
            <w:pPr>
              <w:pStyle w:val="BodyText"/>
            </w:pPr>
            <w:r>
              <w:t>Referral user</w:t>
            </w:r>
          </w:p>
        </w:tc>
      </w:tr>
      <w:tr w:rsidR="007D515C" w:rsidRPr="007C62D7" w:rsidTr="00860E3E">
        <w:tc>
          <w:tcPr>
            <w:tcW w:w="2268" w:type="dxa"/>
          </w:tcPr>
          <w:p w:rsidR="007D515C" w:rsidRPr="007C62D7" w:rsidRDefault="007D515C" w:rsidP="00860E3E">
            <w:r w:rsidRPr="007C62D7">
              <w:t>Summary Goal</w:t>
            </w:r>
          </w:p>
        </w:tc>
        <w:tc>
          <w:tcPr>
            <w:tcW w:w="6192" w:type="dxa"/>
            <w:gridSpan w:val="2"/>
          </w:tcPr>
          <w:p w:rsidR="007D515C" w:rsidRPr="007C62D7" w:rsidRDefault="007D515C" w:rsidP="00860E3E">
            <w:pPr>
              <w:pStyle w:val="BodyText"/>
            </w:pPr>
            <w:r w:rsidRPr="007C62D7">
              <w:t xml:space="preserve">This use case allows a user to view </w:t>
            </w:r>
            <w:r w:rsidR="00D62765">
              <w:t>billed usage</w:t>
            </w:r>
            <w:r w:rsidR="00DF36D1" w:rsidRPr="007C62D7">
              <w:t xml:space="preserve"> </w:t>
            </w:r>
            <w:r w:rsidR="002824BD">
              <w:t>for account’s subscribers</w:t>
            </w:r>
            <w:r w:rsidR="00B12E31">
              <w:t xml:space="preserve"> and for a specific invoice</w:t>
            </w:r>
          </w:p>
        </w:tc>
      </w:tr>
      <w:tr w:rsidR="007D515C" w:rsidRPr="007C62D7" w:rsidTr="00860E3E">
        <w:trPr>
          <w:trHeight w:val="176"/>
        </w:trPr>
        <w:tc>
          <w:tcPr>
            <w:tcW w:w="2268" w:type="dxa"/>
          </w:tcPr>
          <w:p w:rsidR="007D515C" w:rsidRPr="007C62D7" w:rsidRDefault="007D515C" w:rsidP="00860E3E">
            <w:r w:rsidRPr="007C62D7">
              <w:t>Pre-conditions</w:t>
            </w:r>
          </w:p>
        </w:tc>
        <w:tc>
          <w:tcPr>
            <w:tcW w:w="6192" w:type="dxa"/>
            <w:gridSpan w:val="2"/>
          </w:tcPr>
          <w:p w:rsidR="00DF36D1" w:rsidRPr="007C62D7" w:rsidRDefault="00D62765" w:rsidP="00DF36D1">
            <w:pPr>
              <w:pStyle w:val="BodyText"/>
            </w:pPr>
            <w:r>
              <w:t>User is viewing list of invoices</w:t>
            </w:r>
          </w:p>
        </w:tc>
      </w:tr>
      <w:tr w:rsidR="007D515C" w:rsidRPr="007C62D7" w:rsidTr="00860E3E">
        <w:trPr>
          <w:trHeight w:val="176"/>
        </w:trPr>
        <w:tc>
          <w:tcPr>
            <w:tcW w:w="2268" w:type="dxa"/>
          </w:tcPr>
          <w:p w:rsidR="007D515C" w:rsidRPr="007C62D7" w:rsidRDefault="007D515C" w:rsidP="00860E3E">
            <w:r w:rsidRPr="007C62D7">
              <w:t>Trigger</w:t>
            </w:r>
          </w:p>
        </w:tc>
        <w:tc>
          <w:tcPr>
            <w:tcW w:w="6192" w:type="dxa"/>
            <w:gridSpan w:val="2"/>
          </w:tcPr>
          <w:p w:rsidR="007D515C" w:rsidRPr="007C62D7" w:rsidRDefault="007D515C" w:rsidP="00860E3E">
            <w:pPr>
              <w:pStyle w:val="BodyText"/>
            </w:pPr>
            <w:r w:rsidRPr="007C62D7">
              <w:t xml:space="preserve">The user has chosen to view </w:t>
            </w:r>
            <w:r w:rsidR="00D62765">
              <w:t>billed usage</w:t>
            </w:r>
            <w:r w:rsidRPr="007C62D7">
              <w:t xml:space="preserve"> </w:t>
            </w:r>
          </w:p>
        </w:tc>
      </w:tr>
      <w:tr w:rsidR="007D515C" w:rsidRPr="007C62D7" w:rsidTr="00860E3E">
        <w:trPr>
          <w:trHeight w:val="176"/>
        </w:trPr>
        <w:tc>
          <w:tcPr>
            <w:tcW w:w="2268" w:type="dxa"/>
          </w:tcPr>
          <w:p w:rsidR="007D515C" w:rsidRPr="007C62D7" w:rsidRDefault="007D515C" w:rsidP="00860E3E">
            <w:r w:rsidRPr="007C62D7">
              <w:t>Minimum guarantees</w:t>
            </w:r>
          </w:p>
        </w:tc>
        <w:tc>
          <w:tcPr>
            <w:tcW w:w="6192" w:type="dxa"/>
            <w:gridSpan w:val="2"/>
          </w:tcPr>
          <w:p w:rsidR="007D515C" w:rsidRPr="007C62D7" w:rsidRDefault="00D62765" w:rsidP="00860E3E">
            <w:pPr>
              <w:pStyle w:val="BodyText"/>
            </w:pPr>
            <w:r>
              <w:t>Channel application will prevent retrieving too many calls (configurable)</w:t>
            </w:r>
          </w:p>
        </w:tc>
      </w:tr>
      <w:tr w:rsidR="007D515C" w:rsidRPr="007C62D7" w:rsidTr="00860E3E">
        <w:trPr>
          <w:trHeight w:val="176"/>
        </w:trPr>
        <w:tc>
          <w:tcPr>
            <w:tcW w:w="2268" w:type="dxa"/>
          </w:tcPr>
          <w:p w:rsidR="007D515C" w:rsidRPr="007C62D7" w:rsidRDefault="007D515C" w:rsidP="00860E3E">
            <w:r w:rsidRPr="007C62D7">
              <w:t>Success guarantees:</w:t>
            </w:r>
          </w:p>
        </w:tc>
        <w:tc>
          <w:tcPr>
            <w:tcW w:w="6192" w:type="dxa"/>
            <w:gridSpan w:val="2"/>
          </w:tcPr>
          <w:p w:rsidR="007D515C" w:rsidRPr="007C62D7" w:rsidRDefault="00325101" w:rsidP="00860E3E">
            <w:pPr>
              <w:pStyle w:val="BodyText"/>
            </w:pPr>
            <w:r w:rsidRPr="007C62D7">
              <w:t>Channel/CSR light</w:t>
            </w:r>
            <w:r w:rsidR="007D515C" w:rsidRPr="007C62D7">
              <w:t xml:space="preserve"> Application display </w:t>
            </w:r>
            <w:r w:rsidR="00D62765">
              <w:t>billed usage</w:t>
            </w:r>
          </w:p>
        </w:tc>
      </w:tr>
      <w:tr w:rsidR="007D515C" w:rsidRPr="007C62D7" w:rsidTr="00860E3E">
        <w:trPr>
          <w:trHeight w:val="176"/>
        </w:trPr>
        <w:tc>
          <w:tcPr>
            <w:tcW w:w="2268" w:type="dxa"/>
          </w:tcPr>
          <w:p w:rsidR="007D515C" w:rsidRPr="007C62D7" w:rsidRDefault="007D515C" w:rsidP="00860E3E">
            <w:r w:rsidRPr="007C62D7">
              <w:t>Normal Flow:</w:t>
            </w:r>
          </w:p>
        </w:tc>
        <w:tc>
          <w:tcPr>
            <w:tcW w:w="6192" w:type="dxa"/>
            <w:gridSpan w:val="2"/>
          </w:tcPr>
          <w:p w:rsidR="00C35260" w:rsidRDefault="002824BD" w:rsidP="000F7361">
            <w:pPr>
              <w:pStyle w:val="ListNumberUC"/>
              <w:numPr>
                <w:ilvl w:val="0"/>
                <w:numId w:val="553"/>
              </w:numPr>
            </w:pPr>
            <w:r>
              <w:t>Channel CSR/light displays search criteria to the user</w:t>
            </w:r>
          </w:p>
          <w:p w:rsidR="00C35260" w:rsidRPr="007C62D7" w:rsidRDefault="00C35260" w:rsidP="002824BD">
            <w:pPr>
              <w:pStyle w:val="ListNumberUC"/>
            </w:pPr>
            <w:r>
              <w:t xml:space="preserve">User set </w:t>
            </w:r>
            <w:r w:rsidR="002824BD">
              <w:t>criteria</w:t>
            </w:r>
          </w:p>
          <w:p w:rsidR="00C35260" w:rsidRPr="007C62D7" w:rsidRDefault="00C35260" w:rsidP="002824BD">
            <w:pPr>
              <w:pStyle w:val="ListNumberUC"/>
            </w:pPr>
            <w:r w:rsidRPr="007C62D7">
              <w:t xml:space="preserve">Channel/CSR light application get the list of calls available for the invoice and </w:t>
            </w:r>
            <w:r w:rsidR="002824BD">
              <w:t>matching entered criteria</w:t>
            </w:r>
            <w:r w:rsidRPr="007C62D7">
              <w:t xml:space="preserve"> (A2)(A3)</w:t>
            </w:r>
          </w:p>
          <w:p w:rsidR="007D515C" w:rsidRPr="007C62D7" w:rsidRDefault="00C35260" w:rsidP="00C35260">
            <w:pPr>
              <w:pStyle w:val="ListNumberUC"/>
            </w:pPr>
            <w:r w:rsidRPr="007C62D7">
              <w:t xml:space="preserve">Channel/CSR light application displays the list of returned </w:t>
            </w:r>
            <w:r>
              <w:t>calls(A4)</w:t>
            </w:r>
          </w:p>
        </w:tc>
      </w:tr>
      <w:tr w:rsidR="007D515C" w:rsidRPr="007C62D7" w:rsidTr="00860E3E">
        <w:trPr>
          <w:trHeight w:val="176"/>
        </w:trPr>
        <w:tc>
          <w:tcPr>
            <w:tcW w:w="2268" w:type="dxa"/>
          </w:tcPr>
          <w:p w:rsidR="007D515C" w:rsidRPr="007C62D7" w:rsidRDefault="007D515C" w:rsidP="00860E3E">
            <w:r w:rsidRPr="007C62D7">
              <w:t>Alternative Flows:</w:t>
            </w:r>
          </w:p>
        </w:tc>
        <w:tc>
          <w:tcPr>
            <w:tcW w:w="6192" w:type="dxa"/>
            <w:gridSpan w:val="2"/>
          </w:tcPr>
          <w:p w:rsidR="00CE3966" w:rsidRPr="007C62D7" w:rsidRDefault="007D515C" w:rsidP="00863AAE">
            <w:pPr>
              <w:pStyle w:val="ListNumberUC"/>
            </w:pPr>
            <w:r w:rsidRPr="007C62D7">
              <w:t xml:space="preserve"> </w:t>
            </w:r>
          </w:p>
          <w:p w:rsidR="00CE3966" w:rsidRPr="007C62D7" w:rsidRDefault="007D515C" w:rsidP="002824BD">
            <w:pPr>
              <w:pStyle w:val="BodyText"/>
            </w:pPr>
            <w:r w:rsidRPr="007C62D7">
              <w:t>A2. The</w:t>
            </w:r>
            <w:r w:rsidR="00CE3966" w:rsidRPr="007C62D7">
              <w:t xml:space="preserve">re is no details for this invoice </w:t>
            </w:r>
            <w:r w:rsidR="002824BD">
              <w:t>for entered criteria</w:t>
            </w:r>
          </w:p>
          <w:p w:rsidR="00CE3966" w:rsidRPr="007C62D7" w:rsidRDefault="00325101" w:rsidP="000F7361">
            <w:pPr>
              <w:pStyle w:val="ListNumberUC"/>
              <w:numPr>
                <w:ilvl w:val="0"/>
                <w:numId w:val="383"/>
              </w:numPr>
            </w:pPr>
            <w:r w:rsidRPr="007C62D7">
              <w:t>Channel/CSR light</w:t>
            </w:r>
            <w:r w:rsidR="00CE3966" w:rsidRPr="007C62D7">
              <w:t xml:space="preserve"> application displays a call informing user there is no </w:t>
            </w:r>
            <w:r w:rsidR="002824BD">
              <w:t>usage founds</w:t>
            </w:r>
          </w:p>
          <w:p w:rsidR="007D515C" w:rsidRPr="007C62D7" w:rsidRDefault="007D515C" w:rsidP="002824BD">
            <w:pPr>
              <w:pStyle w:val="BodyText"/>
            </w:pPr>
            <w:r w:rsidRPr="007C62D7">
              <w:t xml:space="preserve">A3. </w:t>
            </w:r>
            <w:r w:rsidR="00325101" w:rsidRPr="007C62D7">
              <w:t>Channel/CSR light</w:t>
            </w:r>
            <w:r w:rsidR="00CE3966" w:rsidRPr="007C62D7">
              <w:t xml:space="preserve"> application can’t get </w:t>
            </w:r>
            <w:r w:rsidR="002824BD">
              <w:t>usage</w:t>
            </w:r>
            <w:r w:rsidR="002824BD" w:rsidRPr="007C62D7">
              <w:t xml:space="preserve"> </w:t>
            </w:r>
            <w:r w:rsidR="00CE3966" w:rsidRPr="007C62D7">
              <w:t>due to technical reasons</w:t>
            </w:r>
          </w:p>
          <w:p w:rsidR="00CE3966" w:rsidRPr="007C62D7" w:rsidRDefault="00325101" w:rsidP="000F7361">
            <w:pPr>
              <w:pStyle w:val="ListNumberUC"/>
              <w:numPr>
                <w:ilvl w:val="0"/>
                <w:numId w:val="384"/>
              </w:numPr>
            </w:pPr>
            <w:r w:rsidRPr="007C62D7">
              <w:t>Channel/CSR light</w:t>
            </w:r>
            <w:r w:rsidR="00CE3966" w:rsidRPr="007C62D7">
              <w:t xml:space="preserve"> application display a message informing user the service is temporally unavailable and to try later</w:t>
            </w:r>
          </w:p>
        </w:tc>
      </w:tr>
    </w:tbl>
    <w:p w:rsidR="00C35260" w:rsidRPr="007C62D7" w:rsidRDefault="00C35260" w:rsidP="00C35260">
      <w:pPr>
        <w:pStyle w:val="Heading4"/>
      </w:pPr>
      <w:bookmarkStart w:id="2325" w:name="_Toc211141607"/>
      <w:bookmarkStart w:id="2326" w:name="_Toc233601415"/>
      <w:bookmarkStart w:id="2327" w:name="_Toc253578244"/>
      <w:r w:rsidRPr="007C62D7">
        <w:t xml:space="preserve">Use Case:  View </w:t>
      </w:r>
      <w:r>
        <w:t>usage detail</w:t>
      </w:r>
      <w:bookmarkEnd w:id="2326"/>
      <w:bookmarkEnd w:id="2327"/>
    </w:p>
    <w:p w:rsidR="00C35260" w:rsidRPr="007C62D7" w:rsidRDefault="00C35260" w:rsidP="00C35260">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C35260" w:rsidRPr="007C62D7" w:rsidTr="00C35260">
        <w:trPr>
          <w:trHeight w:val="360"/>
        </w:trPr>
        <w:tc>
          <w:tcPr>
            <w:tcW w:w="5580" w:type="dxa"/>
            <w:gridSpan w:val="2"/>
            <w:shd w:val="clear" w:color="auto" w:fill="E6E6E6"/>
          </w:tcPr>
          <w:p w:rsidR="00C35260" w:rsidRPr="007C62D7" w:rsidRDefault="00C35260" w:rsidP="00C35260">
            <w:pPr>
              <w:pStyle w:val="TableHeading"/>
            </w:pPr>
            <w:r w:rsidRPr="007C62D7">
              <w:t xml:space="preserve">View </w:t>
            </w:r>
            <w:r>
              <w:t>usage detail</w:t>
            </w:r>
          </w:p>
        </w:tc>
        <w:tc>
          <w:tcPr>
            <w:tcW w:w="2880" w:type="dxa"/>
            <w:shd w:val="clear" w:color="auto" w:fill="E6E6E6"/>
          </w:tcPr>
          <w:p w:rsidR="00C35260" w:rsidRPr="007C62D7" w:rsidRDefault="00C35260" w:rsidP="00C35260">
            <w:pPr>
              <w:pStyle w:val="TableHeading"/>
            </w:pPr>
            <w:r w:rsidRPr="007C62D7">
              <w:t>EB</w:t>
            </w:r>
            <w:r>
              <w:t>P0045</w:t>
            </w:r>
            <w:r w:rsidRPr="007C62D7">
              <w:t xml:space="preserve"> </w:t>
            </w:r>
          </w:p>
        </w:tc>
      </w:tr>
      <w:tr w:rsidR="00C35260" w:rsidRPr="007C62D7" w:rsidTr="00C35260">
        <w:tc>
          <w:tcPr>
            <w:tcW w:w="2268" w:type="dxa"/>
          </w:tcPr>
          <w:p w:rsidR="00C35260" w:rsidRPr="007C62D7" w:rsidRDefault="00C35260" w:rsidP="00C35260">
            <w:r w:rsidRPr="007C62D7">
              <w:t>Primary actors</w:t>
            </w:r>
          </w:p>
        </w:tc>
        <w:tc>
          <w:tcPr>
            <w:tcW w:w="6192" w:type="dxa"/>
            <w:gridSpan w:val="2"/>
          </w:tcPr>
          <w:p w:rsidR="00C35260" w:rsidRDefault="00C35260" w:rsidP="00C35260">
            <w:pPr>
              <w:pStyle w:val="BodyText"/>
            </w:pPr>
            <w:r w:rsidRPr="007C62D7">
              <w:t>Dealer user</w:t>
            </w:r>
          </w:p>
          <w:p w:rsidR="00C35260" w:rsidRPr="007C62D7" w:rsidRDefault="00C35260" w:rsidP="00205DDB">
            <w:pPr>
              <w:pStyle w:val="BodyText"/>
            </w:pPr>
            <w:r>
              <w:t>CSR user</w:t>
            </w:r>
          </w:p>
        </w:tc>
      </w:tr>
      <w:tr w:rsidR="00C35260" w:rsidRPr="007C62D7" w:rsidTr="00C35260">
        <w:tc>
          <w:tcPr>
            <w:tcW w:w="2268" w:type="dxa"/>
          </w:tcPr>
          <w:p w:rsidR="00C35260" w:rsidRPr="007C62D7" w:rsidRDefault="00C35260" w:rsidP="00C35260">
            <w:r w:rsidRPr="007C62D7">
              <w:t>Summary Goal</w:t>
            </w:r>
          </w:p>
        </w:tc>
        <w:tc>
          <w:tcPr>
            <w:tcW w:w="6192" w:type="dxa"/>
            <w:gridSpan w:val="2"/>
          </w:tcPr>
          <w:p w:rsidR="00C35260" w:rsidRPr="007C62D7" w:rsidRDefault="00C35260" w:rsidP="00C35260">
            <w:pPr>
              <w:pStyle w:val="BodyText"/>
            </w:pPr>
            <w:r w:rsidRPr="007C62D7">
              <w:t xml:space="preserve">This use case allows a user to view </w:t>
            </w:r>
            <w:r>
              <w:t>detail of a specific usage record</w:t>
            </w:r>
          </w:p>
        </w:tc>
      </w:tr>
      <w:tr w:rsidR="00C35260" w:rsidRPr="007C62D7" w:rsidTr="00C35260">
        <w:trPr>
          <w:trHeight w:val="176"/>
        </w:trPr>
        <w:tc>
          <w:tcPr>
            <w:tcW w:w="2268" w:type="dxa"/>
          </w:tcPr>
          <w:p w:rsidR="00C35260" w:rsidRPr="007C62D7" w:rsidRDefault="00C35260" w:rsidP="00C35260">
            <w:r w:rsidRPr="007C62D7">
              <w:t>Pre-conditions</w:t>
            </w:r>
          </w:p>
        </w:tc>
        <w:tc>
          <w:tcPr>
            <w:tcW w:w="6192" w:type="dxa"/>
            <w:gridSpan w:val="2"/>
          </w:tcPr>
          <w:p w:rsidR="00C35260" w:rsidRPr="007C62D7" w:rsidRDefault="00C35260" w:rsidP="00C35260">
            <w:pPr>
              <w:pStyle w:val="BodyText"/>
            </w:pPr>
            <w:r w:rsidRPr="007C62D7" w:rsidDel="007A5068">
              <w:t xml:space="preserve">The </w:t>
            </w:r>
            <w:r>
              <w:t>U</w:t>
            </w:r>
            <w:r w:rsidRPr="007C62D7">
              <w:t xml:space="preserve">ser </w:t>
            </w:r>
            <w:r>
              <w:t>is in viewing a list of usage records</w:t>
            </w:r>
          </w:p>
        </w:tc>
      </w:tr>
      <w:tr w:rsidR="00C35260" w:rsidRPr="007C62D7" w:rsidTr="00C35260">
        <w:trPr>
          <w:trHeight w:val="176"/>
        </w:trPr>
        <w:tc>
          <w:tcPr>
            <w:tcW w:w="2268" w:type="dxa"/>
          </w:tcPr>
          <w:p w:rsidR="00C35260" w:rsidRPr="007C62D7" w:rsidRDefault="00C35260" w:rsidP="00C35260">
            <w:r w:rsidRPr="007C62D7">
              <w:t>Trigger</w:t>
            </w:r>
          </w:p>
        </w:tc>
        <w:tc>
          <w:tcPr>
            <w:tcW w:w="6192" w:type="dxa"/>
            <w:gridSpan w:val="2"/>
          </w:tcPr>
          <w:p w:rsidR="00C35260" w:rsidRPr="007C62D7" w:rsidRDefault="00C35260" w:rsidP="00C35260">
            <w:pPr>
              <w:pStyle w:val="BodyText"/>
            </w:pPr>
            <w:r w:rsidRPr="007C62D7" w:rsidDel="007A5068">
              <w:t xml:space="preserve">The user has </w:t>
            </w:r>
            <w:r>
              <w:t>selected the option to view detail of a specific usage record</w:t>
            </w:r>
            <w:r w:rsidRPr="007C62D7">
              <w:t xml:space="preserve"> </w:t>
            </w:r>
          </w:p>
        </w:tc>
      </w:tr>
      <w:tr w:rsidR="00C35260" w:rsidRPr="007C62D7" w:rsidTr="00C35260">
        <w:trPr>
          <w:trHeight w:val="176"/>
        </w:trPr>
        <w:tc>
          <w:tcPr>
            <w:tcW w:w="2268" w:type="dxa"/>
          </w:tcPr>
          <w:p w:rsidR="00C35260" w:rsidRPr="007C62D7" w:rsidRDefault="00C35260" w:rsidP="00C35260">
            <w:r w:rsidRPr="007C62D7">
              <w:t>Minimum guarantees</w:t>
            </w:r>
          </w:p>
        </w:tc>
        <w:tc>
          <w:tcPr>
            <w:tcW w:w="6192" w:type="dxa"/>
            <w:gridSpan w:val="2"/>
          </w:tcPr>
          <w:p w:rsidR="00C35260" w:rsidRPr="007C62D7" w:rsidRDefault="00C35260" w:rsidP="00C35260">
            <w:pPr>
              <w:pStyle w:val="BodyText"/>
            </w:pPr>
          </w:p>
        </w:tc>
      </w:tr>
      <w:tr w:rsidR="00C35260" w:rsidRPr="007C62D7" w:rsidTr="00C35260">
        <w:trPr>
          <w:trHeight w:val="176"/>
        </w:trPr>
        <w:tc>
          <w:tcPr>
            <w:tcW w:w="2268" w:type="dxa"/>
          </w:tcPr>
          <w:p w:rsidR="00C35260" w:rsidRPr="007C62D7" w:rsidRDefault="00C35260" w:rsidP="00C35260">
            <w:r w:rsidRPr="007C62D7">
              <w:t>Success guarantees:</w:t>
            </w:r>
          </w:p>
        </w:tc>
        <w:tc>
          <w:tcPr>
            <w:tcW w:w="6192" w:type="dxa"/>
            <w:gridSpan w:val="2"/>
          </w:tcPr>
          <w:p w:rsidR="00C35260" w:rsidRPr="007C62D7" w:rsidRDefault="00C35260" w:rsidP="00C35260">
            <w:pPr>
              <w:pStyle w:val="BodyText"/>
            </w:pPr>
            <w:r w:rsidRPr="007C62D7">
              <w:t xml:space="preserve">Channel/CSR light Application display </w:t>
            </w:r>
            <w:r>
              <w:t>usage details</w:t>
            </w:r>
          </w:p>
        </w:tc>
      </w:tr>
      <w:tr w:rsidR="00C35260" w:rsidRPr="007C62D7" w:rsidTr="00C35260">
        <w:trPr>
          <w:trHeight w:val="176"/>
        </w:trPr>
        <w:tc>
          <w:tcPr>
            <w:tcW w:w="2268" w:type="dxa"/>
          </w:tcPr>
          <w:p w:rsidR="00C35260" w:rsidRPr="007C62D7" w:rsidRDefault="00C35260" w:rsidP="00C35260">
            <w:r w:rsidRPr="007C62D7">
              <w:t>Normal Flow:</w:t>
            </w:r>
          </w:p>
        </w:tc>
        <w:tc>
          <w:tcPr>
            <w:tcW w:w="6192" w:type="dxa"/>
            <w:gridSpan w:val="2"/>
          </w:tcPr>
          <w:p w:rsidR="00C35260" w:rsidRPr="007C62D7" w:rsidRDefault="00C35260" w:rsidP="000F7361">
            <w:pPr>
              <w:pStyle w:val="ListNumberUC"/>
              <w:numPr>
                <w:ilvl w:val="0"/>
                <w:numId w:val="554"/>
              </w:numPr>
            </w:pPr>
            <w:r w:rsidRPr="007C62D7">
              <w:t xml:space="preserve">Channel/CSR light application displays </w:t>
            </w:r>
            <w:r>
              <w:t>detail of the usage record</w:t>
            </w:r>
            <w:r w:rsidR="002824BD">
              <w:t>, balances impacted by the call and</w:t>
            </w:r>
            <w:r>
              <w:t xml:space="preserve"> list of adjustments</w:t>
            </w:r>
          </w:p>
        </w:tc>
      </w:tr>
      <w:tr w:rsidR="00C35260" w:rsidRPr="007C62D7" w:rsidTr="00C35260">
        <w:trPr>
          <w:trHeight w:val="176"/>
        </w:trPr>
        <w:tc>
          <w:tcPr>
            <w:tcW w:w="2268" w:type="dxa"/>
          </w:tcPr>
          <w:p w:rsidR="00C35260" w:rsidRPr="007C62D7" w:rsidRDefault="00C35260" w:rsidP="00C35260">
            <w:r w:rsidRPr="007C62D7">
              <w:t>Alternative Flows:</w:t>
            </w:r>
          </w:p>
        </w:tc>
        <w:tc>
          <w:tcPr>
            <w:tcW w:w="6192" w:type="dxa"/>
            <w:gridSpan w:val="2"/>
          </w:tcPr>
          <w:p w:rsidR="00C35260" w:rsidRPr="007C62D7" w:rsidRDefault="00C35260" w:rsidP="00C35260">
            <w:pPr>
              <w:pStyle w:val="ListNumberUC"/>
              <w:numPr>
                <w:ilvl w:val="0"/>
                <w:numId w:val="0"/>
              </w:numPr>
            </w:pPr>
          </w:p>
        </w:tc>
      </w:tr>
    </w:tbl>
    <w:p w:rsidR="007D515C" w:rsidRPr="008B2DFC" w:rsidRDefault="007D515C" w:rsidP="004752DD">
      <w:pPr>
        <w:pStyle w:val="Heading4"/>
        <w:rPr>
          <w:strike/>
        </w:rPr>
      </w:pPr>
      <w:bookmarkStart w:id="2328" w:name="_Toc253578245"/>
      <w:r w:rsidRPr="008B2DFC">
        <w:rPr>
          <w:strike/>
        </w:rPr>
        <w:t xml:space="preserve">Use Case:  </w:t>
      </w:r>
      <w:bookmarkEnd w:id="2325"/>
      <w:r w:rsidR="00EE77DE" w:rsidRPr="008B2DFC">
        <w:rPr>
          <w:strike/>
        </w:rPr>
        <w:t>Query Invoice</w:t>
      </w:r>
      <w:bookmarkEnd w:id="2328"/>
    </w:p>
    <w:p w:rsidR="007D515C" w:rsidRPr="008B2DFC" w:rsidRDefault="007D515C" w:rsidP="007D515C">
      <w:pPr>
        <w:pStyle w:val="Instructions"/>
        <w:rPr>
          <w:strike/>
        </w:rPr>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D515C" w:rsidRPr="008B2DFC" w:rsidTr="00860E3E">
        <w:trPr>
          <w:trHeight w:val="360"/>
        </w:trPr>
        <w:tc>
          <w:tcPr>
            <w:tcW w:w="5580" w:type="dxa"/>
            <w:gridSpan w:val="2"/>
            <w:shd w:val="clear" w:color="auto" w:fill="E6E6E6"/>
          </w:tcPr>
          <w:p w:rsidR="007D515C" w:rsidRPr="008B2DFC" w:rsidRDefault="007D515C" w:rsidP="00122B88">
            <w:pPr>
              <w:pStyle w:val="TableHeading"/>
              <w:rPr>
                <w:strike/>
              </w:rPr>
            </w:pPr>
            <w:r w:rsidRPr="008B2DFC">
              <w:rPr>
                <w:strike/>
              </w:rPr>
              <w:t>Query Invoice</w:t>
            </w:r>
          </w:p>
        </w:tc>
        <w:tc>
          <w:tcPr>
            <w:tcW w:w="2880" w:type="dxa"/>
            <w:shd w:val="clear" w:color="auto" w:fill="E6E6E6"/>
          </w:tcPr>
          <w:p w:rsidR="007D515C" w:rsidRPr="008B2DFC" w:rsidRDefault="007165F7" w:rsidP="00122B88">
            <w:pPr>
              <w:pStyle w:val="TableHeading"/>
              <w:rPr>
                <w:strike/>
              </w:rPr>
            </w:pPr>
            <w:r w:rsidRPr="008B2DFC">
              <w:rPr>
                <w:strike/>
              </w:rPr>
              <w:t>E</w:t>
            </w:r>
            <w:r w:rsidR="00844FFF" w:rsidRPr="008B2DFC">
              <w:rPr>
                <w:strike/>
              </w:rPr>
              <w:t>B</w:t>
            </w:r>
            <w:r w:rsidRPr="008B2DFC">
              <w:rPr>
                <w:strike/>
              </w:rPr>
              <w:t>P0050</w:t>
            </w:r>
            <w:r w:rsidR="007D515C" w:rsidRPr="008B2DFC">
              <w:rPr>
                <w:strike/>
              </w:rPr>
              <w:t xml:space="preserve"> </w:t>
            </w:r>
          </w:p>
        </w:tc>
      </w:tr>
      <w:tr w:rsidR="007D515C" w:rsidRPr="008B2DFC" w:rsidTr="00860E3E">
        <w:tc>
          <w:tcPr>
            <w:tcW w:w="2268" w:type="dxa"/>
          </w:tcPr>
          <w:p w:rsidR="007D515C" w:rsidRPr="008B2DFC" w:rsidRDefault="007D515C" w:rsidP="00860E3E">
            <w:pPr>
              <w:rPr>
                <w:strike/>
              </w:rPr>
            </w:pPr>
            <w:r w:rsidRPr="008B2DFC">
              <w:rPr>
                <w:strike/>
              </w:rPr>
              <w:t>Primary actors</w:t>
            </w:r>
          </w:p>
        </w:tc>
        <w:tc>
          <w:tcPr>
            <w:tcW w:w="6192" w:type="dxa"/>
            <w:gridSpan w:val="2"/>
          </w:tcPr>
          <w:p w:rsidR="007D515C" w:rsidRPr="008B2DFC" w:rsidRDefault="007D515C" w:rsidP="00860E3E">
            <w:pPr>
              <w:pStyle w:val="BodyText"/>
              <w:rPr>
                <w:strike/>
              </w:rPr>
            </w:pPr>
            <w:r w:rsidRPr="008B2DFC">
              <w:rPr>
                <w:strike/>
              </w:rPr>
              <w:t>Dealer user</w:t>
            </w:r>
          </w:p>
        </w:tc>
      </w:tr>
      <w:tr w:rsidR="007D515C" w:rsidRPr="008B2DFC" w:rsidTr="00860E3E">
        <w:tc>
          <w:tcPr>
            <w:tcW w:w="2268" w:type="dxa"/>
          </w:tcPr>
          <w:p w:rsidR="007D515C" w:rsidRPr="008B2DFC" w:rsidRDefault="007D515C" w:rsidP="00860E3E">
            <w:pPr>
              <w:rPr>
                <w:strike/>
              </w:rPr>
            </w:pPr>
            <w:r w:rsidRPr="008B2DFC">
              <w:rPr>
                <w:strike/>
              </w:rPr>
              <w:t>Summary Goal</w:t>
            </w:r>
          </w:p>
        </w:tc>
        <w:tc>
          <w:tcPr>
            <w:tcW w:w="6192" w:type="dxa"/>
            <w:gridSpan w:val="2"/>
          </w:tcPr>
          <w:p w:rsidR="007D515C" w:rsidRPr="008B2DFC" w:rsidRDefault="007D515C" w:rsidP="00860E3E">
            <w:pPr>
              <w:pStyle w:val="BodyText"/>
              <w:rPr>
                <w:strike/>
              </w:rPr>
            </w:pPr>
            <w:r w:rsidRPr="008B2DFC">
              <w:rPr>
                <w:strike/>
              </w:rPr>
              <w:t>This use case allows a user to create a Trouble Ticket from on an invoice</w:t>
            </w:r>
          </w:p>
        </w:tc>
      </w:tr>
      <w:tr w:rsidR="007D515C" w:rsidRPr="008B2DFC" w:rsidTr="00860E3E">
        <w:trPr>
          <w:trHeight w:val="176"/>
        </w:trPr>
        <w:tc>
          <w:tcPr>
            <w:tcW w:w="2268" w:type="dxa"/>
          </w:tcPr>
          <w:p w:rsidR="007D515C" w:rsidRPr="008B2DFC" w:rsidRDefault="007D515C" w:rsidP="00860E3E">
            <w:pPr>
              <w:rPr>
                <w:strike/>
              </w:rPr>
            </w:pPr>
            <w:r w:rsidRPr="008B2DFC">
              <w:rPr>
                <w:strike/>
              </w:rPr>
              <w:t>Pre-conditions</w:t>
            </w:r>
          </w:p>
        </w:tc>
        <w:tc>
          <w:tcPr>
            <w:tcW w:w="6192" w:type="dxa"/>
            <w:gridSpan w:val="2"/>
          </w:tcPr>
          <w:p w:rsidR="007D515C" w:rsidRPr="008B2DFC" w:rsidRDefault="007D515C" w:rsidP="00CE3966">
            <w:pPr>
              <w:pStyle w:val="BodyText"/>
              <w:rPr>
                <w:strike/>
              </w:rPr>
            </w:pPr>
            <w:r w:rsidRPr="008B2DFC">
              <w:rPr>
                <w:strike/>
              </w:rPr>
              <w:t>The user is in the context of a customer</w:t>
            </w:r>
          </w:p>
          <w:p w:rsidR="007D515C" w:rsidRPr="008B2DFC" w:rsidRDefault="007D515C" w:rsidP="00CE3966">
            <w:pPr>
              <w:pStyle w:val="BodyText"/>
              <w:rPr>
                <w:strike/>
              </w:rPr>
            </w:pPr>
            <w:r w:rsidRPr="008B2DFC">
              <w:rPr>
                <w:strike/>
              </w:rPr>
              <w:t>The user is viewing a</w:t>
            </w:r>
            <w:r w:rsidR="00CE3966" w:rsidRPr="008B2DFC">
              <w:rPr>
                <w:strike/>
              </w:rPr>
              <w:t>n</w:t>
            </w:r>
            <w:r w:rsidRPr="008B2DFC">
              <w:rPr>
                <w:strike/>
              </w:rPr>
              <w:t xml:space="preserve"> </w:t>
            </w:r>
            <w:r w:rsidR="00CE3966" w:rsidRPr="008B2DFC">
              <w:rPr>
                <w:strike/>
              </w:rPr>
              <w:t>i</w:t>
            </w:r>
            <w:r w:rsidRPr="008B2DFC">
              <w:rPr>
                <w:strike/>
              </w:rPr>
              <w:t>nvoice</w:t>
            </w:r>
          </w:p>
        </w:tc>
      </w:tr>
      <w:tr w:rsidR="007D515C" w:rsidRPr="008B2DFC" w:rsidTr="00860E3E">
        <w:trPr>
          <w:trHeight w:val="176"/>
        </w:trPr>
        <w:tc>
          <w:tcPr>
            <w:tcW w:w="2268" w:type="dxa"/>
          </w:tcPr>
          <w:p w:rsidR="007D515C" w:rsidRPr="008B2DFC" w:rsidRDefault="007D515C" w:rsidP="00860E3E">
            <w:pPr>
              <w:rPr>
                <w:strike/>
              </w:rPr>
            </w:pPr>
            <w:r w:rsidRPr="008B2DFC">
              <w:rPr>
                <w:strike/>
              </w:rPr>
              <w:t>Trigger</w:t>
            </w:r>
          </w:p>
        </w:tc>
        <w:tc>
          <w:tcPr>
            <w:tcW w:w="6192" w:type="dxa"/>
            <w:gridSpan w:val="2"/>
          </w:tcPr>
          <w:p w:rsidR="007D515C" w:rsidRPr="008B2DFC" w:rsidRDefault="007D515C" w:rsidP="00860E3E">
            <w:pPr>
              <w:pStyle w:val="BodyText"/>
              <w:rPr>
                <w:strike/>
              </w:rPr>
            </w:pPr>
            <w:r w:rsidRPr="008B2DFC">
              <w:rPr>
                <w:strike/>
              </w:rPr>
              <w:t>The user choose to create a trouble ticket on the invoice</w:t>
            </w:r>
          </w:p>
        </w:tc>
      </w:tr>
      <w:tr w:rsidR="007D515C" w:rsidRPr="008B2DFC" w:rsidTr="00860E3E">
        <w:trPr>
          <w:trHeight w:val="176"/>
        </w:trPr>
        <w:tc>
          <w:tcPr>
            <w:tcW w:w="2268" w:type="dxa"/>
          </w:tcPr>
          <w:p w:rsidR="007D515C" w:rsidRPr="008B2DFC" w:rsidRDefault="007D515C" w:rsidP="00860E3E">
            <w:pPr>
              <w:rPr>
                <w:strike/>
              </w:rPr>
            </w:pPr>
            <w:r w:rsidRPr="008B2DFC">
              <w:rPr>
                <w:strike/>
              </w:rPr>
              <w:t>Minimum guarantees</w:t>
            </w:r>
          </w:p>
        </w:tc>
        <w:tc>
          <w:tcPr>
            <w:tcW w:w="6192" w:type="dxa"/>
            <w:gridSpan w:val="2"/>
          </w:tcPr>
          <w:p w:rsidR="007D515C" w:rsidRPr="008B2DFC" w:rsidRDefault="007D515C" w:rsidP="00860E3E">
            <w:pPr>
              <w:pStyle w:val="BodyText"/>
              <w:rPr>
                <w:strike/>
              </w:rPr>
            </w:pPr>
            <w:r w:rsidRPr="008B2DFC">
              <w:rPr>
                <w:strike/>
              </w:rPr>
              <w:t>The user can cancel the creation and return on the invoice</w:t>
            </w:r>
          </w:p>
        </w:tc>
      </w:tr>
      <w:tr w:rsidR="007D515C" w:rsidRPr="008B2DFC" w:rsidTr="00860E3E">
        <w:trPr>
          <w:trHeight w:val="176"/>
        </w:trPr>
        <w:tc>
          <w:tcPr>
            <w:tcW w:w="2268" w:type="dxa"/>
          </w:tcPr>
          <w:p w:rsidR="007D515C" w:rsidRPr="008B2DFC" w:rsidRDefault="007D515C" w:rsidP="00860E3E">
            <w:pPr>
              <w:rPr>
                <w:strike/>
              </w:rPr>
            </w:pPr>
            <w:r w:rsidRPr="008B2DFC">
              <w:rPr>
                <w:strike/>
              </w:rPr>
              <w:t>Success guarantees:</w:t>
            </w:r>
          </w:p>
        </w:tc>
        <w:tc>
          <w:tcPr>
            <w:tcW w:w="6192" w:type="dxa"/>
            <w:gridSpan w:val="2"/>
          </w:tcPr>
          <w:p w:rsidR="007D515C" w:rsidRPr="008B2DFC" w:rsidRDefault="00325101" w:rsidP="00860E3E">
            <w:pPr>
              <w:pStyle w:val="BodyText"/>
              <w:rPr>
                <w:strike/>
              </w:rPr>
            </w:pPr>
            <w:r>
              <w:rPr>
                <w:strike/>
              </w:rPr>
              <w:t>Channel/CSR light</w:t>
            </w:r>
            <w:r w:rsidR="007D515C" w:rsidRPr="008B2DFC">
              <w:rPr>
                <w:strike/>
              </w:rPr>
              <w:t xml:space="preserve"> application has </w:t>
            </w:r>
            <w:r w:rsidR="00CE3966" w:rsidRPr="008B2DFC">
              <w:rPr>
                <w:strike/>
              </w:rPr>
              <w:t>submitted</w:t>
            </w:r>
            <w:r w:rsidR="007D515C" w:rsidRPr="008B2DFC">
              <w:rPr>
                <w:strike/>
              </w:rPr>
              <w:t xml:space="preserve"> a trouble ticket related to an invoice</w:t>
            </w:r>
          </w:p>
        </w:tc>
      </w:tr>
      <w:tr w:rsidR="007D515C" w:rsidRPr="008B2DFC" w:rsidTr="00860E3E">
        <w:trPr>
          <w:trHeight w:val="176"/>
        </w:trPr>
        <w:tc>
          <w:tcPr>
            <w:tcW w:w="2268" w:type="dxa"/>
          </w:tcPr>
          <w:p w:rsidR="007D515C" w:rsidRPr="008B2DFC" w:rsidRDefault="007D515C" w:rsidP="00860E3E">
            <w:pPr>
              <w:rPr>
                <w:strike/>
              </w:rPr>
            </w:pPr>
            <w:r w:rsidRPr="008B2DFC">
              <w:rPr>
                <w:strike/>
              </w:rPr>
              <w:t>Normal Flow:</w:t>
            </w:r>
          </w:p>
        </w:tc>
        <w:tc>
          <w:tcPr>
            <w:tcW w:w="6192" w:type="dxa"/>
            <w:gridSpan w:val="2"/>
          </w:tcPr>
          <w:p w:rsidR="007D515C" w:rsidRPr="008B2DFC" w:rsidRDefault="007D515C" w:rsidP="000F7361">
            <w:pPr>
              <w:pStyle w:val="BodyText"/>
              <w:numPr>
                <w:ilvl w:val="0"/>
                <w:numId w:val="298"/>
              </w:numPr>
              <w:rPr>
                <w:strike/>
              </w:rPr>
            </w:pPr>
            <w:r w:rsidRPr="008B2DFC">
              <w:rPr>
                <w:strike/>
              </w:rPr>
              <w:t>The user en</w:t>
            </w:r>
            <w:r w:rsidR="00CE3966" w:rsidRPr="008B2DFC">
              <w:rPr>
                <w:strike/>
              </w:rPr>
              <w:t>ters a description of the query</w:t>
            </w:r>
          </w:p>
          <w:p w:rsidR="007D515C" w:rsidRPr="008B2DFC" w:rsidRDefault="007D515C" w:rsidP="000F7361">
            <w:pPr>
              <w:pStyle w:val="BodyText"/>
              <w:numPr>
                <w:ilvl w:val="0"/>
                <w:numId w:val="298"/>
              </w:numPr>
              <w:rPr>
                <w:strike/>
              </w:rPr>
            </w:pPr>
            <w:r w:rsidRPr="008B2DFC">
              <w:rPr>
                <w:strike/>
              </w:rPr>
              <w:t xml:space="preserve">The user confirms the Contact Information, which has been pre-filled by the </w:t>
            </w:r>
            <w:r w:rsidR="00167E26" w:rsidRPr="008B2DFC">
              <w:rPr>
                <w:strike/>
              </w:rPr>
              <w:t>Customer</w:t>
            </w:r>
            <w:r w:rsidRPr="008B2DFC">
              <w:rPr>
                <w:strike/>
              </w:rPr>
              <w:t xml:space="preserve"> information (First Name, Last Name,</w:t>
            </w:r>
            <w:r w:rsidR="00167E26" w:rsidRPr="008B2DFC">
              <w:rPr>
                <w:strike/>
              </w:rPr>
              <w:t xml:space="preserve"> or company name,</w:t>
            </w:r>
            <w:r w:rsidRPr="008B2DFC">
              <w:rPr>
                <w:strike/>
              </w:rPr>
              <w:t xml:space="preserve"> Phone Number,</w:t>
            </w:r>
            <w:r w:rsidR="00CE3966" w:rsidRPr="008B2DFC">
              <w:rPr>
                <w:strike/>
              </w:rPr>
              <w:t xml:space="preserve"> Fax Number, Email address)</w:t>
            </w:r>
          </w:p>
          <w:p w:rsidR="00CE3966" w:rsidRPr="008B2DFC" w:rsidRDefault="00CE3966" w:rsidP="000F7361">
            <w:pPr>
              <w:pStyle w:val="BodyText"/>
              <w:numPr>
                <w:ilvl w:val="0"/>
                <w:numId w:val="298"/>
              </w:numPr>
              <w:rPr>
                <w:strike/>
              </w:rPr>
            </w:pPr>
            <w:r w:rsidRPr="008B2DFC">
              <w:rPr>
                <w:strike/>
              </w:rPr>
              <w:t>The user selects a subtype of problem</w:t>
            </w:r>
          </w:p>
          <w:p w:rsidR="007D515C" w:rsidRPr="008B2DFC" w:rsidRDefault="007D515C" w:rsidP="000F7361">
            <w:pPr>
              <w:pStyle w:val="BodyText"/>
              <w:numPr>
                <w:ilvl w:val="0"/>
                <w:numId w:val="298"/>
              </w:numPr>
              <w:rPr>
                <w:strike/>
              </w:rPr>
            </w:pPr>
            <w:r w:rsidRPr="008B2DFC">
              <w:rPr>
                <w:strike/>
              </w:rPr>
              <w:t>The user submits the query</w:t>
            </w:r>
          </w:p>
          <w:p w:rsidR="00CE3966" w:rsidRPr="008B2DFC" w:rsidRDefault="00325101" w:rsidP="000F7361">
            <w:pPr>
              <w:pStyle w:val="BodyText"/>
              <w:numPr>
                <w:ilvl w:val="0"/>
                <w:numId w:val="298"/>
              </w:numPr>
              <w:rPr>
                <w:strike/>
              </w:rPr>
            </w:pPr>
            <w:r>
              <w:rPr>
                <w:strike/>
              </w:rPr>
              <w:t>Channel/CSR light</w:t>
            </w:r>
            <w:r w:rsidR="00CE3966" w:rsidRPr="008B2DFC">
              <w:rPr>
                <w:strike/>
              </w:rPr>
              <w:t xml:space="preserve"> application validates information have been set correctly (A1)</w:t>
            </w:r>
          </w:p>
          <w:p w:rsidR="007D515C" w:rsidRPr="008B2DFC" w:rsidRDefault="00325101" w:rsidP="000F7361">
            <w:pPr>
              <w:pStyle w:val="BodyText"/>
              <w:numPr>
                <w:ilvl w:val="0"/>
                <w:numId w:val="298"/>
              </w:numPr>
              <w:rPr>
                <w:strike/>
              </w:rPr>
            </w:pPr>
            <w:r>
              <w:rPr>
                <w:strike/>
              </w:rPr>
              <w:t>Channel/CSR light</w:t>
            </w:r>
            <w:r w:rsidR="00CE3966" w:rsidRPr="008B2DFC">
              <w:rPr>
                <w:strike/>
              </w:rPr>
              <w:t xml:space="preserve"> application confirms</w:t>
            </w:r>
            <w:r w:rsidR="007D515C" w:rsidRPr="008B2DFC">
              <w:rPr>
                <w:strike/>
              </w:rPr>
              <w:t xml:space="preserve"> the submission.</w:t>
            </w:r>
          </w:p>
        </w:tc>
      </w:tr>
      <w:tr w:rsidR="007D515C" w:rsidRPr="008B2DFC" w:rsidTr="00860E3E">
        <w:trPr>
          <w:trHeight w:val="176"/>
        </w:trPr>
        <w:tc>
          <w:tcPr>
            <w:tcW w:w="2268" w:type="dxa"/>
          </w:tcPr>
          <w:p w:rsidR="007D515C" w:rsidRPr="008B2DFC" w:rsidRDefault="007D515C" w:rsidP="00860E3E">
            <w:pPr>
              <w:rPr>
                <w:strike/>
              </w:rPr>
            </w:pPr>
            <w:r w:rsidRPr="008B2DFC">
              <w:rPr>
                <w:strike/>
              </w:rPr>
              <w:t>Alternative Flows:</w:t>
            </w:r>
          </w:p>
        </w:tc>
        <w:tc>
          <w:tcPr>
            <w:tcW w:w="6192" w:type="dxa"/>
            <w:gridSpan w:val="2"/>
          </w:tcPr>
          <w:p w:rsidR="007D515C" w:rsidRPr="008B2DFC" w:rsidRDefault="007D515C" w:rsidP="00860E3E">
            <w:pPr>
              <w:pStyle w:val="BodyText"/>
              <w:rPr>
                <w:strike/>
              </w:rPr>
            </w:pPr>
            <w:r w:rsidRPr="008B2DFC">
              <w:rPr>
                <w:strike/>
              </w:rPr>
              <w:t xml:space="preserve">A1. </w:t>
            </w:r>
            <w:r w:rsidR="00CE3966" w:rsidRPr="008B2DFC">
              <w:rPr>
                <w:strike/>
              </w:rPr>
              <w:t>Information has not been correctly set</w:t>
            </w:r>
          </w:p>
          <w:p w:rsidR="00CE3966" w:rsidRPr="008B2DFC" w:rsidRDefault="00325101" w:rsidP="000F7361">
            <w:pPr>
              <w:pStyle w:val="ListNumberUC"/>
              <w:numPr>
                <w:ilvl w:val="0"/>
                <w:numId w:val="385"/>
              </w:numPr>
              <w:rPr>
                <w:strike/>
              </w:rPr>
            </w:pPr>
            <w:r>
              <w:rPr>
                <w:strike/>
              </w:rPr>
              <w:t>Channel/CSR light</w:t>
            </w:r>
            <w:r w:rsidR="00702518" w:rsidRPr="008B2DFC">
              <w:rPr>
                <w:strike/>
              </w:rPr>
              <w:t xml:space="preserve"> application highlights mistakes</w:t>
            </w:r>
          </w:p>
          <w:p w:rsidR="00702518" w:rsidRPr="008B2DFC" w:rsidRDefault="00553E11" w:rsidP="00863AAE">
            <w:pPr>
              <w:pStyle w:val="ListNumberUC"/>
              <w:rPr>
                <w:strike/>
              </w:rPr>
            </w:pPr>
            <w:r>
              <w:rPr>
                <w:strike/>
              </w:rPr>
              <w:t>User</w:t>
            </w:r>
            <w:r w:rsidR="00702518" w:rsidRPr="008B2DFC">
              <w:rPr>
                <w:strike/>
              </w:rPr>
              <w:t xml:space="preserve"> set new values</w:t>
            </w:r>
          </w:p>
          <w:p w:rsidR="00702518" w:rsidRPr="008B2DFC" w:rsidRDefault="00702518" w:rsidP="00863AAE">
            <w:pPr>
              <w:pStyle w:val="ListNumberUC"/>
              <w:rPr>
                <w:strike/>
              </w:rPr>
            </w:pPr>
            <w:r w:rsidRPr="008B2DFC">
              <w:rPr>
                <w:strike/>
              </w:rPr>
              <w:t>next steps are similar to the nominal case</w:t>
            </w:r>
          </w:p>
        </w:tc>
      </w:tr>
    </w:tbl>
    <w:p w:rsidR="007D515C" w:rsidRPr="008B2DFC" w:rsidRDefault="007D515C" w:rsidP="004752DD">
      <w:pPr>
        <w:pStyle w:val="Heading4"/>
        <w:rPr>
          <w:strike/>
        </w:rPr>
      </w:pPr>
      <w:bookmarkStart w:id="2329" w:name="_Toc211141609"/>
      <w:bookmarkStart w:id="2330" w:name="_Toc253578246"/>
      <w:r w:rsidRPr="008B2DFC">
        <w:rPr>
          <w:strike/>
        </w:rPr>
        <w:t xml:space="preserve">Use Case:  Query </w:t>
      </w:r>
      <w:bookmarkEnd w:id="2329"/>
      <w:r w:rsidR="00702518" w:rsidRPr="008B2DFC">
        <w:rPr>
          <w:strike/>
        </w:rPr>
        <w:t>itemized bill</w:t>
      </w:r>
      <w:bookmarkEnd w:id="2330"/>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D515C" w:rsidRPr="008B2DFC" w:rsidTr="00860E3E">
        <w:trPr>
          <w:trHeight w:val="360"/>
        </w:trPr>
        <w:tc>
          <w:tcPr>
            <w:tcW w:w="5580" w:type="dxa"/>
            <w:gridSpan w:val="2"/>
            <w:shd w:val="clear" w:color="auto" w:fill="E6E6E6"/>
          </w:tcPr>
          <w:p w:rsidR="007D515C" w:rsidRPr="008B2DFC" w:rsidRDefault="007D515C" w:rsidP="00122B88">
            <w:pPr>
              <w:pStyle w:val="TableHeading"/>
              <w:rPr>
                <w:strike/>
              </w:rPr>
            </w:pPr>
            <w:r w:rsidRPr="008B2DFC">
              <w:rPr>
                <w:strike/>
              </w:rPr>
              <w:t xml:space="preserve">Query </w:t>
            </w:r>
            <w:r w:rsidR="00702518" w:rsidRPr="008B2DFC">
              <w:rPr>
                <w:strike/>
              </w:rPr>
              <w:t>Itemized bill</w:t>
            </w:r>
          </w:p>
        </w:tc>
        <w:tc>
          <w:tcPr>
            <w:tcW w:w="2880" w:type="dxa"/>
            <w:shd w:val="clear" w:color="auto" w:fill="E6E6E6"/>
          </w:tcPr>
          <w:p w:rsidR="007D515C" w:rsidRPr="008B2DFC" w:rsidRDefault="007165F7" w:rsidP="00122B88">
            <w:pPr>
              <w:pStyle w:val="TableHeading"/>
              <w:rPr>
                <w:strike/>
              </w:rPr>
            </w:pPr>
            <w:r w:rsidRPr="008B2DFC">
              <w:rPr>
                <w:strike/>
              </w:rPr>
              <w:t>E</w:t>
            </w:r>
            <w:r w:rsidR="00844FFF" w:rsidRPr="008B2DFC">
              <w:rPr>
                <w:strike/>
              </w:rPr>
              <w:t>B</w:t>
            </w:r>
            <w:r w:rsidRPr="008B2DFC">
              <w:rPr>
                <w:strike/>
              </w:rPr>
              <w:t>P0060</w:t>
            </w:r>
            <w:r w:rsidR="007D515C" w:rsidRPr="008B2DFC">
              <w:rPr>
                <w:strike/>
              </w:rPr>
              <w:t xml:space="preserve"> </w:t>
            </w:r>
          </w:p>
        </w:tc>
      </w:tr>
      <w:tr w:rsidR="007D515C" w:rsidRPr="008B2DFC" w:rsidTr="00860E3E">
        <w:tc>
          <w:tcPr>
            <w:tcW w:w="2268" w:type="dxa"/>
          </w:tcPr>
          <w:p w:rsidR="007D515C" w:rsidRPr="008B2DFC" w:rsidRDefault="007D515C" w:rsidP="00860E3E">
            <w:pPr>
              <w:rPr>
                <w:strike/>
              </w:rPr>
            </w:pPr>
            <w:r w:rsidRPr="008B2DFC">
              <w:rPr>
                <w:strike/>
              </w:rPr>
              <w:t>Primary actors</w:t>
            </w:r>
          </w:p>
        </w:tc>
        <w:tc>
          <w:tcPr>
            <w:tcW w:w="6192" w:type="dxa"/>
            <w:gridSpan w:val="2"/>
          </w:tcPr>
          <w:p w:rsidR="007D515C" w:rsidRPr="008B2DFC" w:rsidRDefault="007D515C" w:rsidP="00860E3E">
            <w:pPr>
              <w:pStyle w:val="BodyText"/>
              <w:rPr>
                <w:strike/>
              </w:rPr>
            </w:pPr>
            <w:r w:rsidRPr="008B2DFC">
              <w:rPr>
                <w:strike/>
              </w:rPr>
              <w:t>Dealer user</w:t>
            </w:r>
          </w:p>
        </w:tc>
      </w:tr>
      <w:tr w:rsidR="007D515C" w:rsidRPr="008B2DFC" w:rsidTr="00860E3E">
        <w:tc>
          <w:tcPr>
            <w:tcW w:w="2268" w:type="dxa"/>
          </w:tcPr>
          <w:p w:rsidR="007D515C" w:rsidRPr="008B2DFC" w:rsidRDefault="007D515C" w:rsidP="00860E3E">
            <w:pPr>
              <w:rPr>
                <w:strike/>
              </w:rPr>
            </w:pPr>
            <w:r w:rsidRPr="008B2DFC">
              <w:rPr>
                <w:strike/>
              </w:rPr>
              <w:t>Summary Goal</w:t>
            </w:r>
          </w:p>
        </w:tc>
        <w:tc>
          <w:tcPr>
            <w:tcW w:w="6192" w:type="dxa"/>
            <w:gridSpan w:val="2"/>
          </w:tcPr>
          <w:p w:rsidR="007D515C" w:rsidRPr="008B2DFC" w:rsidRDefault="007D515C" w:rsidP="00860E3E">
            <w:pPr>
              <w:pStyle w:val="BodyText"/>
              <w:rPr>
                <w:strike/>
              </w:rPr>
            </w:pPr>
            <w:r w:rsidRPr="008B2DFC">
              <w:rPr>
                <w:strike/>
              </w:rPr>
              <w:t>This use case allows a user to select bill detail lines for creation of a trouble ticket from an itemized bill viewing context</w:t>
            </w:r>
          </w:p>
        </w:tc>
      </w:tr>
      <w:tr w:rsidR="007D515C" w:rsidRPr="008B2DFC" w:rsidTr="00860E3E">
        <w:trPr>
          <w:trHeight w:val="176"/>
        </w:trPr>
        <w:tc>
          <w:tcPr>
            <w:tcW w:w="2268" w:type="dxa"/>
          </w:tcPr>
          <w:p w:rsidR="007D515C" w:rsidRPr="008B2DFC" w:rsidRDefault="007D515C" w:rsidP="00860E3E">
            <w:pPr>
              <w:rPr>
                <w:strike/>
              </w:rPr>
            </w:pPr>
            <w:r w:rsidRPr="008B2DFC">
              <w:rPr>
                <w:strike/>
              </w:rPr>
              <w:t>Pre-conditions</w:t>
            </w:r>
          </w:p>
        </w:tc>
        <w:tc>
          <w:tcPr>
            <w:tcW w:w="6192" w:type="dxa"/>
            <w:gridSpan w:val="2"/>
          </w:tcPr>
          <w:p w:rsidR="007D515C" w:rsidRPr="008B2DFC" w:rsidRDefault="007D515C" w:rsidP="00702518">
            <w:pPr>
              <w:pStyle w:val="BodyText"/>
              <w:rPr>
                <w:strike/>
              </w:rPr>
            </w:pPr>
            <w:r w:rsidRPr="008B2DFC">
              <w:rPr>
                <w:strike/>
              </w:rPr>
              <w:t>The user is in the context of a customer</w:t>
            </w:r>
          </w:p>
          <w:p w:rsidR="007D515C" w:rsidRPr="008B2DFC" w:rsidRDefault="007D515C" w:rsidP="00702518">
            <w:pPr>
              <w:pStyle w:val="BodyText"/>
              <w:rPr>
                <w:strike/>
              </w:rPr>
            </w:pPr>
            <w:r w:rsidRPr="008B2DFC">
              <w:rPr>
                <w:strike/>
              </w:rPr>
              <w:t>The user is viewing an itemized bill.</w:t>
            </w:r>
          </w:p>
        </w:tc>
      </w:tr>
      <w:tr w:rsidR="007D515C" w:rsidRPr="008B2DFC" w:rsidTr="00860E3E">
        <w:trPr>
          <w:trHeight w:val="176"/>
        </w:trPr>
        <w:tc>
          <w:tcPr>
            <w:tcW w:w="2268" w:type="dxa"/>
          </w:tcPr>
          <w:p w:rsidR="007D515C" w:rsidRPr="008B2DFC" w:rsidRDefault="007D515C" w:rsidP="00860E3E">
            <w:pPr>
              <w:rPr>
                <w:strike/>
              </w:rPr>
            </w:pPr>
            <w:r w:rsidRPr="008B2DFC">
              <w:rPr>
                <w:strike/>
              </w:rPr>
              <w:t>Trigger</w:t>
            </w:r>
          </w:p>
        </w:tc>
        <w:tc>
          <w:tcPr>
            <w:tcW w:w="6192" w:type="dxa"/>
            <w:gridSpan w:val="2"/>
          </w:tcPr>
          <w:p w:rsidR="007D515C" w:rsidRPr="008B2DFC" w:rsidRDefault="007D515C" w:rsidP="00860E3E">
            <w:pPr>
              <w:pStyle w:val="BodyText"/>
              <w:rPr>
                <w:strike/>
              </w:rPr>
            </w:pPr>
            <w:r w:rsidRPr="008B2DFC">
              <w:rPr>
                <w:strike/>
              </w:rPr>
              <w:t>The user choose to query the bill details</w:t>
            </w:r>
          </w:p>
        </w:tc>
      </w:tr>
      <w:tr w:rsidR="007D515C" w:rsidRPr="008B2DFC" w:rsidTr="00860E3E">
        <w:trPr>
          <w:trHeight w:val="176"/>
        </w:trPr>
        <w:tc>
          <w:tcPr>
            <w:tcW w:w="2268" w:type="dxa"/>
          </w:tcPr>
          <w:p w:rsidR="007D515C" w:rsidRPr="008B2DFC" w:rsidRDefault="007D515C" w:rsidP="00860E3E">
            <w:pPr>
              <w:rPr>
                <w:strike/>
              </w:rPr>
            </w:pPr>
            <w:r w:rsidRPr="008B2DFC">
              <w:rPr>
                <w:strike/>
              </w:rPr>
              <w:t>Minimum guarantees</w:t>
            </w:r>
          </w:p>
        </w:tc>
        <w:tc>
          <w:tcPr>
            <w:tcW w:w="6192" w:type="dxa"/>
            <w:gridSpan w:val="2"/>
          </w:tcPr>
          <w:p w:rsidR="007D515C" w:rsidRPr="008B2DFC" w:rsidRDefault="00325101" w:rsidP="00860E3E">
            <w:pPr>
              <w:pStyle w:val="BodyText"/>
              <w:rPr>
                <w:strike/>
              </w:rPr>
            </w:pPr>
            <w:r>
              <w:rPr>
                <w:strike/>
              </w:rPr>
              <w:t>Channel/CSR light</w:t>
            </w:r>
            <w:r w:rsidR="007D515C" w:rsidRPr="008B2DFC">
              <w:rPr>
                <w:strike/>
              </w:rPr>
              <w:t xml:space="preserve"> application </w:t>
            </w:r>
            <w:r w:rsidR="00702518" w:rsidRPr="008B2DFC">
              <w:rPr>
                <w:strike/>
              </w:rPr>
              <w:t>force</w:t>
            </w:r>
            <w:r w:rsidR="007D515C" w:rsidRPr="008B2DFC">
              <w:rPr>
                <w:strike/>
              </w:rPr>
              <w:t xml:space="preserve"> the user </w:t>
            </w:r>
            <w:r w:rsidR="00702518" w:rsidRPr="008B2DFC">
              <w:rPr>
                <w:strike/>
              </w:rPr>
              <w:t xml:space="preserve">to </w:t>
            </w:r>
            <w:r w:rsidR="007D515C" w:rsidRPr="008B2DFC">
              <w:rPr>
                <w:strike/>
              </w:rPr>
              <w:t>select</w:t>
            </w:r>
            <w:r w:rsidR="00702518" w:rsidRPr="008B2DFC">
              <w:rPr>
                <w:strike/>
              </w:rPr>
              <w:t xml:space="preserve"> at list one call</w:t>
            </w:r>
          </w:p>
        </w:tc>
      </w:tr>
      <w:tr w:rsidR="007D515C" w:rsidRPr="008B2DFC" w:rsidTr="00860E3E">
        <w:trPr>
          <w:trHeight w:val="176"/>
        </w:trPr>
        <w:tc>
          <w:tcPr>
            <w:tcW w:w="2268" w:type="dxa"/>
          </w:tcPr>
          <w:p w:rsidR="007D515C" w:rsidRPr="008B2DFC" w:rsidRDefault="007D515C" w:rsidP="00860E3E">
            <w:pPr>
              <w:rPr>
                <w:strike/>
              </w:rPr>
            </w:pPr>
            <w:r w:rsidRPr="008B2DFC">
              <w:rPr>
                <w:strike/>
              </w:rPr>
              <w:t>Success guarantees:</w:t>
            </w:r>
          </w:p>
        </w:tc>
        <w:tc>
          <w:tcPr>
            <w:tcW w:w="6192" w:type="dxa"/>
            <w:gridSpan w:val="2"/>
          </w:tcPr>
          <w:p w:rsidR="007D515C" w:rsidRPr="008B2DFC" w:rsidRDefault="00702518" w:rsidP="00860E3E">
            <w:pPr>
              <w:pStyle w:val="BodyText"/>
              <w:rPr>
                <w:strike/>
              </w:rPr>
            </w:pPr>
            <w:r w:rsidRPr="008B2DFC">
              <w:rPr>
                <w:strike/>
              </w:rPr>
              <w:t>A trouble ticket is created to dispute specific calls</w:t>
            </w:r>
          </w:p>
        </w:tc>
      </w:tr>
      <w:tr w:rsidR="007D515C" w:rsidRPr="008B2DFC" w:rsidTr="00860E3E">
        <w:trPr>
          <w:trHeight w:val="176"/>
        </w:trPr>
        <w:tc>
          <w:tcPr>
            <w:tcW w:w="2268" w:type="dxa"/>
          </w:tcPr>
          <w:p w:rsidR="007D515C" w:rsidRPr="008B2DFC" w:rsidRDefault="007D515C" w:rsidP="00860E3E">
            <w:pPr>
              <w:rPr>
                <w:strike/>
              </w:rPr>
            </w:pPr>
            <w:r w:rsidRPr="008B2DFC">
              <w:rPr>
                <w:strike/>
              </w:rPr>
              <w:t>Normal Flow:</w:t>
            </w:r>
          </w:p>
        </w:tc>
        <w:tc>
          <w:tcPr>
            <w:tcW w:w="6192" w:type="dxa"/>
            <w:gridSpan w:val="2"/>
          </w:tcPr>
          <w:p w:rsidR="00702518" w:rsidRPr="008B2DFC" w:rsidRDefault="00325101" w:rsidP="000F7361">
            <w:pPr>
              <w:pStyle w:val="BodyText"/>
              <w:numPr>
                <w:ilvl w:val="0"/>
                <w:numId w:val="299"/>
              </w:numPr>
              <w:rPr>
                <w:strike/>
              </w:rPr>
            </w:pPr>
            <w:r>
              <w:rPr>
                <w:strike/>
              </w:rPr>
              <w:t>Channel/CSR light</w:t>
            </w:r>
            <w:r w:rsidR="00702518" w:rsidRPr="008B2DFC">
              <w:rPr>
                <w:strike/>
              </w:rPr>
              <w:t xml:space="preserve"> applications displays the itemized bill with selection capability</w:t>
            </w:r>
          </w:p>
          <w:p w:rsidR="00702518" w:rsidRPr="008B2DFC" w:rsidRDefault="00702518" w:rsidP="000F7361">
            <w:pPr>
              <w:pStyle w:val="BodyText"/>
              <w:numPr>
                <w:ilvl w:val="0"/>
                <w:numId w:val="299"/>
              </w:numPr>
              <w:rPr>
                <w:strike/>
              </w:rPr>
            </w:pPr>
            <w:r w:rsidRPr="008B2DFC">
              <w:rPr>
                <w:strike/>
              </w:rPr>
              <w:t>User selects calls he wants to dispute</w:t>
            </w:r>
          </w:p>
          <w:p w:rsidR="00702518" w:rsidRPr="008B2DFC" w:rsidRDefault="007D515C" w:rsidP="000F7361">
            <w:pPr>
              <w:pStyle w:val="BodyText"/>
              <w:numPr>
                <w:ilvl w:val="0"/>
                <w:numId w:val="299"/>
              </w:numPr>
              <w:rPr>
                <w:strike/>
              </w:rPr>
            </w:pPr>
            <w:r w:rsidRPr="008B2DFC">
              <w:rPr>
                <w:strike/>
              </w:rPr>
              <w:t>The</w:t>
            </w:r>
            <w:r w:rsidR="00702518" w:rsidRPr="008B2DFC">
              <w:rPr>
                <w:strike/>
              </w:rPr>
              <w:t xml:space="preserve"> user submits the selection.</w:t>
            </w:r>
          </w:p>
          <w:p w:rsidR="00702518" w:rsidRPr="008B2DFC" w:rsidRDefault="00702518" w:rsidP="000F7361">
            <w:pPr>
              <w:pStyle w:val="BodyText"/>
              <w:numPr>
                <w:ilvl w:val="0"/>
                <w:numId w:val="299"/>
              </w:numPr>
              <w:rPr>
                <w:strike/>
              </w:rPr>
            </w:pPr>
            <w:r w:rsidRPr="008B2DFC">
              <w:rPr>
                <w:strike/>
              </w:rPr>
              <w:t>The user enters a description of the query</w:t>
            </w:r>
          </w:p>
          <w:p w:rsidR="00702518" w:rsidRPr="008B2DFC" w:rsidRDefault="00702518" w:rsidP="000F7361">
            <w:pPr>
              <w:pStyle w:val="BodyText"/>
              <w:numPr>
                <w:ilvl w:val="0"/>
                <w:numId w:val="299"/>
              </w:numPr>
              <w:rPr>
                <w:strike/>
              </w:rPr>
            </w:pPr>
            <w:r w:rsidRPr="008B2DFC">
              <w:rPr>
                <w:strike/>
              </w:rPr>
              <w:t>The user confirms the Contact Information, which has been pre-filled by the Customer information (First Name, Last Name,</w:t>
            </w:r>
            <w:r w:rsidR="00167E26" w:rsidRPr="008B2DFC">
              <w:rPr>
                <w:strike/>
              </w:rPr>
              <w:t xml:space="preserve"> or company name</w:t>
            </w:r>
            <w:r w:rsidRPr="008B2DFC">
              <w:rPr>
                <w:strike/>
              </w:rPr>
              <w:t xml:space="preserve"> Phone Number, Fax Number, Email address)</w:t>
            </w:r>
          </w:p>
          <w:p w:rsidR="00702518" w:rsidRPr="008B2DFC" w:rsidRDefault="00702518" w:rsidP="000F7361">
            <w:pPr>
              <w:pStyle w:val="BodyText"/>
              <w:numPr>
                <w:ilvl w:val="0"/>
                <w:numId w:val="299"/>
              </w:numPr>
              <w:rPr>
                <w:strike/>
              </w:rPr>
            </w:pPr>
            <w:r w:rsidRPr="008B2DFC">
              <w:rPr>
                <w:strike/>
              </w:rPr>
              <w:t>The user selects a subtype of problem</w:t>
            </w:r>
          </w:p>
          <w:p w:rsidR="00702518" w:rsidRPr="008B2DFC" w:rsidRDefault="00702518" w:rsidP="000F7361">
            <w:pPr>
              <w:pStyle w:val="BodyText"/>
              <w:numPr>
                <w:ilvl w:val="0"/>
                <w:numId w:val="299"/>
              </w:numPr>
              <w:rPr>
                <w:strike/>
              </w:rPr>
            </w:pPr>
            <w:r w:rsidRPr="008B2DFC">
              <w:rPr>
                <w:strike/>
              </w:rPr>
              <w:t>The user submits the query</w:t>
            </w:r>
          </w:p>
          <w:p w:rsidR="00702518" w:rsidRPr="008B2DFC" w:rsidRDefault="00325101" w:rsidP="000F7361">
            <w:pPr>
              <w:pStyle w:val="BodyText"/>
              <w:numPr>
                <w:ilvl w:val="0"/>
                <w:numId w:val="299"/>
              </w:numPr>
              <w:rPr>
                <w:strike/>
              </w:rPr>
            </w:pPr>
            <w:r>
              <w:rPr>
                <w:strike/>
              </w:rPr>
              <w:t>Channel/CSR light</w:t>
            </w:r>
            <w:r w:rsidR="00702518" w:rsidRPr="008B2DFC">
              <w:rPr>
                <w:strike/>
              </w:rPr>
              <w:t xml:space="preserve"> application validates information have been set correctly (A1)</w:t>
            </w:r>
          </w:p>
          <w:p w:rsidR="00702518" w:rsidRPr="008B2DFC" w:rsidRDefault="00325101" w:rsidP="000F7361">
            <w:pPr>
              <w:pStyle w:val="BodyText"/>
              <w:numPr>
                <w:ilvl w:val="0"/>
                <w:numId w:val="299"/>
              </w:numPr>
              <w:rPr>
                <w:strike/>
              </w:rPr>
            </w:pPr>
            <w:r>
              <w:rPr>
                <w:strike/>
              </w:rPr>
              <w:t>Channel/CSR light</w:t>
            </w:r>
            <w:r w:rsidR="00702518" w:rsidRPr="008B2DFC">
              <w:rPr>
                <w:strike/>
              </w:rPr>
              <w:t xml:space="preserve"> application confirms the submission.</w:t>
            </w:r>
          </w:p>
        </w:tc>
      </w:tr>
      <w:tr w:rsidR="007D515C" w:rsidRPr="008B2DFC" w:rsidTr="00860E3E">
        <w:trPr>
          <w:trHeight w:val="176"/>
        </w:trPr>
        <w:tc>
          <w:tcPr>
            <w:tcW w:w="2268" w:type="dxa"/>
          </w:tcPr>
          <w:p w:rsidR="007D515C" w:rsidRPr="008B2DFC" w:rsidRDefault="007D515C" w:rsidP="00860E3E">
            <w:pPr>
              <w:rPr>
                <w:strike/>
              </w:rPr>
            </w:pPr>
            <w:r w:rsidRPr="008B2DFC">
              <w:rPr>
                <w:strike/>
              </w:rPr>
              <w:t>Alternative Flows:</w:t>
            </w:r>
          </w:p>
        </w:tc>
        <w:tc>
          <w:tcPr>
            <w:tcW w:w="6192" w:type="dxa"/>
            <w:gridSpan w:val="2"/>
          </w:tcPr>
          <w:p w:rsidR="00702518" w:rsidRPr="008B2DFC" w:rsidRDefault="00702518" w:rsidP="00702518">
            <w:pPr>
              <w:pStyle w:val="BodyText"/>
              <w:rPr>
                <w:strike/>
              </w:rPr>
            </w:pPr>
            <w:r w:rsidRPr="008B2DFC">
              <w:rPr>
                <w:strike/>
              </w:rPr>
              <w:t>A1. Information has not been correctly set</w:t>
            </w:r>
          </w:p>
          <w:p w:rsidR="00702518" w:rsidRPr="008B2DFC" w:rsidRDefault="00325101" w:rsidP="000F7361">
            <w:pPr>
              <w:pStyle w:val="BodyText"/>
              <w:numPr>
                <w:ilvl w:val="0"/>
                <w:numId w:val="302"/>
              </w:numPr>
              <w:rPr>
                <w:strike/>
              </w:rPr>
            </w:pPr>
            <w:r>
              <w:rPr>
                <w:strike/>
              </w:rPr>
              <w:t>Channel/CSR light</w:t>
            </w:r>
            <w:r w:rsidR="00702518" w:rsidRPr="008B2DFC">
              <w:rPr>
                <w:strike/>
              </w:rPr>
              <w:t xml:space="preserve"> application highlights mistakes</w:t>
            </w:r>
          </w:p>
          <w:p w:rsidR="00702518" w:rsidRPr="008B2DFC" w:rsidRDefault="00553E11" w:rsidP="000F7361">
            <w:pPr>
              <w:pStyle w:val="BodyText"/>
              <w:numPr>
                <w:ilvl w:val="0"/>
                <w:numId w:val="302"/>
              </w:numPr>
              <w:rPr>
                <w:strike/>
              </w:rPr>
            </w:pPr>
            <w:r>
              <w:rPr>
                <w:strike/>
              </w:rPr>
              <w:t>User</w:t>
            </w:r>
            <w:r w:rsidR="00702518" w:rsidRPr="008B2DFC">
              <w:rPr>
                <w:strike/>
              </w:rPr>
              <w:t xml:space="preserve"> set new values</w:t>
            </w:r>
          </w:p>
          <w:p w:rsidR="007D515C" w:rsidRPr="008B2DFC" w:rsidRDefault="00863AAE" w:rsidP="000F7361">
            <w:pPr>
              <w:pStyle w:val="BodyText"/>
              <w:numPr>
                <w:ilvl w:val="0"/>
                <w:numId w:val="302"/>
              </w:numPr>
              <w:rPr>
                <w:strike/>
              </w:rPr>
            </w:pPr>
            <w:r w:rsidRPr="008B2DFC">
              <w:rPr>
                <w:strike/>
              </w:rPr>
              <w:t>N</w:t>
            </w:r>
            <w:r w:rsidR="00702518" w:rsidRPr="008B2DFC">
              <w:rPr>
                <w:strike/>
              </w:rPr>
              <w:t>ext steps are similar to the nominal case</w:t>
            </w:r>
          </w:p>
        </w:tc>
      </w:tr>
    </w:tbl>
    <w:p w:rsidR="007D515C" w:rsidRDefault="00290D54" w:rsidP="004752DD">
      <w:pPr>
        <w:pStyle w:val="Heading4"/>
      </w:pPr>
      <w:bookmarkStart w:id="2331" w:name="_Toc196186612"/>
      <w:bookmarkStart w:id="2332" w:name="_Toc202148900"/>
      <w:bookmarkStart w:id="2333" w:name="_Toc211141611"/>
      <w:bookmarkStart w:id="2334" w:name="_Toc253578247"/>
      <w:r w:rsidRPr="007C62D7">
        <w:t xml:space="preserve">Use </w:t>
      </w:r>
      <w:r w:rsidR="008C64DF" w:rsidRPr="007C62D7">
        <w:t>Case:</w:t>
      </w:r>
      <w:r w:rsidR="007C62D7" w:rsidRPr="007C62D7">
        <w:t xml:space="preserve"> </w:t>
      </w:r>
      <w:r w:rsidR="00626203">
        <w:t xml:space="preserve"> </w:t>
      </w:r>
      <w:r w:rsidR="007C62D7" w:rsidRPr="007C62D7">
        <w:t xml:space="preserve">Register </w:t>
      </w:r>
      <w:bookmarkEnd w:id="2331"/>
      <w:bookmarkEnd w:id="2332"/>
      <w:r w:rsidR="007D515C" w:rsidRPr="007C62D7">
        <w:t>Bill Payment</w:t>
      </w:r>
      <w:bookmarkEnd w:id="2333"/>
      <w:bookmarkEnd w:id="2334"/>
      <w:r w:rsidR="007D515C" w:rsidRPr="007C62D7">
        <w:t xml:space="preserve"> </w:t>
      </w: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5260" w:rsidRPr="007C62D7" w:rsidTr="00C35260">
        <w:trPr>
          <w:gridAfter w:val="1"/>
          <w:wAfter w:w="18" w:type="dxa"/>
          <w:trHeight w:val="360"/>
        </w:trPr>
        <w:tc>
          <w:tcPr>
            <w:tcW w:w="5580" w:type="dxa"/>
            <w:gridSpan w:val="2"/>
            <w:shd w:val="clear" w:color="auto" w:fill="E6E6E6"/>
          </w:tcPr>
          <w:p w:rsidR="00C35260" w:rsidRPr="007C62D7" w:rsidRDefault="00C35260" w:rsidP="00C35260">
            <w:pPr>
              <w:pStyle w:val="TableHeading"/>
            </w:pPr>
            <w:r w:rsidRPr="007C62D7">
              <w:t xml:space="preserve">Register Bill Payment </w:t>
            </w:r>
          </w:p>
        </w:tc>
        <w:tc>
          <w:tcPr>
            <w:tcW w:w="2610" w:type="dxa"/>
            <w:shd w:val="clear" w:color="auto" w:fill="E6E6E6"/>
          </w:tcPr>
          <w:p w:rsidR="00C35260" w:rsidRPr="007C62D7" w:rsidRDefault="00C35260" w:rsidP="00C35260">
            <w:pPr>
              <w:pStyle w:val="TableHeading"/>
            </w:pPr>
            <w:r w:rsidRPr="007C62D7">
              <w:t xml:space="preserve">EBP0070 </w:t>
            </w:r>
          </w:p>
        </w:tc>
      </w:tr>
      <w:tr w:rsidR="00C35260" w:rsidRPr="007C62D7" w:rsidTr="00C35260">
        <w:tc>
          <w:tcPr>
            <w:tcW w:w="2268" w:type="dxa"/>
          </w:tcPr>
          <w:p w:rsidR="00C35260" w:rsidRPr="007C62D7" w:rsidRDefault="00C35260" w:rsidP="00C35260">
            <w:r w:rsidRPr="007C62D7">
              <w:t>Primary actors</w:t>
            </w:r>
          </w:p>
        </w:tc>
        <w:tc>
          <w:tcPr>
            <w:tcW w:w="5940" w:type="dxa"/>
            <w:gridSpan w:val="3"/>
          </w:tcPr>
          <w:p w:rsidR="00C35260" w:rsidRDefault="00C35260" w:rsidP="00C35260">
            <w:r w:rsidRPr="007C62D7">
              <w:t>Dealer User</w:t>
            </w:r>
          </w:p>
          <w:p w:rsidR="00C35260" w:rsidRPr="007C62D7" w:rsidRDefault="00C35260" w:rsidP="00C35260">
            <w:r>
              <w:t>CSR user</w:t>
            </w:r>
          </w:p>
        </w:tc>
      </w:tr>
      <w:tr w:rsidR="00C35260" w:rsidRPr="007C62D7" w:rsidTr="00C35260">
        <w:tc>
          <w:tcPr>
            <w:tcW w:w="2268" w:type="dxa"/>
          </w:tcPr>
          <w:p w:rsidR="00C35260" w:rsidRPr="007C62D7" w:rsidRDefault="00C35260" w:rsidP="00C35260">
            <w:r w:rsidRPr="007C62D7">
              <w:t>Summary:</w:t>
            </w:r>
          </w:p>
        </w:tc>
        <w:tc>
          <w:tcPr>
            <w:tcW w:w="5940" w:type="dxa"/>
            <w:gridSpan w:val="3"/>
          </w:tcPr>
          <w:p w:rsidR="00C35260" w:rsidRPr="007C62D7" w:rsidRDefault="00C35260" w:rsidP="00C35260">
            <w:r w:rsidRPr="007C62D7">
              <w:t xml:space="preserve">This use case allows a user to register payment </w:t>
            </w:r>
            <w:r>
              <w:t>for a specific invoice</w:t>
            </w:r>
            <w:r w:rsidRPr="007C62D7">
              <w:t>.</w:t>
            </w:r>
          </w:p>
        </w:tc>
      </w:tr>
      <w:tr w:rsidR="00C35260" w:rsidRPr="007C62D7" w:rsidTr="00C35260">
        <w:trPr>
          <w:trHeight w:val="176"/>
        </w:trPr>
        <w:tc>
          <w:tcPr>
            <w:tcW w:w="2268" w:type="dxa"/>
          </w:tcPr>
          <w:p w:rsidR="00C35260" w:rsidRPr="007C62D7" w:rsidRDefault="00C35260" w:rsidP="00C35260">
            <w:r w:rsidRPr="007C62D7">
              <w:t>Pre-conditions:</w:t>
            </w:r>
          </w:p>
        </w:tc>
        <w:tc>
          <w:tcPr>
            <w:tcW w:w="5940" w:type="dxa"/>
            <w:gridSpan w:val="3"/>
          </w:tcPr>
          <w:p w:rsidR="00C35260" w:rsidRPr="007C62D7" w:rsidRDefault="00C35260" w:rsidP="000F7361">
            <w:pPr>
              <w:pStyle w:val="BodyText"/>
              <w:numPr>
                <w:ilvl w:val="0"/>
                <w:numId w:val="301"/>
              </w:numPr>
            </w:pPr>
            <w:r w:rsidRPr="007C62D7">
              <w:t>The user is in the context of a customer</w:t>
            </w:r>
          </w:p>
          <w:p w:rsidR="00C35260" w:rsidRDefault="00C35260" w:rsidP="000F7361">
            <w:pPr>
              <w:pStyle w:val="BodyText"/>
              <w:numPr>
                <w:ilvl w:val="0"/>
                <w:numId w:val="301"/>
              </w:numPr>
            </w:pPr>
            <w:r w:rsidRPr="007C62D7">
              <w:t xml:space="preserve">The user is viewing </w:t>
            </w:r>
            <w:r>
              <w:t>list of invoices</w:t>
            </w:r>
          </w:p>
          <w:p w:rsidR="00C35260" w:rsidRPr="007C62D7" w:rsidRDefault="00C35260" w:rsidP="000F7361">
            <w:pPr>
              <w:pStyle w:val="BodyText"/>
              <w:numPr>
                <w:ilvl w:val="0"/>
                <w:numId w:val="301"/>
              </w:numPr>
            </w:pPr>
            <w:r>
              <w:t>Invoice to pay has a positive balance due</w:t>
            </w:r>
          </w:p>
        </w:tc>
      </w:tr>
      <w:tr w:rsidR="00C35260" w:rsidRPr="007C62D7" w:rsidTr="00C35260">
        <w:trPr>
          <w:trHeight w:val="176"/>
        </w:trPr>
        <w:tc>
          <w:tcPr>
            <w:tcW w:w="2268" w:type="dxa"/>
          </w:tcPr>
          <w:p w:rsidR="00C35260" w:rsidRPr="007C62D7" w:rsidRDefault="00C35260" w:rsidP="00C35260">
            <w:r w:rsidRPr="007C62D7">
              <w:t>Trigger:</w:t>
            </w:r>
          </w:p>
        </w:tc>
        <w:tc>
          <w:tcPr>
            <w:tcW w:w="5940" w:type="dxa"/>
            <w:gridSpan w:val="3"/>
          </w:tcPr>
          <w:p w:rsidR="00C35260" w:rsidRPr="007C62D7" w:rsidRDefault="00C35260" w:rsidP="00C35260">
            <w:pPr>
              <w:rPr>
                <w:rFonts w:cs="Arial"/>
              </w:rPr>
            </w:pPr>
            <w:r w:rsidRPr="007C62D7">
              <w:rPr>
                <w:rFonts w:cs="Arial"/>
              </w:rPr>
              <w:t xml:space="preserve">The user </w:t>
            </w:r>
            <w:r>
              <w:rPr>
                <w:rFonts w:cs="Arial"/>
              </w:rPr>
              <w:t>selects</w:t>
            </w:r>
            <w:r w:rsidRPr="007C62D7">
              <w:rPr>
                <w:rFonts w:cs="Arial"/>
              </w:rPr>
              <w:t xml:space="preserve"> the Pay bill option </w:t>
            </w:r>
            <w:r>
              <w:rPr>
                <w:rFonts w:cs="Arial"/>
              </w:rPr>
              <w:t>of a specific</w:t>
            </w:r>
            <w:r w:rsidRPr="007C62D7">
              <w:rPr>
                <w:rFonts w:cs="Arial"/>
              </w:rPr>
              <w:t xml:space="preserve"> invoice</w:t>
            </w:r>
          </w:p>
        </w:tc>
      </w:tr>
      <w:tr w:rsidR="00C35260" w:rsidRPr="007C62D7" w:rsidTr="00C35260">
        <w:trPr>
          <w:trHeight w:val="176"/>
        </w:trPr>
        <w:tc>
          <w:tcPr>
            <w:tcW w:w="2268" w:type="dxa"/>
          </w:tcPr>
          <w:p w:rsidR="00C35260" w:rsidRPr="007C62D7" w:rsidRDefault="00C35260" w:rsidP="00C35260">
            <w:r w:rsidRPr="007C62D7">
              <w:t>Minimum guarantees:</w:t>
            </w:r>
          </w:p>
        </w:tc>
        <w:tc>
          <w:tcPr>
            <w:tcW w:w="5940" w:type="dxa"/>
            <w:gridSpan w:val="3"/>
          </w:tcPr>
          <w:p w:rsidR="00C35260" w:rsidRPr="007C62D7" w:rsidRDefault="00C35260" w:rsidP="00C35260">
            <w:pPr>
              <w:rPr>
                <w:rFonts w:cs="Arial"/>
              </w:rPr>
            </w:pPr>
            <w:r w:rsidRPr="007C62D7">
              <w:rPr>
                <w:rFonts w:cs="Arial"/>
              </w:rPr>
              <w:t>Channel/CSR light application warns the user if the payment can’t be register correctly</w:t>
            </w:r>
          </w:p>
        </w:tc>
      </w:tr>
      <w:tr w:rsidR="00C35260" w:rsidRPr="007C62D7" w:rsidTr="00C35260">
        <w:trPr>
          <w:trHeight w:val="176"/>
        </w:trPr>
        <w:tc>
          <w:tcPr>
            <w:tcW w:w="2268" w:type="dxa"/>
          </w:tcPr>
          <w:p w:rsidR="00C35260" w:rsidRPr="007C62D7" w:rsidRDefault="00C35260" w:rsidP="00C35260">
            <w:r w:rsidRPr="007C62D7">
              <w:t>Success guarantees:</w:t>
            </w:r>
          </w:p>
        </w:tc>
        <w:tc>
          <w:tcPr>
            <w:tcW w:w="5940" w:type="dxa"/>
            <w:gridSpan w:val="3"/>
          </w:tcPr>
          <w:p w:rsidR="00C35260" w:rsidRPr="007C62D7" w:rsidRDefault="00C35260" w:rsidP="00C35260">
            <w:pPr>
              <w:rPr>
                <w:rFonts w:cs="Arial"/>
              </w:rPr>
            </w:pPr>
            <w:r w:rsidRPr="007C62D7">
              <w:rPr>
                <w:rFonts w:cs="Arial"/>
              </w:rPr>
              <w:t>Channel/CSR light application correctly registers the bill payment in the back end system.</w:t>
            </w:r>
          </w:p>
        </w:tc>
      </w:tr>
      <w:tr w:rsidR="00C35260" w:rsidRPr="007C62D7" w:rsidTr="00C35260">
        <w:trPr>
          <w:trHeight w:val="176"/>
        </w:trPr>
        <w:tc>
          <w:tcPr>
            <w:tcW w:w="2268" w:type="dxa"/>
          </w:tcPr>
          <w:p w:rsidR="00C35260" w:rsidRPr="007C62D7" w:rsidRDefault="00C35260" w:rsidP="00C35260">
            <w:r w:rsidRPr="007C62D7">
              <w:t>Normal Flow:</w:t>
            </w:r>
          </w:p>
        </w:tc>
        <w:tc>
          <w:tcPr>
            <w:tcW w:w="5940" w:type="dxa"/>
            <w:gridSpan w:val="3"/>
          </w:tcPr>
          <w:p w:rsidR="00C35260" w:rsidRPr="007C62D7" w:rsidRDefault="00C35260" w:rsidP="000F7361">
            <w:pPr>
              <w:pStyle w:val="BodyText"/>
              <w:numPr>
                <w:ilvl w:val="0"/>
                <w:numId w:val="300"/>
              </w:numPr>
            </w:pPr>
            <w:r w:rsidRPr="007C62D7">
              <w:t>The user selects the pay bill option</w:t>
            </w:r>
          </w:p>
          <w:p w:rsidR="00C35260" w:rsidRDefault="00C35260" w:rsidP="000F7361">
            <w:pPr>
              <w:pStyle w:val="BodyText"/>
              <w:numPr>
                <w:ilvl w:val="0"/>
                <w:numId w:val="300"/>
              </w:numPr>
            </w:pPr>
            <w:r w:rsidRPr="007C62D7">
              <w:t xml:space="preserve">Channel/CSR light application </w:t>
            </w:r>
            <w:r>
              <w:t xml:space="preserve">displays the balance due </w:t>
            </w:r>
            <w:r w:rsidR="00377BA9">
              <w:t xml:space="preserve">and the account total balance due </w:t>
            </w:r>
            <w:r>
              <w:t>to the</w:t>
            </w:r>
            <w:r w:rsidR="00377BA9">
              <w:t xml:space="preserve"> user </w:t>
            </w:r>
          </w:p>
          <w:p w:rsidR="00C35260" w:rsidRDefault="00C35260" w:rsidP="000F7361">
            <w:pPr>
              <w:pStyle w:val="BodyText"/>
              <w:numPr>
                <w:ilvl w:val="0"/>
                <w:numId w:val="300"/>
              </w:numPr>
            </w:pPr>
            <w:r>
              <w:t>User set the amount he wants to register</w:t>
            </w:r>
          </w:p>
          <w:p w:rsidR="00C35260" w:rsidRDefault="00C35260" w:rsidP="000F7361">
            <w:pPr>
              <w:pStyle w:val="BodyText"/>
              <w:numPr>
                <w:ilvl w:val="0"/>
                <w:numId w:val="300"/>
              </w:numPr>
            </w:pPr>
            <w:r w:rsidRPr="007C62D7">
              <w:t xml:space="preserve">Channel/CSR light application validates that the payment amount is not greater than </w:t>
            </w:r>
            <w:r>
              <w:t xml:space="preserve">total balance due for the account </w:t>
            </w:r>
            <w:r w:rsidRPr="007C62D7">
              <w:t xml:space="preserve">(A3) (A4) </w:t>
            </w:r>
          </w:p>
          <w:p w:rsidR="00C35260" w:rsidRDefault="00C35260" w:rsidP="000F7361">
            <w:pPr>
              <w:pStyle w:val="BodyText"/>
              <w:numPr>
                <w:ilvl w:val="0"/>
                <w:numId w:val="300"/>
              </w:numPr>
            </w:pPr>
            <w:r>
              <w:t>User selects the payment mode</w:t>
            </w:r>
          </w:p>
          <w:p w:rsidR="00C35260" w:rsidRPr="007C62D7" w:rsidRDefault="00C35260" w:rsidP="000F7361">
            <w:pPr>
              <w:pStyle w:val="BodyText"/>
              <w:numPr>
                <w:ilvl w:val="0"/>
                <w:numId w:val="300"/>
              </w:numPr>
            </w:pPr>
            <w:r>
              <w:t>User set attributes relevant for the selected payment mode (A1)(A2)</w:t>
            </w:r>
          </w:p>
          <w:p w:rsidR="00C35260" w:rsidRPr="007C62D7" w:rsidRDefault="00C35260" w:rsidP="000F7361">
            <w:pPr>
              <w:pStyle w:val="BodyText"/>
              <w:numPr>
                <w:ilvl w:val="0"/>
                <w:numId w:val="300"/>
              </w:numPr>
            </w:pPr>
            <w:r w:rsidRPr="007C62D7">
              <w:t>Channel/CSR light application submits payment to the billing system</w:t>
            </w:r>
          </w:p>
          <w:p w:rsidR="00C35260" w:rsidRDefault="00C35260" w:rsidP="000F7361">
            <w:pPr>
              <w:pStyle w:val="BodyText"/>
              <w:numPr>
                <w:ilvl w:val="0"/>
                <w:numId w:val="300"/>
              </w:numPr>
            </w:pPr>
            <w:r w:rsidRPr="007C62D7">
              <w:t>Channel/CSR light application displays a confirmation message indicating that payment has been taken into account(A5)</w:t>
            </w:r>
            <w:r>
              <w:t>(A6)</w:t>
            </w:r>
          </w:p>
          <w:p w:rsidR="00C35260" w:rsidRPr="007C62D7" w:rsidRDefault="00C35260" w:rsidP="000F7361">
            <w:pPr>
              <w:pStyle w:val="BodyText"/>
              <w:numPr>
                <w:ilvl w:val="0"/>
                <w:numId w:val="300"/>
              </w:numPr>
            </w:pPr>
            <w:r>
              <w:t>Channel/CSR light displays a refreshed invoice list</w:t>
            </w:r>
          </w:p>
        </w:tc>
      </w:tr>
      <w:tr w:rsidR="00C35260" w:rsidRPr="007C62D7" w:rsidTr="00C35260">
        <w:trPr>
          <w:trHeight w:val="176"/>
        </w:trPr>
        <w:tc>
          <w:tcPr>
            <w:tcW w:w="2268" w:type="dxa"/>
          </w:tcPr>
          <w:p w:rsidR="00C35260" w:rsidRPr="007C62D7" w:rsidRDefault="00C35260" w:rsidP="00C35260">
            <w:r w:rsidRPr="007C62D7">
              <w:t>Alternative Flows:</w:t>
            </w:r>
          </w:p>
        </w:tc>
        <w:tc>
          <w:tcPr>
            <w:tcW w:w="5940" w:type="dxa"/>
            <w:gridSpan w:val="3"/>
          </w:tcPr>
          <w:p w:rsidR="00C35260" w:rsidRPr="007C62D7" w:rsidRDefault="00C35260" w:rsidP="00C35260">
            <w:pPr>
              <w:rPr>
                <w:rFonts w:cs="Arial"/>
              </w:rPr>
            </w:pPr>
            <w:r w:rsidRPr="007C62D7">
              <w:rPr>
                <w:rFonts w:cs="Arial"/>
              </w:rPr>
              <w:t xml:space="preserve">A1: </w:t>
            </w:r>
            <w:r>
              <w:rPr>
                <w:rFonts w:cs="Arial"/>
              </w:rPr>
              <w:t>User has selected Credit/debit card payment mode</w:t>
            </w:r>
          </w:p>
          <w:p w:rsidR="00C35260" w:rsidRDefault="00C35260" w:rsidP="000F7361">
            <w:pPr>
              <w:numPr>
                <w:ilvl w:val="0"/>
                <w:numId w:val="303"/>
              </w:numPr>
              <w:tabs>
                <w:tab w:val="clear" w:pos="420"/>
                <w:tab w:val="num" w:pos="360"/>
              </w:tabs>
              <w:ind w:left="360"/>
              <w:rPr>
                <w:rFonts w:cs="Arial"/>
              </w:rPr>
            </w:pPr>
            <w:r>
              <w:rPr>
                <w:rFonts w:cs="Arial"/>
              </w:rPr>
              <w:t>Channel/CSR light proposes to user to process payment immediately</w:t>
            </w:r>
            <w:r w:rsidRPr="007C62D7">
              <w:rPr>
                <w:rFonts w:cs="Arial"/>
              </w:rPr>
              <w:t xml:space="preserve"> </w:t>
            </w:r>
            <w:r>
              <w:rPr>
                <w:rFonts w:cs="Arial"/>
              </w:rPr>
              <w:t>(A11)</w:t>
            </w:r>
          </w:p>
          <w:p w:rsidR="00C35260" w:rsidRDefault="00C35260" w:rsidP="000F7361">
            <w:pPr>
              <w:numPr>
                <w:ilvl w:val="0"/>
                <w:numId w:val="303"/>
              </w:numPr>
              <w:tabs>
                <w:tab w:val="clear" w:pos="420"/>
                <w:tab w:val="num" w:pos="360"/>
              </w:tabs>
              <w:ind w:left="360"/>
              <w:rPr>
                <w:rFonts w:cs="Arial"/>
              </w:rPr>
            </w:pPr>
            <w:r>
              <w:rPr>
                <w:rFonts w:cs="Arial"/>
              </w:rPr>
              <w:t>User selects to process payment immediately (A11)</w:t>
            </w:r>
          </w:p>
          <w:p w:rsidR="00C35260" w:rsidRDefault="00C35260" w:rsidP="000F7361">
            <w:pPr>
              <w:numPr>
                <w:ilvl w:val="0"/>
                <w:numId w:val="303"/>
              </w:numPr>
              <w:tabs>
                <w:tab w:val="clear" w:pos="420"/>
                <w:tab w:val="num" w:pos="360"/>
              </w:tabs>
              <w:ind w:left="360"/>
              <w:rPr>
                <w:rFonts w:cs="Arial"/>
              </w:rPr>
            </w:pPr>
            <w:r>
              <w:rPr>
                <w:rFonts w:cs="Arial"/>
              </w:rPr>
              <w:t>User enters credit/debit card information (A12)</w:t>
            </w:r>
          </w:p>
          <w:p w:rsidR="00C35260" w:rsidRPr="00B54B5B" w:rsidRDefault="00C35260" w:rsidP="000F7361">
            <w:pPr>
              <w:numPr>
                <w:ilvl w:val="0"/>
                <w:numId w:val="303"/>
              </w:numPr>
              <w:tabs>
                <w:tab w:val="clear" w:pos="420"/>
                <w:tab w:val="num" w:pos="360"/>
              </w:tabs>
              <w:ind w:left="360"/>
              <w:rPr>
                <w:rFonts w:cs="Arial"/>
              </w:rPr>
            </w:pPr>
            <w:r>
              <w:t>Channel/CSR light application does basic validation based on Luhn algorithm (A13)</w:t>
            </w:r>
          </w:p>
          <w:p w:rsidR="00C35260" w:rsidRDefault="00C35260" w:rsidP="000F7361">
            <w:pPr>
              <w:numPr>
                <w:ilvl w:val="0"/>
                <w:numId w:val="303"/>
              </w:numPr>
              <w:tabs>
                <w:tab w:val="clear" w:pos="420"/>
                <w:tab w:val="num" w:pos="360"/>
              </w:tabs>
              <w:ind w:left="360"/>
              <w:rPr>
                <w:rFonts w:cs="Arial"/>
              </w:rPr>
            </w:pPr>
            <w:r>
              <w:t>Channel/CSR light application calls external API to process the bill payment</w:t>
            </w:r>
          </w:p>
          <w:p w:rsidR="00C35260" w:rsidRPr="00B54B5B" w:rsidRDefault="00C35260" w:rsidP="000F7361">
            <w:pPr>
              <w:numPr>
                <w:ilvl w:val="0"/>
                <w:numId w:val="303"/>
              </w:numPr>
              <w:tabs>
                <w:tab w:val="clear" w:pos="420"/>
                <w:tab w:val="num" w:pos="360"/>
              </w:tabs>
              <w:ind w:left="360"/>
              <w:rPr>
                <w:rFonts w:cs="Arial"/>
              </w:rPr>
            </w:pPr>
            <w:r>
              <w:t>Channel/CSR light application confirms payment processing and displays the payment transaction (A5)(A6)</w:t>
            </w:r>
          </w:p>
          <w:p w:rsidR="00C35260" w:rsidRPr="0036585B" w:rsidRDefault="00C35260" w:rsidP="000F7361">
            <w:pPr>
              <w:numPr>
                <w:ilvl w:val="0"/>
                <w:numId w:val="303"/>
              </w:numPr>
              <w:tabs>
                <w:tab w:val="clear" w:pos="420"/>
                <w:tab w:val="num" w:pos="360"/>
              </w:tabs>
              <w:ind w:left="360"/>
              <w:rPr>
                <w:rFonts w:cs="Arial"/>
              </w:rPr>
            </w:pPr>
            <w:r>
              <w:t>Channel/CSR light displays a refreshed invoice list</w:t>
            </w:r>
          </w:p>
          <w:p w:rsidR="00C35260" w:rsidRPr="00B73162" w:rsidRDefault="00C35260" w:rsidP="00C35260">
            <w:pPr>
              <w:rPr>
                <w:rFonts w:cs="Arial"/>
              </w:rPr>
            </w:pPr>
          </w:p>
          <w:p w:rsidR="00C35260" w:rsidRDefault="00C35260" w:rsidP="00C35260">
            <w:r>
              <w:t>A11: User has decided to not process payment immediately or immediate online payment is not available in billing</w:t>
            </w:r>
          </w:p>
          <w:p w:rsidR="00C35260" w:rsidRDefault="00C35260" w:rsidP="000F7361">
            <w:pPr>
              <w:numPr>
                <w:ilvl w:val="0"/>
                <w:numId w:val="555"/>
              </w:numPr>
              <w:rPr>
                <w:rFonts w:cs="Arial"/>
              </w:rPr>
            </w:pPr>
            <w:r>
              <w:rPr>
                <w:rFonts w:cs="Arial"/>
              </w:rPr>
              <w:t>User set basic information about credit/debit card transaction</w:t>
            </w:r>
          </w:p>
          <w:p w:rsidR="00C35260" w:rsidRDefault="00C35260" w:rsidP="000F7361">
            <w:pPr>
              <w:pStyle w:val="BodyText"/>
              <w:numPr>
                <w:ilvl w:val="0"/>
                <w:numId w:val="555"/>
              </w:numPr>
            </w:pPr>
            <w:r>
              <w:t>Next step is similar to step 6 of nominal case</w:t>
            </w:r>
          </w:p>
          <w:p w:rsidR="00C35260" w:rsidRDefault="00C35260" w:rsidP="00C35260">
            <w:pPr>
              <w:pStyle w:val="BodyText"/>
            </w:pPr>
            <w:r>
              <w:t xml:space="preserve">A12: User selects an already existing credit/debit card payment profile </w:t>
            </w:r>
          </w:p>
          <w:p w:rsidR="00C35260" w:rsidRDefault="00C35260" w:rsidP="000F7361">
            <w:pPr>
              <w:numPr>
                <w:ilvl w:val="0"/>
                <w:numId w:val="556"/>
              </w:numPr>
              <w:rPr>
                <w:rFonts w:cs="Arial"/>
              </w:rPr>
            </w:pPr>
            <w:r>
              <w:t>Channel/CSR light application calls external API to process the bill payment specifying the used payment profile</w:t>
            </w:r>
          </w:p>
          <w:p w:rsidR="00C35260" w:rsidRPr="0036585B" w:rsidRDefault="00C35260" w:rsidP="000F7361">
            <w:pPr>
              <w:numPr>
                <w:ilvl w:val="0"/>
                <w:numId w:val="556"/>
              </w:numPr>
              <w:rPr>
                <w:rFonts w:cs="Arial"/>
              </w:rPr>
            </w:pPr>
            <w:r>
              <w:t>Next step is similar to step 8 of nominal case</w:t>
            </w:r>
          </w:p>
          <w:p w:rsidR="00C35260" w:rsidRPr="00B73162" w:rsidRDefault="00C35260" w:rsidP="00C35260">
            <w:pPr>
              <w:rPr>
                <w:rFonts w:cs="Arial"/>
              </w:rPr>
            </w:pPr>
          </w:p>
          <w:p w:rsidR="00C35260" w:rsidRDefault="00C35260" w:rsidP="00C35260">
            <w:pPr>
              <w:pStyle w:val="BodyText"/>
            </w:pPr>
            <w:r>
              <w:t>A13: Luhn algorithm fails</w:t>
            </w:r>
          </w:p>
          <w:p w:rsidR="00C35260" w:rsidRDefault="00C35260" w:rsidP="000F7361">
            <w:pPr>
              <w:pStyle w:val="BodyText"/>
              <w:numPr>
                <w:ilvl w:val="0"/>
                <w:numId w:val="557"/>
              </w:numPr>
            </w:pPr>
            <w:r>
              <w:t>Channel/CSR light informs user credit card number is incorrect and invites user to set it again</w:t>
            </w:r>
          </w:p>
          <w:p w:rsidR="008C64DF" w:rsidRDefault="008C64DF" w:rsidP="00C35260">
            <w:pPr>
              <w:rPr>
                <w:rFonts w:cs="Arial"/>
              </w:rPr>
            </w:pPr>
          </w:p>
          <w:p w:rsidR="00C35260" w:rsidRDefault="00C35260" w:rsidP="00C35260">
            <w:pPr>
              <w:rPr>
                <w:rFonts w:cs="Arial"/>
              </w:rPr>
            </w:pPr>
            <w:r w:rsidRPr="007C62D7">
              <w:rPr>
                <w:rFonts w:cs="Arial"/>
              </w:rPr>
              <w:t xml:space="preserve">A2: </w:t>
            </w:r>
            <w:r>
              <w:rPr>
                <w:rFonts w:cs="Arial"/>
              </w:rPr>
              <w:t>Payment mode supports payment profile selection and user has selected a payment profile</w:t>
            </w:r>
          </w:p>
          <w:p w:rsidR="00C35260" w:rsidRDefault="00C35260" w:rsidP="000F7361">
            <w:pPr>
              <w:numPr>
                <w:ilvl w:val="0"/>
                <w:numId w:val="559"/>
              </w:numPr>
              <w:rPr>
                <w:rFonts w:cs="Arial"/>
              </w:rPr>
            </w:pPr>
            <w:r>
              <w:rPr>
                <w:rFonts w:cs="Arial"/>
              </w:rPr>
              <w:t>Channel application displays details of the payment profile and requests confirmation from user</w:t>
            </w:r>
          </w:p>
          <w:p w:rsidR="00C35260" w:rsidRDefault="00C35260" w:rsidP="000F7361">
            <w:pPr>
              <w:numPr>
                <w:ilvl w:val="0"/>
                <w:numId w:val="559"/>
              </w:numPr>
              <w:rPr>
                <w:rFonts w:cs="Arial"/>
              </w:rPr>
            </w:pPr>
            <w:r>
              <w:rPr>
                <w:rFonts w:cs="Arial"/>
              </w:rPr>
              <w:t>User confirms(A21)</w:t>
            </w:r>
          </w:p>
          <w:p w:rsidR="00C35260" w:rsidRPr="00F327FB" w:rsidRDefault="00C35260" w:rsidP="000F7361">
            <w:pPr>
              <w:numPr>
                <w:ilvl w:val="0"/>
                <w:numId w:val="559"/>
              </w:numPr>
              <w:rPr>
                <w:rFonts w:cs="Arial"/>
              </w:rPr>
            </w:pPr>
            <w:r>
              <w:t>Channel/CSR light application calls external API to process the bill payment specifying the used payment profile</w:t>
            </w:r>
          </w:p>
          <w:p w:rsidR="00C35260" w:rsidRPr="00D52E58" w:rsidRDefault="00C35260" w:rsidP="000F7361">
            <w:pPr>
              <w:numPr>
                <w:ilvl w:val="0"/>
                <w:numId w:val="559"/>
              </w:numPr>
              <w:rPr>
                <w:rFonts w:cs="Arial"/>
              </w:rPr>
            </w:pPr>
            <w:r>
              <w:t>next step is similar to step 8 of nominal case</w:t>
            </w:r>
          </w:p>
          <w:p w:rsidR="008C64DF" w:rsidRDefault="008C64DF" w:rsidP="00C35260"/>
          <w:p w:rsidR="00C35260" w:rsidRDefault="00C35260" w:rsidP="00C35260">
            <w:r>
              <w:t>A21: User cancels</w:t>
            </w:r>
          </w:p>
          <w:p w:rsidR="00C35260" w:rsidRDefault="00C35260" w:rsidP="000F7361">
            <w:pPr>
              <w:numPr>
                <w:ilvl w:val="0"/>
                <w:numId w:val="560"/>
              </w:numPr>
              <w:rPr>
                <w:rFonts w:cs="Arial"/>
              </w:rPr>
            </w:pPr>
            <w:r>
              <w:rPr>
                <w:rFonts w:cs="Arial"/>
              </w:rPr>
              <w:t>User is redirected to step 2 of nominal case</w:t>
            </w:r>
          </w:p>
          <w:p w:rsidR="00C35260" w:rsidRDefault="00C35260" w:rsidP="00C35260">
            <w:pPr>
              <w:rPr>
                <w:rFonts w:cs="Arial"/>
              </w:rPr>
            </w:pPr>
          </w:p>
          <w:p w:rsidR="00C35260" w:rsidRPr="007C62D7" w:rsidRDefault="00C35260" w:rsidP="00C35260">
            <w:pPr>
              <w:rPr>
                <w:rFonts w:cs="Arial"/>
              </w:rPr>
            </w:pPr>
            <w:r w:rsidRPr="007C62D7">
              <w:rPr>
                <w:rFonts w:cs="Arial"/>
              </w:rPr>
              <w:t xml:space="preserve">A3: Payment amount is greater that </w:t>
            </w:r>
            <w:r>
              <w:rPr>
                <w:rFonts w:cs="Arial"/>
              </w:rPr>
              <w:t>total balance due for the account</w:t>
            </w:r>
          </w:p>
          <w:p w:rsidR="00C35260" w:rsidRDefault="00C35260" w:rsidP="000F7361">
            <w:pPr>
              <w:numPr>
                <w:ilvl w:val="0"/>
                <w:numId w:val="304"/>
              </w:numPr>
              <w:rPr>
                <w:rFonts w:cs="Arial"/>
              </w:rPr>
            </w:pPr>
            <w:r w:rsidRPr="007C62D7">
              <w:rPr>
                <w:rFonts w:cs="Arial"/>
              </w:rPr>
              <w:t xml:space="preserve">Channel/CSR light application displays </w:t>
            </w:r>
            <w:r>
              <w:rPr>
                <w:rFonts w:cs="Arial"/>
              </w:rPr>
              <w:t>a warning</w:t>
            </w:r>
            <w:r w:rsidRPr="007C62D7">
              <w:rPr>
                <w:rFonts w:cs="Arial"/>
              </w:rPr>
              <w:t xml:space="preserve"> message to the user </w:t>
            </w:r>
            <w:r>
              <w:rPr>
                <w:rFonts w:cs="Arial"/>
              </w:rPr>
              <w:t>and requests confirmation</w:t>
            </w:r>
            <w:r w:rsidRPr="007C62D7">
              <w:rPr>
                <w:rFonts w:cs="Arial"/>
              </w:rPr>
              <w:t>.</w:t>
            </w:r>
          </w:p>
          <w:p w:rsidR="00C35260" w:rsidRDefault="00C35260" w:rsidP="000F7361">
            <w:pPr>
              <w:numPr>
                <w:ilvl w:val="0"/>
                <w:numId w:val="304"/>
              </w:numPr>
              <w:rPr>
                <w:rFonts w:cs="Arial"/>
              </w:rPr>
            </w:pPr>
            <w:r>
              <w:rPr>
                <w:rFonts w:cs="Arial"/>
              </w:rPr>
              <w:t>User confirms (A31)</w:t>
            </w:r>
          </w:p>
          <w:p w:rsidR="00C35260" w:rsidRDefault="00C35260" w:rsidP="000F7361">
            <w:pPr>
              <w:numPr>
                <w:ilvl w:val="0"/>
                <w:numId w:val="304"/>
              </w:numPr>
              <w:rPr>
                <w:rFonts w:cs="Arial"/>
              </w:rPr>
            </w:pPr>
            <w:r>
              <w:rPr>
                <w:rFonts w:cs="Arial"/>
              </w:rPr>
              <w:t>Next step is similar to step 5 of nominal use case</w:t>
            </w:r>
          </w:p>
          <w:p w:rsidR="00C35260" w:rsidRDefault="00C35260" w:rsidP="00C35260">
            <w:pPr>
              <w:rPr>
                <w:rFonts w:cs="Arial"/>
              </w:rPr>
            </w:pPr>
          </w:p>
          <w:p w:rsidR="00C35260" w:rsidRDefault="00C35260" w:rsidP="00C35260">
            <w:pPr>
              <w:rPr>
                <w:rFonts w:cs="Arial"/>
              </w:rPr>
            </w:pPr>
            <w:r>
              <w:rPr>
                <w:rFonts w:cs="Arial"/>
              </w:rPr>
              <w:t>A31: User cancels</w:t>
            </w:r>
          </w:p>
          <w:p w:rsidR="00C35260" w:rsidRDefault="00C35260" w:rsidP="000F7361">
            <w:pPr>
              <w:numPr>
                <w:ilvl w:val="0"/>
                <w:numId w:val="561"/>
              </w:numPr>
              <w:rPr>
                <w:rFonts w:cs="Arial"/>
              </w:rPr>
            </w:pPr>
            <w:r>
              <w:rPr>
                <w:rFonts w:cs="Arial"/>
              </w:rPr>
              <w:t>User is redirected to step 2 of nominal case</w:t>
            </w:r>
          </w:p>
          <w:p w:rsidR="00C35260" w:rsidRPr="007C62D7" w:rsidRDefault="00C35260" w:rsidP="00C35260">
            <w:pPr>
              <w:ind w:left="60"/>
              <w:rPr>
                <w:rFonts w:cs="Arial"/>
              </w:rPr>
            </w:pPr>
          </w:p>
          <w:p w:rsidR="00C35260" w:rsidRPr="007C62D7" w:rsidRDefault="00C35260" w:rsidP="00C35260">
            <w:pPr>
              <w:rPr>
                <w:rFonts w:cs="Arial"/>
              </w:rPr>
            </w:pPr>
            <w:r w:rsidRPr="007C62D7">
              <w:rPr>
                <w:rFonts w:cs="Arial"/>
              </w:rPr>
              <w:t>A4: The user cancels</w:t>
            </w:r>
          </w:p>
          <w:p w:rsidR="00C35260" w:rsidRDefault="00C35260" w:rsidP="000F7361">
            <w:pPr>
              <w:numPr>
                <w:ilvl w:val="0"/>
                <w:numId w:val="305"/>
              </w:numPr>
              <w:rPr>
                <w:rFonts w:cs="Arial"/>
              </w:rPr>
            </w:pPr>
            <w:r w:rsidRPr="007C62D7">
              <w:rPr>
                <w:rFonts w:cs="Arial"/>
              </w:rPr>
              <w:t>Channel/CSR light application redirects the user to the view invoice</w:t>
            </w:r>
          </w:p>
          <w:p w:rsidR="00C35260" w:rsidRPr="007C62D7" w:rsidRDefault="00C35260" w:rsidP="00C35260">
            <w:pPr>
              <w:ind w:left="60"/>
              <w:rPr>
                <w:rFonts w:cs="Arial"/>
              </w:rPr>
            </w:pPr>
          </w:p>
          <w:p w:rsidR="00C35260" w:rsidRPr="007C62D7" w:rsidRDefault="00C35260" w:rsidP="00C35260">
            <w:pPr>
              <w:rPr>
                <w:rFonts w:cs="Arial"/>
              </w:rPr>
            </w:pPr>
            <w:r w:rsidRPr="007C62D7">
              <w:rPr>
                <w:rFonts w:cs="Arial"/>
              </w:rPr>
              <w:t>A5: Channel/CSR light application can’t process the payment for technical reason</w:t>
            </w:r>
          </w:p>
          <w:p w:rsidR="00C35260" w:rsidRDefault="00C35260" w:rsidP="000F7361">
            <w:pPr>
              <w:numPr>
                <w:ilvl w:val="0"/>
                <w:numId w:val="306"/>
              </w:numPr>
              <w:rPr>
                <w:rFonts w:cs="Arial"/>
              </w:rPr>
            </w:pPr>
            <w:r w:rsidRPr="007C62D7">
              <w:rPr>
                <w:rFonts w:cs="Arial"/>
              </w:rPr>
              <w:t>Channel/CSR light application displays an error message suggesting to the user to try later</w:t>
            </w:r>
          </w:p>
          <w:p w:rsidR="00C35260" w:rsidRDefault="00C35260" w:rsidP="00C35260">
            <w:pPr>
              <w:ind w:left="60"/>
              <w:rPr>
                <w:rFonts w:cs="Arial"/>
              </w:rPr>
            </w:pPr>
          </w:p>
          <w:p w:rsidR="00C35260" w:rsidRDefault="00C35260" w:rsidP="00C35260">
            <w:pPr>
              <w:rPr>
                <w:rFonts w:cs="Arial"/>
              </w:rPr>
            </w:pPr>
            <w:r>
              <w:rPr>
                <w:rFonts w:cs="Arial"/>
              </w:rPr>
              <w:t>A6: Payment registration fails</w:t>
            </w:r>
          </w:p>
          <w:p w:rsidR="00C35260" w:rsidRPr="007C62D7" w:rsidRDefault="00C35260" w:rsidP="000F7361">
            <w:pPr>
              <w:numPr>
                <w:ilvl w:val="0"/>
                <w:numId w:val="558"/>
              </w:numPr>
              <w:rPr>
                <w:rFonts w:cs="Arial"/>
              </w:rPr>
            </w:pPr>
            <w:r>
              <w:rPr>
                <w:rFonts w:cs="Arial"/>
              </w:rPr>
              <w:t>Channel/CSR light display an error message informing user payment has failed (allowing to identify if failure is due to real time payment, incorrect voucher id or other failures)</w:t>
            </w:r>
          </w:p>
        </w:tc>
      </w:tr>
    </w:tbl>
    <w:p w:rsidR="00C35260" w:rsidRDefault="00C35260" w:rsidP="00C35260">
      <w:pPr>
        <w:pStyle w:val="BodyText"/>
      </w:pPr>
    </w:p>
    <w:p w:rsidR="00C35260" w:rsidRPr="007C62D7" w:rsidRDefault="00C35260" w:rsidP="00C35260">
      <w:pPr>
        <w:pStyle w:val="Heading4"/>
      </w:pPr>
      <w:bookmarkStart w:id="2335" w:name="_Toc253578248"/>
      <w:r w:rsidRPr="007C62D7">
        <w:t xml:space="preserve">Use </w:t>
      </w:r>
      <w:r w:rsidR="008C64DF" w:rsidRPr="007C62D7">
        <w:t>Case:</w:t>
      </w:r>
      <w:r w:rsidRPr="007C62D7">
        <w:t xml:space="preserve"> </w:t>
      </w:r>
      <w:r w:rsidR="00626203">
        <w:t xml:space="preserve"> </w:t>
      </w:r>
      <w:r>
        <w:t>View Billed RC/NRC</w:t>
      </w:r>
      <w:bookmarkStart w:id="2336" w:name="_Toc233601419"/>
      <w:bookmarkEnd w:id="2335"/>
      <w:r w:rsidRPr="007C62D7">
        <w:t xml:space="preserve"> </w:t>
      </w:r>
      <w:bookmarkEnd w:id="233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5260" w:rsidRPr="007C62D7" w:rsidTr="00C35260">
        <w:trPr>
          <w:gridAfter w:val="1"/>
          <w:wAfter w:w="18" w:type="dxa"/>
          <w:trHeight w:val="360"/>
        </w:trPr>
        <w:tc>
          <w:tcPr>
            <w:tcW w:w="5580" w:type="dxa"/>
            <w:gridSpan w:val="2"/>
            <w:shd w:val="clear" w:color="auto" w:fill="E6E6E6"/>
          </w:tcPr>
          <w:p w:rsidR="00C35260" w:rsidRPr="007C62D7" w:rsidRDefault="00C35260" w:rsidP="00C35260">
            <w:pPr>
              <w:pStyle w:val="TableHeading"/>
            </w:pPr>
            <w:r>
              <w:t>View billed RC/NRC</w:t>
            </w:r>
            <w:r w:rsidRPr="007C62D7">
              <w:t xml:space="preserve"> </w:t>
            </w:r>
          </w:p>
        </w:tc>
        <w:tc>
          <w:tcPr>
            <w:tcW w:w="2610" w:type="dxa"/>
            <w:shd w:val="clear" w:color="auto" w:fill="E6E6E6"/>
          </w:tcPr>
          <w:p w:rsidR="00C35260" w:rsidRPr="007C62D7" w:rsidRDefault="00C35260" w:rsidP="00C35260">
            <w:pPr>
              <w:pStyle w:val="TableHeading"/>
            </w:pPr>
            <w:r w:rsidRPr="007C62D7">
              <w:t>EBP00</w:t>
            </w:r>
            <w:r>
              <w:t>8</w:t>
            </w:r>
            <w:r w:rsidRPr="007C62D7">
              <w:t xml:space="preserve">0 </w:t>
            </w:r>
          </w:p>
        </w:tc>
      </w:tr>
      <w:tr w:rsidR="00C35260" w:rsidRPr="007C62D7" w:rsidTr="00C35260">
        <w:tc>
          <w:tcPr>
            <w:tcW w:w="2268" w:type="dxa"/>
          </w:tcPr>
          <w:p w:rsidR="00C35260" w:rsidRPr="007C62D7" w:rsidRDefault="00C35260" w:rsidP="00C35260">
            <w:r w:rsidRPr="007C62D7">
              <w:t>Primary actors</w:t>
            </w:r>
          </w:p>
        </w:tc>
        <w:tc>
          <w:tcPr>
            <w:tcW w:w="5940" w:type="dxa"/>
            <w:gridSpan w:val="3"/>
          </w:tcPr>
          <w:p w:rsidR="00C35260" w:rsidRDefault="00C35260" w:rsidP="00C35260">
            <w:r w:rsidRPr="007C62D7">
              <w:t>Dealer User</w:t>
            </w:r>
          </w:p>
          <w:p w:rsidR="00C35260" w:rsidRPr="007C62D7" w:rsidRDefault="00C35260" w:rsidP="00C35260">
            <w:r>
              <w:t>CSR user</w:t>
            </w:r>
          </w:p>
        </w:tc>
      </w:tr>
      <w:tr w:rsidR="00C35260" w:rsidRPr="007C62D7" w:rsidTr="00C35260">
        <w:tc>
          <w:tcPr>
            <w:tcW w:w="2268" w:type="dxa"/>
          </w:tcPr>
          <w:p w:rsidR="00C35260" w:rsidRPr="007C62D7" w:rsidRDefault="00C35260" w:rsidP="00C35260">
            <w:r w:rsidRPr="007C62D7">
              <w:t>Summary:</w:t>
            </w:r>
          </w:p>
        </w:tc>
        <w:tc>
          <w:tcPr>
            <w:tcW w:w="5940" w:type="dxa"/>
            <w:gridSpan w:val="3"/>
          </w:tcPr>
          <w:p w:rsidR="00C35260" w:rsidRPr="007C62D7" w:rsidRDefault="00C35260" w:rsidP="00C35260">
            <w:r w:rsidRPr="007C62D7">
              <w:t xml:space="preserve">This use case allows a user to </w:t>
            </w:r>
            <w:r>
              <w:t>view billed RC/NRC for a specific invoice</w:t>
            </w:r>
          </w:p>
        </w:tc>
      </w:tr>
      <w:tr w:rsidR="00C35260" w:rsidRPr="007C62D7" w:rsidTr="00C35260">
        <w:trPr>
          <w:trHeight w:val="176"/>
        </w:trPr>
        <w:tc>
          <w:tcPr>
            <w:tcW w:w="2268" w:type="dxa"/>
          </w:tcPr>
          <w:p w:rsidR="00C35260" w:rsidRPr="007C62D7" w:rsidRDefault="00C35260" w:rsidP="00C35260">
            <w:r w:rsidRPr="007C62D7">
              <w:t>Pre-conditions:</w:t>
            </w:r>
          </w:p>
        </w:tc>
        <w:tc>
          <w:tcPr>
            <w:tcW w:w="5940" w:type="dxa"/>
            <w:gridSpan w:val="3"/>
          </w:tcPr>
          <w:p w:rsidR="00C35260" w:rsidRPr="007C62D7" w:rsidRDefault="00C35260" w:rsidP="000F7361">
            <w:pPr>
              <w:pStyle w:val="BodyText"/>
              <w:numPr>
                <w:ilvl w:val="0"/>
                <w:numId w:val="301"/>
              </w:numPr>
            </w:pPr>
            <w:r w:rsidRPr="007C62D7">
              <w:t>The user is in the context of a customer</w:t>
            </w:r>
          </w:p>
          <w:p w:rsidR="00C35260" w:rsidRPr="007C62D7" w:rsidRDefault="00C35260" w:rsidP="000F7361">
            <w:pPr>
              <w:pStyle w:val="BodyText"/>
              <w:numPr>
                <w:ilvl w:val="0"/>
                <w:numId w:val="301"/>
              </w:numPr>
            </w:pPr>
            <w:r w:rsidRPr="007C62D7">
              <w:t xml:space="preserve">The user is viewing </w:t>
            </w:r>
            <w:r>
              <w:t>list of invoices</w:t>
            </w:r>
          </w:p>
        </w:tc>
      </w:tr>
      <w:tr w:rsidR="00C35260" w:rsidRPr="007C62D7" w:rsidTr="00C35260">
        <w:trPr>
          <w:trHeight w:val="176"/>
        </w:trPr>
        <w:tc>
          <w:tcPr>
            <w:tcW w:w="2268" w:type="dxa"/>
          </w:tcPr>
          <w:p w:rsidR="00C35260" w:rsidRPr="007C62D7" w:rsidRDefault="00C35260" w:rsidP="00C35260">
            <w:r w:rsidRPr="007C62D7">
              <w:t>Trigger:</w:t>
            </w:r>
          </w:p>
        </w:tc>
        <w:tc>
          <w:tcPr>
            <w:tcW w:w="5940" w:type="dxa"/>
            <w:gridSpan w:val="3"/>
          </w:tcPr>
          <w:p w:rsidR="00C35260" w:rsidRPr="007C62D7" w:rsidRDefault="00C35260" w:rsidP="00C35260">
            <w:pPr>
              <w:rPr>
                <w:rFonts w:cs="Arial"/>
              </w:rPr>
            </w:pPr>
            <w:r>
              <w:rPr>
                <w:rFonts w:cs="Arial"/>
              </w:rPr>
              <w:t>User selects</w:t>
            </w:r>
            <w:r w:rsidRPr="007C62D7">
              <w:rPr>
                <w:rFonts w:cs="Arial"/>
              </w:rPr>
              <w:t xml:space="preserve"> the option </w:t>
            </w:r>
            <w:r>
              <w:rPr>
                <w:rFonts w:cs="Arial"/>
              </w:rPr>
              <w:t>to view Billed RC/NRC for a specific invoice</w:t>
            </w:r>
          </w:p>
        </w:tc>
      </w:tr>
      <w:tr w:rsidR="00C35260" w:rsidRPr="007C62D7" w:rsidTr="00C35260">
        <w:trPr>
          <w:trHeight w:val="176"/>
        </w:trPr>
        <w:tc>
          <w:tcPr>
            <w:tcW w:w="2268" w:type="dxa"/>
          </w:tcPr>
          <w:p w:rsidR="00C35260" w:rsidRPr="007C62D7" w:rsidRDefault="00C35260" w:rsidP="00C35260">
            <w:r w:rsidRPr="007C62D7">
              <w:t>Minimum guarantees:</w:t>
            </w:r>
          </w:p>
        </w:tc>
        <w:tc>
          <w:tcPr>
            <w:tcW w:w="5940" w:type="dxa"/>
            <w:gridSpan w:val="3"/>
          </w:tcPr>
          <w:p w:rsidR="00C35260" w:rsidRPr="007C62D7" w:rsidRDefault="00C35260" w:rsidP="00C35260">
            <w:pPr>
              <w:rPr>
                <w:rFonts w:cs="Arial"/>
              </w:rPr>
            </w:pPr>
            <w:r w:rsidRPr="007C62D7">
              <w:rPr>
                <w:rFonts w:cs="Arial"/>
              </w:rPr>
              <w:t>Channel/CSR light</w:t>
            </w:r>
            <w:r>
              <w:rPr>
                <w:rFonts w:cs="Arial"/>
              </w:rPr>
              <w:t xml:space="preserve"> application informs user if there is no billed RC and NRC for the invoice</w:t>
            </w:r>
          </w:p>
        </w:tc>
      </w:tr>
      <w:tr w:rsidR="00C35260" w:rsidRPr="007C62D7" w:rsidTr="00C35260">
        <w:trPr>
          <w:trHeight w:val="176"/>
        </w:trPr>
        <w:tc>
          <w:tcPr>
            <w:tcW w:w="2268" w:type="dxa"/>
          </w:tcPr>
          <w:p w:rsidR="00C35260" w:rsidRPr="007C62D7" w:rsidRDefault="00C35260" w:rsidP="00C35260">
            <w:r w:rsidRPr="007C62D7">
              <w:t>Success guarantees:</w:t>
            </w:r>
          </w:p>
        </w:tc>
        <w:tc>
          <w:tcPr>
            <w:tcW w:w="5940" w:type="dxa"/>
            <w:gridSpan w:val="3"/>
          </w:tcPr>
          <w:p w:rsidR="00C35260" w:rsidRPr="007C62D7" w:rsidRDefault="00C35260" w:rsidP="00C35260">
            <w:pPr>
              <w:rPr>
                <w:rFonts w:cs="Arial"/>
              </w:rPr>
            </w:pPr>
            <w:r w:rsidRPr="007C62D7">
              <w:rPr>
                <w:rFonts w:cs="Arial"/>
              </w:rPr>
              <w:t>Channel/CSR light</w:t>
            </w:r>
            <w:r>
              <w:rPr>
                <w:rFonts w:cs="Arial"/>
              </w:rPr>
              <w:t xml:space="preserve"> application displays Billed RC and NRC for the invoice</w:t>
            </w:r>
          </w:p>
        </w:tc>
      </w:tr>
      <w:tr w:rsidR="00C35260" w:rsidRPr="007C62D7" w:rsidTr="00C35260">
        <w:trPr>
          <w:trHeight w:val="176"/>
        </w:trPr>
        <w:tc>
          <w:tcPr>
            <w:tcW w:w="2268" w:type="dxa"/>
          </w:tcPr>
          <w:p w:rsidR="00C35260" w:rsidRPr="007C62D7" w:rsidRDefault="00C35260" w:rsidP="00C35260">
            <w:r w:rsidRPr="007C62D7">
              <w:t>Normal Flow:</w:t>
            </w:r>
          </w:p>
        </w:tc>
        <w:tc>
          <w:tcPr>
            <w:tcW w:w="5940" w:type="dxa"/>
            <w:gridSpan w:val="3"/>
          </w:tcPr>
          <w:p w:rsidR="00C35260" w:rsidRDefault="00C35260" w:rsidP="000F7361">
            <w:pPr>
              <w:pStyle w:val="BodyText"/>
              <w:numPr>
                <w:ilvl w:val="0"/>
                <w:numId w:val="562"/>
              </w:numPr>
            </w:pPr>
            <w:r>
              <w:t xml:space="preserve">Channel/CSR light application fetches in billing system list of charges associated to the invoice </w:t>
            </w:r>
          </w:p>
          <w:p w:rsidR="00C35260" w:rsidRPr="007C62D7" w:rsidRDefault="00C35260" w:rsidP="000F7361">
            <w:pPr>
              <w:pStyle w:val="BodyText"/>
              <w:numPr>
                <w:ilvl w:val="0"/>
                <w:numId w:val="562"/>
              </w:numPr>
            </w:pPr>
            <w:r>
              <w:t>Channel/CSR light application displays charges (A1)(A2)</w:t>
            </w:r>
          </w:p>
        </w:tc>
      </w:tr>
      <w:tr w:rsidR="00C35260" w:rsidRPr="007C62D7" w:rsidTr="00C35260">
        <w:trPr>
          <w:trHeight w:val="176"/>
        </w:trPr>
        <w:tc>
          <w:tcPr>
            <w:tcW w:w="2268" w:type="dxa"/>
          </w:tcPr>
          <w:p w:rsidR="00C35260" w:rsidRPr="007C62D7" w:rsidRDefault="00C35260" w:rsidP="00C35260">
            <w:r w:rsidRPr="007C62D7">
              <w:t>Alternative Flows:</w:t>
            </w:r>
          </w:p>
        </w:tc>
        <w:tc>
          <w:tcPr>
            <w:tcW w:w="5940" w:type="dxa"/>
            <w:gridSpan w:val="3"/>
          </w:tcPr>
          <w:p w:rsidR="00C35260" w:rsidRDefault="00C35260" w:rsidP="00C35260">
            <w:pPr>
              <w:rPr>
                <w:rFonts w:cs="Arial"/>
              </w:rPr>
            </w:pPr>
            <w:r>
              <w:rPr>
                <w:rFonts w:cs="Arial"/>
              </w:rPr>
              <w:t>A1: Application can’t access to the service for technical reason</w:t>
            </w:r>
          </w:p>
          <w:p w:rsidR="00C35260" w:rsidRDefault="00C35260" w:rsidP="000F7361">
            <w:pPr>
              <w:numPr>
                <w:ilvl w:val="0"/>
                <w:numId w:val="563"/>
              </w:numPr>
              <w:rPr>
                <w:rFonts w:cs="Arial"/>
              </w:rPr>
            </w:pPr>
            <w:r>
              <w:rPr>
                <w:rFonts w:cs="Arial"/>
              </w:rPr>
              <w:t>Channel/CSR light informs user service is temporally unavailable and to try later</w:t>
            </w:r>
          </w:p>
          <w:p w:rsidR="00C35260" w:rsidRDefault="00C35260" w:rsidP="00C35260">
            <w:pPr>
              <w:rPr>
                <w:rFonts w:cs="Arial"/>
              </w:rPr>
            </w:pPr>
            <w:r>
              <w:rPr>
                <w:rFonts w:cs="Arial"/>
              </w:rPr>
              <w:t>A2: There is no billed RC/NRC to display</w:t>
            </w:r>
          </w:p>
          <w:p w:rsidR="00C35260" w:rsidRPr="007C62D7" w:rsidRDefault="00C35260" w:rsidP="000F7361">
            <w:pPr>
              <w:numPr>
                <w:ilvl w:val="0"/>
                <w:numId w:val="564"/>
              </w:numPr>
              <w:rPr>
                <w:rFonts w:cs="Arial"/>
              </w:rPr>
            </w:pPr>
            <w:r>
              <w:rPr>
                <w:rFonts w:cs="Arial"/>
              </w:rPr>
              <w:t>Channel/CSR light informs user there is no term to display</w:t>
            </w:r>
          </w:p>
        </w:tc>
      </w:tr>
    </w:tbl>
    <w:p w:rsidR="00C35260" w:rsidRDefault="00C35260" w:rsidP="00C35260"/>
    <w:p w:rsidR="00C35260" w:rsidRPr="007C62D7" w:rsidRDefault="00C35260" w:rsidP="00204E84">
      <w:pPr>
        <w:pStyle w:val="Heading4"/>
      </w:pPr>
      <w:bookmarkStart w:id="2337" w:name="_Toc233601420"/>
      <w:bookmarkStart w:id="2338" w:name="_Toc253578249"/>
      <w:r w:rsidRPr="007C62D7">
        <w:t xml:space="preserve">Use </w:t>
      </w:r>
      <w:r w:rsidR="008C64DF" w:rsidRPr="007C62D7">
        <w:t>Case:</w:t>
      </w:r>
      <w:r w:rsidRPr="007C62D7">
        <w:t xml:space="preserve"> </w:t>
      </w:r>
      <w:r w:rsidR="00626203">
        <w:t xml:space="preserve"> </w:t>
      </w:r>
      <w:r>
        <w:t>View RC/NRC</w:t>
      </w:r>
      <w:r w:rsidRPr="007C62D7">
        <w:t xml:space="preserve"> </w:t>
      </w:r>
      <w:r>
        <w:t>Detail</w:t>
      </w:r>
      <w:bookmarkEnd w:id="2337"/>
      <w:bookmarkEnd w:id="2338"/>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5260" w:rsidRPr="007C62D7" w:rsidTr="00C35260">
        <w:trPr>
          <w:gridAfter w:val="1"/>
          <w:wAfter w:w="18" w:type="dxa"/>
          <w:trHeight w:val="360"/>
        </w:trPr>
        <w:tc>
          <w:tcPr>
            <w:tcW w:w="5580" w:type="dxa"/>
            <w:gridSpan w:val="2"/>
            <w:shd w:val="clear" w:color="auto" w:fill="E6E6E6"/>
          </w:tcPr>
          <w:p w:rsidR="00C35260" w:rsidRPr="007C62D7" w:rsidRDefault="00C35260" w:rsidP="00C35260">
            <w:pPr>
              <w:pStyle w:val="TableHeading"/>
            </w:pPr>
            <w:r>
              <w:t>View RC/NRC detail</w:t>
            </w:r>
            <w:r w:rsidRPr="007C62D7">
              <w:t xml:space="preserve"> </w:t>
            </w:r>
          </w:p>
        </w:tc>
        <w:tc>
          <w:tcPr>
            <w:tcW w:w="2610" w:type="dxa"/>
            <w:shd w:val="clear" w:color="auto" w:fill="E6E6E6"/>
          </w:tcPr>
          <w:p w:rsidR="00C35260" w:rsidRPr="007C62D7" w:rsidRDefault="00C35260" w:rsidP="00C35260">
            <w:pPr>
              <w:pStyle w:val="TableHeading"/>
            </w:pPr>
            <w:r w:rsidRPr="007C62D7">
              <w:t>EBP00</w:t>
            </w:r>
            <w:r>
              <w:t>9</w:t>
            </w:r>
            <w:r w:rsidRPr="007C62D7">
              <w:t xml:space="preserve">0 </w:t>
            </w:r>
          </w:p>
        </w:tc>
      </w:tr>
      <w:tr w:rsidR="00C35260" w:rsidRPr="007C62D7" w:rsidTr="00C35260">
        <w:tc>
          <w:tcPr>
            <w:tcW w:w="2268" w:type="dxa"/>
          </w:tcPr>
          <w:p w:rsidR="00C35260" w:rsidRPr="007C62D7" w:rsidRDefault="00C35260" w:rsidP="00C35260">
            <w:r w:rsidRPr="007C62D7">
              <w:t>Primary actors</w:t>
            </w:r>
          </w:p>
        </w:tc>
        <w:tc>
          <w:tcPr>
            <w:tcW w:w="5940" w:type="dxa"/>
            <w:gridSpan w:val="3"/>
          </w:tcPr>
          <w:p w:rsidR="00C35260" w:rsidRDefault="00C35260" w:rsidP="00C35260">
            <w:r w:rsidRPr="007C62D7">
              <w:t>Dealer User</w:t>
            </w:r>
          </w:p>
          <w:p w:rsidR="00C35260" w:rsidRPr="007C62D7" w:rsidRDefault="00C35260" w:rsidP="00C35260">
            <w:r>
              <w:t>CSR user</w:t>
            </w:r>
          </w:p>
        </w:tc>
      </w:tr>
      <w:tr w:rsidR="00C35260" w:rsidRPr="007C62D7" w:rsidTr="00C35260">
        <w:tc>
          <w:tcPr>
            <w:tcW w:w="2268" w:type="dxa"/>
          </w:tcPr>
          <w:p w:rsidR="00C35260" w:rsidRPr="007C62D7" w:rsidRDefault="00C35260" w:rsidP="00C35260">
            <w:r w:rsidRPr="007C62D7">
              <w:t>Summary:</w:t>
            </w:r>
          </w:p>
        </w:tc>
        <w:tc>
          <w:tcPr>
            <w:tcW w:w="5940" w:type="dxa"/>
            <w:gridSpan w:val="3"/>
          </w:tcPr>
          <w:p w:rsidR="00C35260" w:rsidRPr="007C62D7" w:rsidRDefault="00C35260" w:rsidP="00C35260">
            <w:r w:rsidRPr="007C62D7">
              <w:t xml:space="preserve">This use case allows a user to </w:t>
            </w:r>
            <w:r>
              <w:t xml:space="preserve">view detail of one RC/NRC </w:t>
            </w:r>
          </w:p>
        </w:tc>
      </w:tr>
      <w:tr w:rsidR="00C35260" w:rsidRPr="007C62D7" w:rsidTr="00C35260">
        <w:trPr>
          <w:trHeight w:val="176"/>
        </w:trPr>
        <w:tc>
          <w:tcPr>
            <w:tcW w:w="2268" w:type="dxa"/>
          </w:tcPr>
          <w:p w:rsidR="00C35260" w:rsidRPr="007C62D7" w:rsidRDefault="00C35260" w:rsidP="00C35260">
            <w:r w:rsidRPr="007C62D7">
              <w:t>Pre-conditions:</w:t>
            </w:r>
          </w:p>
        </w:tc>
        <w:tc>
          <w:tcPr>
            <w:tcW w:w="5940" w:type="dxa"/>
            <w:gridSpan w:val="3"/>
          </w:tcPr>
          <w:p w:rsidR="00C35260" w:rsidRPr="007C62D7" w:rsidRDefault="00C35260" w:rsidP="000F7361">
            <w:pPr>
              <w:pStyle w:val="BodyText"/>
              <w:numPr>
                <w:ilvl w:val="0"/>
                <w:numId w:val="301"/>
              </w:numPr>
            </w:pPr>
            <w:r w:rsidRPr="007C62D7">
              <w:t xml:space="preserve">The user is viewing </w:t>
            </w:r>
            <w:r>
              <w:t>list of</w:t>
            </w:r>
            <w:r w:rsidR="00204E84">
              <w:t xml:space="preserve"> </w:t>
            </w:r>
            <w:r>
              <w:t>RC/NRC</w:t>
            </w:r>
          </w:p>
        </w:tc>
      </w:tr>
      <w:tr w:rsidR="00C35260" w:rsidRPr="007C62D7" w:rsidTr="00C35260">
        <w:trPr>
          <w:trHeight w:val="176"/>
        </w:trPr>
        <w:tc>
          <w:tcPr>
            <w:tcW w:w="2268" w:type="dxa"/>
          </w:tcPr>
          <w:p w:rsidR="00C35260" w:rsidRPr="007C62D7" w:rsidRDefault="00C35260" w:rsidP="00C35260">
            <w:r w:rsidRPr="007C62D7">
              <w:t>Trigger:</w:t>
            </w:r>
          </w:p>
        </w:tc>
        <w:tc>
          <w:tcPr>
            <w:tcW w:w="5940" w:type="dxa"/>
            <w:gridSpan w:val="3"/>
          </w:tcPr>
          <w:p w:rsidR="00C35260" w:rsidRPr="007C62D7" w:rsidRDefault="00C35260" w:rsidP="00C35260">
            <w:pPr>
              <w:rPr>
                <w:rFonts w:cs="Arial"/>
              </w:rPr>
            </w:pPr>
            <w:r>
              <w:rPr>
                <w:rFonts w:cs="Arial"/>
              </w:rPr>
              <w:t>User selects</w:t>
            </w:r>
            <w:r w:rsidRPr="007C62D7">
              <w:rPr>
                <w:rFonts w:cs="Arial"/>
              </w:rPr>
              <w:t xml:space="preserve"> the option </w:t>
            </w:r>
            <w:r>
              <w:rPr>
                <w:rFonts w:cs="Arial"/>
              </w:rPr>
              <w:t>to view RC/NRC detail</w:t>
            </w:r>
          </w:p>
        </w:tc>
      </w:tr>
      <w:tr w:rsidR="00C35260" w:rsidRPr="007C62D7" w:rsidTr="00C35260">
        <w:trPr>
          <w:trHeight w:val="176"/>
        </w:trPr>
        <w:tc>
          <w:tcPr>
            <w:tcW w:w="2268" w:type="dxa"/>
          </w:tcPr>
          <w:p w:rsidR="00C35260" w:rsidRPr="007C62D7" w:rsidRDefault="00C35260" w:rsidP="00C35260">
            <w:r w:rsidRPr="007C62D7">
              <w:t>Minimum guarantees:</w:t>
            </w:r>
          </w:p>
        </w:tc>
        <w:tc>
          <w:tcPr>
            <w:tcW w:w="5940" w:type="dxa"/>
            <w:gridSpan w:val="3"/>
          </w:tcPr>
          <w:p w:rsidR="00C35260" w:rsidRPr="007C62D7" w:rsidRDefault="00C35260" w:rsidP="00C35260">
            <w:pPr>
              <w:rPr>
                <w:rFonts w:cs="Arial"/>
              </w:rPr>
            </w:pPr>
          </w:p>
        </w:tc>
      </w:tr>
      <w:tr w:rsidR="00C35260" w:rsidRPr="007C62D7" w:rsidTr="00C35260">
        <w:trPr>
          <w:trHeight w:val="176"/>
        </w:trPr>
        <w:tc>
          <w:tcPr>
            <w:tcW w:w="2268" w:type="dxa"/>
          </w:tcPr>
          <w:p w:rsidR="00C35260" w:rsidRPr="007C62D7" w:rsidRDefault="00C35260" w:rsidP="00C35260">
            <w:r w:rsidRPr="007C62D7">
              <w:t>Success guarantees:</w:t>
            </w:r>
          </w:p>
        </w:tc>
        <w:tc>
          <w:tcPr>
            <w:tcW w:w="5940" w:type="dxa"/>
            <w:gridSpan w:val="3"/>
          </w:tcPr>
          <w:p w:rsidR="00C35260" w:rsidRPr="007C62D7" w:rsidRDefault="00C35260" w:rsidP="00C35260">
            <w:pPr>
              <w:rPr>
                <w:rFonts w:cs="Arial"/>
              </w:rPr>
            </w:pPr>
            <w:r w:rsidRPr="007C62D7">
              <w:rPr>
                <w:rFonts w:cs="Arial"/>
              </w:rPr>
              <w:t>Channel/CSR light</w:t>
            </w:r>
            <w:r>
              <w:rPr>
                <w:rFonts w:cs="Arial"/>
              </w:rPr>
              <w:t xml:space="preserve"> application displays RC/NRC detail</w:t>
            </w:r>
          </w:p>
        </w:tc>
      </w:tr>
      <w:tr w:rsidR="00C35260" w:rsidRPr="007C62D7" w:rsidTr="00C35260">
        <w:trPr>
          <w:trHeight w:val="176"/>
        </w:trPr>
        <w:tc>
          <w:tcPr>
            <w:tcW w:w="2268" w:type="dxa"/>
          </w:tcPr>
          <w:p w:rsidR="00C35260" w:rsidRPr="007C62D7" w:rsidRDefault="00C35260" w:rsidP="00C35260">
            <w:r w:rsidRPr="007C62D7">
              <w:t>Normal Flow:</w:t>
            </w:r>
          </w:p>
        </w:tc>
        <w:tc>
          <w:tcPr>
            <w:tcW w:w="5940" w:type="dxa"/>
            <w:gridSpan w:val="3"/>
          </w:tcPr>
          <w:p w:rsidR="00C35260" w:rsidRPr="007C62D7" w:rsidRDefault="00C35260" w:rsidP="000F7361">
            <w:pPr>
              <w:pStyle w:val="BodyText"/>
              <w:numPr>
                <w:ilvl w:val="0"/>
                <w:numId w:val="565"/>
              </w:numPr>
            </w:pPr>
            <w:r>
              <w:t>Channel/CSR light application displays details of the RC/NRC, associated balances impact and adjustments list</w:t>
            </w:r>
          </w:p>
        </w:tc>
      </w:tr>
      <w:tr w:rsidR="00C35260" w:rsidRPr="007C62D7" w:rsidTr="00C35260">
        <w:trPr>
          <w:trHeight w:val="176"/>
        </w:trPr>
        <w:tc>
          <w:tcPr>
            <w:tcW w:w="2268" w:type="dxa"/>
          </w:tcPr>
          <w:p w:rsidR="00C35260" w:rsidRPr="007C62D7" w:rsidRDefault="00C35260" w:rsidP="00C35260">
            <w:r w:rsidRPr="007C62D7">
              <w:t>Alternative Flows:</w:t>
            </w:r>
          </w:p>
        </w:tc>
        <w:tc>
          <w:tcPr>
            <w:tcW w:w="5940" w:type="dxa"/>
            <w:gridSpan w:val="3"/>
          </w:tcPr>
          <w:p w:rsidR="00C35260" w:rsidRPr="007C62D7" w:rsidRDefault="00C35260" w:rsidP="00C35260">
            <w:pPr>
              <w:rPr>
                <w:rFonts w:cs="Arial"/>
              </w:rPr>
            </w:pPr>
          </w:p>
        </w:tc>
      </w:tr>
    </w:tbl>
    <w:p w:rsidR="00C35260" w:rsidRDefault="00C35260" w:rsidP="00C35260"/>
    <w:p w:rsidR="0083775D" w:rsidRPr="00A5750A" w:rsidRDefault="0083775D" w:rsidP="0083775D">
      <w:pPr>
        <w:pStyle w:val="Heading4"/>
        <w:tabs>
          <w:tab w:val="num" w:pos="1494"/>
        </w:tabs>
        <w:ind w:left="1494"/>
      </w:pPr>
      <w:bookmarkStart w:id="2339" w:name="_Toc253578250"/>
      <w:r w:rsidRPr="00A5750A">
        <w:t xml:space="preserve">Use Case:  </w:t>
      </w:r>
      <w:r>
        <w:t>View ‘billed’ recharges</w:t>
      </w:r>
      <w:bookmarkEnd w:id="2339"/>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83775D" w:rsidRPr="00A5750A" w:rsidTr="00F414CC">
        <w:trPr>
          <w:gridAfter w:val="1"/>
          <w:wAfter w:w="18" w:type="dxa"/>
          <w:trHeight w:val="360"/>
        </w:trPr>
        <w:tc>
          <w:tcPr>
            <w:tcW w:w="5580" w:type="dxa"/>
            <w:gridSpan w:val="2"/>
            <w:shd w:val="clear" w:color="auto" w:fill="E6E6E6"/>
          </w:tcPr>
          <w:p w:rsidR="0083775D" w:rsidRPr="00A5750A" w:rsidRDefault="0083775D" w:rsidP="00F414CC">
            <w:pPr>
              <w:pStyle w:val="TableHeading"/>
            </w:pPr>
            <w:r>
              <w:t>View ‘billed’ recharges</w:t>
            </w:r>
          </w:p>
        </w:tc>
        <w:tc>
          <w:tcPr>
            <w:tcW w:w="2610" w:type="dxa"/>
            <w:shd w:val="clear" w:color="auto" w:fill="E6E6E6"/>
          </w:tcPr>
          <w:p w:rsidR="0083775D" w:rsidRPr="00A5750A" w:rsidRDefault="0083775D" w:rsidP="00F414CC">
            <w:pPr>
              <w:pStyle w:val="TableHeading"/>
            </w:pPr>
            <w:r>
              <w:t>EBP</w:t>
            </w:r>
            <w:r w:rsidRPr="00A5750A">
              <w:t>00</w:t>
            </w:r>
            <w:r>
              <w:t>94</w:t>
            </w:r>
            <w:r w:rsidRPr="00A5750A">
              <w:t xml:space="preserve"> </w:t>
            </w:r>
          </w:p>
        </w:tc>
      </w:tr>
      <w:tr w:rsidR="0083775D" w:rsidRPr="00A5750A" w:rsidTr="00F414CC">
        <w:tc>
          <w:tcPr>
            <w:tcW w:w="2268" w:type="dxa"/>
          </w:tcPr>
          <w:p w:rsidR="0083775D" w:rsidRPr="00A5750A" w:rsidRDefault="0083775D" w:rsidP="00F414CC">
            <w:r w:rsidRPr="00A5750A">
              <w:t>Primary actors</w:t>
            </w:r>
          </w:p>
        </w:tc>
        <w:tc>
          <w:tcPr>
            <w:tcW w:w="5940" w:type="dxa"/>
            <w:gridSpan w:val="3"/>
          </w:tcPr>
          <w:p w:rsidR="0083775D" w:rsidRDefault="0083775D" w:rsidP="00F414CC">
            <w:pPr>
              <w:pStyle w:val="BodyText"/>
            </w:pPr>
            <w:r w:rsidRPr="00A5750A">
              <w:t>Dealer user</w:t>
            </w:r>
          </w:p>
          <w:p w:rsidR="0083775D" w:rsidRPr="00A5750A" w:rsidRDefault="0083775D" w:rsidP="00F414CC">
            <w:pPr>
              <w:pStyle w:val="BodyText"/>
            </w:pPr>
            <w:r>
              <w:t>CSR user</w:t>
            </w:r>
          </w:p>
        </w:tc>
      </w:tr>
      <w:tr w:rsidR="0083775D" w:rsidRPr="00A5750A" w:rsidTr="00F414CC">
        <w:tc>
          <w:tcPr>
            <w:tcW w:w="2268" w:type="dxa"/>
          </w:tcPr>
          <w:p w:rsidR="0083775D" w:rsidRPr="00A5750A" w:rsidRDefault="0083775D" w:rsidP="00F414CC">
            <w:r w:rsidRPr="00A5750A">
              <w:t>Summary Goal</w:t>
            </w:r>
          </w:p>
        </w:tc>
        <w:tc>
          <w:tcPr>
            <w:tcW w:w="5940" w:type="dxa"/>
            <w:gridSpan w:val="3"/>
          </w:tcPr>
          <w:p w:rsidR="0083775D" w:rsidRPr="00A5750A" w:rsidRDefault="0083775D" w:rsidP="00F414CC">
            <w:pPr>
              <w:pStyle w:val="BodyText"/>
            </w:pPr>
            <w:r w:rsidRPr="00A5750A">
              <w:t xml:space="preserve">This use case allows user </w:t>
            </w:r>
            <w:r>
              <w:t>viewing recharge history associated to a bill or statement</w:t>
            </w:r>
          </w:p>
        </w:tc>
      </w:tr>
      <w:tr w:rsidR="0083775D" w:rsidRPr="00A5750A" w:rsidTr="00F414CC">
        <w:trPr>
          <w:trHeight w:val="176"/>
        </w:trPr>
        <w:tc>
          <w:tcPr>
            <w:tcW w:w="2268" w:type="dxa"/>
          </w:tcPr>
          <w:p w:rsidR="0083775D" w:rsidRPr="00A5750A" w:rsidRDefault="0083775D" w:rsidP="00F414CC">
            <w:r w:rsidRPr="00A5750A">
              <w:t>Pre-conditions</w:t>
            </w:r>
          </w:p>
        </w:tc>
        <w:tc>
          <w:tcPr>
            <w:tcW w:w="5940" w:type="dxa"/>
            <w:gridSpan w:val="3"/>
          </w:tcPr>
          <w:p w:rsidR="0083775D" w:rsidRPr="00A5750A" w:rsidRDefault="0083775D" w:rsidP="00205DDB">
            <w:pPr>
              <w:pStyle w:val="BodyText"/>
            </w:pPr>
            <w:r w:rsidRPr="00A5750A">
              <w:t>User is in the context of a</w:t>
            </w:r>
            <w:r>
              <w:t xml:space="preserve"> specific invoice (or statement)</w:t>
            </w:r>
          </w:p>
        </w:tc>
      </w:tr>
      <w:tr w:rsidR="0083775D" w:rsidRPr="00A5750A" w:rsidTr="00F414CC">
        <w:trPr>
          <w:trHeight w:val="176"/>
        </w:trPr>
        <w:tc>
          <w:tcPr>
            <w:tcW w:w="2268" w:type="dxa"/>
          </w:tcPr>
          <w:p w:rsidR="0083775D" w:rsidRPr="00A5750A" w:rsidRDefault="0083775D" w:rsidP="00F414CC">
            <w:r w:rsidRPr="00A5750A">
              <w:t>Trigger</w:t>
            </w:r>
          </w:p>
        </w:tc>
        <w:tc>
          <w:tcPr>
            <w:tcW w:w="5940" w:type="dxa"/>
            <w:gridSpan w:val="3"/>
          </w:tcPr>
          <w:p w:rsidR="0083775D" w:rsidRPr="00A5750A" w:rsidRDefault="0083775D" w:rsidP="00F414CC">
            <w:pPr>
              <w:pStyle w:val="BodyText"/>
            </w:pPr>
            <w:r w:rsidRPr="00A5750A">
              <w:t xml:space="preserve">User has </w:t>
            </w:r>
            <w:r>
              <w:t>selected the option to view recharge history</w:t>
            </w:r>
          </w:p>
        </w:tc>
      </w:tr>
      <w:tr w:rsidR="0083775D" w:rsidRPr="00A5750A" w:rsidTr="00F414CC">
        <w:trPr>
          <w:trHeight w:val="176"/>
        </w:trPr>
        <w:tc>
          <w:tcPr>
            <w:tcW w:w="2268" w:type="dxa"/>
          </w:tcPr>
          <w:p w:rsidR="0083775D" w:rsidRPr="00A5750A" w:rsidRDefault="0083775D" w:rsidP="00F414CC">
            <w:r w:rsidRPr="00A5750A">
              <w:t>Minimum guarantees</w:t>
            </w:r>
          </w:p>
        </w:tc>
        <w:tc>
          <w:tcPr>
            <w:tcW w:w="5940" w:type="dxa"/>
            <w:gridSpan w:val="3"/>
          </w:tcPr>
          <w:p w:rsidR="0083775D" w:rsidRPr="00A5750A" w:rsidRDefault="0083775D" w:rsidP="000F7361">
            <w:pPr>
              <w:pStyle w:val="BodyText"/>
              <w:numPr>
                <w:ilvl w:val="0"/>
                <w:numId w:val="549"/>
              </w:numPr>
            </w:pPr>
            <w:r>
              <w:t xml:space="preserve">Channel/CSR light application displays message advising user there is no recharge for the </w:t>
            </w:r>
            <w:r w:rsidR="002824BD">
              <w:t>invoice</w:t>
            </w:r>
          </w:p>
        </w:tc>
      </w:tr>
      <w:tr w:rsidR="0083775D" w:rsidRPr="00A5750A" w:rsidTr="00F414CC">
        <w:trPr>
          <w:trHeight w:val="176"/>
        </w:trPr>
        <w:tc>
          <w:tcPr>
            <w:tcW w:w="2268" w:type="dxa"/>
          </w:tcPr>
          <w:p w:rsidR="0083775D" w:rsidRPr="00A5750A" w:rsidRDefault="0083775D" w:rsidP="00F414CC">
            <w:r w:rsidRPr="00A5750A">
              <w:t>Success guarantees:</w:t>
            </w:r>
          </w:p>
        </w:tc>
        <w:tc>
          <w:tcPr>
            <w:tcW w:w="5940" w:type="dxa"/>
            <w:gridSpan w:val="3"/>
          </w:tcPr>
          <w:p w:rsidR="0083775D" w:rsidRPr="00A5750A" w:rsidRDefault="0083775D" w:rsidP="00F414CC">
            <w:pPr>
              <w:pStyle w:val="BodyText"/>
            </w:pPr>
            <w:r>
              <w:t xml:space="preserve">Channel/CSR light application displays recharges associated to the </w:t>
            </w:r>
            <w:r w:rsidR="002824BD">
              <w:t>invoice/</w:t>
            </w:r>
            <w:r>
              <w:t>statement</w:t>
            </w:r>
          </w:p>
        </w:tc>
      </w:tr>
      <w:tr w:rsidR="0083775D" w:rsidRPr="00A5750A" w:rsidTr="00F414CC">
        <w:trPr>
          <w:trHeight w:val="176"/>
        </w:trPr>
        <w:tc>
          <w:tcPr>
            <w:tcW w:w="2268" w:type="dxa"/>
          </w:tcPr>
          <w:p w:rsidR="0083775D" w:rsidRPr="00A5750A" w:rsidRDefault="0083775D" w:rsidP="00F414CC">
            <w:r w:rsidRPr="00A5750A">
              <w:t>Normal Flow:</w:t>
            </w:r>
          </w:p>
        </w:tc>
        <w:tc>
          <w:tcPr>
            <w:tcW w:w="5940" w:type="dxa"/>
            <w:gridSpan w:val="3"/>
          </w:tcPr>
          <w:p w:rsidR="0083775D" w:rsidRDefault="0083775D" w:rsidP="000F7361">
            <w:pPr>
              <w:pStyle w:val="Body"/>
              <w:numPr>
                <w:ilvl w:val="0"/>
                <w:numId w:val="685"/>
              </w:numPr>
            </w:pPr>
            <w:r>
              <w:t>Channel/CSR light application retrieves recharges associated to the invoice (or statement) from billing (A1)</w:t>
            </w:r>
          </w:p>
          <w:p w:rsidR="0083775D" w:rsidRPr="00A5750A" w:rsidRDefault="0083775D" w:rsidP="000F7361">
            <w:pPr>
              <w:pStyle w:val="Body"/>
              <w:numPr>
                <w:ilvl w:val="0"/>
                <w:numId w:val="685"/>
              </w:numPr>
            </w:pPr>
            <w:r>
              <w:t>Channel/CSR light application displays list of recharges associated to the invoice (or statement) (A2)</w:t>
            </w:r>
          </w:p>
        </w:tc>
      </w:tr>
      <w:tr w:rsidR="0083775D" w:rsidRPr="00A5750A" w:rsidTr="00F414CC">
        <w:trPr>
          <w:trHeight w:val="176"/>
        </w:trPr>
        <w:tc>
          <w:tcPr>
            <w:tcW w:w="2268" w:type="dxa"/>
          </w:tcPr>
          <w:p w:rsidR="0083775D" w:rsidRPr="00A5750A" w:rsidRDefault="0083775D" w:rsidP="00F414CC">
            <w:r w:rsidRPr="00A5750A">
              <w:t>Alternative Flows:</w:t>
            </w:r>
          </w:p>
        </w:tc>
        <w:tc>
          <w:tcPr>
            <w:tcW w:w="5940" w:type="dxa"/>
            <w:gridSpan w:val="3"/>
          </w:tcPr>
          <w:p w:rsidR="0083775D" w:rsidRPr="00A5750A" w:rsidRDefault="0083775D" w:rsidP="00F414CC">
            <w:pPr>
              <w:pStyle w:val="Body"/>
              <w:ind w:left="0"/>
            </w:pPr>
            <w:r>
              <w:t>A1</w:t>
            </w:r>
            <w:r w:rsidRPr="00A5750A">
              <w:t>: Service is not available</w:t>
            </w:r>
            <w:r>
              <w:t xml:space="preserve"> or API returns an error</w:t>
            </w:r>
          </w:p>
          <w:p w:rsidR="0083775D" w:rsidRPr="00A5750A" w:rsidRDefault="0083775D" w:rsidP="000F7361">
            <w:pPr>
              <w:pStyle w:val="Body"/>
              <w:numPr>
                <w:ilvl w:val="0"/>
                <w:numId w:val="686"/>
              </w:numPr>
            </w:pPr>
            <w:r>
              <w:t>Channel/CSR light</w:t>
            </w:r>
            <w:r w:rsidRPr="00A5750A">
              <w:t xml:space="preserve"> application displays an error message to inform user service is temporally unavailable and to try later   </w:t>
            </w:r>
          </w:p>
          <w:p w:rsidR="0083775D" w:rsidRDefault="0083775D" w:rsidP="0083775D">
            <w:pPr>
              <w:pStyle w:val="Body"/>
              <w:ind w:left="0"/>
            </w:pPr>
            <w:r>
              <w:t>A2: User selects a recharge from the history to view balances impact</w:t>
            </w:r>
          </w:p>
          <w:p w:rsidR="0083775D" w:rsidRPr="00A5750A" w:rsidRDefault="0083775D" w:rsidP="000F7361">
            <w:pPr>
              <w:pStyle w:val="Body"/>
              <w:numPr>
                <w:ilvl w:val="0"/>
                <w:numId w:val="687"/>
              </w:numPr>
            </w:pPr>
            <w:r>
              <w:t>Channel/CSR light displays impacted balances with the impact of the recharge</w:t>
            </w:r>
          </w:p>
        </w:tc>
      </w:tr>
    </w:tbl>
    <w:p w:rsidR="0083775D" w:rsidRDefault="0083775D" w:rsidP="0083775D">
      <w:pPr>
        <w:pStyle w:val="Heading3forModuleRequirements"/>
        <w:numPr>
          <w:ilvl w:val="0"/>
          <w:numId w:val="0"/>
        </w:numPr>
      </w:pPr>
    </w:p>
    <w:p w:rsidR="0083775D" w:rsidRDefault="0083775D" w:rsidP="00C35260"/>
    <w:p w:rsidR="00AD0CEE" w:rsidRPr="007C62D7" w:rsidRDefault="00AD0CEE" w:rsidP="00AD0CEE">
      <w:pPr>
        <w:pStyle w:val="Heading4"/>
      </w:pPr>
      <w:bookmarkStart w:id="2340" w:name="_Toc233601421"/>
      <w:bookmarkStart w:id="2341" w:name="_Toc253578251"/>
      <w:r w:rsidRPr="007C62D7">
        <w:t xml:space="preserve">Use Case:  View </w:t>
      </w:r>
      <w:r>
        <w:t>‘billed’ MTR</w:t>
      </w:r>
      <w:bookmarkEnd w:id="2341"/>
      <w:r>
        <w:t xml:space="preserve"> </w:t>
      </w:r>
    </w:p>
    <w:p w:rsidR="00AD0CEE" w:rsidRPr="007C62D7" w:rsidRDefault="00AD0CEE" w:rsidP="00AD0CEE">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AD0CEE" w:rsidRPr="007C62D7" w:rsidTr="00F414CC">
        <w:trPr>
          <w:trHeight w:val="360"/>
        </w:trPr>
        <w:tc>
          <w:tcPr>
            <w:tcW w:w="5580" w:type="dxa"/>
            <w:gridSpan w:val="2"/>
            <w:shd w:val="clear" w:color="auto" w:fill="E6E6E6"/>
          </w:tcPr>
          <w:p w:rsidR="00AD0CEE" w:rsidRPr="007C62D7" w:rsidRDefault="00AD0CEE" w:rsidP="00F414CC">
            <w:pPr>
              <w:pStyle w:val="TableHeading"/>
            </w:pPr>
            <w:r w:rsidRPr="007C62D7">
              <w:t xml:space="preserve">View </w:t>
            </w:r>
            <w:r>
              <w:t>‘billed’ MTR</w:t>
            </w:r>
          </w:p>
        </w:tc>
        <w:tc>
          <w:tcPr>
            <w:tcW w:w="2880" w:type="dxa"/>
            <w:shd w:val="clear" w:color="auto" w:fill="E6E6E6"/>
          </w:tcPr>
          <w:p w:rsidR="00AD0CEE" w:rsidRPr="007C62D7" w:rsidRDefault="00AD0CEE" w:rsidP="00F414CC">
            <w:pPr>
              <w:pStyle w:val="TableHeading"/>
            </w:pPr>
            <w:r>
              <w:t>EBP</w:t>
            </w:r>
            <w:r w:rsidRPr="007C62D7">
              <w:t>00</w:t>
            </w:r>
            <w:r>
              <w:t>96</w:t>
            </w:r>
            <w:r w:rsidRPr="007C62D7">
              <w:t xml:space="preserve"> </w:t>
            </w:r>
          </w:p>
        </w:tc>
      </w:tr>
      <w:tr w:rsidR="00AD0CEE" w:rsidRPr="007C62D7" w:rsidTr="00F414CC">
        <w:tc>
          <w:tcPr>
            <w:tcW w:w="2268" w:type="dxa"/>
          </w:tcPr>
          <w:p w:rsidR="00AD0CEE" w:rsidRPr="007C62D7" w:rsidRDefault="00AD0CEE" w:rsidP="00F414CC">
            <w:r w:rsidRPr="007C62D7">
              <w:t>Primary actors</w:t>
            </w:r>
          </w:p>
        </w:tc>
        <w:tc>
          <w:tcPr>
            <w:tcW w:w="6192" w:type="dxa"/>
            <w:gridSpan w:val="2"/>
          </w:tcPr>
          <w:p w:rsidR="00AD0CEE" w:rsidRDefault="00AD0CEE" w:rsidP="00F414CC">
            <w:pPr>
              <w:pStyle w:val="BodyText"/>
            </w:pPr>
            <w:r w:rsidRPr="007C62D7">
              <w:t>Dealer user</w:t>
            </w:r>
          </w:p>
          <w:p w:rsidR="00AD0CEE" w:rsidRPr="007C62D7" w:rsidRDefault="00AD0CEE" w:rsidP="00F414CC">
            <w:pPr>
              <w:pStyle w:val="BodyText"/>
            </w:pPr>
            <w:r>
              <w:t>CSR user</w:t>
            </w:r>
          </w:p>
        </w:tc>
      </w:tr>
      <w:tr w:rsidR="00AD0CEE" w:rsidRPr="007C62D7" w:rsidTr="00F414CC">
        <w:tc>
          <w:tcPr>
            <w:tcW w:w="2268" w:type="dxa"/>
          </w:tcPr>
          <w:p w:rsidR="00AD0CEE" w:rsidRPr="007C62D7" w:rsidRDefault="00AD0CEE" w:rsidP="00F414CC">
            <w:r w:rsidRPr="007C62D7">
              <w:t>Summary Goal</w:t>
            </w:r>
          </w:p>
        </w:tc>
        <w:tc>
          <w:tcPr>
            <w:tcW w:w="6192" w:type="dxa"/>
            <w:gridSpan w:val="2"/>
          </w:tcPr>
          <w:p w:rsidR="00AD0CEE" w:rsidRPr="007C62D7" w:rsidRDefault="00AD0CEE" w:rsidP="00F414CC">
            <w:pPr>
              <w:pStyle w:val="BodyText"/>
            </w:pPr>
            <w:r w:rsidRPr="007C62D7">
              <w:t xml:space="preserve">This use case allows a user to view </w:t>
            </w:r>
            <w:r>
              <w:t>MTR history for a associated to a specific invoice (or statement). In other words MTR generated since the previous invoice</w:t>
            </w:r>
          </w:p>
        </w:tc>
      </w:tr>
      <w:tr w:rsidR="00AD0CEE" w:rsidRPr="007C62D7" w:rsidTr="00F414CC">
        <w:trPr>
          <w:trHeight w:val="176"/>
        </w:trPr>
        <w:tc>
          <w:tcPr>
            <w:tcW w:w="2268" w:type="dxa"/>
          </w:tcPr>
          <w:p w:rsidR="00AD0CEE" w:rsidRPr="007C62D7" w:rsidRDefault="00AD0CEE" w:rsidP="00F414CC">
            <w:r w:rsidRPr="007C62D7">
              <w:t>Pre-conditions</w:t>
            </w:r>
          </w:p>
        </w:tc>
        <w:tc>
          <w:tcPr>
            <w:tcW w:w="6192" w:type="dxa"/>
            <w:gridSpan w:val="2"/>
          </w:tcPr>
          <w:p w:rsidR="00AD0CEE" w:rsidRPr="007C62D7" w:rsidRDefault="00AD0CEE" w:rsidP="00F414CC">
            <w:pPr>
              <w:pStyle w:val="BodyText"/>
            </w:pPr>
            <w:r>
              <w:t>U</w:t>
            </w:r>
            <w:r w:rsidRPr="007C62D7">
              <w:t xml:space="preserve">ser </w:t>
            </w:r>
            <w:r>
              <w:t>is in the context of one invoice (or statement)</w:t>
            </w:r>
          </w:p>
        </w:tc>
      </w:tr>
      <w:tr w:rsidR="00AD0CEE" w:rsidRPr="007C62D7" w:rsidTr="00F414CC">
        <w:trPr>
          <w:trHeight w:val="176"/>
        </w:trPr>
        <w:tc>
          <w:tcPr>
            <w:tcW w:w="2268" w:type="dxa"/>
          </w:tcPr>
          <w:p w:rsidR="00AD0CEE" w:rsidRPr="007C62D7" w:rsidRDefault="00AD0CEE" w:rsidP="00F414CC">
            <w:r w:rsidRPr="007C62D7">
              <w:t>Trigger</w:t>
            </w:r>
          </w:p>
        </w:tc>
        <w:tc>
          <w:tcPr>
            <w:tcW w:w="6192" w:type="dxa"/>
            <w:gridSpan w:val="2"/>
          </w:tcPr>
          <w:p w:rsidR="00AD0CEE" w:rsidRPr="007C62D7" w:rsidRDefault="00AD0CEE" w:rsidP="00F414CC">
            <w:pPr>
              <w:pStyle w:val="BodyText"/>
            </w:pPr>
            <w:r>
              <w:t>User has selected the view MTR option</w:t>
            </w:r>
            <w:r w:rsidRPr="007C62D7">
              <w:t xml:space="preserve"> </w:t>
            </w:r>
          </w:p>
        </w:tc>
      </w:tr>
      <w:tr w:rsidR="00AD0CEE" w:rsidRPr="007C62D7" w:rsidTr="00F414CC">
        <w:trPr>
          <w:trHeight w:val="176"/>
        </w:trPr>
        <w:tc>
          <w:tcPr>
            <w:tcW w:w="2268" w:type="dxa"/>
          </w:tcPr>
          <w:p w:rsidR="00AD0CEE" w:rsidRPr="007C62D7" w:rsidRDefault="00AD0CEE" w:rsidP="00F414CC">
            <w:r w:rsidRPr="007C62D7">
              <w:t>Minimum guarantees</w:t>
            </w:r>
          </w:p>
        </w:tc>
        <w:tc>
          <w:tcPr>
            <w:tcW w:w="6192" w:type="dxa"/>
            <w:gridSpan w:val="2"/>
          </w:tcPr>
          <w:p w:rsidR="00AD0CEE" w:rsidRPr="007C62D7" w:rsidRDefault="00AD0CEE" w:rsidP="00F414CC">
            <w:pPr>
              <w:pStyle w:val="BodyText"/>
            </w:pPr>
            <w:r>
              <w:t>Channel application will prevent retrieving too many MTR records (configurable)</w:t>
            </w:r>
          </w:p>
        </w:tc>
      </w:tr>
      <w:tr w:rsidR="00AD0CEE" w:rsidRPr="007C62D7" w:rsidTr="00F414CC">
        <w:trPr>
          <w:trHeight w:val="176"/>
        </w:trPr>
        <w:tc>
          <w:tcPr>
            <w:tcW w:w="2268" w:type="dxa"/>
          </w:tcPr>
          <w:p w:rsidR="00AD0CEE" w:rsidRPr="007C62D7" w:rsidRDefault="00AD0CEE" w:rsidP="00F414CC">
            <w:r w:rsidRPr="007C62D7">
              <w:t>Success guarantees:</w:t>
            </w:r>
          </w:p>
        </w:tc>
        <w:tc>
          <w:tcPr>
            <w:tcW w:w="6192" w:type="dxa"/>
            <w:gridSpan w:val="2"/>
          </w:tcPr>
          <w:p w:rsidR="00AD0CEE" w:rsidRPr="007C62D7" w:rsidRDefault="00AD0CEE" w:rsidP="00F414CC">
            <w:pPr>
              <w:pStyle w:val="BodyText"/>
            </w:pPr>
            <w:r w:rsidRPr="007C62D7">
              <w:t>Channel/CSR light Application display</w:t>
            </w:r>
            <w:r>
              <w:t>s</w:t>
            </w:r>
            <w:r w:rsidRPr="007C62D7">
              <w:t xml:space="preserve"> </w:t>
            </w:r>
            <w:r>
              <w:t>MTR associated to the invoice</w:t>
            </w:r>
          </w:p>
        </w:tc>
      </w:tr>
      <w:tr w:rsidR="00AD0CEE" w:rsidRPr="007C62D7" w:rsidTr="00F414CC">
        <w:trPr>
          <w:trHeight w:val="176"/>
        </w:trPr>
        <w:tc>
          <w:tcPr>
            <w:tcW w:w="2268" w:type="dxa"/>
          </w:tcPr>
          <w:p w:rsidR="00AD0CEE" w:rsidRPr="007C62D7" w:rsidRDefault="00AD0CEE" w:rsidP="00F414CC">
            <w:r w:rsidRPr="007C62D7">
              <w:t>Normal Flow:</w:t>
            </w:r>
          </w:p>
        </w:tc>
        <w:tc>
          <w:tcPr>
            <w:tcW w:w="6192" w:type="dxa"/>
            <w:gridSpan w:val="2"/>
          </w:tcPr>
          <w:p w:rsidR="00AD0CEE" w:rsidRDefault="00AD0CEE" w:rsidP="000F7361">
            <w:pPr>
              <w:pStyle w:val="ListNumberUC"/>
              <w:numPr>
                <w:ilvl w:val="0"/>
                <w:numId w:val="595"/>
              </w:numPr>
            </w:pPr>
            <w:r w:rsidRPr="007C62D7">
              <w:t xml:space="preserve">Channel/CSR light application get the list of </w:t>
            </w:r>
            <w:r>
              <w:t>records</w:t>
            </w:r>
            <w:r w:rsidRPr="007C62D7">
              <w:t xml:space="preserve"> </w:t>
            </w:r>
            <w:r>
              <w:t>associated to the invoice (A1)(A2)</w:t>
            </w:r>
          </w:p>
          <w:p w:rsidR="00AD0CEE" w:rsidRPr="007C62D7" w:rsidRDefault="00AD0CEE" w:rsidP="000F7361">
            <w:pPr>
              <w:pStyle w:val="ListNumberUC"/>
              <w:numPr>
                <w:ilvl w:val="0"/>
                <w:numId w:val="595"/>
              </w:numPr>
            </w:pPr>
            <w:r w:rsidRPr="007C62D7">
              <w:t xml:space="preserve">Channel/CSR light application displays the list of </w:t>
            </w:r>
            <w:r>
              <w:t>selected MTR records (A3)</w:t>
            </w:r>
          </w:p>
        </w:tc>
      </w:tr>
      <w:tr w:rsidR="00AD0CEE" w:rsidRPr="007C62D7" w:rsidTr="00F414CC">
        <w:trPr>
          <w:trHeight w:val="176"/>
        </w:trPr>
        <w:tc>
          <w:tcPr>
            <w:tcW w:w="2268" w:type="dxa"/>
          </w:tcPr>
          <w:p w:rsidR="00AD0CEE" w:rsidRPr="007C62D7" w:rsidRDefault="00AD0CEE" w:rsidP="00F414CC">
            <w:r w:rsidRPr="007C62D7">
              <w:t>Alternative Flows:</w:t>
            </w:r>
          </w:p>
        </w:tc>
        <w:tc>
          <w:tcPr>
            <w:tcW w:w="6192" w:type="dxa"/>
            <w:gridSpan w:val="2"/>
          </w:tcPr>
          <w:p w:rsidR="00AD0CEE" w:rsidRPr="007C62D7" w:rsidRDefault="00AD0CEE" w:rsidP="00F414CC">
            <w:pPr>
              <w:pStyle w:val="BodyText"/>
            </w:pPr>
            <w:r w:rsidRPr="007C62D7">
              <w:t>A</w:t>
            </w:r>
            <w:r>
              <w:t>1</w:t>
            </w:r>
            <w:r w:rsidRPr="007C62D7">
              <w:t xml:space="preserve">. There is no </w:t>
            </w:r>
            <w:r>
              <w:t>records associated to the invoice</w:t>
            </w:r>
          </w:p>
          <w:p w:rsidR="00AD0CEE" w:rsidRPr="007C62D7" w:rsidRDefault="00AD0CEE" w:rsidP="00F414CC">
            <w:pPr>
              <w:pStyle w:val="ListNumberUC"/>
            </w:pPr>
            <w:r w:rsidRPr="007C62D7">
              <w:t xml:space="preserve">Channel/CSR light application displays a </w:t>
            </w:r>
            <w:r>
              <w:t>message</w:t>
            </w:r>
            <w:r w:rsidRPr="007C62D7">
              <w:t xml:space="preserve"> informing user there is no </w:t>
            </w:r>
            <w:r>
              <w:t>MTR for this invoice</w:t>
            </w:r>
          </w:p>
          <w:p w:rsidR="00AD0CEE" w:rsidRPr="007C62D7" w:rsidRDefault="00AD0CEE" w:rsidP="00F414CC">
            <w:pPr>
              <w:pStyle w:val="BodyText"/>
            </w:pPr>
            <w:r w:rsidRPr="007C62D7">
              <w:t>A</w:t>
            </w:r>
            <w:r>
              <w:t>2</w:t>
            </w:r>
            <w:r w:rsidRPr="007C62D7">
              <w:t xml:space="preserve">. Channel/CSR light application can’t </w:t>
            </w:r>
            <w:r>
              <w:t>access to records</w:t>
            </w:r>
            <w:r w:rsidRPr="007C62D7">
              <w:t xml:space="preserve"> due to technical reasons</w:t>
            </w:r>
          </w:p>
          <w:p w:rsidR="00AD0CEE" w:rsidRDefault="00AD0CEE" w:rsidP="000F7361">
            <w:pPr>
              <w:pStyle w:val="ListNumberUC"/>
              <w:numPr>
                <w:ilvl w:val="0"/>
                <w:numId w:val="596"/>
              </w:numPr>
            </w:pPr>
            <w:r w:rsidRPr="007C62D7">
              <w:t>Channel/CSR light application display</w:t>
            </w:r>
            <w:r>
              <w:t>s</w:t>
            </w:r>
            <w:r w:rsidRPr="007C62D7">
              <w:t xml:space="preserve"> a message informing user the service is temporally unavailable and to try later</w:t>
            </w:r>
          </w:p>
          <w:p w:rsidR="00AD0CEE" w:rsidRDefault="002824BD" w:rsidP="00F414CC">
            <w:pPr>
              <w:pStyle w:val="ListNumberUC"/>
              <w:numPr>
                <w:ilvl w:val="0"/>
                <w:numId w:val="0"/>
              </w:numPr>
            </w:pPr>
            <w:r>
              <w:t>A3</w:t>
            </w:r>
            <w:r w:rsidR="00AD0CEE">
              <w:t>: user selects one MTR</w:t>
            </w:r>
          </w:p>
          <w:p w:rsidR="00AD0CEE" w:rsidRPr="007C62D7" w:rsidRDefault="00AD0CEE" w:rsidP="000F7361">
            <w:pPr>
              <w:pStyle w:val="ListNumberUC"/>
              <w:numPr>
                <w:ilvl w:val="0"/>
                <w:numId w:val="598"/>
              </w:numPr>
            </w:pPr>
            <w:r>
              <w:t>Channel CSR light displays</w:t>
            </w:r>
            <w:r w:rsidR="002824BD">
              <w:t xml:space="preserve"> MTR details plus</w:t>
            </w:r>
            <w:r>
              <w:t xml:space="preserve"> impact on balances (if any)</w:t>
            </w:r>
          </w:p>
        </w:tc>
      </w:tr>
    </w:tbl>
    <w:p w:rsidR="00AD0CEE" w:rsidRDefault="00AD0CEE" w:rsidP="00AD0CEE">
      <w:pPr>
        <w:pStyle w:val="Requirements"/>
        <w:ind w:left="288"/>
      </w:pPr>
    </w:p>
    <w:p w:rsidR="00C35260" w:rsidRPr="007C62D7" w:rsidRDefault="00C35260" w:rsidP="00C35260">
      <w:pPr>
        <w:pStyle w:val="Heading4"/>
      </w:pPr>
      <w:bookmarkStart w:id="2342" w:name="_Toc253578252"/>
      <w:r>
        <w:t>Use Case</w:t>
      </w:r>
      <w:r w:rsidRPr="007C62D7">
        <w:t xml:space="preserve">: </w:t>
      </w:r>
      <w:r w:rsidR="00626203">
        <w:t xml:space="preserve"> </w:t>
      </w:r>
      <w:r w:rsidRPr="007C62D7">
        <w:t xml:space="preserve">Register </w:t>
      </w:r>
      <w:r>
        <w:t>prepayment</w:t>
      </w:r>
      <w:bookmarkEnd w:id="2340"/>
      <w:bookmarkEnd w:id="2342"/>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C35260" w:rsidRPr="007C62D7" w:rsidTr="00C35260">
        <w:trPr>
          <w:gridAfter w:val="1"/>
          <w:wAfter w:w="18" w:type="dxa"/>
          <w:trHeight w:val="360"/>
        </w:trPr>
        <w:tc>
          <w:tcPr>
            <w:tcW w:w="5580" w:type="dxa"/>
            <w:gridSpan w:val="2"/>
            <w:shd w:val="clear" w:color="auto" w:fill="E6E6E6"/>
          </w:tcPr>
          <w:p w:rsidR="00C35260" w:rsidRPr="007C62D7" w:rsidRDefault="00C35260" w:rsidP="00C35260">
            <w:pPr>
              <w:pStyle w:val="TableHeading"/>
            </w:pPr>
            <w:r w:rsidRPr="007C62D7">
              <w:t xml:space="preserve">Register </w:t>
            </w:r>
            <w:r>
              <w:t>prepayment</w:t>
            </w:r>
            <w:r w:rsidRPr="007C62D7">
              <w:t xml:space="preserve"> </w:t>
            </w:r>
          </w:p>
        </w:tc>
        <w:tc>
          <w:tcPr>
            <w:tcW w:w="2610" w:type="dxa"/>
            <w:shd w:val="clear" w:color="auto" w:fill="E6E6E6"/>
          </w:tcPr>
          <w:p w:rsidR="00C35260" w:rsidRPr="007C62D7" w:rsidRDefault="00C35260" w:rsidP="00C35260">
            <w:pPr>
              <w:pStyle w:val="TableHeading"/>
            </w:pPr>
            <w:r w:rsidRPr="007C62D7">
              <w:t>EBP0</w:t>
            </w:r>
            <w:r>
              <w:t>100</w:t>
            </w:r>
            <w:r w:rsidRPr="007C62D7">
              <w:t xml:space="preserve"> </w:t>
            </w:r>
          </w:p>
        </w:tc>
      </w:tr>
      <w:tr w:rsidR="00C35260" w:rsidRPr="007C62D7" w:rsidTr="00C35260">
        <w:tc>
          <w:tcPr>
            <w:tcW w:w="2268" w:type="dxa"/>
          </w:tcPr>
          <w:p w:rsidR="00C35260" w:rsidRPr="007C62D7" w:rsidRDefault="00C35260" w:rsidP="00C35260">
            <w:r w:rsidRPr="007C62D7">
              <w:t>Primary actors</w:t>
            </w:r>
          </w:p>
        </w:tc>
        <w:tc>
          <w:tcPr>
            <w:tcW w:w="5940" w:type="dxa"/>
            <w:gridSpan w:val="3"/>
          </w:tcPr>
          <w:p w:rsidR="00C35260" w:rsidRDefault="00C35260" w:rsidP="00C35260">
            <w:r w:rsidRPr="007C62D7">
              <w:t>Dealer User</w:t>
            </w:r>
          </w:p>
          <w:p w:rsidR="00C35260" w:rsidRPr="007C62D7" w:rsidRDefault="00C35260" w:rsidP="00C35260">
            <w:r>
              <w:t>CSR user</w:t>
            </w:r>
          </w:p>
        </w:tc>
      </w:tr>
      <w:tr w:rsidR="00C35260" w:rsidRPr="007C62D7" w:rsidTr="00C35260">
        <w:tc>
          <w:tcPr>
            <w:tcW w:w="2268" w:type="dxa"/>
          </w:tcPr>
          <w:p w:rsidR="00C35260" w:rsidRPr="007C62D7" w:rsidRDefault="00C35260" w:rsidP="00C35260">
            <w:r w:rsidRPr="007C62D7">
              <w:t>Summary:</w:t>
            </w:r>
          </w:p>
        </w:tc>
        <w:tc>
          <w:tcPr>
            <w:tcW w:w="5940" w:type="dxa"/>
            <w:gridSpan w:val="3"/>
          </w:tcPr>
          <w:p w:rsidR="00C35260" w:rsidRPr="007C62D7" w:rsidRDefault="00C35260" w:rsidP="00C35260">
            <w:r w:rsidRPr="007C62D7">
              <w:t xml:space="preserve">This use case allows a user to register </w:t>
            </w:r>
            <w:r>
              <w:t>prepayment either during checkout process or directly on one account</w:t>
            </w:r>
          </w:p>
        </w:tc>
      </w:tr>
      <w:tr w:rsidR="00C35260" w:rsidRPr="007C62D7" w:rsidTr="00C35260">
        <w:trPr>
          <w:trHeight w:val="176"/>
        </w:trPr>
        <w:tc>
          <w:tcPr>
            <w:tcW w:w="2268" w:type="dxa"/>
          </w:tcPr>
          <w:p w:rsidR="00C35260" w:rsidRPr="007C62D7" w:rsidRDefault="00C35260" w:rsidP="00C35260">
            <w:r w:rsidRPr="007C62D7">
              <w:t>Pre-conditions:</w:t>
            </w:r>
          </w:p>
        </w:tc>
        <w:tc>
          <w:tcPr>
            <w:tcW w:w="5940" w:type="dxa"/>
            <w:gridSpan w:val="3"/>
          </w:tcPr>
          <w:p w:rsidR="00C35260" w:rsidRPr="007C62D7" w:rsidRDefault="00C35260" w:rsidP="00C35260">
            <w:pPr>
              <w:pStyle w:val="BodyText"/>
            </w:pPr>
            <w:r>
              <w:t xml:space="preserve">Either </w:t>
            </w:r>
            <w:r w:rsidRPr="007C62D7">
              <w:t>user is in the context of a customer</w:t>
            </w:r>
            <w:r>
              <w:t xml:space="preserve"> or user in the context of an already existing account</w:t>
            </w:r>
          </w:p>
        </w:tc>
      </w:tr>
      <w:tr w:rsidR="00C35260" w:rsidRPr="007C62D7" w:rsidTr="00C35260">
        <w:trPr>
          <w:trHeight w:val="176"/>
        </w:trPr>
        <w:tc>
          <w:tcPr>
            <w:tcW w:w="2268" w:type="dxa"/>
          </w:tcPr>
          <w:p w:rsidR="00C35260" w:rsidRPr="007C62D7" w:rsidRDefault="00C35260" w:rsidP="00C35260">
            <w:r w:rsidRPr="007C62D7">
              <w:t>Trigger:</w:t>
            </w:r>
          </w:p>
        </w:tc>
        <w:tc>
          <w:tcPr>
            <w:tcW w:w="5940" w:type="dxa"/>
            <w:gridSpan w:val="3"/>
          </w:tcPr>
          <w:p w:rsidR="00C35260" w:rsidRPr="007C62D7" w:rsidRDefault="00C35260" w:rsidP="00C35260">
            <w:pPr>
              <w:rPr>
                <w:rFonts w:cs="Arial"/>
              </w:rPr>
            </w:pPr>
            <w:r w:rsidRPr="007C62D7">
              <w:rPr>
                <w:rFonts w:cs="Arial"/>
              </w:rPr>
              <w:t xml:space="preserve">The user </w:t>
            </w:r>
            <w:r>
              <w:rPr>
                <w:rFonts w:cs="Arial"/>
              </w:rPr>
              <w:t>selects</w:t>
            </w:r>
            <w:r w:rsidRPr="007C62D7">
              <w:rPr>
                <w:rFonts w:cs="Arial"/>
              </w:rPr>
              <w:t xml:space="preserve"> </w:t>
            </w:r>
            <w:r>
              <w:rPr>
                <w:rFonts w:cs="Arial"/>
              </w:rPr>
              <w:t>the option to register a prepayment</w:t>
            </w:r>
          </w:p>
        </w:tc>
      </w:tr>
      <w:tr w:rsidR="00C35260" w:rsidRPr="007C62D7" w:rsidTr="00C35260">
        <w:trPr>
          <w:trHeight w:val="176"/>
        </w:trPr>
        <w:tc>
          <w:tcPr>
            <w:tcW w:w="2268" w:type="dxa"/>
          </w:tcPr>
          <w:p w:rsidR="00C35260" w:rsidRPr="007C62D7" w:rsidRDefault="00C35260" w:rsidP="00C35260">
            <w:r w:rsidRPr="007C62D7">
              <w:t>Minimum guarantees:</w:t>
            </w:r>
          </w:p>
        </w:tc>
        <w:tc>
          <w:tcPr>
            <w:tcW w:w="5940" w:type="dxa"/>
            <w:gridSpan w:val="3"/>
          </w:tcPr>
          <w:p w:rsidR="00C35260" w:rsidRPr="007C62D7" w:rsidRDefault="00C35260" w:rsidP="00C35260">
            <w:pPr>
              <w:rPr>
                <w:rFonts w:cs="Arial"/>
              </w:rPr>
            </w:pPr>
            <w:r w:rsidRPr="007C62D7">
              <w:rPr>
                <w:rFonts w:cs="Arial"/>
              </w:rPr>
              <w:t xml:space="preserve">Channel/CSR light application warns the user if the </w:t>
            </w:r>
            <w:r>
              <w:rPr>
                <w:rFonts w:cs="Arial"/>
              </w:rPr>
              <w:t>prepayment</w:t>
            </w:r>
            <w:r w:rsidRPr="007C62D7">
              <w:rPr>
                <w:rFonts w:cs="Arial"/>
              </w:rPr>
              <w:t xml:space="preserve"> can’t be register correctly</w:t>
            </w:r>
          </w:p>
        </w:tc>
      </w:tr>
      <w:tr w:rsidR="00C35260" w:rsidRPr="007C62D7" w:rsidTr="00C35260">
        <w:trPr>
          <w:trHeight w:val="176"/>
        </w:trPr>
        <w:tc>
          <w:tcPr>
            <w:tcW w:w="2268" w:type="dxa"/>
          </w:tcPr>
          <w:p w:rsidR="00C35260" w:rsidRPr="007C62D7" w:rsidRDefault="00C35260" w:rsidP="00C35260">
            <w:r w:rsidRPr="007C62D7">
              <w:t>Success guarantees:</w:t>
            </w:r>
          </w:p>
        </w:tc>
        <w:tc>
          <w:tcPr>
            <w:tcW w:w="5940" w:type="dxa"/>
            <w:gridSpan w:val="3"/>
          </w:tcPr>
          <w:p w:rsidR="00C35260" w:rsidRPr="007C62D7" w:rsidRDefault="00C35260" w:rsidP="00C35260">
            <w:pPr>
              <w:rPr>
                <w:rFonts w:cs="Arial"/>
              </w:rPr>
            </w:pPr>
            <w:r w:rsidRPr="007C62D7">
              <w:rPr>
                <w:rFonts w:cs="Arial"/>
              </w:rPr>
              <w:t xml:space="preserve">Channel/CSR light application correctly registers the </w:t>
            </w:r>
            <w:r>
              <w:rPr>
                <w:rFonts w:cs="Arial"/>
              </w:rPr>
              <w:t>prepayment</w:t>
            </w:r>
            <w:r w:rsidRPr="007C62D7">
              <w:rPr>
                <w:rFonts w:cs="Arial"/>
              </w:rPr>
              <w:t xml:space="preserve"> in the back end sy</w:t>
            </w:r>
            <w:r w:rsidRPr="007C62D7">
              <w:rPr>
                <w:rFonts w:cs="Arial"/>
              </w:rPr>
              <w:t>stem</w:t>
            </w:r>
            <w:r>
              <w:rPr>
                <w:rFonts w:cs="Arial"/>
              </w:rPr>
              <w:t xml:space="preserve"> (through the order if prepayment has been registered in checkout process).</w:t>
            </w:r>
          </w:p>
        </w:tc>
      </w:tr>
      <w:tr w:rsidR="00C35260" w:rsidRPr="007C62D7" w:rsidTr="00C35260">
        <w:trPr>
          <w:trHeight w:val="176"/>
        </w:trPr>
        <w:tc>
          <w:tcPr>
            <w:tcW w:w="2268" w:type="dxa"/>
          </w:tcPr>
          <w:p w:rsidR="00C35260" w:rsidRPr="007C62D7" w:rsidRDefault="00C35260" w:rsidP="00C35260">
            <w:r w:rsidRPr="007C62D7">
              <w:t>Normal Flow:</w:t>
            </w:r>
          </w:p>
        </w:tc>
        <w:tc>
          <w:tcPr>
            <w:tcW w:w="5940" w:type="dxa"/>
            <w:gridSpan w:val="3"/>
          </w:tcPr>
          <w:p w:rsidR="00C35260" w:rsidRDefault="00C35260" w:rsidP="000F7361">
            <w:pPr>
              <w:pStyle w:val="BodyText"/>
              <w:numPr>
                <w:ilvl w:val="0"/>
                <w:numId w:val="566"/>
              </w:numPr>
            </w:pPr>
            <w:r>
              <w:t>User set the prepayment information</w:t>
            </w:r>
          </w:p>
          <w:p w:rsidR="00C35260" w:rsidRDefault="00C35260" w:rsidP="000F7361">
            <w:pPr>
              <w:pStyle w:val="BodyText"/>
              <w:numPr>
                <w:ilvl w:val="0"/>
                <w:numId w:val="566"/>
              </w:numPr>
            </w:pPr>
            <w:r>
              <w:t>User selects the payment mode</w:t>
            </w:r>
          </w:p>
          <w:p w:rsidR="00C35260" w:rsidRDefault="00C35260" w:rsidP="000F7361">
            <w:pPr>
              <w:pStyle w:val="BodyText"/>
              <w:numPr>
                <w:ilvl w:val="0"/>
                <w:numId w:val="566"/>
              </w:numPr>
            </w:pPr>
            <w:r>
              <w:t>User set attributes relevant for the selected payment mode (A1)(A2)</w:t>
            </w:r>
          </w:p>
          <w:p w:rsidR="00C35260" w:rsidRPr="007C62D7" w:rsidRDefault="00C35260" w:rsidP="000F7361">
            <w:pPr>
              <w:pStyle w:val="BodyText"/>
              <w:numPr>
                <w:ilvl w:val="0"/>
                <w:numId w:val="566"/>
              </w:numPr>
            </w:pPr>
            <w:r w:rsidRPr="007C62D7">
              <w:t xml:space="preserve">Channel/CSR light application submits </w:t>
            </w:r>
            <w:r>
              <w:t xml:space="preserve">prep </w:t>
            </w:r>
            <w:r w:rsidRPr="007C62D7">
              <w:t>payment to the billing system</w:t>
            </w:r>
            <w:r>
              <w:t xml:space="preserve"> (A3)</w:t>
            </w:r>
          </w:p>
          <w:p w:rsidR="00C35260" w:rsidRPr="007C62D7" w:rsidRDefault="00C35260" w:rsidP="000F7361">
            <w:pPr>
              <w:pStyle w:val="BodyText"/>
              <w:numPr>
                <w:ilvl w:val="0"/>
                <w:numId w:val="566"/>
              </w:numPr>
            </w:pPr>
            <w:r w:rsidRPr="007C62D7">
              <w:t xml:space="preserve">Channel/CSR light application displays a confirmation message indicating that </w:t>
            </w:r>
            <w:r>
              <w:t>pre</w:t>
            </w:r>
            <w:r w:rsidRPr="007C62D7">
              <w:t>payment has been taken into account</w:t>
            </w:r>
            <w:r>
              <w:t>(A4)</w:t>
            </w:r>
            <w:r w:rsidRPr="007C62D7">
              <w:t>(A</w:t>
            </w:r>
            <w:r>
              <w:t>5</w:t>
            </w:r>
            <w:r w:rsidRPr="007C62D7">
              <w:t>)</w:t>
            </w:r>
          </w:p>
        </w:tc>
      </w:tr>
      <w:tr w:rsidR="00C35260" w:rsidRPr="007C62D7" w:rsidTr="00C35260">
        <w:trPr>
          <w:trHeight w:val="176"/>
        </w:trPr>
        <w:tc>
          <w:tcPr>
            <w:tcW w:w="2268" w:type="dxa"/>
          </w:tcPr>
          <w:p w:rsidR="00C35260" w:rsidRPr="007C62D7" w:rsidRDefault="00C35260" w:rsidP="00C35260">
            <w:r w:rsidRPr="007C62D7">
              <w:t>Alternative Flows:</w:t>
            </w:r>
          </w:p>
        </w:tc>
        <w:tc>
          <w:tcPr>
            <w:tcW w:w="5940" w:type="dxa"/>
            <w:gridSpan w:val="3"/>
          </w:tcPr>
          <w:p w:rsidR="00C35260" w:rsidRPr="007C62D7" w:rsidRDefault="00C35260" w:rsidP="00C35260">
            <w:pPr>
              <w:rPr>
                <w:rFonts w:cs="Arial"/>
              </w:rPr>
            </w:pPr>
            <w:r w:rsidRPr="007C62D7">
              <w:rPr>
                <w:rFonts w:cs="Arial"/>
              </w:rPr>
              <w:t xml:space="preserve">A1: </w:t>
            </w:r>
            <w:r>
              <w:rPr>
                <w:rFonts w:cs="Arial"/>
              </w:rPr>
              <w:t>User has selected Credit/debit card payment mode and user is not in checkout process</w:t>
            </w:r>
          </w:p>
          <w:p w:rsidR="00C35260" w:rsidRDefault="00C35260" w:rsidP="000F7361">
            <w:pPr>
              <w:numPr>
                <w:ilvl w:val="0"/>
                <w:numId w:val="567"/>
              </w:numPr>
              <w:rPr>
                <w:rFonts w:cs="Arial"/>
              </w:rPr>
            </w:pPr>
            <w:r>
              <w:rPr>
                <w:rFonts w:cs="Arial"/>
              </w:rPr>
              <w:t>Channel/CSR light proposes to user to process payment immediately</w:t>
            </w:r>
            <w:r w:rsidRPr="007C62D7">
              <w:rPr>
                <w:rFonts w:cs="Arial"/>
              </w:rPr>
              <w:t xml:space="preserve"> </w:t>
            </w:r>
            <w:r>
              <w:rPr>
                <w:rFonts w:cs="Arial"/>
              </w:rPr>
              <w:t>(A11)</w:t>
            </w:r>
          </w:p>
          <w:p w:rsidR="00C35260" w:rsidRDefault="00C35260" w:rsidP="000F7361">
            <w:pPr>
              <w:numPr>
                <w:ilvl w:val="0"/>
                <w:numId w:val="567"/>
              </w:numPr>
              <w:rPr>
                <w:rFonts w:cs="Arial"/>
              </w:rPr>
            </w:pPr>
            <w:r>
              <w:rPr>
                <w:rFonts w:cs="Arial"/>
              </w:rPr>
              <w:t>User selects to process payment immediately (A11)</w:t>
            </w:r>
          </w:p>
          <w:p w:rsidR="00C35260" w:rsidRDefault="00C35260" w:rsidP="000F7361">
            <w:pPr>
              <w:numPr>
                <w:ilvl w:val="0"/>
                <w:numId w:val="567"/>
              </w:numPr>
              <w:rPr>
                <w:rFonts w:cs="Arial"/>
              </w:rPr>
            </w:pPr>
            <w:r>
              <w:rPr>
                <w:rFonts w:cs="Arial"/>
              </w:rPr>
              <w:t>User enters credit/debit card information (A12)</w:t>
            </w:r>
          </w:p>
          <w:p w:rsidR="00C35260" w:rsidRPr="00B54B5B" w:rsidRDefault="00C35260" w:rsidP="000F7361">
            <w:pPr>
              <w:numPr>
                <w:ilvl w:val="0"/>
                <w:numId w:val="567"/>
              </w:numPr>
              <w:rPr>
                <w:rFonts w:cs="Arial"/>
              </w:rPr>
            </w:pPr>
            <w:r>
              <w:t>Channel/CSR light application does basic validation based on Luhn algorithm (A13)</w:t>
            </w:r>
          </w:p>
          <w:p w:rsidR="00C35260" w:rsidRDefault="00C35260" w:rsidP="000F7361">
            <w:pPr>
              <w:numPr>
                <w:ilvl w:val="0"/>
                <w:numId w:val="567"/>
              </w:numPr>
              <w:rPr>
                <w:rFonts w:cs="Arial"/>
              </w:rPr>
            </w:pPr>
            <w:r>
              <w:t>Channel/CSR light application calls external API to process the bill payment</w:t>
            </w:r>
          </w:p>
          <w:p w:rsidR="00C35260" w:rsidRPr="00B54B5B" w:rsidRDefault="00C35260" w:rsidP="000F7361">
            <w:pPr>
              <w:numPr>
                <w:ilvl w:val="0"/>
                <w:numId w:val="567"/>
              </w:numPr>
              <w:rPr>
                <w:rFonts w:cs="Arial"/>
              </w:rPr>
            </w:pPr>
            <w:r>
              <w:t>Channel/CSR light application confirms payment processing and displays the payment transaction (A5)(A6)</w:t>
            </w:r>
          </w:p>
          <w:p w:rsidR="00C35260" w:rsidRPr="0036585B" w:rsidRDefault="00C35260" w:rsidP="000F7361">
            <w:pPr>
              <w:numPr>
                <w:ilvl w:val="0"/>
                <w:numId w:val="567"/>
              </w:numPr>
              <w:rPr>
                <w:rFonts w:cs="Arial"/>
              </w:rPr>
            </w:pPr>
            <w:r>
              <w:t>Channel/CSR light displays a refreshed invoice list</w:t>
            </w:r>
          </w:p>
          <w:p w:rsidR="00C35260" w:rsidRPr="00B73162" w:rsidRDefault="00C35260" w:rsidP="00C35260">
            <w:pPr>
              <w:rPr>
                <w:rFonts w:cs="Arial"/>
              </w:rPr>
            </w:pPr>
          </w:p>
          <w:p w:rsidR="00C35260" w:rsidRDefault="00C35260" w:rsidP="00C35260">
            <w:r>
              <w:t>A11: User has decided to not process payment immediately or immediate online payment is not available in billing</w:t>
            </w:r>
          </w:p>
          <w:p w:rsidR="00C35260" w:rsidRDefault="00C35260" w:rsidP="000F7361">
            <w:pPr>
              <w:numPr>
                <w:ilvl w:val="0"/>
                <w:numId w:val="568"/>
              </w:numPr>
            </w:pPr>
            <w:r>
              <w:t>User set basic information about credit/debit card transaction</w:t>
            </w:r>
          </w:p>
          <w:p w:rsidR="00C35260" w:rsidRDefault="00C35260" w:rsidP="000F7361">
            <w:pPr>
              <w:numPr>
                <w:ilvl w:val="0"/>
                <w:numId w:val="568"/>
              </w:numPr>
            </w:pPr>
            <w:r>
              <w:t>Next step is similar to step 4 of nominal case</w:t>
            </w:r>
          </w:p>
          <w:p w:rsidR="00C35260" w:rsidRDefault="00C35260" w:rsidP="00C35260">
            <w:pPr>
              <w:pStyle w:val="BodyText"/>
            </w:pPr>
          </w:p>
          <w:p w:rsidR="00C35260" w:rsidRDefault="00C35260" w:rsidP="00C35260">
            <w:pPr>
              <w:pStyle w:val="BodyText"/>
            </w:pPr>
            <w:r>
              <w:t xml:space="preserve">A12: User selects an already existing credit/debit card payment profile </w:t>
            </w:r>
          </w:p>
          <w:p w:rsidR="00C35260" w:rsidRDefault="00C35260" w:rsidP="000F7361">
            <w:pPr>
              <w:pStyle w:val="BodyText"/>
              <w:numPr>
                <w:ilvl w:val="0"/>
                <w:numId w:val="569"/>
              </w:numPr>
            </w:pPr>
            <w:r>
              <w:t>Channel/CSR light application calls external API to process the prepayment specifying the used payment profile</w:t>
            </w:r>
          </w:p>
          <w:p w:rsidR="00C35260" w:rsidRPr="00E81C4A" w:rsidRDefault="00C35260" w:rsidP="000F7361">
            <w:pPr>
              <w:pStyle w:val="BodyText"/>
              <w:numPr>
                <w:ilvl w:val="0"/>
                <w:numId w:val="569"/>
              </w:numPr>
            </w:pPr>
            <w:r>
              <w:t>Next step is similar to step 5 of nominal case</w:t>
            </w:r>
          </w:p>
          <w:p w:rsidR="00C35260" w:rsidRPr="00B73162" w:rsidRDefault="00C35260" w:rsidP="00C35260">
            <w:pPr>
              <w:rPr>
                <w:rFonts w:cs="Arial"/>
              </w:rPr>
            </w:pPr>
          </w:p>
          <w:p w:rsidR="00C35260" w:rsidRDefault="00C35260" w:rsidP="00C35260">
            <w:pPr>
              <w:pStyle w:val="BodyText"/>
            </w:pPr>
            <w:r>
              <w:t>A13: Luhn algorithm fails</w:t>
            </w:r>
          </w:p>
          <w:p w:rsidR="00C35260" w:rsidRDefault="00C35260" w:rsidP="000F7361">
            <w:pPr>
              <w:pStyle w:val="BodyText"/>
              <w:numPr>
                <w:ilvl w:val="0"/>
                <w:numId w:val="570"/>
              </w:numPr>
            </w:pPr>
            <w:r>
              <w:t>Channel/CSR light informs user credit card number is incorrect and invites user to set it again</w:t>
            </w:r>
          </w:p>
          <w:p w:rsidR="00C35260" w:rsidRDefault="00C35260" w:rsidP="00C35260">
            <w:pPr>
              <w:rPr>
                <w:rFonts w:cs="Arial"/>
              </w:rPr>
            </w:pPr>
            <w:r w:rsidRPr="007C62D7">
              <w:rPr>
                <w:rFonts w:cs="Arial"/>
              </w:rPr>
              <w:t xml:space="preserve">A2: </w:t>
            </w:r>
            <w:r>
              <w:rPr>
                <w:rFonts w:cs="Arial"/>
              </w:rPr>
              <w:t>Payment mode supports payment profile selection and user has selected a payment profile</w:t>
            </w:r>
          </w:p>
          <w:p w:rsidR="00C35260" w:rsidRDefault="00C35260" w:rsidP="000F7361">
            <w:pPr>
              <w:numPr>
                <w:ilvl w:val="0"/>
                <w:numId w:val="571"/>
              </w:numPr>
              <w:rPr>
                <w:rFonts w:cs="Arial"/>
              </w:rPr>
            </w:pPr>
            <w:r>
              <w:rPr>
                <w:rFonts w:cs="Arial"/>
              </w:rPr>
              <w:t>Channel application displays details of the payment profile and requests confirmation from user</w:t>
            </w:r>
          </w:p>
          <w:p w:rsidR="00C35260" w:rsidRDefault="00C35260" w:rsidP="000F7361">
            <w:pPr>
              <w:numPr>
                <w:ilvl w:val="0"/>
                <w:numId w:val="571"/>
              </w:numPr>
              <w:rPr>
                <w:rFonts w:cs="Arial"/>
              </w:rPr>
            </w:pPr>
            <w:r>
              <w:rPr>
                <w:rFonts w:cs="Arial"/>
              </w:rPr>
              <w:t>User confirms(A21)</w:t>
            </w:r>
          </w:p>
          <w:p w:rsidR="00C35260" w:rsidRDefault="00C35260" w:rsidP="000F7361">
            <w:pPr>
              <w:numPr>
                <w:ilvl w:val="0"/>
                <w:numId w:val="571"/>
              </w:numPr>
              <w:rPr>
                <w:rFonts w:cs="Arial"/>
              </w:rPr>
            </w:pPr>
            <w:r>
              <w:t>Channel/CSR light application calls external API to process the bill payment specifying the used payment profile</w:t>
            </w:r>
          </w:p>
          <w:p w:rsidR="00C35260" w:rsidRPr="00D52E58" w:rsidRDefault="00C35260" w:rsidP="000F7361">
            <w:pPr>
              <w:numPr>
                <w:ilvl w:val="0"/>
                <w:numId w:val="571"/>
              </w:numPr>
              <w:rPr>
                <w:rFonts w:cs="Arial"/>
              </w:rPr>
            </w:pPr>
            <w:r>
              <w:t>Next step is similar to step 8 of nominal case</w:t>
            </w:r>
          </w:p>
          <w:p w:rsidR="00C35260" w:rsidRPr="00D52E58" w:rsidRDefault="00C35260" w:rsidP="00C35260">
            <w:pPr>
              <w:rPr>
                <w:rFonts w:cs="Arial"/>
              </w:rPr>
            </w:pPr>
          </w:p>
          <w:p w:rsidR="00C35260" w:rsidRDefault="00C35260" w:rsidP="00C35260">
            <w:r>
              <w:t>A21: User cancels</w:t>
            </w:r>
          </w:p>
          <w:p w:rsidR="00C35260" w:rsidRDefault="00C35260" w:rsidP="000F7361">
            <w:pPr>
              <w:numPr>
                <w:ilvl w:val="0"/>
                <w:numId w:val="572"/>
              </w:numPr>
              <w:rPr>
                <w:rFonts w:cs="Arial"/>
              </w:rPr>
            </w:pPr>
            <w:r>
              <w:rPr>
                <w:rFonts w:cs="Arial"/>
              </w:rPr>
              <w:t>User is redirected to step 2 of nominal case</w:t>
            </w:r>
          </w:p>
          <w:p w:rsidR="00C35260" w:rsidRDefault="00C35260" w:rsidP="000F7361">
            <w:pPr>
              <w:numPr>
                <w:ilvl w:val="0"/>
                <w:numId w:val="572"/>
              </w:numPr>
              <w:rPr>
                <w:rFonts w:cs="Arial"/>
              </w:rPr>
            </w:pPr>
            <w:r w:rsidRPr="007C62D7" w:rsidDel="00F327FB">
              <w:rPr>
                <w:rFonts w:cs="Arial"/>
              </w:rPr>
              <w:t>Owed amount is not greater then 0</w:t>
            </w:r>
          </w:p>
          <w:p w:rsidR="00C35260" w:rsidDel="00F327FB" w:rsidRDefault="00C35260" w:rsidP="000F7361">
            <w:pPr>
              <w:numPr>
                <w:ilvl w:val="0"/>
                <w:numId w:val="572"/>
              </w:numPr>
              <w:rPr>
                <w:rFonts w:cs="Arial"/>
              </w:rPr>
            </w:pPr>
            <w:r w:rsidRPr="007C62D7" w:rsidDel="00F327FB">
              <w:rPr>
                <w:rFonts w:cs="Arial"/>
              </w:rPr>
              <w:t>Channel/CSR light application displays an error message specifying there is no amount owed for this invoice</w:t>
            </w:r>
          </w:p>
          <w:p w:rsidR="00C35260" w:rsidRDefault="00C35260" w:rsidP="00C35260">
            <w:pPr>
              <w:rPr>
                <w:rFonts w:cs="Arial"/>
              </w:rPr>
            </w:pPr>
          </w:p>
          <w:p w:rsidR="00C35260" w:rsidRDefault="00C35260" w:rsidP="00C35260">
            <w:pPr>
              <w:rPr>
                <w:rFonts w:cs="Arial"/>
              </w:rPr>
            </w:pPr>
            <w:r>
              <w:rPr>
                <w:rFonts w:cs="Arial"/>
              </w:rPr>
              <w:t>A3: User is in checkout process</w:t>
            </w:r>
          </w:p>
          <w:p w:rsidR="00C35260" w:rsidRDefault="00C35260" w:rsidP="000F7361">
            <w:pPr>
              <w:numPr>
                <w:ilvl w:val="0"/>
                <w:numId w:val="573"/>
              </w:numPr>
              <w:rPr>
                <w:rFonts w:cs="Arial"/>
              </w:rPr>
            </w:pPr>
            <w:r>
              <w:rPr>
                <w:rFonts w:cs="Arial"/>
              </w:rPr>
              <w:t>Channel/CSR light application register the prepayment in the order</w:t>
            </w:r>
          </w:p>
          <w:p w:rsidR="00C35260" w:rsidRPr="007C62D7" w:rsidRDefault="00C35260" w:rsidP="00C35260">
            <w:pPr>
              <w:rPr>
                <w:rFonts w:cs="Arial"/>
              </w:rPr>
            </w:pPr>
          </w:p>
          <w:p w:rsidR="00C35260" w:rsidRPr="007C62D7" w:rsidRDefault="00C35260" w:rsidP="00C35260">
            <w:pPr>
              <w:rPr>
                <w:rFonts w:cs="Arial"/>
              </w:rPr>
            </w:pPr>
            <w:r>
              <w:rPr>
                <w:rFonts w:cs="Arial"/>
              </w:rPr>
              <w:t>A4</w:t>
            </w:r>
            <w:r w:rsidRPr="007C62D7">
              <w:rPr>
                <w:rFonts w:cs="Arial"/>
              </w:rPr>
              <w:t xml:space="preserve">: Channel/CSR light application can’t process the </w:t>
            </w:r>
            <w:r>
              <w:rPr>
                <w:rFonts w:cs="Arial"/>
              </w:rPr>
              <w:t>pre</w:t>
            </w:r>
            <w:r w:rsidRPr="007C62D7">
              <w:rPr>
                <w:rFonts w:cs="Arial"/>
              </w:rPr>
              <w:t>payment for technical reason</w:t>
            </w:r>
          </w:p>
          <w:p w:rsidR="00C35260" w:rsidRDefault="00C35260" w:rsidP="000F7361">
            <w:pPr>
              <w:numPr>
                <w:ilvl w:val="0"/>
                <w:numId w:val="574"/>
              </w:numPr>
              <w:rPr>
                <w:rFonts w:cs="Arial"/>
              </w:rPr>
            </w:pPr>
            <w:r w:rsidRPr="007C62D7">
              <w:rPr>
                <w:rFonts w:cs="Arial"/>
              </w:rPr>
              <w:t>Channel/CSR light application displays an error message suggesting to the user to try later</w:t>
            </w:r>
          </w:p>
          <w:p w:rsidR="00C35260" w:rsidRDefault="00C35260" w:rsidP="00C35260">
            <w:pPr>
              <w:ind w:left="60"/>
              <w:rPr>
                <w:rFonts w:cs="Arial"/>
              </w:rPr>
            </w:pPr>
          </w:p>
          <w:p w:rsidR="00C35260" w:rsidRDefault="00C35260" w:rsidP="00C35260">
            <w:pPr>
              <w:rPr>
                <w:rFonts w:cs="Arial"/>
              </w:rPr>
            </w:pPr>
            <w:r>
              <w:rPr>
                <w:rFonts w:cs="Arial"/>
              </w:rPr>
              <w:t>A5: Prepayment registration fails</w:t>
            </w:r>
          </w:p>
          <w:p w:rsidR="00C35260" w:rsidRPr="007C62D7" w:rsidRDefault="00C35260" w:rsidP="000F7361">
            <w:pPr>
              <w:numPr>
                <w:ilvl w:val="0"/>
                <w:numId w:val="575"/>
              </w:numPr>
              <w:rPr>
                <w:rFonts w:cs="Arial"/>
              </w:rPr>
            </w:pPr>
            <w:r>
              <w:rPr>
                <w:rFonts w:cs="Arial"/>
              </w:rPr>
              <w:t>Channel/CSR light display an error message informing user prepayment has failed (allowing to identify if failure is due to real time payment or other failures)</w:t>
            </w:r>
          </w:p>
        </w:tc>
      </w:tr>
    </w:tbl>
    <w:p w:rsidR="00C35260" w:rsidRDefault="00C35260" w:rsidP="00C35260"/>
    <w:p w:rsidR="009A45E9" w:rsidRPr="007C62D7" w:rsidRDefault="009A45E9" w:rsidP="009A45E9">
      <w:pPr>
        <w:pStyle w:val="Heading4"/>
      </w:pPr>
      <w:bookmarkStart w:id="2343" w:name="_Toc253578253"/>
      <w:r w:rsidRPr="007C62D7">
        <w:t xml:space="preserve">Use Case : </w:t>
      </w:r>
      <w:r>
        <w:t>View Unbilled RC/NRC</w:t>
      </w:r>
      <w:bookmarkEnd w:id="2343"/>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9A45E9" w:rsidRPr="007C62D7" w:rsidTr="00205DDB">
        <w:trPr>
          <w:gridAfter w:val="1"/>
          <w:wAfter w:w="18" w:type="dxa"/>
          <w:trHeight w:val="360"/>
        </w:trPr>
        <w:tc>
          <w:tcPr>
            <w:tcW w:w="5580" w:type="dxa"/>
            <w:gridSpan w:val="2"/>
            <w:shd w:val="clear" w:color="auto" w:fill="E6E6E6"/>
          </w:tcPr>
          <w:p w:rsidR="009A45E9" w:rsidRPr="007C62D7" w:rsidRDefault="009A45E9" w:rsidP="00205DDB">
            <w:pPr>
              <w:pStyle w:val="TableHeading"/>
            </w:pPr>
            <w:r>
              <w:t>View Unbilled RC/NRC</w:t>
            </w:r>
            <w:r w:rsidRPr="007C62D7">
              <w:t xml:space="preserve"> </w:t>
            </w:r>
          </w:p>
        </w:tc>
        <w:tc>
          <w:tcPr>
            <w:tcW w:w="2610" w:type="dxa"/>
            <w:shd w:val="clear" w:color="auto" w:fill="E6E6E6"/>
          </w:tcPr>
          <w:p w:rsidR="009A45E9" w:rsidRPr="007C62D7" w:rsidRDefault="009A45E9" w:rsidP="00205DDB">
            <w:pPr>
              <w:pStyle w:val="TableHeading"/>
            </w:pPr>
            <w:r>
              <w:t>EBP</w:t>
            </w:r>
            <w:r w:rsidRPr="007C62D7">
              <w:t>0</w:t>
            </w:r>
            <w:r>
              <w:t>11</w:t>
            </w:r>
            <w:r w:rsidRPr="007C62D7">
              <w:t xml:space="preserve">0 </w:t>
            </w:r>
          </w:p>
        </w:tc>
      </w:tr>
      <w:tr w:rsidR="009A45E9" w:rsidRPr="007C62D7" w:rsidTr="00205DDB">
        <w:tc>
          <w:tcPr>
            <w:tcW w:w="2268" w:type="dxa"/>
          </w:tcPr>
          <w:p w:rsidR="009A45E9" w:rsidRPr="007C62D7" w:rsidRDefault="009A45E9" w:rsidP="00205DDB">
            <w:r w:rsidRPr="007C62D7">
              <w:t>Primary actors</w:t>
            </w:r>
          </w:p>
        </w:tc>
        <w:tc>
          <w:tcPr>
            <w:tcW w:w="5940" w:type="dxa"/>
            <w:gridSpan w:val="3"/>
          </w:tcPr>
          <w:p w:rsidR="009A45E9" w:rsidRDefault="009A45E9" w:rsidP="00205DDB">
            <w:r w:rsidRPr="007C62D7">
              <w:t>Dealer User</w:t>
            </w:r>
          </w:p>
          <w:p w:rsidR="009A45E9" w:rsidRPr="007C62D7" w:rsidRDefault="009A45E9" w:rsidP="00205DDB">
            <w:r>
              <w:t>CSR user</w:t>
            </w:r>
          </w:p>
        </w:tc>
      </w:tr>
      <w:tr w:rsidR="009A45E9" w:rsidRPr="007C62D7" w:rsidTr="00205DDB">
        <w:tc>
          <w:tcPr>
            <w:tcW w:w="2268" w:type="dxa"/>
          </w:tcPr>
          <w:p w:rsidR="009A45E9" w:rsidRPr="007C62D7" w:rsidRDefault="009A45E9" w:rsidP="00205DDB">
            <w:r w:rsidRPr="007C62D7">
              <w:t>Summary:</w:t>
            </w:r>
          </w:p>
        </w:tc>
        <w:tc>
          <w:tcPr>
            <w:tcW w:w="5940" w:type="dxa"/>
            <w:gridSpan w:val="3"/>
          </w:tcPr>
          <w:p w:rsidR="009A45E9" w:rsidRPr="007C62D7" w:rsidRDefault="009A45E9" w:rsidP="00205DDB">
            <w:r w:rsidRPr="007C62D7">
              <w:t xml:space="preserve">This use case allows a user to </w:t>
            </w:r>
            <w:r>
              <w:t>view unbilled RC/NRC for a specific account</w:t>
            </w:r>
          </w:p>
        </w:tc>
      </w:tr>
      <w:tr w:rsidR="009A45E9" w:rsidRPr="007C62D7" w:rsidTr="00205DDB">
        <w:trPr>
          <w:trHeight w:val="176"/>
        </w:trPr>
        <w:tc>
          <w:tcPr>
            <w:tcW w:w="2268" w:type="dxa"/>
          </w:tcPr>
          <w:p w:rsidR="009A45E9" w:rsidRPr="007C62D7" w:rsidRDefault="009A45E9" w:rsidP="00205DDB">
            <w:r w:rsidRPr="007C62D7">
              <w:t>Pre-conditions:</w:t>
            </w:r>
          </w:p>
        </w:tc>
        <w:tc>
          <w:tcPr>
            <w:tcW w:w="5940" w:type="dxa"/>
            <w:gridSpan w:val="3"/>
          </w:tcPr>
          <w:p w:rsidR="009A45E9" w:rsidRPr="007C62D7" w:rsidRDefault="009A45E9" w:rsidP="000F7361">
            <w:pPr>
              <w:pStyle w:val="BodyText"/>
              <w:numPr>
                <w:ilvl w:val="0"/>
                <w:numId w:val="301"/>
              </w:numPr>
            </w:pPr>
            <w:r w:rsidRPr="007C62D7">
              <w:t>The user is in the context of a</w:t>
            </w:r>
            <w:r>
              <w:t>n account</w:t>
            </w:r>
          </w:p>
        </w:tc>
      </w:tr>
      <w:tr w:rsidR="009A45E9" w:rsidRPr="007C62D7" w:rsidTr="00205DDB">
        <w:trPr>
          <w:trHeight w:val="176"/>
        </w:trPr>
        <w:tc>
          <w:tcPr>
            <w:tcW w:w="2268" w:type="dxa"/>
          </w:tcPr>
          <w:p w:rsidR="009A45E9" w:rsidRPr="007C62D7" w:rsidRDefault="009A45E9" w:rsidP="00205DDB">
            <w:r w:rsidRPr="007C62D7">
              <w:t>Trigger:</w:t>
            </w:r>
          </w:p>
        </w:tc>
        <w:tc>
          <w:tcPr>
            <w:tcW w:w="5940" w:type="dxa"/>
            <w:gridSpan w:val="3"/>
          </w:tcPr>
          <w:p w:rsidR="009A45E9" w:rsidRPr="007C62D7" w:rsidRDefault="009A45E9" w:rsidP="00205DDB">
            <w:pPr>
              <w:rPr>
                <w:rFonts w:cs="Arial"/>
              </w:rPr>
            </w:pPr>
            <w:r>
              <w:rPr>
                <w:rFonts w:cs="Arial"/>
              </w:rPr>
              <w:t>User selects</w:t>
            </w:r>
            <w:r w:rsidRPr="007C62D7">
              <w:rPr>
                <w:rFonts w:cs="Arial"/>
              </w:rPr>
              <w:t xml:space="preserve"> the option </w:t>
            </w:r>
            <w:r>
              <w:rPr>
                <w:rFonts w:cs="Arial"/>
              </w:rPr>
              <w:t>to view Unbilled RC/NRC for a specific account</w:t>
            </w:r>
          </w:p>
        </w:tc>
      </w:tr>
      <w:tr w:rsidR="009A45E9" w:rsidRPr="007C62D7" w:rsidTr="00205DDB">
        <w:trPr>
          <w:trHeight w:val="176"/>
        </w:trPr>
        <w:tc>
          <w:tcPr>
            <w:tcW w:w="2268" w:type="dxa"/>
          </w:tcPr>
          <w:p w:rsidR="009A45E9" w:rsidRPr="007C62D7" w:rsidRDefault="009A45E9" w:rsidP="00205DDB">
            <w:r w:rsidRPr="007C62D7">
              <w:t>Minimum guarantees:</w:t>
            </w:r>
          </w:p>
        </w:tc>
        <w:tc>
          <w:tcPr>
            <w:tcW w:w="5940" w:type="dxa"/>
            <w:gridSpan w:val="3"/>
          </w:tcPr>
          <w:p w:rsidR="009A45E9" w:rsidRPr="007C62D7" w:rsidRDefault="009A45E9" w:rsidP="00205DDB">
            <w:pPr>
              <w:rPr>
                <w:rFonts w:cs="Arial"/>
              </w:rPr>
            </w:pPr>
            <w:r w:rsidRPr="007C62D7">
              <w:rPr>
                <w:rFonts w:cs="Arial"/>
              </w:rPr>
              <w:t>Channel/CSR light</w:t>
            </w:r>
            <w:r>
              <w:rPr>
                <w:rFonts w:cs="Arial"/>
              </w:rPr>
              <w:t xml:space="preserve"> application informs user if there is no unbilled RC and NRC for the account</w:t>
            </w:r>
          </w:p>
        </w:tc>
      </w:tr>
      <w:tr w:rsidR="009A45E9" w:rsidRPr="007C62D7" w:rsidTr="00205DDB">
        <w:trPr>
          <w:trHeight w:val="176"/>
        </w:trPr>
        <w:tc>
          <w:tcPr>
            <w:tcW w:w="2268" w:type="dxa"/>
          </w:tcPr>
          <w:p w:rsidR="009A45E9" w:rsidRPr="007C62D7" w:rsidRDefault="009A45E9" w:rsidP="00205DDB">
            <w:r w:rsidRPr="007C62D7">
              <w:t>Success guarantees:</w:t>
            </w:r>
          </w:p>
        </w:tc>
        <w:tc>
          <w:tcPr>
            <w:tcW w:w="5940" w:type="dxa"/>
            <w:gridSpan w:val="3"/>
          </w:tcPr>
          <w:p w:rsidR="009A45E9" w:rsidRPr="007C62D7" w:rsidRDefault="009A45E9" w:rsidP="00205DDB">
            <w:pPr>
              <w:rPr>
                <w:rFonts w:cs="Arial"/>
              </w:rPr>
            </w:pPr>
            <w:r w:rsidRPr="007C62D7">
              <w:rPr>
                <w:rFonts w:cs="Arial"/>
              </w:rPr>
              <w:t>Channel/CSR light</w:t>
            </w:r>
            <w:r>
              <w:rPr>
                <w:rFonts w:cs="Arial"/>
              </w:rPr>
              <w:t xml:space="preserve"> application displays Unbilled RC and NRC for the account</w:t>
            </w:r>
          </w:p>
        </w:tc>
      </w:tr>
      <w:tr w:rsidR="009A45E9" w:rsidRPr="007C62D7" w:rsidTr="00205DDB">
        <w:trPr>
          <w:trHeight w:val="176"/>
        </w:trPr>
        <w:tc>
          <w:tcPr>
            <w:tcW w:w="2268" w:type="dxa"/>
          </w:tcPr>
          <w:p w:rsidR="009A45E9" w:rsidRPr="007C62D7" w:rsidRDefault="009A45E9" w:rsidP="00205DDB">
            <w:r w:rsidRPr="007C62D7">
              <w:t>Normal Flow:</w:t>
            </w:r>
          </w:p>
        </w:tc>
        <w:tc>
          <w:tcPr>
            <w:tcW w:w="5940" w:type="dxa"/>
            <w:gridSpan w:val="3"/>
          </w:tcPr>
          <w:p w:rsidR="009A45E9" w:rsidRDefault="009A45E9" w:rsidP="000F7361">
            <w:pPr>
              <w:pStyle w:val="BodyText"/>
              <w:numPr>
                <w:ilvl w:val="0"/>
                <w:numId w:val="592"/>
              </w:numPr>
            </w:pPr>
            <w:r>
              <w:t xml:space="preserve">Channel/CSR light application fetches in billing system list of unbilled charges associated to the account </w:t>
            </w:r>
          </w:p>
          <w:p w:rsidR="009A45E9" w:rsidRPr="007C62D7" w:rsidRDefault="009A45E9" w:rsidP="000F7361">
            <w:pPr>
              <w:pStyle w:val="BodyText"/>
              <w:numPr>
                <w:ilvl w:val="0"/>
                <w:numId w:val="592"/>
              </w:numPr>
            </w:pPr>
            <w:r>
              <w:t>Channel/CSR light application displays charges (A1)(A2)</w:t>
            </w:r>
          </w:p>
        </w:tc>
      </w:tr>
      <w:tr w:rsidR="009A45E9" w:rsidRPr="007C62D7" w:rsidTr="00205DDB">
        <w:trPr>
          <w:trHeight w:val="176"/>
        </w:trPr>
        <w:tc>
          <w:tcPr>
            <w:tcW w:w="2268" w:type="dxa"/>
          </w:tcPr>
          <w:p w:rsidR="009A45E9" w:rsidRPr="007C62D7" w:rsidRDefault="009A45E9" w:rsidP="00205DDB">
            <w:r w:rsidRPr="007C62D7">
              <w:t>Alternative Flows:</w:t>
            </w:r>
          </w:p>
        </w:tc>
        <w:tc>
          <w:tcPr>
            <w:tcW w:w="5940" w:type="dxa"/>
            <w:gridSpan w:val="3"/>
          </w:tcPr>
          <w:p w:rsidR="009A45E9" w:rsidRDefault="009A45E9" w:rsidP="00205DDB">
            <w:pPr>
              <w:rPr>
                <w:rFonts w:cs="Arial"/>
              </w:rPr>
            </w:pPr>
            <w:r>
              <w:rPr>
                <w:rFonts w:cs="Arial"/>
              </w:rPr>
              <w:t>A1: Application can’t access to the service for technical reason</w:t>
            </w:r>
          </w:p>
          <w:p w:rsidR="009A45E9" w:rsidRDefault="009A45E9" w:rsidP="000F7361">
            <w:pPr>
              <w:numPr>
                <w:ilvl w:val="0"/>
                <w:numId w:val="593"/>
              </w:numPr>
              <w:rPr>
                <w:rFonts w:cs="Arial"/>
              </w:rPr>
            </w:pPr>
            <w:r>
              <w:rPr>
                <w:rFonts w:cs="Arial"/>
              </w:rPr>
              <w:t>Channel/CSR light informs user service is temporally unavailable and to try later</w:t>
            </w:r>
          </w:p>
          <w:p w:rsidR="009A45E9" w:rsidRDefault="009A45E9" w:rsidP="00205DDB">
            <w:pPr>
              <w:rPr>
                <w:rFonts w:cs="Arial"/>
              </w:rPr>
            </w:pPr>
            <w:r>
              <w:rPr>
                <w:rFonts w:cs="Arial"/>
              </w:rPr>
              <w:t>A2: There is no unbilled RC/NRC to display</w:t>
            </w:r>
          </w:p>
          <w:p w:rsidR="009A45E9" w:rsidRPr="007C62D7" w:rsidRDefault="009A45E9" w:rsidP="000F7361">
            <w:pPr>
              <w:numPr>
                <w:ilvl w:val="0"/>
                <w:numId w:val="594"/>
              </w:numPr>
              <w:rPr>
                <w:rFonts w:cs="Arial"/>
              </w:rPr>
            </w:pPr>
            <w:r>
              <w:rPr>
                <w:rFonts w:cs="Arial"/>
              </w:rPr>
              <w:t>Channel/CSR light informs user there is no term to display</w:t>
            </w:r>
          </w:p>
        </w:tc>
      </w:tr>
    </w:tbl>
    <w:p w:rsidR="009A45E9" w:rsidRDefault="009A45E9" w:rsidP="009A45E9"/>
    <w:p w:rsidR="00205DDB" w:rsidRPr="007C62D7" w:rsidRDefault="00205DDB" w:rsidP="00205DDB">
      <w:pPr>
        <w:pStyle w:val="Heading4"/>
      </w:pPr>
      <w:bookmarkStart w:id="2344" w:name="_Toc253578254"/>
      <w:r w:rsidRPr="007C62D7">
        <w:t xml:space="preserve">Use </w:t>
      </w:r>
      <w:r w:rsidR="009F7717" w:rsidRPr="007C62D7">
        <w:t>Case:</w:t>
      </w:r>
      <w:r w:rsidRPr="007C62D7">
        <w:t xml:space="preserve"> </w:t>
      </w:r>
      <w:r>
        <w:t xml:space="preserve">View </w:t>
      </w:r>
      <w:r w:rsidR="009F7717">
        <w:t>Unbilled usage</w:t>
      </w:r>
      <w:bookmarkEnd w:id="2344"/>
      <w:r w:rsidRPr="007C62D7">
        <w:t xml:space="preserve"> </w:t>
      </w:r>
    </w:p>
    <w:p w:rsidR="00C35260" w:rsidRDefault="00C35260" w:rsidP="00C35260">
      <w:pPr>
        <w:pStyle w:val="BodyText"/>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205DDB" w:rsidRPr="007C62D7" w:rsidTr="00205DDB">
        <w:trPr>
          <w:trHeight w:val="360"/>
        </w:trPr>
        <w:tc>
          <w:tcPr>
            <w:tcW w:w="5580" w:type="dxa"/>
            <w:gridSpan w:val="2"/>
            <w:shd w:val="clear" w:color="auto" w:fill="E6E6E6"/>
          </w:tcPr>
          <w:p w:rsidR="00205DDB" w:rsidRPr="007C62D7" w:rsidRDefault="00205DDB" w:rsidP="00205DDB">
            <w:pPr>
              <w:pStyle w:val="TableHeading"/>
            </w:pPr>
            <w:r w:rsidRPr="007C62D7">
              <w:t xml:space="preserve">View </w:t>
            </w:r>
            <w:r>
              <w:t>unbilled usage</w:t>
            </w:r>
          </w:p>
        </w:tc>
        <w:tc>
          <w:tcPr>
            <w:tcW w:w="2880" w:type="dxa"/>
            <w:shd w:val="clear" w:color="auto" w:fill="E6E6E6"/>
          </w:tcPr>
          <w:p w:rsidR="00205DDB" w:rsidRPr="007C62D7" w:rsidRDefault="00205DDB" w:rsidP="00205DDB">
            <w:pPr>
              <w:pStyle w:val="TableHeading"/>
            </w:pPr>
            <w:r w:rsidRPr="007C62D7">
              <w:t>EBP0</w:t>
            </w:r>
            <w:r>
              <w:t>13</w:t>
            </w:r>
            <w:r w:rsidRPr="007C62D7">
              <w:t xml:space="preserve">0 </w:t>
            </w:r>
          </w:p>
        </w:tc>
      </w:tr>
      <w:tr w:rsidR="00205DDB" w:rsidRPr="007C62D7" w:rsidTr="00205DDB">
        <w:tc>
          <w:tcPr>
            <w:tcW w:w="2268" w:type="dxa"/>
          </w:tcPr>
          <w:p w:rsidR="00205DDB" w:rsidRPr="007C62D7" w:rsidRDefault="00205DDB" w:rsidP="00205DDB">
            <w:r w:rsidRPr="007C62D7">
              <w:t>Primary actors</w:t>
            </w:r>
          </w:p>
        </w:tc>
        <w:tc>
          <w:tcPr>
            <w:tcW w:w="6192" w:type="dxa"/>
            <w:gridSpan w:val="2"/>
          </w:tcPr>
          <w:p w:rsidR="00205DDB" w:rsidRDefault="00205DDB" w:rsidP="00205DDB">
            <w:pPr>
              <w:pStyle w:val="BodyText"/>
            </w:pPr>
            <w:r w:rsidRPr="007C62D7">
              <w:t>Dealer user</w:t>
            </w:r>
          </w:p>
          <w:p w:rsidR="00205DDB" w:rsidRPr="007C62D7" w:rsidRDefault="00205DDB" w:rsidP="00205DDB">
            <w:pPr>
              <w:pStyle w:val="BodyText"/>
            </w:pPr>
            <w:r>
              <w:t>CSR user</w:t>
            </w:r>
          </w:p>
        </w:tc>
      </w:tr>
      <w:tr w:rsidR="00205DDB" w:rsidRPr="007C62D7" w:rsidTr="00205DDB">
        <w:tc>
          <w:tcPr>
            <w:tcW w:w="2268" w:type="dxa"/>
          </w:tcPr>
          <w:p w:rsidR="00205DDB" w:rsidRPr="007C62D7" w:rsidRDefault="00205DDB" w:rsidP="00205DDB">
            <w:r w:rsidRPr="007C62D7">
              <w:t>Summary Goal</w:t>
            </w:r>
          </w:p>
        </w:tc>
        <w:tc>
          <w:tcPr>
            <w:tcW w:w="6192" w:type="dxa"/>
            <w:gridSpan w:val="2"/>
          </w:tcPr>
          <w:p w:rsidR="00205DDB" w:rsidRPr="007C62D7" w:rsidRDefault="00205DDB" w:rsidP="00205DDB">
            <w:pPr>
              <w:pStyle w:val="BodyText"/>
            </w:pPr>
            <w:r w:rsidRPr="007C62D7">
              <w:t xml:space="preserve">This use case allows a user to view </w:t>
            </w:r>
            <w:r>
              <w:t>unbilled usage</w:t>
            </w:r>
            <w:r w:rsidRPr="007C62D7">
              <w:t xml:space="preserve"> </w:t>
            </w:r>
            <w:r>
              <w:t>for account’s subscribers</w:t>
            </w:r>
          </w:p>
        </w:tc>
      </w:tr>
      <w:tr w:rsidR="00205DDB" w:rsidRPr="007C62D7" w:rsidTr="00205DDB">
        <w:trPr>
          <w:trHeight w:val="176"/>
        </w:trPr>
        <w:tc>
          <w:tcPr>
            <w:tcW w:w="2268" w:type="dxa"/>
          </w:tcPr>
          <w:p w:rsidR="00205DDB" w:rsidRPr="007C62D7" w:rsidRDefault="00205DDB" w:rsidP="00205DDB">
            <w:r w:rsidRPr="007C62D7">
              <w:t>Pre-conditions</w:t>
            </w:r>
          </w:p>
        </w:tc>
        <w:tc>
          <w:tcPr>
            <w:tcW w:w="6192" w:type="dxa"/>
            <w:gridSpan w:val="2"/>
          </w:tcPr>
          <w:p w:rsidR="00205DDB" w:rsidRPr="007C62D7" w:rsidRDefault="00205DDB" w:rsidP="00205DDB">
            <w:pPr>
              <w:pStyle w:val="BodyText"/>
            </w:pPr>
            <w:r>
              <w:t>User is in account context</w:t>
            </w:r>
          </w:p>
        </w:tc>
      </w:tr>
      <w:tr w:rsidR="00205DDB" w:rsidRPr="007C62D7" w:rsidTr="00205DDB">
        <w:trPr>
          <w:trHeight w:val="176"/>
        </w:trPr>
        <w:tc>
          <w:tcPr>
            <w:tcW w:w="2268" w:type="dxa"/>
          </w:tcPr>
          <w:p w:rsidR="00205DDB" w:rsidRPr="007C62D7" w:rsidRDefault="00205DDB" w:rsidP="00205DDB">
            <w:r w:rsidRPr="007C62D7">
              <w:t>Trigger</w:t>
            </w:r>
          </w:p>
        </w:tc>
        <w:tc>
          <w:tcPr>
            <w:tcW w:w="6192" w:type="dxa"/>
            <w:gridSpan w:val="2"/>
          </w:tcPr>
          <w:p w:rsidR="00205DDB" w:rsidRPr="007C62D7" w:rsidRDefault="00205DDB" w:rsidP="00205DDB">
            <w:pPr>
              <w:pStyle w:val="BodyText"/>
            </w:pPr>
            <w:r w:rsidRPr="007C62D7">
              <w:t xml:space="preserve">The user has chosen to view </w:t>
            </w:r>
            <w:r>
              <w:t>unbilled usage</w:t>
            </w:r>
            <w:r w:rsidRPr="007C62D7">
              <w:t xml:space="preserve"> </w:t>
            </w:r>
          </w:p>
        </w:tc>
      </w:tr>
      <w:tr w:rsidR="00205DDB" w:rsidRPr="007C62D7" w:rsidTr="00205DDB">
        <w:trPr>
          <w:trHeight w:val="176"/>
        </w:trPr>
        <w:tc>
          <w:tcPr>
            <w:tcW w:w="2268" w:type="dxa"/>
          </w:tcPr>
          <w:p w:rsidR="00205DDB" w:rsidRPr="007C62D7" w:rsidRDefault="00205DDB" w:rsidP="00205DDB">
            <w:r w:rsidRPr="007C62D7">
              <w:t>Minimum guarantees</w:t>
            </w:r>
          </w:p>
        </w:tc>
        <w:tc>
          <w:tcPr>
            <w:tcW w:w="6192" w:type="dxa"/>
            <w:gridSpan w:val="2"/>
          </w:tcPr>
          <w:p w:rsidR="00205DDB" w:rsidRPr="007C62D7" w:rsidRDefault="00205DDB" w:rsidP="00205DDB">
            <w:pPr>
              <w:pStyle w:val="BodyText"/>
            </w:pPr>
            <w:r>
              <w:t>Channel application will prevent retrieving too many calls (configurable)</w:t>
            </w:r>
          </w:p>
        </w:tc>
      </w:tr>
      <w:tr w:rsidR="00205DDB" w:rsidRPr="007C62D7" w:rsidTr="00205DDB">
        <w:trPr>
          <w:trHeight w:val="176"/>
        </w:trPr>
        <w:tc>
          <w:tcPr>
            <w:tcW w:w="2268" w:type="dxa"/>
          </w:tcPr>
          <w:p w:rsidR="00205DDB" w:rsidRPr="007C62D7" w:rsidRDefault="00205DDB" w:rsidP="00205DDB">
            <w:r w:rsidRPr="007C62D7">
              <w:t>Success guarantees:</w:t>
            </w:r>
          </w:p>
        </w:tc>
        <w:tc>
          <w:tcPr>
            <w:tcW w:w="6192" w:type="dxa"/>
            <w:gridSpan w:val="2"/>
          </w:tcPr>
          <w:p w:rsidR="00205DDB" w:rsidRPr="007C62D7" w:rsidRDefault="00205DDB" w:rsidP="00205DDB">
            <w:pPr>
              <w:pStyle w:val="BodyText"/>
            </w:pPr>
            <w:r w:rsidRPr="007C62D7">
              <w:t>Channel/CSR light Application display</w:t>
            </w:r>
            <w:r>
              <w:t>s</w:t>
            </w:r>
            <w:r w:rsidRPr="007C62D7">
              <w:t xml:space="preserve"> </w:t>
            </w:r>
            <w:r>
              <w:t>unbilled usage</w:t>
            </w:r>
          </w:p>
        </w:tc>
      </w:tr>
      <w:tr w:rsidR="00205DDB" w:rsidRPr="007C62D7" w:rsidTr="00205DDB">
        <w:trPr>
          <w:trHeight w:val="176"/>
        </w:trPr>
        <w:tc>
          <w:tcPr>
            <w:tcW w:w="2268" w:type="dxa"/>
          </w:tcPr>
          <w:p w:rsidR="00205DDB" w:rsidRPr="007C62D7" w:rsidRDefault="00205DDB" w:rsidP="00205DDB">
            <w:r w:rsidRPr="007C62D7">
              <w:t>Normal Flow:</w:t>
            </w:r>
          </w:p>
        </w:tc>
        <w:tc>
          <w:tcPr>
            <w:tcW w:w="6192" w:type="dxa"/>
            <w:gridSpan w:val="2"/>
          </w:tcPr>
          <w:p w:rsidR="00205DDB" w:rsidRDefault="00205DDB" w:rsidP="000F7361">
            <w:pPr>
              <w:pStyle w:val="ListNumberUC"/>
              <w:numPr>
                <w:ilvl w:val="0"/>
                <w:numId w:val="692"/>
              </w:numPr>
            </w:pPr>
            <w:r>
              <w:t>Channel CSR/light displays search criteria to the user</w:t>
            </w:r>
          </w:p>
          <w:p w:rsidR="00205DDB" w:rsidRPr="007C62D7" w:rsidRDefault="00205DDB" w:rsidP="00205DDB">
            <w:pPr>
              <w:pStyle w:val="ListNumberUC"/>
            </w:pPr>
            <w:r>
              <w:t>User set criteria</w:t>
            </w:r>
          </w:p>
          <w:p w:rsidR="00205DDB" w:rsidRPr="007C62D7" w:rsidRDefault="00205DDB" w:rsidP="009F7717">
            <w:pPr>
              <w:pStyle w:val="ListNumberUC"/>
            </w:pPr>
            <w:r w:rsidRPr="007C62D7">
              <w:t xml:space="preserve">Channel/CSR light application get the list of </w:t>
            </w:r>
            <w:r w:rsidR="009F7717">
              <w:t xml:space="preserve">unbilled </w:t>
            </w:r>
            <w:r w:rsidRPr="007C62D7">
              <w:t xml:space="preserve">calls for the </w:t>
            </w:r>
            <w:r w:rsidR="009F7717">
              <w:t>account</w:t>
            </w:r>
            <w:r w:rsidRPr="007C62D7">
              <w:t xml:space="preserve"> and </w:t>
            </w:r>
            <w:r>
              <w:t>matching entered criteria</w:t>
            </w:r>
            <w:r w:rsidRPr="007C62D7">
              <w:t xml:space="preserve"> (A2)(A3)</w:t>
            </w:r>
          </w:p>
          <w:p w:rsidR="00205DDB" w:rsidRPr="007C62D7" w:rsidRDefault="00205DDB" w:rsidP="00205DDB">
            <w:pPr>
              <w:pStyle w:val="ListNumberUC"/>
            </w:pPr>
            <w:r w:rsidRPr="007C62D7">
              <w:t xml:space="preserve">Channel/CSR light application displays the list of returned </w:t>
            </w:r>
            <w:r>
              <w:t>calls(A4)</w:t>
            </w:r>
          </w:p>
        </w:tc>
      </w:tr>
      <w:tr w:rsidR="00205DDB" w:rsidRPr="007C62D7" w:rsidTr="00205DDB">
        <w:trPr>
          <w:trHeight w:val="176"/>
        </w:trPr>
        <w:tc>
          <w:tcPr>
            <w:tcW w:w="2268" w:type="dxa"/>
          </w:tcPr>
          <w:p w:rsidR="00205DDB" w:rsidRPr="007C62D7" w:rsidRDefault="00205DDB" w:rsidP="00205DDB">
            <w:r w:rsidRPr="007C62D7">
              <w:t>Alternative Flows:</w:t>
            </w:r>
          </w:p>
        </w:tc>
        <w:tc>
          <w:tcPr>
            <w:tcW w:w="6192" w:type="dxa"/>
            <w:gridSpan w:val="2"/>
          </w:tcPr>
          <w:p w:rsidR="00205DDB" w:rsidRPr="007C62D7" w:rsidRDefault="009F7717" w:rsidP="009F7717">
            <w:pPr>
              <w:pStyle w:val="BodyText"/>
            </w:pPr>
            <w:r>
              <w:t>A2</w:t>
            </w:r>
            <w:r w:rsidR="00205DDB" w:rsidRPr="007C62D7">
              <w:t xml:space="preserve">. There is no details for this invoice </w:t>
            </w:r>
            <w:r w:rsidR="00205DDB">
              <w:t>for entered criteria</w:t>
            </w:r>
          </w:p>
          <w:p w:rsidR="00205DDB" w:rsidRPr="007C62D7" w:rsidRDefault="00205DDB" w:rsidP="000F7361">
            <w:pPr>
              <w:pStyle w:val="ListNumberUC"/>
              <w:numPr>
                <w:ilvl w:val="0"/>
                <w:numId w:val="693"/>
              </w:numPr>
            </w:pPr>
            <w:r w:rsidRPr="007C62D7">
              <w:t xml:space="preserve">Channel/CSR light application displays a call informing user there is no </w:t>
            </w:r>
            <w:r>
              <w:t>usage founds</w:t>
            </w:r>
          </w:p>
          <w:p w:rsidR="00205DDB" w:rsidRPr="007C62D7" w:rsidRDefault="00205DDB" w:rsidP="009F7717">
            <w:pPr>
              <w:pStyle w:val="BodyText"/>
            </w:pPr>
            <w:r w:rsidRPr="007C62D7">
              <w:t>A</w:t>
            </w:r>
            <w:r w:rsidR="009F7717">
              <w:t>3</w:t>
            </w:r>
            <w:r w:rsidRPr="007C62D7">
              <w:t xml:space="preserve">. Channel/CSR light application can’t get </w:t>
            </w:r>
            <w:r>
              <w:t>usage</w:t>
            </w:r>
            <w:r w:rsidRPr="007C62D7">
              <w:t xml:space="preserve"> due to technical reasons</w:t>
            </w:r>
          </w:p>
          <w:p w:rsidR="00205DDB" w:rsidRPr="007C62D7" w:rsidRDefault="00205DDB" w:rsidP="009F7717">
            <w:pPr>
              <w:pStyle w:val="ListNumberUC"/>
            </w:pPr>
            <w:r w:rsidRPr="007C62D7">
              <w:t>Channel/CSR light application display a message informing user the service is temporally unavailable and to try later</w:t>
            </w:r>
          </w:p>
        </w:tc>
      </w:tr>
    </w:tbl>
    <w:p w:rsidR="00205DDB" w:rsidRDefault="00205DDB" w:rsidP="00C35260">
      <w:pPr>
        <w:pStyle w:val="BodyText"/>
      </w:pPr>
    </w:p>
    <w:p w:rsidR="00102B0F" w:rsidRDefault="00102B0F" w:rsidP="00102B0F">
      <w:pPr>
        <w:pStyle w:val="Heading4"/>
        <w:tabs>
          <w:tab w:val="num" w:pos="1494"/>
        </w:tabs>
        <w:ind w:left="1494"/>
      </w:pPr>
      <w:bookmarkStart w:id="2345" w:name="_Toc253578255"/>
      <w:r w:rsidRPr="00A5750A">
        <w:t xml:space="preserve">Use Case:  </w:t>
      </w:r>
      <w:r>
        <w:t>View ‘unbilled’ recharges</w:t>
      </w:r>
      <w:bookmarkEnd w:id="2345"/>
    </w:p>
    <w:p w:rsidR="00102B0F" w:rsidRPr="00102B0F" w:rsidRDefault="00102B0F" w:rsidP="00102B0F">
      <w:pPr>
        <w:pStyle w:val="BodyText"/>
      </w:pPr>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102B0F" w:rsidRPr="00A5750A" w:rsidTr="00F54E65">
        <w:trPr>
          <w:gridAfter w:val="1"/>
          <w:wAfter w:w="18" w:type="dxa"/>
          <w:trHeight w:val="360"/>
        </w:trPr>
        <w:tc>
          <w:tcPr>
            <w:tcW w:w="5580" w:type="dxa"/>
            <w:gridSpan w:val="2"/>
            <w:shd w:val="clear" w:color="auto" w:fill="E6E6E6"/>
          </w:tcPr>
          <w:p w:rsidR="00102B0F" w:rsidRPr="00A5750A" w:rsidRDefault="00102B0F" w:rsidP="00F54E65">
            <w:pPr>
              <w:pStyle w:val="TableHeading"/>
            </w:pPr>
            <w:r>
              <w:t>View ‘unbilled’ recharges</w:t>
            </w:r>
          </w:p>
        </w:tc>
        <w:tc>
          <w:tcPr>
            <w:tcW w:w="2610" w:type="dxa"/>
            <w:shd w:val="clear" w:color="auto" w:fill="E6E6E6"/>
          </w:tcPr>
          <w:p w:rsidR="00102B0F" w:rsidRPr="00A5750A" w:rsidRDefault="00102B0F" w:rsidP="00F54E65">
            <w:pPr>
              <w:pStyle w:val="TableHeading"/>
            </w:pPr>
            <w:r>
              <w:t>EBP</w:t>
            </w:r>
            <w:r w:rsidRPr="00A5750A">
              <w:t>0</w:t>
            </w:r>
            <w:r>
              <w:t>140</w:t>
            </w:r>
            <w:r w:rsidRPr="00A5750A">
              <w:t xml:space="preserve"> </w:t>
            </w:r>
          </w:p>
        </w:tc>
      </w:tr>
      <w:tr w:rsidR="00102B0F" w:rsidRPr="00A5750A" w:rsidTr="00F54E65">
        <w:tc>
          <w:tcPr>
            <w:tcW w:w="2268" w:type="dxa"/>
          </w:tcPr>
          <w:p w:rsidR="00102B0F" w:rsidRPr="00A5750A" w:rsidRDefault="00102B0F" w:rsidP="00F54E65">
            <w:r w:rsidRPr="00A5750A">
              <w:t>Primary actors</w:t>
            </w:r>
          </w:p>
        </w:tc>
        <w:tc>
          <w:tcPr>
            <w:tcW w:w="5940" w:type="dxa"/>
            <w:gridSpan w:val="3"/>
          </w:tcPr>
          <w:p w:rsidR="00102B0F" w:rsidRDefault="00102B0F" w:rsidP="00F54E65">
            <w:pPr>
              <w:pStyle w:val="BodyText"/>
            </w:pPr>
            <w:r w:rsidRPr="00A5750A">
              <w:t>Dealer user</w:t>
            </w:r>
          </w:p>
          <w:p w:rsidR="00102B0F" w:rsidRPr="00A5750A" w:rsidRDefault="00102B0F" w:rsidP="00F54E65">
            <w:pPr>
              <w:pStyle w:val="BodyText"/>
            </w:pPr>
            <w:r>
              <w:t>CSR user</w:t>
            </w:r>
          </w:p>
        </w:tc>
      </w:tr>
      <w:tr w:rsidR="00102B0F" w:rsidRPr="00A5750A" w:rsidTr="00F54E65">
        <w:tc>
          <w:tcPr>
            <w:tcW w:w="2268" w:type="dxa"/>
          </w:tcPr>
          <w:p w:rsidR="00102B0F" w:rsidRPr="00A5750A" w:rsidRDefault="00102B0F" w:rsidP="00F54E65">
            <w:r w:rsidRPr="00A5750A">
              <w:t>Summary Goal</w:t>
            </w:r>
          </w:p>
        </w:tc>
        <w:tc>
          <w:tcPr>
            <w:tcW w:w="5940" w:type="dxa"/>
            <w:gridSpan w:val="3"/>
          </w:tcPr>
          <w:p w:rsidR="00102B0F" w:rsidRPr="00A5750A" w:rsidRDefault="00102B0F" w:rsidP="00F54E65">
            <w:pPr>
              <w:pStyle w:val="BodyText"/>
            </w:pPr>
            <w:r w:rsidRPr="00A5750A">
              <w:t xml:space="preserve">This use case allows user </w:t>
            </w:r>
            <w:r>
              <w:t>viewing unbilled recharge history for an account</w:t>
            </w:r>
          </w:p>
        </w:tc>
      </w:tr>
      <w:tr w:rsidR="00102B0F" w:rsidRPr="00A5750A" w:rsidTr="00F54E65">
        <w:trPr>
          <w:trHeight w:val="176"/>
        </w:trPr>
        <w:tc>
          <w:tcPr>
            <w:tcW w:w="2268" w:type="dxa"/>
          </w:tcPr>
          <w:p w:rsidR="00102B0F" w:rsidRPr="00A5750A" w:rsidRDefault="00102B0F" w:rsidP="00F54E65">
            <w:r w:rsidRPr="00A5750A">
              <w:t>Pre-conditions</w:t>
            </w:r>
          </w:p>
        </w:tc>
        <w:tc>
          <w:tcPr>
            <w:tcW w:w="5940" w:type="dxa"/>
            <w:gridSpan w:val="3"/>
          </w:tcPr>
          <w:p w:rsidR="00102B0F" w:rsidRPr="00A5750A" w:rsidRDefault="00102B0F" w:rsidP="00F54E65">
            <w:pPr>
              <w:pStyle w:val="BodyText"/>
            </w:pPr>
            <w:r w:rsidRPr="00A5750A">
              <w:t>User is in the context of a</w:t>
            </w:r>
            <w:r>
              <w:t xml:space="preserve"> specific account</w:t>
            </w:r>
          </w:p>
        </w:tc>
      </w:tr>
      <w:tr w:rsidR="00102B0F" w:rsidRPr="00A5750A" w:rsidTr="00F54E65">
        <w:trPr>
          <w:trHeight w:val="176"/>
        </w:trPr>
        <w:tc>
          <w:tcPr>
            <w:tcW w:w="2268" w:type="dxa"/>
          </w:tcPr>
          <w:p w:rsidR="00102B0F" w:rsidRPr="00A5750A" w:rsidRDefault="00102B0F" w:rsidP="00F54E65">
            <w:r w:rsidRPr="00A5750A">
              <w:t>Trigger</w:t>
            </w:r>
          </w:p>
        </w:tc>
        <w:tc>
          <w:tcPr>
            <w:tcW w:w="5940" w:type="dxa"/>
            <w:gridSpan w:val="3"/>
          </w:tcPr>
          <w:p w:rsidR="00102B0F" w:rsidRPr="00A5750A" w:rsidRDefault="00102B0F" w:rsidP="00F54E65">
            <w:pPr>
              <w:pStyle w:val="BodyText"/>
            </w:pPr>
            <w:r w:rsidRPr="00A5750A">
              <w:t xml:space="preserve">User has </w:t>
            </w:r>
            <w:r>
              <w:t>selected the option to view unbilled recharge history</w:t>
            </w:r>
          </w:p>
        </w:tc>
      </w:tr>
      <w:tr w:rsidR="00102B0F" w:rsidRPr="00A5750A" w:rsidTr="00F54E65">
        <w:trPr>
          <w:trHeight w:val="176"/>
        </w:trPr>
        <w:tc>
          <w:tcPr>
            <w:tcW w:w="2268" w:type="dxa"/>
          </w:tcPr>
          <w:p w:rsidR="00102B0F" w:rsidRPr="00A5750A" w:rsidRDefault="00102B0F" w:rsidP="00F54E65">
            <w:r w:rsidRPr="00A5750A">
              <w:t>Minimum guarantees</w:t>
            </w:r>
          </w:p>
        </w:tc>
        <w:tc>
          <w:tcPr>
            <w:tcW w:w="5940" w:type="dxa"/>
            <w:gridSpan w:val="3"/>
          </w:tcPr>
          <w:p w:rsidR="00102B0F" w:rsidRPr="00A5750A" w:rsidRDefault="00102B0F" w:rsidP="000F7361">
            <w:pPr>
              <w:pStyle w:val="BodyText"/>
              <w:numPr>
                <w:ilvl w:val="0"/>
                <w:numId w:val="549"/>
              </w:numPr>
            </w:pPr>
            <w:r>
              <w:t>Channel/CSR light application displays message advising user there is no unbilled recharge for the account</w:t>
            </w:r>
          </w:p>
        </w:tc>
      </w:tr>
      <w:tr w:rsidR="00102B0F" w:rsidRPr="00A5750A" w:rsidTr="00F54E65">
        <w:trPr>
          <w:trHeight w:val="176"/>
        </w:trPr>
        <w:tc>
          <w:tcPr>
            <w:tcW w:w="2268" w:type="dxa"/>
          </w:tcPr>
          <w:p w:rsidR="00102B0F" w:rsidRPr="00A5750A" w:rsidRDefault="00102B0F" w:rsidP="00F54E65">
            <w:r w:rsidRPr="00A5750A">
              <w:t>Success guarantees:</w:t>
            </w:r>
          </w:p>
        </w:tc>
        <w:tc>
          <w:tcPr>
            <w:tcW w:w="5940" w:type="dxa"/>
            <w:gridSpan w:val="3"/>
          </w:tcPr>
          <w:p w:rsidR="00102B0F" w:rsidRPr="00A5750A" w:rsidRDefault="00102B0F" w:rsidP="00F54E65">
            <w:pPr>
              <w:pStyle w:val="BodyText"/>
            </w:pPr>
            <w:r>
              <w:t>Channel/CSR light application displays unbilled recharges associated to the account</w:t>
            </w:r>
          </w:p>
        </w:tc>
      </w:tr>
      <w:tr w:rsidR="00102B0F" w:rsidRPr="00A5750A" w:rsidTr="00F54E65">
        <w:trPr>
          <w:trHeight w:val="176"/>
        </w:trPr>
        <w:tc>
          <w:tcPr>
            <w:tcW w:w="2268" w:type="dxa"/>
          </w:tcPr>
          <w:p w:rsidR="00102B0F" w:rsidRPr="00A5750A" w:rsidRDefault="00102B0F" w:rsidP="00F54E65">
            <w:r w:rsidRPr="00A5750A">
              <w:t>Normal Flow:</w:t>
            </w:r>
          </w:p>
        </w:tc>
        <w:tc>
          <w:tcPr>
            <w:tcW w:w="5940" w:type="dxa"/>
            <w:gridSpan w:val="3"/>
          </w:tcPr>
          <w:p w:rsidR="00102B0F" w:rsidRDefault="00102B0F" w:rsidP="000F7361">
            <w:pPr>
              <w:pStyle w:val="Body"/>
              <w:numPr>
                <w:ilvl w:val="0"/>
                <w:numId w:val="694"/>
              </w:numPr>
            </w:pPr>
            <w:r>
              <w:t>Channel/CSR light application retrieves unbilled recharges associated to the account from billing (A1)</w:t>
            </w:r>
          </w:p>
          <w:p w:rsidR="00102B0F" w:rsidRPr="00A5750A" w:rsidRDefault="00102B0F" w:rsidP="000F7361">
            <w:pPr>
              <w:pStyle w:val="Body"/>
              <w:numPr>
                <w:ilvl w:val="0"/>
                <w:numId w:val="694"/>
              </w:numPr>
            </w:pPr>
            <w:r>
              <w:t>Channel/CSR light application displays list of unbilled recharges associated to the account (A2)</w:t>
            </w:r>
          </w:p>
        </w:tc>
      </w:tr>
      <w:tr w:rsidR="00102B0F" w:rsidRPr="00A5750A" w:rsidTr="00F54E65">
        <w:trPr>
          <w:trHeight w:val="176"/>
        </w:trPr>
        <w:tc>
          <w:tcPr>
            <w:tcW w:w="2268" w:type="dxa"/>
          </w:tcPr>
          <w:p w:rsidR="00102B0F" w:rsidRPr="00A5750A" w:rsidRDefault="00102B0F" w:rsidP="00F54E65">
            <w:r w:rsidRPr="00A5750A">
              <w:t>Alternative Flows:</w:t>
            </w:r>
          </w:p>
        </w:tc>
        <w:tc>
          <w:tcPr>
            <w:tcW w:w="5940" w:type="dxa"/>
            <w:gridSpan w:val="3"/>
          </w:tcPr>
          <w:p w:rsidR="00102B0F" w:rsidRPr="00A5750A" w:rsidRDefault="00102B0F" w:rsidP="00F54E65">
            <w:pPr>
              <w:pStyle w:val="Body"/>
              <w:ind w:left="0"/>
            </w:pPr>
            <w:r>
              <w:t>A1</w:t>
            </w:r>
            <w:r w:rsidRPr="00A5750A">
              <w:t>: Service is not available</w:t>
            </w:r>
            <w:r>
              <w:t xml:space="preserve"> or API returns an error</w:t>
            </w:r>
          </w:p>
          <w:p w:rsidR="00102B0F" w:rsidRPr="00A5750A" w:rsidRDefault="00102B0F" w:rsidP="000F7361">
            <w:pPr>
              <w:pStyle w:val="Body"/>
              <w:numPr>
                <w:ilvl w:val="0"/>
                <w:numId w:val="695"/>
              </w:numPr>
            </w:pPr>
            <w:r>
              <w:t>Channel/CSR light</w:t>
            </w:r>
            <w:r w:rsidRPr="00A5750A">
              <w:t xml:space="preserve"> application displays an error message to inform user service is temporally unavailable and to try later   </w:t>
            </w:r>
          </w:p>
          <w:p w:rsidR="00102B0F" w:rsidRDefault="00102B0F" w:rsidP="00F54E65">
            <w:pPr>
              <w:pStyle w:val="Body"/>
              <w:ind w:left="0"/>
            </w:pPr>
            <w:r>
              <w:t>A2: User selects a recharge from the history to view balances impact</w:t>
            </w:r>
          </w:p>
          <w:p w:rsidR="00102B0F" w:rsidRPr="00A5750A" w:rsidRDefault="00102B0F" w:rsidP="000F7361">
            <w:pPr>
              <w:pStyle w:val="Body"/>
              <w:numPr>
                <w:ilvl w:val="0"/>
                <w:numId w:val="696"/>
              </w:numPr>
            </w:pPr>
            <w:r>
              <w:t>Channel/CSR light displays impacted balances with the impact of the recharge</w:t>
            </w:r>
          </w:p>
        </w:tc>
      </w:tr>
    </w:tbl>
    <w:p w:rsidR="00AB3986" w:rsidRPr="007C62D7" w:rsidRDefault="00AB3986" w:rsidP="00AB3986">
      <w:pPr>
        <w:pStyle w:val="Heading4"/>
      </w:pPr>
      <w:bookmarkStart w:id="2346" w:name="_Toc253578256"/>
      <w:r w:rsidRPr="007C62D7">
        <w:t xml:space="preserve">Use Case:  View </w:t>
      </w:r>
      <w:r>
        <w:t>‘unbilled’ MTR</w:t>
      </w:r>
      <w:bookmarkEnd w:id="2346"/>
      <w:r>
        <w:t xml:space="preserve"> </w:t>
      </w:r>
    </w:p>
    <w:p w:rsidR="00AB3986" w:rsidRPr="007C62D7" w:rsidRDefault="00AB3986" w:rsidP="00AB3986">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AB3986" w:rsidRPr="007C62D7" w:rsidTr="00F54E65">
        <w:trPr>
          <w:trHeight w:val="360"/>
        </w:trPr>
        <w:tc>
          <w:tcPr>
            <w:tcW w:w="5580" w:type="dxa"/>
            <w:gridSpan w:val="2"/>
            <w:shd w:val="clear" w:color="auto" w:fill="E6E6E6"/>
          </w:tcPr>
          <w:p w:rsidR="00AB3986" w:rsidRPr="007C62D7" w:rsidRDefault="00AB3986" w:rsidP="00F54E65">
            <w:pPr>
              <w:pStyle w:val="TableHeading"/>
            </w:pPr>
            <w:r w:rsidRPr="007C62D7">
              <w:t xml:space="preserve">View </w:t>
            </w:r>
            <w:r>
              <w:t>‘unbilled’ MTR</w:t>
            </w:r>
          </w:p>
        </w:tc>
        <w:tc>
          <w:tcPr>
            <w:tcW w:w="2880" w:type="dxa"/>
            <w:shd w:val="clear" w:color="auto" w:fill="E6E6E6"/>
          </w:tcPr>
          <w:p w:rsidR="00AB3986" w:rsidRPr="007C62D7" w:rsidRDefault="00AB3986" w:rsidP="00F54E65">
            <w:pPr>
              <w:pStyle w:val="TableHeading"/>
            </w:pPr>
            <w:r>
              <w:t>EBP</w:t>
            </w:r>
            <w:r w:rsidRPr="007C62D7">
              <w:t>0</w:t>
            </w:r>
            <w:r>
              <w:t>150</w:t>
            </w:r>
            <w:r w:rsidRPr="007C62D7">
              <w:t xml:space="preserve"> </w:t>
            </w:r>
          </w:p>
        </w:tc>
      </w:tr>
      <w:tr w:rsidR="00AB3986" w:rsidRPr="007C62D7" w:rsidTr="00F54E65">
        <w:tc>
          <w:tcPr>
            <w:tcW w:w="2268" w:type="dxa"/>
          </w:tcPr>
          <w:p w:rsidR="00AB3986" w:rsidRPr="007C62D7" w:rsidRDefault="00AB3986" w:rsidP="00F54E65">
            <w:r w:rsidRPr="007C62D7">
              <w:t>Primary actors</w:t>
            </w:r>
          </w:p>
        </w:tc>
        <w:tc>
          <w:tcPr>
            <w:tcW w:w="6192" w:type="dxa"/>
            <w:gridSpan w:val="2"/>
          </w:tcPr>
          <w:p w:rsidR="00AB3986" w:rsidRDefault="00AB3986" w:rsidP="00F54E65">
            <w:pPr>
              <w:pStyle w:val="BodyText"/>
            </w:pPr>
            <w:r w:rsidRPr="007C62D7">
              <w:t>Dealer user</w:t>
            </w:r>
          </w:p>
          <w:p w:rsidR="00AB3986" w:rsidRPr="007C62D7" w:rsidRDefault="00AB3986" w:rsidP="00F54E65">
            <w:pPr>
              <w:pStyle w:val="BodyText"/>
            </w:pPr>
            <w:r>
              <w:t>CSR user</w:t>
            </w:r>
          </w:p>
        </w:tc>
      </w:tr>
      <w:tr w:rsidR="00AB3986" w:rsidRPr="007C62D7" w:rsidTr="00F54E65">
        <w:tc>
          <w:tcPr>
            <w:tcW w:w="2268" w:type="dxa"/>
          </w:tcPr>
          <w:p w:rsidR="00AB3986" w:rsidRPr="007C62D7" w:rsidRDefault="00AB3986" w:rsidP="00F54E65">
            <w:r w:rsidRPr="007C62D7">
              <w:t>Summary Goal</w:t>
            </w:r>
          </w:p>
        </w:tc>
        <w:tc>
          <w:tcPr>
            <w:tcW w:w="6192" w:type="dxa"/>
            <w:gridSpan w:val="2"/>
          </w:tcPr>
          <w:p w:rsidR="00AB3986" w:rsidRPr="007C62D7" w:rsidRDefault="00AB3986" w:rsidP="00F54E65">
            <w:pPr>
              <w:pStyle w:val="BodyText"/>
            </w:pPr>
            <w:r w:rsidRPr="007C62D7">
              <w:t xml:space="preserve">This use case allows a user to view </w:t>
            </w:r>
            <w:r>
              <w:t>unbilled MTR for a specific account</w:t>
            </w:r>
          </w:p>
        </w:tc>
      </w:tr>
      <w:tr w:rsidR="00AB3986" w:rsidRPr="007C62D7" w:rsidTr="00F54E65">
        <w:trPr>
          <w:trHeight w:val="176"/>
        </w:trPr>
        <w:tc>
          <w:tcPr>
            <w:tcW w:w="2268" w:type="dxa"/>
          </w:tcPr>
          <w:p w:rsidR="00AB3986" w:rsidRPr="007C62D7" w:rsidRDefault="00AB3986" w:rsidP="00F54E65">
            <w:r w:rsidRPr="007C62D7">
              <w:t>Pre-conditions</w:t>
            </w:r>
          </w:p>
        </w:tc>
        <w:tc>
          <w:tcPr>
            <w:tcW w:w="6192" w:type="dxa"/>
            <w:gridSpan w:val="2"/>
          </w:tcPr>
          <w:p w:rsidR="00AB3986" w:rsidRPr="007C62D7" w:rsidRDefault="00AB3986" w:rsidP="00F54E65">
            <w:pPr>
              <w:pStyle w:val="BodyText"/>
            </w:pPr>
            <w:r>
              <w:t>U</w:t>
            </w:r>
            <w:r w:rsidRPr="007C62D7">
              <w:t xml:space="preserve">ser </w:t>
            </w:r>
            <w:r>
              <w:t>is in the context of one account</w:t>
            </w:r>
          </w:p>
        </w:tc>
      </w:tr>
      <w:tr w:rsidR="00AB3986" w:rsidRPr="007C62D7" w:rsidTr="00F54E65">
        <w:trPr>
          <w:trHeight w:val="176"/>
        </w:trPr>
        <w:tc>
          <w:tcPr>
            <w:tcW w:w="2268" w:type="dxa"/>
          </w:tcPr>
          <w:p w:rsidR="00AB3986" w:rsidRPr="007C62D7" w:rsidRDefault="00AB3986" w:rsidP="00F54E65">
            <w:r w:rsidRPr="007C62D7">
              <w:t>Trigger</w:t>
            </w:r>
          </w:p>
        </w:tc>
        <w:tc>
          <w:tcPr>
            <w:tcW w:w="6192" w:type="dxa"/>
            <w:gridSpan w:val="2"/>
          </w:tcPr>
          <w:p w:rsidR="00AB3986" w:rsidRPr="007C62D7" w:rsidRDefault="00AB3986" w:rsidP="00F54E65">
            <w:pPr>
              <w:pStyle w:val="BodyText"/>
            </w:pPr>
            <w:r>
              <w:t>User has selected the view unbilled MTR option</w:t>
            </w:r>
            <w:r w:rsidRPr="007C62D7">
              <w:t xml:space="preserve"> </w:t>
            </w:r>
          </w:p>
        </w:tc>
      </w:tr>
      <w:tr w:rsidR="00AB3986" w:rsidRPr="007C62D7" w:rsidTr="00F54E65">
        <w:trPr>
          <w:trHeight w:val="176"/>
        </w:trPr>
        <w:tc>
          <w:tcPr>
            <w:tcW w:w="2268" w:type="dxa"/>
          </w:tcPr>
          <w:p w:rsidR="00AB3986" w:rsidRPr="007C62D7" w:rsidRDefault="00AB3986" w:rsidP="00F54E65">
            <w:r w:rsidRPr="007C62D7">
              <w:t>Minimum guarantees</w:t>
            </w:r>
          </w:p>
        </w:tc>
        <w:tc>
          <w:tcPr>
            <w:tcW w:w="6192" w:type="dxa"/>
            <w:gridSpan w:val="2"/>
          </w:tcPr>
          <w:p w:rsidR="00AB3986" w:rsidRPr="007C62D7" w:rsidRDefault="00AB3986" w:rsidP="00F54E65">
            <w:pPr>
              <w:pStyle w:val="BodyText"/>
            </w:pPr>
            <w:r>
              <w:t>Channel application will prevent retrieving too many MTR records (configurable)</w:t>
            </w:r>
          </w:p>
        </w:tc>
      </w:tr>
      <w:tr w:rsidR="00AB3986" w:rsidRPr="007C62D7" w:rsidTr="00F54E65">
        <w:trPr>
          <w:trHeight w:val="176"/>
        </w:trPr>
        <w:tc>
          <w:tcPr>
            <w:tcW w:w="2268" w:type="dxa"/>
          </w:tcPr>
          <w:p w:rsidR="00AB3986" w:rsidRPr="007C62D7" w:rsidRDefault="00AB3986" w:rsidP="00F54E65">
            <w:r w:rsidRPr="007C62D7">
              <w:t>Success guarantees:</w:t>
            </w:r>
          </w:p>
        </w:tc>
        <w:tc>
          <w:tcPr>
            <w:tcW w:w="6192" w:type="dxa"/>
            <w:gridSpan w:val="2"/>
          </w:tcPr>
          <w:p w:rsidR="00AB3986" w:rsidRPr="007C62D7" w:rsidRDefault="00AB3986" w:rsidP="00F54E65">
            <w:pPr>
              <w:pStyle w:val="BodyText"/>
            </w:pPr>
            <w:r w:rsidRPr="007C62D7">
              <w:t>Channel/CSR light Application display</w:t>
            </w:r>
            <w:r>
              <w:t>s</w:t>
            </w:r>
            <w:r w:rsidRPr="007C62D7">
              <w:t xml:space="preserve"> </w:t>
            </w:r>
            <w:r>
              <w:t>unbilled MTR associated to the account</w:t>
            </w:r>
          </w:p>
        </w:tc>
      </w:tr>
      <w:tr w:rsidR="00AB3986" w:rsidRPr="007C62D7" w:rsidTr="00F54E65">
        <w:trPr>
          <w:trHeight w:val="176"/>
        </w:trPr>
        <w:tc>
          <w:tcPr>
            <w:tcW w:w="2268" w:type="dxa"/>
          </w:tcPr>
          <w:p w:rsidR="00AB3986" w:rsidRPr="007C62D7" w:rsidRDefault="00AB3986" w:rsidP="00F54E65">
            <w:r w:rsidRPr="007C62D7">
              <w:t>Normal Flow:</w:t>
            </w:r>
          </w:p>
        </w:tc>
        <w:tc>
          <w:tcPr>
            <w:tcW w:w="6192" w:type="dxa"/>
            <w:gridSpan w:val="2"/>
          </w:tcPr>
          <w:p w:rsidR="00AB3986" w:rsidRDefault="00AB3986" w:rsidP="000F7361">
            <w:pPr>
              <w:pStyle w:val="ListNumberUC"/>
              <w:numPr>
                <w:ilvl w:val="0"/>
                <w:numId w:val="697"/>
              </w:numPr>
            </w:pPr>
            <w:r w:rsidRPr="007C62D7">
              <w:t xml:space="preserve">Channel/CSR light application get the list of </w:t>
            </w:r>
            <w:r>
              <w:t>unbilled MTR</w:t>
            </w:r>
            <w:r w:rsidRPr="007C62D7">
              <w:t xml:space="preserve"> </w:t>
            </w:r>
            <w:r>
              <w:t>associated to the account (A1)(A2)</w:t>
            </w:r>
          </w:p>
          <w:p w:rsidR="00AB3986" w:rsidRPr="007C62D7" w:rsidRDefault="00AB3986" w:rsidP="000F7361">
            <w:pPr>
              <w:pStyle w:val="ListNumberUC"/>
              <w:numPr>
                <w:ilvl w:val="0"/>
                <w:numId w:val="697"/>
              </w:numPr>
            </w:pPr>
            <w:r w:rsidRPr="007C62D7">
              <w:t xml:space="preserve">Channel/CSR light application displays the list of </w:t>
            </w:r>
            <w:r>
              <w:t>selected MTR records (A3)</w:t>
            </w:r>
          </w:p>
        </w:tc>
      </w:tr>
      <w:tr w:rsidR="00AB3986" w:rsidRPr="007C62D7" w:rsidTr="00F54E65">
        <w:trPr>
          <w:trHeight w:val="176"/>
        </w:trPr>
        <w:tc>
          <w:tcPr>
            <w:tcW w:w="2268" w:type="dxa"/>
          </w:tcPr>
          <w:p w:rsidR="00AB3986" w:rsidRPr="007C62D7" w:rsidRDefault="00AB3986" w:rsidP="00F54E65">
            <w:r w:rsidRPr="007C62D7">
              <w:t>Alternative Flows:</w:t>
            </w:r>
          </w:p>
        </w:tc>
        <w:tc>
          <w:tcPr>
            <w:tcW w:w="6192" w:type="dxa"/>
            <w:gridSpan w:val="2"/>
          </w:tcPr>
          <w:p w:rsidR="00AB3986" w:rsidRPr="007C62D7" w:rsidRDefault="00AB3986" w:rsidP="00AB3986">
            <w:pPr>
              <w:pStyle w:val="BodyText"/>
            </w:pPr>
            <w:r w:rsidRPr="007C62D7">
              <w:t>A</w:t>
            </w:r>
            <w:r>
              <w:t>1</w:t>
            </w:r>
            <w:r w:rsidRPr="007C62D7">
              <w:t xml:space="preserve">. There is no </w:t>
            </w:r>
            <w:r>
              <w:t>records associated to the account</w:t>
            </w:r>
          </w:p>
          <w:p w:rsidR="00AB3986" w:rsidRPr="007C62D7" w:rsidRDefault="00AB3986" w:rsidP="000F7361">
            <w:pPr>
              <w:pStyle w:val="ListNumberUC"/>
              <w:numPr>
                <w:ilvl w:val="0"/>
                <w:numId w:val="698"/>
              </w:numPr>
            </w:pPr>
            <w:r w:rsidRPr="007C62D7">
              <w:t xml:space="preserve">Channel/CSR light application displays a </w:t>
            </w:r>
            <w:r>
              <w:t>message</w:t>
            </w:r>
            <w:r w:rsidRPr="007C62D7">
              <w:t xml:space="preserve"> informing user there is no </w:t>
            </w:r>
            <w:r>
              <w:t>MTR for this invoice</w:t>
            </w:r>
          </w:p>
          <w:p w:rsidR="00AB3986" w:rsidRPr="007C62D7" w:rsidRDefault="00AB3986" w:rsidP="00F54E65">
            <w:pPr>
              <w:pStyle w:val="BodyText"/>
            </w:pPr>
            <w:r w:rsidRPr="007C62D7">
              <w:t>A</w:t>
            </w:r>
            <w:r>
              <w:t>2</w:t>
            </w:r>
            <w:r w:rsidRPr="007C62D7">
              <w:t xml:space="preserve">. Channel/CSR light application can’t </w:t>
            </w:r>
            <w:r>
              <w:t>access to records</w:t>
            </w:r>
            <w:r w:rsidRPr="007C62D7">
              <w:t xml:space="preserve"> due to technical reasons</w:t>
            </w:r>
          </w:p>
          <w:p w:rsidR="00AB3986" w:rsidRDefault="00AB3986" w:rsidP="000F7361">
            <w:pPr>
              <w:pStyle w:val="ListNumberUC"/>
              <w:numPr>
                <w:ilvl w:val="0"/>
                <w:numId w:val="699"/>
              </w:numPr>
            </w:pPr>
            <w:r w:rsidRPr="007C62D7">
              <w:t>Channel/CSR light application display</w:t>
            </w:r>
            <w:r>
              <w:t>s</w:t>
            </w:r>
            <w:r w:rsidRPr="007C62D7">
              <w:t xml:space="preserve"> a message informing user the service is temporally unavailable and to try later</w:t>
            </w:r>
          </w:p>
          <w:p w:rsidR="00AB3986" w:rsidRDefault="00AB3986" w:rsidP="00F54E65">
            <w:pPr>
              <w:pStyle w:val="ListNumberUC"/>
              <w:numPr>
                <w:ilvl w:val="0"/>
                <w:numId w:val="0"/>
              </w:numPr>
            </w:pPr>
            <w:r>
              <w:t>A3: user selects one MTR</w:t>
            </w:r>
          </w:p>
          <w:p w:rsidR="00AB3986" w:rsidRPr="007C62D7" w:rsidRDefault="00AB3986" w:rsidP="000F7361">
            <w:pPr>
              <w:pStyle w:val="ListNumberUC"/>
              <w:numPr>
                <w:ilvl w:val="0"/>
                <w:numId w:val="700"/>
              </w:numPr>
            </w:pPr>
            <w:r>
              <w:t>Channel CSR light displays MTR details plus impact on balances (if any)</w:t>
            </w:r>
          </w:p>
        </w:tc>
      </w:tr>
    </w:tbl>
    <w:p w:rsidR="00AB3986" w:rsidRDefault="00AB3986" w:rsidP="00AB3986">
      <w:pPr>
        <w:pStyle w:val="Requirements"/>
        <w:ind w:left="288"/>
      </w:pPr>
    </w:p>
    <w:p w:rsidR="00102B0F" w:rsidRPr="00C35260" w:rsidRDefault="00102B0F" w:rsidP="00C35260">
      <w:pPr>
        <w:pStyle w:val="BodyText"/>
      </w:pPr>
    </w:p>
    <w:p w:rsidR="007D515C" w:rsidRPr="007C62D7" w:rsidRDefault="00325101" w:rsidP="007D515C">
      <w:pPr>
        <w:pStyle w:val="Heading3forModuleRequirements"/>
      </w:pPr>
      <w:bookmarkStart w:id="2347" w:name="_Toc211141612"/>
      <w:bookmarkStart w:id="2348" w:name="_Toc253578257"/>
      <w:bookmarkStart w:id="2349" w:name="_Toc253579187"/>
      <w:r w:rsidRPr="007C62D7">
        <w:t>Channel/CSR light</w:t>
      </w:r>
      <w:r w:rsidR="007D515C" w:rsidRPr="007C62D7">
        <w:t xml:space="preserve"> application requirements</w:t>
      </w:r>
      <w:bookmarkEnd w:id="2347"/>
      <w:bookmarkEnd w:id="2348"/>
      <w:bookmarkEnd w:id="2349"/>
    </w:p>
    <w:p w:rsidR="007D515C" w:rsidRPr="007C62D7" w:rsidRDefault="00460216" w:rsidP="007D515C">
      <w:pPr>
        <w:pStyle w:val="Requirements"/>
      </w:pPr>
      <w:bookmarkStart w:id="2350" w:name="_Toc253579188"/>
      <w:r>
        <w:t>CHA-3.24</w:t>
      </w:r>
      <w:r w:rsidR="007D515C" w:rsidRPr="007C62D7">
        <w:t xml:space="preserve">.4.10 </w:t>
      </w:r>
      <w:r w:rsidR="00325101" w:rsidRPr="007C62D7">
        <w:t>Channel/CSR light</w:t>
      </w:r>
      <w:r w:rsidR="007D515C" w:rsidRPr="007C62D7">
        <w:t xml:space="preserve"> application shall allow </w:t>
      </w:r>
      <w:r w:rsidR="0002100D" w:rsidRPr="007C62D7">
        <w:t>user</w:t>
      </w:r>
      <w:r w:rsidR="007D515C" w:rsidRPr="007C62D7">
        <w:t xml:space="preserve"> to view invoices of a customer with respect of use case </w:t>
      </w:r>
      <w:r w:rsidR="008A2A0F" w:rsidRPr="007C62D7">
        <w:t>‘L</w:t>
      </w:r>
      <w:r w:rsidR="007D515C" w:rsidRPr="007C62D7">
        <w:t>ist invoices</w:t>
      </w:r>
      <w:r w:rsidR="008A2A0F" w:rsidRPr="007C62D7">
        <w:t>’.</w:t>
      </w:r>
      <w:bookmarkEnd w:id="2350"/>
    </w:p>
    <w:p w:rsidR="007D515C" w:rsidRPr="007C62D7" w:rsidRDefault="00460216" w:rsidP="000009F7">
      <w:pPr>
        <w:pStyle w:val="Requirements"/>
        <w:ind w:left="288"/>
      </w:pPr>
      <w:bookmarkStart w:id="2351" w:name="_Toc253579189"/>
      <w:r>
        <w:t>CHA-3.24</w:t>
      </w:r>
      <w:r w:rsidR="007D515C" w:rsidRPr="007C62D7">
        <w:t>.4.10.</w:t>
      </w:r>
      <w:r w:rsidR="008809D4" w:rsidRPr="007C62D7">
        <w:t>2</w:t>
      </w:r>
      <w:r w:rsidR="007D515C" w:rsidRPr="007C62D7">
        <w:t xml:space="preserve"> </w:t>
      </w:r>
      <w:r w:rsidR="00325101" w:rsidRPr="007C62D7">
        <w:t>Channel/CSR light</w:t>
      </w:r>
      <w:r w:rsidR="007D515C" w:rsidRPr="007C62D7">
        <w:t xml:space="preserve"> application shall allow the user to choose an account</w:t>
      </w:r>
      <w:bookmarkEnd w:id="2351"/>
      <w:r w:rsidR="007D515C" w:rsidRPr="007C62D7">
        <w:t xml:space="preserve"> </w:t>
      </w:r>
    </w:p>
    <w:p w:rsidR="007D515C" w:rsidRPr="007C62D7" w:rsidRDefault="00460216" w:rsidP="008809D4">
      <w:pPr>
        <w:pStyle w:val="Requirements"/>
        <w:ind w:left="288"/>
      </w:pPr>
      <w:bookmarkStart w:id="2352" w:name="_Toc253579190"/>
      <w:r>
        <w:t>CHA-3.24</w:t>
      </w:r>
      <w:r w:rsidR="007D515C" w:rsidRPr="007C62D7">
        <w:t>.4.10.</w:t>
      </w:r>
      <w:r w:rsidR="008809D4" w:rsidRPr="007C62D7">
        <w:t>3</w:t>
      </w:r>
      <w:r w:rsidR="007D515C" w:rsidRPr="007C62D7">
        <w:t xml:space="preserve"> </w:t>
      </w:r>
      <w:r w:rsidR="00325101" w:rsidRPr="007C62D7">
        <w:t>Channel/CSR light</w:t>
      </w:r>
      <w:r w:rsidR="007D515C" w:rsidRPr="007C62D7">
        <w:t xml:space="preserve"> application shall </w:t>
      </w:r>
      <w:r w:rsidR="00FC51D3" w:rsidRPr="007C62D7">
        <w:t>display invoices sorted by date in descending order</w:t>
      </w:r>
      <w:bookmarkEnd w:id="2352"/>
    </w:p>
    <w:p w:rsidR="008809D4" w:rsidRDefault="00460216" w:rsidP="008809D4">
      <w:pPr>
        <w:pStyle w:val="Requirements"/>
        <w:ind w:left="288"/>
      </w:pPr>
      <w:bookmarkStart w:id="2353" w:name="_Toc253579191"/>
      <w:r>
        <w:t>CHA-3.24</w:t>
      </w:r>
      <w:r w:rsidR="008809D4" w:rsidRPr="007C62D7">
        <w:t>.4.10.</w:t>
      </w:r>
      <w:r w:rsidR="00FC51D3" w:rsidRPr="007C62D7">
        <w:t>4</w:t>
      </w:r>
      <w:r w:rsidR="008809D4" w:rsidRPr="007C62D7">
        <w:t xml:space="preserve"> </w:t>
      </w:r>
      <w:r w:rsidR="00325101" w:rsidRPr="007C62D7">
        <w:t>Channel/CSR light</w:t>
      </w:r>
      <w:r w:rsidR="008809D4" w:rsidRPr="007C62D7">
        <w:t xml:space="preserve"> application shall display the invoice reference similarly as the one that will be displayed on the paper invoice</w:t>
      </w:r>
      <w:bookmarkEnd w:id="2353"/>
    </w:p>
    <w:p w:rsidR="0098609C" w:rsidRDefault="0098609C" w:rsidP="008809D4">
      <w:pPr>
        <w:pStyle w:val="Requirements"/>
        <w:ind w:left="288"/>
      </w:pPr>
      <w:bookmarkStart w:id="2354" w:name="_Toc253579192"/>
      <w:r>
        <w:t>CHA-3.24</w:t>
      </w:r>
      <w:r w:rsidRPr="007C62D7">
        <w:t>.4.10.</w:t>
      </w:r>
      <w:r>
        <w:t>5</w:t>
      </w:r>
      <w:r w:rsidRPr="007C62D7">
        <w:t xml:space="preserve"> Channel/CSR light application shall </w:t>
      </w:r>
      <w:r w:rsidR="00976862">
        <w:t>allow configuring the minimum period of time during two refresh</w:t>
      </w:r>
      <w:r w:rsidR="000C02EC">
        <w:t>ments</w:t>
      </w:r>
      <w:r w:rsidR="00976862">
        <w:t xml:space="preserve"> of the invoice list (</w:t>
      </w:r>
      <w:r w:rsidR="000C02EC">
        <w:t xml:space="preserve">cache </w:t>
      </w:r>
      <w:r w:rsidR="00976862">
        <w:t>time to live</w:t>
      </w:r>
      <w:r w:rsidR="000C02EC">
        <w:t xml:space="preserve"> in seconds</w:t>
      </w:r>
      <w:r w:rsidR="00976862">
        <w:t>).</w:t>
      </w:r>
      <w:bookmarkEnd w:id="2354"/>
    </w:p>
    <w:p w:rsidR="00976862" w:rsidRDefault="00976862" w:rsidP="008809D4">
      <w:pPr>
        <w:pStyle w:val="Requirements"/>
        <w:ind w:left="288"/>
      </w:pPr>
      <w:bookmarkStart w:id="2355" w:name="_Toc253579193"/>
      <w:r>
        <w:t>CHA-3.24</w:t>
      </w:r>
      <w:r w:rsidRPr="007C62D7">
        <w:t>.4.10.</w:t>
      </w:r>
      <w:r>
        <w:t>6</w:t>
      </w:r>
      <w:r w:rsidRPr="007C62D7">
        <w:t xml:space="preserve"> Channel/CSR light application shall </w:t>
      </w:r>
      <w:r>
        <w:t>allow configuring the maximum number of invoice that can be displayed (e.g default value would be last 6 invoices)</w:t>
      </w:r>
      <w:bookmarkEnd w:id="2355"/>
    </w:p>
    <w:p w:rsidR="00C35260" w:rsidRDefault="00460216" w:rsidP="00C35260">
      <w:pPr>
        <w:pStyle w:val="Requirements"/>
      </w:pPr>
      <w:bookmarkStart w:id="2356" w:name="_Toc253579194"/>
      <w:r>
        <w:t>CHA-3.24</w:t>
      </w:r>
      <w:r w:rsidR="00C35260" w:rsidRPr="007C62D7">
        <w:t>.4.1</w:t>
      </w:r>
      <w:r w:rsidR="00C35260">
        <w:t>5</w:t>
      </w:r>
      <w:r w:rsidR="00C35260" w:rsidRPr="007C62D7">
        <w:t xml:space="preserve"> Channel/CSR light application shall allow user to view invoice</w:t>
      </w:r>
      <w:r w:rsidR="00C35260">
        <w:t xml:space="preserve"> details</w:t>
      </w:r>
      <w:r w:rsidR="00C35260" w:rsidRPr="007C62D7">
        <w:t xml:space="preserve"> of a </w:t>
      </w:r>
      <w:r w:rsidR="00C35260">
        <w:t>specific invoice</w:t>
      </w:r>
      <w:r w:rsidR="00C35260" w:rsidRPr="007C62D7">
        <w:t xml:space="preserve"> with respect of use case ‘</w:t>
      </w:r>
      <w:r w:rsidR="00C35260">
        <w:t>View invoice detail</w:t>
      </w:r>
      <w:r w:rsidR="00C35260" w:rsidRPr="007C62D7">
        <w:t>’.</w:t>
      </w:r>
      <w:bookmarkEnd w:id="2356"/>
    </w:p>
    <w:p w:rsidR="002D1D24" w:rsidRDefault="00460216" w:rsidP="00DC6E5A">
      <w:pPr>
        <w:pStyle w:val="Requirements"/>
        <w:ind w:left="288"/>
      </w:pPr>
      <w:bookmarkStart w:id="2357" w:name="_Toc253579195"/>
      <w:r>
        <w:t>CHA-3.24</w:t>
      </w:r>
      <w:r w:rsidR="00C35260" w:rsidRPr="007C62D7">
        <w:t>.4.1</w:t>
      </w:r>
      <w:r w:rsidR="00C35260">
        <w:t>5.1</w:t>
      </w:r>
      <w:r w:rsidR="00C35260" w:rsidRPr="007C62D7">
        <w:t xml:space="preserve"> Channel/CSR light application shall </w:t>
      </w:r>
      <w:r w:rsidR="00C35260">
        <w:t>remind invoice data already presented in the list plus Statement start and end dates</w:t>
      </w:r>
      <w:r w:rsidR="00DC6E5A">
        <w:t xml:space="preserve"> and </w:t>
      </w:r>
      <w:r w:rsidR="00C35260">
        <w:t>Next bill date</w:t>
      </w:r>
      <w:bookmarkEnd w:id="2357"/>
    </w:p>
    <w:p w:rsidR="002824BD" w:rsidRDefault="00460216" w:rsidP="002824BD">
      <w:pPr>
        <w:pStyle w:val="Requirements"/>
        <w:ind w:left="288"/>
      </w:pPr>
      <w:bookmarkStart w:id="2358" w:name="_Toc253579196"/>
      <w:r>
        <w:t>CHA-3.24</w:t>
      </w:r>
      <w:r w:rsidR="00C35260" w:rsidRPr="007C62D7">
        <w:t>.4.1</w:t>
      </w:r>
      <w:r w:rsidR="00C35260">
        <w:t>5.2</w:t>
      </w:r>
      <w:r w:rsidR="00C35260" w:rsidRPr="007C62D7">
        <w:t xml:space="preserve"> Channel/CSR light application shall </w:t>
      </w:r>
      <w:r w:rsidR="00C35260">
        <w:t>display invoice balances with for every balance, balance name (Open item id name), new charges amount</w:t>
      </w:r>
      <w:r w:rsidR="002824BD">
        <w:t>, Balance due and Total due</w:t>
      </w:r>
      <w:r w:rsidR="00C35260">
        <w:t>.</w:t>
      </w:r>
      <w:bookmarkEnd w:id="2358"/>
    </w:p>
    <w:p w:rsidR="00C35260" w:rsidRDefault="00460216" w:rsidP="00C35260">
      <w:pPr>
        <w:pStyle w:val="Requirements"/>
      </w:pPr>
      <w:bookmarkStart w:id="2359" w:name="_Toc253579197"/>
      <w:r>
        <w:t>CHA-3.24</w:t>
      </w:r>
      <w:r w:rsidR="00C35260" w:rsidRPr="007C62D7">
        <w:t>.4.1</w:t>
      </w:r>
      <w:r w:rsidR="00C35260">
        <w:t>8</w:t>
      </w:r>
      <w:r w:rsidR="00C35260" w:rsidRPr="007C62D7">
        <w:t xml:space="preserve"> Channel/CSR light application shall allow user to view invoice</w:t>
      </w:r>
      <w:r w:rsidR="00C35260">
        <w:t xml:space="preserve"> balance details</w:t>
      </w:r>
      <w:r w:rsidR="00C35260" w:rsidRPr="007C62D7">
        <w:t xml:space="preserve"> of a </w:t>
      </w:r>
      <w:r w:rsidR="00C35260">
        <w:t>specific invoice</w:t>
      </w:r>
      <w:r w:rsidR="00C35260" w:rsidRPr="007C62D7">
        <w:t xml:space="preserve"> </w:t>
      </w:r>
      <w:r w:rsidR="00C35260">
        <w:t xml:space="preserve">balance </w:t>
      </w:r>
      <w:r w:rsidR="00C35260" w:rsidRPr="007C62D7">
        <w:t>with respect of use case ‘</w:t>
      </w:r>
      <w:r w:rsidR="00C35260">
        <w:t>View invoice balance detail</w:t>
      </w:r>
      <w:r w:rsidR="00C35260" w:rsidRPr="007C62D7">
        <w:t>’.</w:t>
      </w:r>
      <w:bookmarkEnd w:id="2359"/>
    </w:p>
    <w:p w:rsidR="00C35260" w:rsidRDefault="00460216" w:rsidP="00C35260">
      <w:pPr>
        <w:pStyle w:val="Requirements"/>
        <w:ind w:left="288"/>
      </w:pPr>
      <w:bookmarkStart w:id="2360" w:name="_Toc253579198"/>
      <w:r>
        <w:t>CHA-3.24</w:t>
      </w:r>
      <w:r w:rsidR="00C35260" w:rsidRPr="007C62D7">
        <w:t>.4.1</w:t>
      </w:r>
      <w:r w:rsidR="00C35260">
        <w:t>8</w:t>
      </w:r>
      <w:r w:rsidR="00C35260" w:rsidRPr="007C62D7">
        <w:t xml:space="preserve"> Channel/CSR light application shall </w:t>
      </w:r>
      <w:r w:rsidR="00C35260">
        <w:t>remind</w:t>
      </w:r>
      <w:r w:rsidR="00C35260" w:rsidRPr="007C62D7">
        <w:t xml:space="preserve"> invoice</w:t>
      </w:r>
      <w:r w:rsidR="00C35260">
        <w:t xml:space="preserve"> balance attributes already specified in the list plus the adjustable amount</w:t>
      </w:r>
      <w:r w:rsidR="002824BD">
        <w:t xml:space="preserve">, </w:t>
      </w:r>
      <w:r w:rsidR="00C35260">
        <w:t>the list of adjustments</w:t>
      </w:r>
      <w:r w:rsidR="002824BD">
        <w:t xml:space="preserve"> and the total adjustments</w:t>
      </w:r>
      <w:bookmarkEnd w:id="2360"/>
    </w:p>
    <w:p w:rsidR="008809D4" w:rsidRPr="007C62D7" w:rsidRDefault="00460216" w:rsidP="008809D4">
      <w:pPr>
        <w:pStyle w:val="Requirements"/>
      </w:pPr>
      <w:bookmarkStart w:id="2361" w:name="_Toc253579199"/>
      <w:r>
        <w:t>CHA-3.24</w:t>
      </w:r>
      <w:r w:rsidR="008809D4" w:rsidRPr="007C62D7">
        <w:t xml:space="preserve">.4.20 </w:t>
      </w:r>
      <w:r w:rsidR="00325101" w:rsidRPr="007C62D7">
        <w:t>Channel/CSR light</w:t>
      </w:r>
      <w:r w:rsidR="008809D4" w:rsidRPr="007C62D7">
        <w:t xml:space="preserve"> application shall allow </w:t>
      </w:r>
      <w:r w:rsidR="0002100D" w:rsidRPr="007C62D7">
        <w:t>user</w:t>
      </w:r>
      <w:r w:rsidR="008809D4" w:rsidRPr="007C62D7">
        <w:t xml:space="preserve"> to view an invoice image with respect of use case </w:t>
      </w:r>
      <w:r w:rsidR="008A2A0F" w:rsidRPr="007C62D7">
        <w:t>‘</w:t>
      </w:r>
      <w:r w:rsidR="008809D4" w:rsidRPr="007C62D7">
        <w:t>View invoice</w:t>
      </w:r>
      <w:r w:rsidR="008A2A0F" w:rsidRPr="007C62D7">
        <w:t>’.</w:t>
      </w:r>
      <w:bookmarkEnd w:id="2361"/>
    </w:p>
    <w:p w:rsidR="008809D4" w:rsidRPr="000018AD" w:rsidRDefault="00460216" w:rsidP="008809D4">
      <w:pPr>
        <w:pStyle w:val="Requirements"/>
        <w:ind w:left="288"/>
        <w:rPr>
          <w:strike/>
        </w:rPr>
      </w:pPr>
      <w:bookmarkStart w:id="2362" w:name="_Toc253579200"/>
      <w:r>
        <w:rPr>
          <w:strike/>
        </w:rPr>
        <w:t>CHA-3.24</w:t>
      </w:r>
      <w:r w:rsidR="008809D4" w:rsidRPr="000018AD">
        <w:rPr>
          <w:strike/>
        </w:rPr>
        <w:t xml:space="preserve">.4.20.1 </w:t>
      </w:r>
      <w:r w:rsidR="00325101" w:rsidRPr="000018AD">
        <w:rPr>
          <w:strike/>
        </w:rPr>
        <w:t>Channel/CSR light</w:t>
      </w:r>
      <w:r w:rsidR="008809D4" w:rsidRPr="000018AD">
        <w:rPr>
          <w:strike/>
        </w:rPr>
        <w:t xml:space="preserve"> application shall allow configurin</w:t>
      </w:r>
      <w:r w:rsidR="008809D4" w:rsidRPr="000018AD">
        <w:rPr>
          <w:strike/>
        </w:rPr>
        <w:t xml:space="preserve">g at design time </w:t>
      </w:r>
      <w:r w:rsidR="00844FFF" w:rsidRPr="000018AD">
        <w:rPr>
          <w:strike/>
        </w:rPr>
        <w:t>access</w:t>
      </w:r>
      <w:r w:rsidR="008809D4" w:rsidRPr="000018AD">
        <w:rPr>
          <w:strike/>
        </w:rPr>
        <w:t xml:space="preserve"> to this use case depending if an external repository is available or not</w:t>
      </w:r>
      <w:bookmarkEnd w:id="2362"/>
    </w:p>
    <w:p w:rsidR="007540F7" w:rsidRDefault="00460216" w:rsidP="007540F7">
      <w:pPr>
        <w:pStyle w:val="Requirements"/>
        <w:ind w:left="288"/>
      </w:pPr>
      <w:bookmarkStart w:id="2363" w:name="_Toc253579201"/>
      <w:r>
        <w:t>CHA-3.24</w:t>
      </w:r>
      <w:r w:rsidR="00804691" w:rsidRPr="007C62D7">
        <w:t xml:space="preserve">.4.20.2 </w:t>
      </w:r>
      <w:r w:rsidR="00325101" w:rsidRPr="007C62D7">
        <w:t>Channel/CSR light</w:t>
      </w:r>
      <w:r w:rsidR="00804691" w:rsidRPr="007C62D7">
        <w:t xml:space="preserve"> application shall support displaying invoice as PDF format assuming that billing system can generate PDF format</w:t>
      </w:r>
      <w:bookmarkEnd w:id="2363"/>
    </w:p>
    <w:p w:rsidR="000018AD" w:rsidRDefault="00460216" w:rsidP="000018AD">
      <w:pPr>
        <w:pStyle w:val="Requirements"/>
        <w:ind w:left="288"/>
      </w:pPr>
      <w:bookmarkStart w:id="2364" w:name="_Toc253579202"/>
      <w:r>
        <w:t>CHA-3.24</w:t>
      </w:r>
      <w:r w:rsidR="000018AD">
        <w:t>.4.20.3</w:t>
      </w:r>
      <w:r w:rsidR="000018AD" w:rsidRPr="007C62D7">
        <w:t xml:space="preserve"> Channel/CSR light application shall </w:t>
      </w:r>
      <w:r w:rsidR="000018AD">
        <w:t>allow user to select either summary invoice or detailed invoice as PDF</w:t>
      </w:r>
      <w:bookmarkEnd w:id="2364"/>
    </w:p>
    <w:p w:rsidR="00815AAC" w:rsidRDefault="00815AAC" w:rsidP="00815AAC">
      <w:pPr>
        <w:pStyle w:val="Requirements"/>
        <w:ind w:left="576"/>
      </w:pPr>
      <w:bookmarkStart w:id="2365" w:name="_Toc253579203"/>
      <w:r>
        <w:t>CHA-3.24.4.20.3.1</w:t>
      </w:r>
      <w:r w:rsidRPr="007C62D7">
        <w:t xml:space="preserve"> Channel/CSR light application shall </w:t>
      </w:r>
      <w:r>
        <w:t>support to configure at design time if summary invoice as PDF is available (in batch and hot mode) and if detailed invoice as PDF is available (in batch and hot mode)</w:t>
      </w:r>
      <w:bookmarkEnd w:id="2365"/>
    </w:p>
    <w:p w:rsidR="00815AAC" w:rsidRDefault="00815AAC" w:rsidP="00815AAC">
      <w:pPr>
        <w:pStyle w:val="Requirements"/>
        <w:ind w:left="576"/>
      </w:pPr>
      <w:bookmarkStart w:id="2366" w:name="_Toc253579204"/>
      <w:r>
        <w:t>CHA-3.24.4.20.3.2</w:t>
      </w:r>
      <w:r w:rsidRPr="007C62D7">
        <w:t xml:space="preserve"> Channel/CSR light application shall </w:t>
      </w:r>
      <w:r>
        <w:t>propose only valid options according to the configuration</w:t>
      </w:r>
      <w:bookmarkEnd w:id="2366"/>
    </w:p>
    <w:p w:rsidR="00804691" w:rsidRDefault="00460216" w:rsidP="007540F7">
      <w:pPr>
        <w:pStyle w:val="Requirements"/>
        <w:ind w:left="288"/>
      </w:pPr>
      <w:bookmarkStart w:id="2367" w:name="_Toc253579205"/>
      <w:r>
        <w:t>CHA-3.24</w:t>
      </w:r>
      <w:r w:rsidR="007540F7">
        <w:t>.4.20.</w:t>
      </w:r>
      <w:r w:rsidR="000018AD">
        <w:t>4</w:t>
      </w:r>
      <w:r w:rsidR="007540F7" w:rsidRPr="007C62D7">
        <w:t xml:space="preserve"> Channel/CSR light application shall support displaying invoice as </w:t>
      </w:r>
      <w:r w:rsidR="007540F7">
        <w:t>simple text</w:t>
      </w:r>
      <w:r w:rsidR="007540F7" w:rsidRPr="007C62D7">
        <w:t xml:space="preserve"> format assuming that billing system can generate </w:t>
      </w:r>
      <w:r w:rsidR="007540F7">
        <w:t>simple text</w:t>
      </w:r>
      <w:r w:rsidR="007540F7" w:rsidRPr="007C62D7">
        <w:t xml:space="preserve"> format</w:t>
      </w:r>
      <w:bookmarkEnd w:id="2367"/>
    </w:p>
    <w:p w:rsidR="00976862" w:rsidRPr="007C62D7" w:rsidRDefault="00976862" w:rsidP="007540F7">
      <w:pPr>
        <w:pStyle w:val="Requirements"/>
        <w:ind w:left="288"/>
      </w:pPr>
      <w:bookmarkStart w:id="2368" w:name="_Toc253579206"/>
      <w:r>
        <w:t>CHA-3.24.4.20.5</w:t>
      </w:r>
      <w:r w:rsidRPr="007C62D7">
        <w:t xml:space="preserve"> Channel/CSR light application shall </w:t>
      </w:r>
      <w:r>
        <w:t>allow configuring the period of time</w:t>
      </w:r>
      <w:r w:rsidR="000C02EC">
        <w:t xml:space="preserve">, in days, </w:t>
      </w:r>
      <w:r>
        <w:t>starting from now</w:t>
      </w:r>
      <w:r w:rsidR="000C02EC">
        <w:t>,</w:t>
      </w:r>
      <w:r>
        <w:t xml:space="preserve"> where PDF generation can be requested.</w:t>
      </w:r>
      <w:bookmarkEnd w:id="2368"/>
    </w:p>
    <w:p w:rsidR="008809D4" w:rsidRPr="007C62D7" w:rsidRDefault="00460216" w:rsidP="008809D4">
      <w:pPr>
        <w:pStyle w:val="Requirements"/>
      </w:pPr>
      <w:bookmarkStart w:id="2369" w:name="_Toc253579207"/>
      <w:r>
        <w:t>CHA-3.24</w:t>
      </w:r>
      <w:r w:rsidR="008809D4" w:rsidRPr="007C62D7">
        <w:t xml:space="preserve">.4.30 </w:t>
      </w:r>
      <w:r w:rsidR="00325101" w:rsidRPr="007C62D7">
        <w:t>Channel/CSR light</w:t>
      </w:r>
      <w:r w:rsidR="008809D4" w:rsidRPr="007C62D7">
        <w:t xml:space="preserve"> application shall allow </w:t>
      </w:r>
      <w:r w:rsidR="0002100D" w:rsidRPr="007C62D7">
        <w:t>user</w:t>
      </w:r>
      <w:r w:rsidR="008809D4" w:rsidRPr="007C62D7">
        <w:t xml:space="preserve"> to list payments of a customer with respect of use case </w:t>
      </w:r>
      <w:r w:rsidR="008A2A0F" w:rsidRPr="007C62D7">
        <w:t>‘List p</w:t>
      </w:r>
      <w:r w:rsidR="008809D4" w:rsidRPr="007C62D7">
        <w:t>ayment</w:t>
      </w:r>
      <w:r w:rsidR="008A2A0F" w:rsidRPr="007C62D7">
        <w:t>’.</w:t>
      </w:r>
      <w:bookmarkEnd w:id="2369"/>
    </w:p>
    <w:p w:rsidR="008809D4" w:rsidRDefault="00460216" w:rsidP="008809D4">
      <w:pPr>
        <w:pStyle w:val="Requirements"/>
        <w:ind w:left="288"/>
      </w:pPr>
      <w:bookmarkStart w:id="2370" w:name="_Toc253579208"/>
      <w:r>
        <w:t>CHA-3.24</w:t>
      </w:r>
      <w:r w:rsidR="008809D4" w:rsidRPr="007C62D7">
        <w:t xml:space="preserve">.4.30.1 </w:t>
      </w:r>
      <w:r w:rsidR="00325101" w:rsidRPr="007C62D7">
        <w:t>Channel/CSR light</w:t>
      </w:r>
      <w:r w:rsidR="008809D4" w:rsidRPr="007C62D7">
        <w:t xml:space="preserve"> application sha</w:t>
      </w:r>
      <w:r w:rsidR="008809D4" w:rsidRPr="007C62D7">
        <w:t>ll support configuring the maximum number of payments that will be retrieved for an account or an invoice.</w:t>
      </w:r>
      <w:bookmarkEnd w:id="2370"/>
    </w:p>
    <w:p w:rsidR="000C02EC" w:rsidRDefault="000C02EC" w:rsidP="000C02EC">
      <w:pPr>
        <w:pStyle w:val="Requirements"/>
        <w:ind w:left="288"/>
      </w:pPr>
      <w:bookmarkStart w:id="2371" w:name="_Toc253579209"/>
      <w:r>
        <w:t>CHA-3.24</w:t>
      </w:r>
      <w:r w:rsidRPr="00A5750A">
        <w:t>.4.</w:t>
      </w:r>
      <w:r>
        <w:t>3</w:t>
      </w:r>
      <w:r w:rsidRPr="00A5750A">
        <w:t>0</w:t>
      </w:r>
      <w:r>
        <w:t>.2</w:t>
      </w:r>
      <w:r w:rsidRPr="00A5750A">
        <w:t xml:space="preserve"> </w:t>
      </w:r>
      <w:r>
        <w:t>Channel/CSR light</w:t>
      </w:r>
      <w:r w:rsidRPr="00A5750A">
        <w:t xml:space="preserve"> application shall allow user </w:t>
      </w:r>
      <w:r>
        <w:t>configuring in days the default period of time to list payments (starting from now – default nb of days is 180)</w:t>
      </w:r>
      <w:bookmarkEnd w:id="2371"/>
    </w:p>
    <w:p w:rsidR="0092313F" w:rsidRDefault="0092313F" w:rsidP="0092313F">
      <w:pPr>
        <w:pStyle w:val="Requirements"/>
      </w:pPr>
      <w:bookmarkStart w:id="2372" w:name="_Toc253579210"/>
      <w:r>
        <w:t>CHA-3.24.4.35</w:t>
      </w:r>
      <w:r w:rsidRPr="007C62D7">
        <w:t xml:space="preserve"> Channel/CSR light application shall allow user to </w:t>
      </w:r>
      <w:r>
        <w:t>view</w:t>
      </w:r>
      <w:r w:rsidRPr="007C62D7">
        <w:t xml:space="preserve"> payments </w:t>
      </w:r>
      <w:r>
        <w:t>appearing on one specific invoice with respect of use case View payments distribution</w:t>
      </w:r>
      <w:bookmarkEnd w:id="2372"/>
      <w:r>
        <w:t xml:space="preserve"> </w:t>
      </w:r>
    </w:p>
    <w:p w:rsidR="007D515C" w:rsidRPr="007C62D7" w:rsidRDefault="00460216" w:rsidP="002824BD">
      <w:pPr>
        <w:pStyle w:val="Requirements"/>
      </w:pPr>
      <w:bookmarkStart w:id="2373" w:name="_Toc253579211"/>
      <w:r>
        <w:t>CHA-3.24</w:t>
      </w:r>
      <w:r w:rsidR="007D515C" w:rsidRPr="007C62D7">
        <w:t xml:space="preserve">.4.60 </w:t>
      </w:r>
      <w:r w:rsidR="00325101" w:rsidRPr="007C62D7">
        <w:t>Channel/CSR light</w:t>
      </w:r>
      <w:r w:rsidR="007D515C" w:rsidRPr="007C62D7">
        <w:t xml:space="preserve"> application shall allow </w:t>
      </w:r>
      <w:r w:rsidR="0002100D" w:rsidRPr="007C62D7">
        <w:t>user</w:t>
      </w:r>
      <w:r w:rsidR="007D515C" w:rsidRPr="007C62D7">
        <w:t xml:space="preserve"> to view the </w:t>
      </w:r>
      <w:r w:rsidR="002824BD">
        <w:t>billed call of one invoice with respect of use case view billed usage</w:t>
      </w:r>
      <w:r w:rsidR="008A2A0F" w:rsidRPr="007C62D7">
        <w:t>.</w:t>
      </w:r>
      <w:bookmarkEnd w:id="2373"/>
    </w:p>
    <w:p w:rsidR="007D515C" w:rsidRDefault="00460216" w:rsidP="00793D26">
      <w:pPr>
        <w:pStyle w:val="Requirements"/>
        <w:ind w:left="288"/>
      </w:pPr>
      <w:bookmarkStart w:id="2374" w:name="_Toc253579212"/>
      <w:r>
        <w:t>CHA-3.24</w:t>
      </w:r>
      <w:r w:rsidR="007D515C" w:rsidRPr="007C62D7">
        <w:t xml:space="preserve">.4.60.1 </w:t>
      </w:r>
      <w:r w:rsidR="00325101" w:rsidRPr="007C62D7">
        <w:t>Channel/CSR light</w:t>
      </w:r>
      <w:r w:rsidR="007D515C" w:rsidRPr="007C62D7">
        <w:t xml:space="preserve"> application shall </w:t>
      </w:r>
      <w:r w:rsidR="00C35260">
        <w:t>propose</w:t>
      </w:r>
      <w:r w:rsidR="007D515C" w:rsidRPr="007C62D7">
        <w:t xml:space="preserve"> </w:t>
      </w:r>
      <w:r w:rsidR="00793D26">
        <w:t>several filter criteria to user</w:t>
      </w:r>
      <w:bookmarkEnd w:id="2374"/>
    </w:p>
    <w:p w:rsidR="00793D26" w:rsidRDefault="00793D26" w:rsidP="00793D26">
      <w:pPr>
        <w:pStyle w:val="Requirements"/>
        <w:ind w:left="576"/>
      </w:pPr>
      <w:bookmarkStart w:id="2375" w:name="_Toc253579213"/>
      <w:r>
        <w:t>CHA-3.24</w:t>
      </w:r>
      <w:r w:rsidRPr="007C62D7">
        <w:t>.4.60.1</w:t>
      </w:r>
      <w:r w:rsidR="00CA0DAE">
        <w:t>.1</w:t>
      </w:r>
      <w:r w:rsidRPr="007C62D7">
        <w:t xml:space="preserve"> Channel/CSR light application shall</w:t>
      </w:r>
      <w:r>
        <w:t xml:space="preserve"> support filtering usage by one or more subscriber (mandatory criteria)</w:t>
      </w:r>
      <w:bookmarkEnd w:id="2375"/>
    </w:p>
    <w:p w:rsidR="00793D26" w:rsidRDefault="00793D26" w:rsidP="0096443D">
      <w:pPr>
        <w:pStyle w:val="Requirements"/>
        <w:ind w:left="576"/>
      </w:pPr>
      <w:bookmarkStart w:id="2376" w:name="_Toc253579214"/>
      <w:r>
        <w:t>CHA-3.24</w:t>
      </w:r>
      <w:r w:rsidRPr="007C62D7">
        <w:t>.4.60.</w:t>
      </w:r>
      <w:r w:rsidR="00CA0DAE">
        <w:t>1.</w:t>
      </w:r>
      <w:r>
        <w:t>2</w:t>
      </w:r>
      <w:r w:rsidRPr="007C62D7">
        <w:t xml:space="preserve"> Channel/CSR light application shall</w:t>
      </w:r>
      <w:r>
        <w:t xml:space="preserve"> support configuring </w:t>
      </w:r>
      <w:r w:rsidR="0096443D">
        <w:t>at design time</w:t>
      </w:r>
      <w:r>
        <w:t xml:space="preserve"> the maximum number of subscriber user can select</w:t>
      </w:r>
      <w:bookmarkEnd w:id="2376"/>
    </w:p>
    <w:p w:rsidR="000009F7" w:rsidRPr="007C62D7" w:rsidRDefault="00793D26" w:rsidP="000009F7">
      <w:pPr>
        <w:pStyle w:val="Requirements"/>
        <w:ind w:left="576"/>
      </w:pPr>
      <w:bookmarkStart w:id="2377" w:name="_Toc253579215"/>
      <w:r>
        <w:t>CHA-3.24</w:t>
      </w:r>
      <w:r w:rsidRPr="007C62D7">
        <w:t>.4.60.</w:t>
      </w:r>
      <w:r w:rsidR="00CA0DAE">
        <w:t>1.</w:t>
      </w:r>
      <w:r w:rsidR="0096443D">
        <w:t>3</w:t>
      </w:r>
      <w:r w:rsidRPr="007C62D7">
        <w:t xml:space="preserve"> Channel/CSR light application shall</w:t>
      </w:r>
      <w:r>
        <w:t xml:space="preserve"> support </w:t>
      </w:r>
      <w:r w:rsidR="0096443D">
        <w:t xml:space="preserve">filtering usage by </w:t>
      </w:r>
      <w:r w:rsidR="000009F7">
        <w:t xml:space="preserve">one or more </w:t>
      </w:r>
      <w:r w:rsidR="0096443D">
        <w:t>usage type</w:t>
      </w:r>
      <w:r w:rsidR="000009F7">
        <w:t xml:space="preserve"> (optional criteria)</w:t>
      </w:r>
      <w:bookmarkEnd w:id="2377"/>
    </w:p>
    <w:p w:rsidR="008809D4" w:rsidRPr="007C62D7" w:rsidRDefault="00460216" w:rsidP="008809D4">
      <w:pPr>
        <w:pStyle w:val="Requirements"/>
        <w:ind w:left="288"/>
      </w:pPr>
      <w:bookmarkStart w:id="2378" w:name="_Toc253579216"/>
      <w:r>
        <w:t>CHA-3.24</w:t>
      </w:r>
      <w:r w:rsidR="008809D4" w:rsidRPr="007C62D7">
        <w:t xml:space="preserve">.4.60.2 </w:t>
      </w:r>
      <w:r w:rsidR="00325101" w:rsidRPr="007C62D7">
        <w:t>Channel/CSR light</w:t>
      </w:r>
      <w:r w:rsidR="008809D4" w:rsidRPr="007C62D7">
        <w:t xml:space="preserve"> application shall support config</w:t>
      </w:r>
      <w:r w:rsidR="008809D4" w:rsidRPr="007C62D7">
        <w:t xml:space="preserve">uring at design time the maximum number of calls that can be </w:t>
      </w:r>
      <w:r w:rsidR="00D67983" w:rsidRPr="007C62D7">
        <w:t>retrieved</w:t>
      </w:r>
      <w:bookmarkEnd w:id="2378"/>
    </w:p>
    <w:p w:rsidR="00F24944" w:rsidRPr="007C62D7" w:rsidRDefault="00460216" w:rsidP="000009F7">
      <w:pPr>
        <w:pStyle w:val="Requirements"/>
        <w:ind w:left="288"/>
      </w:pPr>
      <w:bookmarkStart w:id="2379" w:name="_Toc253579217"/>
      <w:r>
        <w:t>CHA-3.24</w:t>
      </w:r>
      <w:r w:rsidR="00F24944" w:rsidRPr="007C62D7">
        <w:t xml:space="preserve">.4.60.3 </w:t>
      </w:r>
      <w:r w:rsidR="00C35260">
        <w:t xml:space="preserve">Channel/CSR light application shall display for every call: Call date time, </w:t>
      </w:r>
      <w:r w:rsidR="000009F7">
        <w:t>Usage type</w:t>
      </w:r>
      <w:r w:rsidR="00C35260">
        <w:t xml:space="preserve">, </w:t>
      </w:r>
      <w:r w:rsidR="000009F7">
        <w:t xml:space="preserve">Subscriber primary identifier, </w:t>
      </w:r>
      <w:r w:rsidR="00C35260">
        <w:t xml:space="preserve">origin, target, unit type and </w:t>
      </w:r>
      <w:r w:rsidR="000009F7">
        <w:t>quantity</w:t>
      </w:r>
      <w:r w:rsidR="00C35260">
        <w:t xml:space="preserve">, amount, </w:t>
      </w:r>
      <w:r w:rsidR="000009F7">
        <w:t>.</w:t>
      </w:r>
      <w:bookmarkEnd w:id="2379"/>
    </w:p>
    <w:p w:rsidR="00282576" w:rsidRDefault="00460216" w:rsidP="000009F7">
      <w:pPr>
        <w:pStyle w:val="Requirements"/>
        <w:ind w:left="288"/>
      </w:pPr>
      <w:bookmarkStart w:id="2380" w:name="_Toc229197622"/>
      <w:bookmarkStart w:id="2381" w:name="_Toc253579218"/>
      <w:r>
        <w:t>CHA-3.24</w:t>
      </w:r>
      <w:r w:rsidR="00282576" w:rsidRPr="007C62D7">
        <w:t>.4.60.</w:t>
      </w:r>
      <w:r w:rsidR="00282576">
        <w:t>4</w:t>
      </w:r>
      <w:r w:rsidR="00282576" w:rsidRPr="007C62D7">
        <w:t xml:space="preserve"> Channel/CSR light application shall </w:t>
      </w:r>
      <w:r w:rsidR="00282576">
        <w:t>allow defining a mask to apply on origin and target for confidentiality reason</w:t>
      </w:r>
      <w:r w:rsidR="00282576" w:rsidRPr="007C62D7">
        <w:t>.</w:t>
      </w:r>
      <w:bookmarkEnd w:id="2380"/>
      <w:r w:rsidR="00282576">
        <w:t xml:space="preserve"> </w:t>
      </w:r>
      <w:r>
        <w:t>CHA-3.24</w:t>
      </w:r>
      <w:r w:rsidR="00282576" w:rsidRPr="007C62D7">
        <w:t>.4.60.</w:t>
      </w:r>
      <w:r w:rsidR="00282576">
        <w:t>5</w:t>
      </w:r>
      <w:r w:rsidR="00282576" w:rsidRPr="007C62D7">
        <w:t xml:space="preserve"> Channel/CSR light application shall </w:t>
      </w:r>
      <w:r w:rsidR="00282576">
        <w:t xml:space="preserve">allow user grouping calls by </w:t>
      </w:r>
      <w:r w:rsidR="000009F7">
        <w:t xml:space="preserve">usage </w:t>
      </w:r>
      <w:r w:rsidR="00282576">
        <w:t xml:space="preserve">type, </w:t>
      </w:r>
      <w:r w:rsidR="000009F7">
        <w:t xml:space="preserve">subscriber, </w:t>
      </w:r>
      <w:r w:rsidR="00282576">
        <w:t>unit type and sum number of calls and amount</w:t>
      </w:r>
      <w:bookmarkEnd w:id="2381"/>
    </w:p>
    <w:p w:rsidR="00282576" w:rsidRDefault="00460216" w:rsidP="000009F7">
      <w:pPr>
        <w:pStyle w:val="Requirements"/>
        <w:ind w:left="288"/>
      </w:pPr>
      <w:bookmarkStart w:id="2382" w:name="_Toc253579219"/>
      <w:r>
        <w:t>CHA-3.24</w:t>
      </w:r>
      <w:r w:rsidR="00282576" w:rsidRPr="007C62D7">
        <w:t>.4.60.</w:t>
      </w:r>
      <w:r w:rsidR="00282576">
        <w:t>7</w:t>
      </w:r>
      <w:r w:rsidR="00282576" w:rsidRPr="007C62D7">
        <w:t xml:space="preserve"> Channel/CSR light application shall </w:t>
      </w:r>
      <w:r w:rsidR="00282576">
        <w:t>allow user sorting calls on any attribute</w:t>
      </w:r>
      <w:bookmarkEnd w:id="2382"/>
    </w:p>
    <w:p w:rsidR="00282576" w:rsidRDefault="00460216" w:rsidP="000009F7">
      <w:pPr>
        <w:pStyle w:val="Requirements"/>
      </w:pPr>
      <w:bookmarkStart w:id="2383" w:name="_Toc253579220"/>
      <w:r>
        <w:t>CHA-3.24</w:t>
      </w:r>
      <w:r w:rsidR="00282576" w:rsidRPr="007C62D7">
        <w:t>.4.</w:t>
      </w:r>
      <w:r w:rsidR="00282576">
        <w:t>7</w:t>
      </w:r>
      <w:r w:rsidR="00282576" w:rsidRPr="007C62D7">
        <w:t xml:space="preserve">0 Channel/CSR light application shall allow user to view </w:t>
      </w:r>
      <w:r w:rsidR="00282576">
        <w:t>detail of a specific usage record with respect of use “view usage detail’.</w:t>
      </w:r>
      <w:bookmarkEnd w:id="2383"/>
    </w:p>
    <w:p w:rsidR="00407EF7" w:rsidRDefault="00460216" w:rsidP="00407EF7">
      <w:pPr>
        <w:pStyle w:val="Requirements"/>
        <w:ind w:left="288"/>
      </w:pPr>
      <w:bookmarkStart w:id="2384" w:name="_Toc253579221"/>
      <w:r>
        <w:t>CHA-3.24</w:t>
      </w:r>
      <w:r w:rsidR="00282576" w:rsidRPr="007C62D7">
        <w:t>.4.</w:t>
      </w:r>
      <w:r w:rsidR="00282576">
        <w:t>7</w:t>
      </w:r>
      <w:r w:rsidR="00282576" w:rsidRPr="007C62D7">
        <w:t>0</w:t>
      </w:r>
      <w:r w:rsidR="00282576">
        <w:t>.1</w:t>
      </w:r>
      <w:r w:rsidR="00282576" w:rsidRPr="007C62D7">
        <w:t xml:space="preserve"> </w:t>
      </w:r>
      <w:r w:rsidR="006959AC">
        <w:t xml:space="preserve">For Billed usage, </w:t>
      </w:r>
      <w:r w:rsidR="00282576" w:rsidRPr="007C62D7">
        <w:t xml:space="preserve">Channel/CSR light application shall </w:t>
      </w:r>
      <w:r w:rsidR="00282576">
        <w:t>remind information already in the list</w:t>
      </w:r>
      <w:r w:rsidR="00407EF7">
        <w:t xml:space="preserve"> (minus the amount)</w:t>
      </w:r>
      <w:r w:rsidR="00282576">
        <w:t xml:space="preserve"> plus</w:t>
      </w:r>
      <w:r w:rsidR="00407EF7">
        <w:t xml:space="preserve"> Time zone, Units credited, country origin and target, region origin and target, postpaid amount, prepaid amount, postpaid amount credited, discount, tax,</w:t>
      </w:r>
      <w:r w:rsidR="00282576">
        <w:t xml:space="preserve"> total amount adjustable</w:t>
      </w:r>
      <w:r w:rsidR="00407EF7">
        <w:t xml:space="preserve">, </w:t>
      </w:r>
      <w:r w:rsidR="00282576">
        <w:t>list of adjustments</w:t>
      </w:r>
      <w:r w:rsidR="00407EF7">
        <w:t xml:space="preserve"> and balances impact</w:t>
      </w:r>
      <w:r w:rsidR="00282576">
        <w:t>.</w:t>
      </w:r>
      <w:bookmarkEnd w:id="2384"/>
    </w:p>
    <w:p w:rsidR="006959AC" w:rsidRDefault="006959AC" w:rsidP="006959AC">
      <w:pPr>
        <w:pStyle w:val="Requirements"/>
        <w:ind w:left="288"/>
      </w:pPr>
      <w:bookmarkStart w:id="2385" w:name="_Toc253579222"/>
      <w:r>
        <w:t>CHA-3.24</w:t>
      </w:r>
      <w:r w:rsidRPr="007C62D7">
        <w:t>.4.</w:t>
      </w:r>
      <w:r>
        <w:t>7</w:t>
      </w:r>
      <w:r w:rsidRPr="007C62D7">
        <w:t>0</w:t>
      </w:r>
      <w:r>
        <w:t>.2</w:t>
      </w:r>
      <w:r w:rsidRPr="007C62D7">
        <w:t xml:space="preserve"> </w:t>
      </w:r>
      <w:r>
        <w:t xml:space="preserve">For Unbilled usage, </w:t>
      </w:r>
      <w:r w:rsidRPr="007C62D7">
        <w:t xml:space="preserve">Channel/CSR light application shall </w:t>
      </w:r>
      <w:r>
        <w:t>remind information already in the list (minus the amount) plus Time zone, Units credited, country origin and target, region origin and target, postpaid amount, prepaid amount, postpaid amount credited, Base rate, tax, total amount adjustable, list of adjustments and balances impact.</w:t>
      </w:r>
      <w:bookmarkEnd w:id="2385"/>
    </w:p>
    <w:p w:rsidR="006959AC" w:rsidRPr="007C62D7" w:rsidRDefault="006959AC" w:rsidP="00204E84">
      <w:pPr>
        <w:pStyle w:val="Requirements"/>
        <w:ind w:left="288"/>
      </w:pPr>
      <w:bookmarkStart w:id="2386" w:name="_Toc253579223"/>
      <w:r>
        <w:t>CHA-3.24</w:t>
      </w:r>
      <w:r w:rsidRPr="007C62D7">
        <w:t>.4.</w:t>
      </w:r>
      <w:r>
        <w:t>7</w:t>
      </w:r>
      <w:r w:rsidRPr="007C62D7">
        <w:t>0</w:t>
      </w:r>
      <w:r>
        <w:t>.3</w:t>
      </w:r>
      <w:r w:rsidRPr="007C62D7">
        <w:t xml:space="preserve"> </w:t>
      </w:r>
      <w:r>
        <w:t xml:space="preserve">For usage history record, </w:t>
      </w:r>
      <w:r w:rsidRPr="007C62D7">
        <w:t xml:space="preserve">Channel/CSR light application shall </w:t>
      </w:r>
      <w:r>
        <w:t>remind information already in the list (minus the amount) plus Time zone, Units credited, country origin and target, region origin and target, postpaid amount, prepaid amount, postpaid amount credited</w:t>
      </w:r>
      <w:r w:rsidR="00204E84">
        <w:t xml:space="preserve"> and</w:t>
      </w:r>
      <w:r>
        <w:t xml:space="preserve"> balances impact.</w:t>
      </w:r>
      <w:bookmarkEnd w:id="2386"/>
    </w:p>
    <w:p w:rsidR="007D515C" w:rsidRPr="004A4B0E" w:rsidRDefault="00460216" w:rsidP="007D515C">
      <w:pPr>
        <w:pStyle w:val="Requirements"/>
        <w:rPr>
          <w:strike/>
        </w:rPr>
      </w:pPr>
      <w:bookmarkStart w:id="2387" w:name="_Toc253579224"/>
      <w:r>
        <w:rPr>
          <w:strike/>
        </w:rPr>
        <w:t>CHA-3.24</w:t>
      </w:r>
      <w:r w:rsidR="007D515C" w:rsidRPr="004A4B0E">
        <w:rPr>
          <w:strike/>
        </w:rPr>
        <w:t xml:space="preserve">.4.80 </w:t>
      </w:r>
      <w:r w:rsidR="00325101" w:rsidRPr="004A4B0E">
        <w:rPr>
          <w:strike/>
        </w:rPr>
        <w:t>Channel/CSR light</w:t>
      </w:r>
      <w:r w:rsidR="007D515C" w:rsidRPr="004A4B0E">
        <w:rPr>
          <w:strike/>
        </w:rPr>
        <w:t xml:space="preserve"> application shall allow dealer to create a trouble ticket on an invoice with respect of use case </w:t>
      </w:r>
      <w:r w:rsidR="008A2A0F" w:rsidRPr="004A4B0E">
        <w:rPr>
          <w:strike/>
        </w:rPr>
        <w:t>‘Q</w:t>
      </w:r>
      <w:r w:rsidR="007D515C" w:rsidRPr="004A4B0E">
        <w:rPr>
          <w:strike/>
        </w:rPr>
        <w:t>uery an invoice</w:t>
      </w:r>
      <w:r w:rsidR="008A2A0F" w:rsidRPr="004A4B0E">
        <w:rPr>
          <w:strike/>
        </w:rPr>
        <w:t>’.</w:t>
      </w:r>
      <w:bookmarkEnd w:id="2387"/>
    </w:p>
    <w:p w:rsidR="001A09E5" w:rsidRPr="004A4B0E" w:rsidRDefault="00460216" w:rsidP="001A09E5">
      <w:pPr>
        <w:pStyle w:val="Requirements"/>
        <w:ind w:left="288"/>
        <w:rPr>
          <w:strike/>
        </w:rPr>
      </w:pPr>
      <w:bookmarkStart w:id="2388" w:name="_Toc253579225"/>
      <w:r>
        <w:rPr>
          <w:strike/>
        </w:rPr>
        <w:t>CHA-3.24</w:t>
      </w:r>
      <w:r w:rsidR="001A09E5" w:rsidRPr="004A4B0E">
        <w:rPr>
          <w:strike/>
        </w:rPr>
        <w:t xml:space="preserve">.4.80.1 </w:t>
      </w:r>
      <w:r w:rsidR="00325101" w:rsidRPr="004A4B0E">
        <w:rPr>
          <w:strike/>
        </w:rPr>
        <w:t>Channel/CSR light</w:t>
      </w:r>
      <w:r w:rsidR="001A09E5" w:rsidRPr="004A4B0E">
        <w:rPr>
          <w:strike/>
        </w:rPr>
        <w:t xml:space="preserve"> application shall support configuring at design time which trouble ticket type is used to query an invoice</w:t>
      </w:r>
      <w:bookmarkEnd w:id="2388"/>
      <w:r w:rsidR="001A09E5" w:rsidRPr="004A4B0E">
        <w:rPr>
          <w:strike/>
        </w:rPr>
        <w:t xml:space="preserve"> </w:t>
      </w:r>
    </w:p>
    <w:p w:rsidR="001A09E5" w:rsidRPr="004A4B0E" w:rsidRDefault="00460216" w:rsidP="001A09E5">
      <w:pPr>
        <w:pStyle w:val="Requirements"/>
        <w:rPr>
          <w:strike/>
        </w:rPr>
      </w:pPr>
      <w:bookmarkStart w:id="2389" w:name="_Toc253579226"/>
      <w:r>
        <w:rPr>
          <w:strike/>
        </w:rPr>
        <w:t>CHA-3.24</w:t>
      </w:r>
      <w:r w:rsidR="007D515C" w:rsidRPr="004A4B0E">
        <w:rPr>
          <w:strike/>
        </w:rPr>
        <w:t xml:space="preserve">.4.110 </w:t>
      </w:r>
      <w:r w:rsidR="00325101" w:rsidRPr="004A4B0E">
        <w:rPr>
          <w:strike/>
        </w:rPr>
        <w:t>Channel/CSR light</w:t>
      </w:r>
      <w:r w:rsidR="007D515C" w:rsidRPr="004A4B0E">
        <w:rPr>
          <w:strike/>
        </w:rPr>
        <w:t xml:space="preserve"> application shall allow dealer to create trouble tickets for itemized items with respect of use case </w:t>
      </w:r>
      <w:r w:rsidR="008A2A0F" w:rsidRPr="004A4B0E">
        <w:rPr>
          <w:strike/>
        </w:rPr>
        <w:t>‘</w:t>
      </w:r>
      <w:r w:rsidR="007D515C" w:rsidRPr="004A4B0E">
        <w:rPr>
          <w:strike/>
        </w:rPr>
        <w:t xml:space="preserve">Query </w:t>
      </w:r>
      <w:r w:rsidR="001A09E5" w:rsidRPr="004A4B0E">
        <w:rPr>
          <w:strike/>
        </w:rPr>
        <w:t>itemized bill</w:t>
      </w:r>
      <w:r w:rsidR="008A2A0F" w:rsidRPr="004A4B0E">
        <w:rPr>
          <w:strike/>
        </w:rPr>
        <w:t>’.</w:t>
      </w:r>
      <w:bookmarkEnd w:id="2389"/>
    </w:p>
    <w:p w:rsidR="007D515C" w:rsidRPr="004A4B0E" w:rsidRDefault="00460216" w:rsidP="001A09E5">
      <w:pPr>
        <w:pStyle w:val="Requirements"/>
        <w:ind w:left="288"/>
        <w:rPr>
          <w:strike/>
        </w:rPr>
      </w:pPr>
      <w:bookmarkStart w:id="2390" w:name="_Toc253579227"/>
      <w:r>
        <w:rPr>
          <w:strike/>
        </w:rPr>
        <w:t>CHA-3.24</w:t>
      </w:r>
      <w:r w:rsidR="001A09E5" w:rsidRPr="004A4B0E">
        <w:rPr>
          <w:strike/>
        </w:rPr>
        <w:t xml:space="preserve">.4.110.1 </w:t>
      </w:r>
      <w:r w:rsidR="00325101" w:rsidRPr="004A4B0E">
        <w:rPr>
          <w:strike/>
        </w:rPr>
        <w:t>Channel/CSR light</w:t>
      </w:r>
      <w:r w:rsidR="001A09E5" w:rsidRPr="004A4B0E">
        <w:rPr>
          <w:strike/>
        </w:rPr>
        <w:t xml:space="preserve"> application shall support configuring at design time which trouble ticket type is used to query an itemized bill</w:t>
      </w:r>
      <w:bookmarkEnd w:id="2390"/>
    </w:p>
    <w:p w:rsidR="008A2A0F" w:rsidRPr="004A4B0E" w:rsidRDefault="00460216" w:rsidP="008A2A0F">
      <w:pPr>
        <w:pStyle w:val="Requirements"/>
        <w:ind w:left="288"/>
        <w:rPr>
          <w:strike/>
        </w:rPr>
      </w:pPr>
      <w:bookmarkStart w:id="2391" w:name="_Toc253579228"/>
      <w:r>
        <w:rPr>
          <w:strike/>
        </w:rPr>
        <w:t>CHA-3.24</w:t>
      </w:r>
      <w:r w:rsidR="008A2A0F" w:rsidRPr="004A4B0E">
        <w:rPr>
          <w:strike/>
        </w:rPr>
        <w:t xml:space="preserve">.4.110.2 </w:t>
      </w:r>
      <w:r w:rsidR="00325101" w:rsidRPr="004A4B0E">
        <w:rPr>
          <w:strike/>
        </w:rPr>
        <w:t>Channel/CSR light</w:t>
      </w:r>
      <w:r w:rsidR="008A2A0F" w:rsidRPr="004A4B0E">
        <w:rPr>
          <w:strike/>
        </w:rPr>
        <w:t xml:space="preserve"> application shall </w:t>
      </w:r>
      <w:r w:rsidR="00D67983" w:rsidRPr="004A4B0E">
        <w:rPr>
          <w:strike/>
        </w:rPr>
        <w:t xml:space="preserve">not </w:t>
      </w:r>
      <w:r w:rsidR="008A2A0F" w:rsidRPr="004A4B0E">
        <w:rPr>
          <w:strike/>
        </w:rPr>
        <w:t xml:space="preserve">display the </w:t>
      </w:r>
      <w:r w:rsidR="00D67983" w:rsidRPr="004A4B0E">
        <w:rPr>
          <w:strike/>
        </w:rPr>
        <w:t xml:space="preserve">column corresponding to the </w:t>
      </w:r>
      <w:r w:rsidR="008A2A0F" w:rsidRPr="004A4B0E">
        <w:rPr>
          <w:strike/>
        </w:rPr>
        <w:t xml:space="preserve">numbers acting as identifier of the caller or emitter (e.g. MSISDN) to preserve </w:t>
      </w:r>
      <w:r w:rsidR="00A9344A" w:rsidRPr="004A4B0E">
        <w:rPr>
          <w:strike/>
        </w:rPr>
        <w:t>user</w:t>
      </w:r>
      <w:r w:rsidR="008A2A0F" w:rsidRPr="004A4B0E">
        <w:rPr>
          <w:strike/>
        </w:rPr>
        <w:t xml:space="preserve"> from viewing customer confidential information</w:t>
      </w:r>
      <w:r w:rsidR="00D67983" w:rsidRPr="004A4B0E">
        <w:rPr>
          <w:strike/>
        </w:rPr>
        <w:t xml:space="preserve"> (i.e. destination number)</w:t>
      </w:r>
      <w:r w:rsidR="008A2A0F" w:rsidRPr="004A4B0E">
        <w:rPr>
          <w:strike/>
        </w:rPr>
        <w:t>.</w:t>
      </w:r>
      <w:bookmarkEnd w:id="2391"/>
    </w:p>
    <w:p w:rsidR="00282576" w:rsidRPr="007C62D7" w:rsidRDefault="00460216" w:rsidP="00282576">
      <w:pPr>
        <w:pStyle w:val="Requirements"/>
      </w:pPr>
      <w:bookmarkStart w:id="2392" w:name="_Toc229197628"/>
      <w:bookmarkStart w:id="2393" w:name="_Toc253579229"/>
      <w:r>
        <w:t>CHA-3.24</w:t>
      </w:r>
      <w:r w:rsidR="00282576" w:rsidRPr="007C62D7">
        <w:t xml:space="preserve">.4.120 Channel/CSR light application shall allow </w:t>
      </w:r>
      <w:r w:rsidR="00282576">
        <w:t>user</w:t>
      </w:r>
      <w:r w:rsidR="00282576" w:rsidRPr="007C62D7">
        <w:t xml:space="preserve"> to register a customer payment related to an invoice with the respect of use case ‘</w:t>
      </w:r>
      <w:r w:rsidR="00282576">
        <w:t>Register</w:t>
      </w:r>
      <w:r w:rsidR="00282576" w:rsidRPr="007C62D7">
        <w:t xml:space="preserve"> Bill Payment’.</w:t>
      </w:r>
      <w:bookmarkEnd w:id="2393"/>
      <w:r w:rsidR="00282576">
        <w:t xml:space="preserve"> </w:t>
      </w:r>
      <w:bookmarkEnd w:id="2392"/>
    </w:p>
    <w:p w:rsidR="00282576" w:rsidRDefault="00460216" w:rsidP="00282576">
      <w:pPr>
        <w:pStyle w:val="Requirements"/>
        <w:ind w:left="288"/>
      </w:pPr>
      <w:bookmarkStart w:id="2394" w:name="_Toc229197629"/>
      <w:bookmarkStart w:id="2395" w:name="_Toc253579230"/>
      <w:r>
        <w:t>CHA-3.24</w:t>
      </w:r>
      <w:r w:rsidR="00282576" w:rsidRPr="007C62D7">
        <w:t xml:space="preserve">.4.120.1 Channel/CSR light application shall </w:t>
      </w:r>
      <w:bookmarkEnd w:id="2394"/>
      <w:r w:rsidR="00282576">
        <w:t>propose to pay an invoice only if balance due is positive</w:t>
      </w:r>
      <w:bookmarkEnd w:id="2395"/>
    </w:p>
    <w:p w:rsidR="00282576" w:rsidRDefault="00460216" w:rsidP="00282576">
      <w:pPr>
        <w:pStyle w:val="Requirements"/>
        <w:ind w:left="288"/>
      </w:pPr>
      <w:bookmarkStart w:id="2396" w:name="_Toc253579231"/>
      <w:r>
        <w:t>CHA-3.24</w:t>
      </w:r>
      <w:r w:rsidR="00282576" w:rsidRPr="007C62D7">
        <w:t>.4.120.1</w:t>
      </w:r>
      <w:r w:rsidR="00282576">
        <w:t xml:space="preserve"> Channel/CSR light shall allow configuring at design time payment mode supported to register a bill payment</w:t>
      </w:r>
      <w:bookmarkEnd w:id="2396"/>
    </w:p>
    <w:p w:rsidR="00282576" w:rsidRDefault="00460216" w:rsidP="00282576">
      <w:pPr>
        <w:pStyle w:val="Requirements"/>
        <w:ind w:left="288"/>
      </w:pPr>
      <w:bookmarkStart w:id="2397" w:name="_Toc253579232"/>
      <w:r>
        <w:t>CHA-3.24</w:t>
      </w:r>
      <w:r w:rsidR="00282576" w:rsidRPr="007C62D7">
        <w:t>.4.120.</w:t>
      </w:r>
      <w:r w:rsidR="00282576">
        <w:t>2 Channel/CSR light shall support by default cash, check, credit card, debit card, direct debit and voucher invoice payment mode</w:t>
      </w:r>
      <w:bookmarkEnd w:id="2397"/>
    </w:p>
    <w:p w:rsidR="00282576" w:rsidRDefault="00460216" w:rsidP="00282576">
      <w:pPr>
        <w:pStyle w:val="Requirements"/>
        <w:ind w:left="288"/>
      </w:pPr>
      <w:bookmarkStart w:id="2398" w:name="_Toc253579233"/>
      <w:r>
        <w:t>CHA-3.24</w:t>
      </w:r>
      <w:r w:rsidR="00282576" w:rsidRPr="007C62D7">
        <w:t>.4.120.</w:t>
      </w:r>
      <w:r w:rsidR="00282576">
        <w:t>3 For check payment mode, Channel/CSR light shall force user to enter check number and optionally MICR DDA number and MICR bank number</w:t>
      </w:r>
      <w:bookmarkEnd w:id="2398"/>
    </w:p>
    <w:p w:rsidR="00282576" w:rsidRDefault="00460216" w:rsidP="00282576">
      <w:pPr>
        <w:pStyle w:val="Requirements"/>
        <w:ind w:left="288"/>
      </w:pPr>
      <w:bookmarkStart w:id="2399" w:name="_Toc253579234"/>
      <w:r>
        <w:t>CHA-3.24</w:t>
      </w:r>
      <w:r w:rsidR="00282576" w:rsidRPr="007C62D7">
        <w:t>.4.120.</w:t>
      </w:r>
      <w:r w:rsidR="00282576">
        <w:t>4 For credit/debit card and non real time payment, Channel/CSR light shall force user to enter credit card authentication date and optionally credit card authentication number</w:t>
      </w:r>
      <w:bookmarkEnd w:id="2399"/>
    </w:p>
    <w:p w:rsidR="00282576" w:rsidRDefault="00460216" w:rsidP="00282576">
      <w:pPr>
        <w:pStyle w:val="Requirements"/>
        <w:ind w:left="288"/>
      </w:pPr>
      <w:bookmarkStart w:id="2400" w:name="_Toc253579235"/>
      <w:r>
        <w:t>CHA-3.24</w:t>
      </w:r>
      <w:r w:rsidR="00282576" w:rsidRPr="007C62D7">
        <w:t>.4.120.</w:t>
      </w:r>
      <w:r w:rsidR="00282576">
        <w:t>5 For Direct debit, Channel/CSR light shall force user to enter direct debit information similarly as setting billing information for direct debit on the account and thus to be able to create a direct debit payment profile.</w:t>
      </w:r>
      <w:bookmarkEnd w:id="2400"/>
    </w:p>
    <w:p w:rsidR="00282576" w:rsidRDefault="00460216" w:rsidP="00282576">
      <w:pPr>
        <w:pStyle w:val="Requirements"/>
        <w:ind w:left="288"/>
      </w:pPr>
      <w:bookmarkStart w:id="2401" w:name="_Toc253579236"/>
      <w:r>
        <w:t>CHA-3.24</w:t>
      </w:r>
      <w:r w:rsidR="00282576" w:rsidRPr="007C62D7">
        <w:t>.4.120.</w:t>
      </w:r>
      <w:r w:rsidR="00282576">
        <w:t xml:space="preserve">6 Channel/CSR light shall support configuring at design time parameters to set for payment tracking purpose to register a payment not processed by the billing depending on the payment mode and shall deliver by default the configuration matching requirements </w:t>
      </w:r>
      <w:r>
        <w:t>CHA-3.24</w:t>
      </w:r>
      <w:r w:rsidR="00282576" w:rsidRPr="007C62D7">
        <w:t>.4.120.</w:t>
      </w:r>
      <w:r w:rsidR="00282576">
        <w:t xml:space="preserve">3 to </w:t>
      </w:r>
      <w:r>
        <w:t>CHA-3.24</w:t>
      </w:r>
      <w:r w:rsidR="00282576" w:rsidRPr="007C62D7">
        <w:t>.4.120.</w:t>
      </w:r>
      <w:r w:rsidR="00282576">
        <w:t>4.</w:t>
      </w:r>
      <w:bookmarkEnd w:id="2401"/>
      <w:r w:rsidR="00282576">
        <w:t xml:space="preserve"> </w:t>
      </w:r>
    </w:p>
    <w:p w:rsidR="00282576" w:rsidRDefault="00460216" w:rsidP="00282576">
      <w:pPr>
        <w:pStyle w:val="Requirements"/>
        <w:ind w:left="288"/>
      </w:pPr>
      <w:bookmarkStart w:id="2402" w:name="_Toc253579237"/>
      <w:r>
        <w:t>CHA-3.24</w:t>
      </w:r>
      <w:r w:rsidR="00282576" w:rsidRPr="007C62D7">
        <w:t>.4.120.</w:t>
      </w:r>
      <w:r w:rsidR="00282576">
        <w:t>7 Channel/CSR light shall authorize user to select an already existing payment profile for payment methods direct debit, credit card and debit card</w:t>
      </w:r>
      <w:bookmarkEnd w:id="2402"/>
    </w:p>
    <w:p w:rsidR="00282576" w:rsidRDefault="00460216" w:rsidP="00282576">
      <w:pPr>
        <w:pStyle w:val="Requirements"/>
        <w:ind w:left="288"/>
      </w:pPr>
      <w:bookmarkStart w:id="2403" w:name="_Toc253579238"/>
      <w:r>
        <w:t>CHA-3.24</w:t>
      </w:r>
      <w:r w:rsidR="00282576" w:rsidRPr="007C62D7">
        <w:t>.4.120.</w:t>
      </w:r>
      <w:r w:rsidR="00282576">
        <w:t>8 Channel/CSR light shall support to configure at design time for the application if user can select an already existing payment profile</w:t>
      </w:r>
      <w:bookmarkEnd w:id="2403"/>
    </w:p>
    <w:p w:rsidR="00282576" w:rsidRDefault="00460216" w:rsidP="00282576">
      <w:pPr>
        <w:pStyle w:val="Requirements"/>
        <w:ind w:left="288"/>
      </w:pPr>
      <w:bookmarkStart w:id="2404" w:name="_Toc253579239"/>
      <w:r>
        <w:t>CHA-3.24</w:t>
      </w:r>
      <w:r w:rsidR="00282576" w:rsidRPr="007C62D7">
        <w:t>.4.120.</w:t>
      </w:r>
      <w:r w:rsidR="00282576">
        <w:t>9 Channel/CSR light shall mask credit card number and display only last four digit when displaying a credit card/debit card payment profile</w:t>
      </w:r>
      <w:bookmarkEnd w:id="2404"/>
    </w:p>
    <w:p w:rsidR="00282576" w:rsidRDefault="00460216" w:rsidP="00377BA9">
      <w:pPr>
        <w:pStyle w:val="Requirements"/>
        <w:ind w:left="288"/>
      </w:pPr>
      <w:bookmarkStart w:id="2405" w:name="_Toc253579240"/>
      <w:r>
        <w:t>CHA-3.24</w:t>
      </w:r>
      <w:r w:rsidR="00282576" w:rsidRPr="007C62D7">
        <w:t>.4.120.</w:t>
      </w:r>
      <w:r w:rsidR="00282576">
        <w:t xml:space="preserve">10 Channel/CSR light shall </w:t>
      </w:r>
      <w:r w:rsidR="00377BA9">
        <w:t xml:space="preserve">display </w:t>
      </w:r>
      <w:r w:rsidR="00282576">
        <w:t xml:space="preserve">the total balance due for </w:t>
      </w:r>
      <w:r w:rsidR="00377BA9">
        <w:t>the account</w:t>
      </w:r>
      <w:r w:rsidR="00282576">
        <w:t>.</w:t>
      </w:r>
      <w:bookmarkEnd w:id="2405"/>
    </w:p>
    <w:p w:rsidR="00282576" w:rsidRDefault="00460216" w:rsidP="00282576">
      <w:pPr>
        <w:pStyle w:val="Requirements"/>
        <w:ind w:left="288"/>
      </w:pPr>
      <w:bookmarkStart w:id="2406" w:name="_Toc253579241"/>
      <w:r>
        <w:t>CHA-3.24</w:t>
      </w:r>
      <w:r w:rsidR="00282576" w:rsidRPr="007C62D7">
        <w:t>.4.120.</w:t>
      </w:r>
      <w:r w:rsidR="00282576">
        <w:t>11 Channel/CSR light shall support configuring if real time payment is enable or not and thus in real time</w:t>
      </w:r>
      <w:bookmarkEnd w:id="2406"/>
    </w:p>
    <w:p w:rsidR="00377BA9" w:rsidRDefault="00377BA9" w:rsidP="00377BA9">
      <w:pPr>
        <w:pStyle w:val="Requirements"/>
        <w:ind w:left="288"/>
      </w:pPr>
      <w:bookmarkStart w:id="2407" w:name="_Toc253579242"/>
      <w:r>
        <w:t>CHA-3.24</w:t>
      </w:r>
      <w:r w:rsidRPr="007C62D7">
        <w:t>.4.120.</w:t>
      </w:r>
      <w:r>
        <w:t>12 Channel/CSR light shall propose by default the invoice balance due</w:t>
      </w:r>
      <w:bookmarkEnd w:id="2407"/>
    </w:p>
    <w:p w:rsidR="00282576" w:rsidRDefault="00460216" w:rsidP="00282576">
      <w:pPr>
        <w:pStyle w:val="Requirements"/>
      </w:pPr>
      <w:bookmarkStart w:id="2408" w:name="_Toc253579243"/>
      <w:r>
        <w:t>CHA-3.24</w:t>
      </w:r>
      <w:r w:rsidR="00282576" w:rsidRPr="007C62D7">
        <w:t>.4.1</w:t>
      </w:r>
      <w:r w:rsidR="00282576">
        <w:t>3</w:t>
      </w:r>
      <w:r w:rsidR="00282576" w:rsidRPr="007C62D7">
        <w:t xml:space="preserve">0 Channel/CSR light application shall allow </w:t>
      </w:r>
      <w:r w:rsidR="00282576">
        <w:t>user to display billed RC and NRC for a specific invoice with respect of use case View billed RC/NRC</w:t>
      </w:r>
      <w:bookmarkEnd w:id="2408"/>
    </w:p>
    <w:p w:rsidR="00282576" w:rsidRDefault="00460216" w:rsidP="00407EF7">
      <w:pPr>
        <w:pStyle w:val="Requirements"/>
        <w:ind w:left="288"/>
      </w:pPr>
      <w:bookmarkStart w:id="2409" w:name="_Toc253579244"/>
      <w:r>
        <w:t>CHA-3.24</w:t>
      </w:r>
      <w:r w:rsidR="00282576" w:rsidRPr="007C62D7">
        <w:t>.4.1</w:t>
      </w:r>
      <w:r w:rsidR="00282576">
        <w:t>3</w:t>
      </w:r>
      <w:r w:rsidR="00282576" w:rsidRPr="007C62D7">
        <w:t>0</w:t>
      </w:r>
      <w:r w:rsidR="00282576">
        <w:t>.1</w:t>
      </w:r>
      <w:r w:rsidR="00282576" w:rsidRPr="007C62D7">
        <w:t xml:space="preserve"> Channel/CSR light application shall </w:t>
      </w:r>
      <w:r w:rsidR="00282576">
        <w:t>display for every RC/NRC, the subscriber primary external id if any, the offer/bundle label if any, NRC/RC display value, NRC effective date, RC  start and end date, RC/NRC amount</w:t>
      </w:r>
      <w:bookmarkEnd w:id="2409"/>
    </w:p>
    <w:p w:rsidR="00282576" w:rsidRDefault="00460216" w:rsidP="00282576">
      <w:pPr>
        <w:pStyle w:val="Requirements"/>
        <w:ind w:left="288"/>
      </w:pPr>
      <w:bookmarkStart w:id="2410" w:name="_Toc253579245"/>
      <w:r>
        <w:t>CHA-3.24</w:t>
      </w:r>
      <w:r w:rsidR="00282576" w:rsidRPr="007C62D7">
        <w:t>.4.1</w:t>
      </w:r>
      <w:r w:rsidR="00282576">
        <w:t>3</w:t>
      </w:r>
      <w:r w:rsidR="00282576" w:rsidRPr="007C62D7">
        <w:t>0</w:t>
      </w:r>
      <w:r w:rsidR="00282576">
        <w:t>.2</w:t>
      </w:r>
      <w:r w:rsidR="00282576" w:rsidRPr="007C62D7">
        <w:t xml:space="preserve"> Channel/CSR light application shall </w:t>
      </w:r>
      <w:r w:rsidR="00282576">
        <w:t>allow user identifying RC from NRC.</w:t>
      </w:r>
      <w:bookmarkEnd w:id="2410"/>
    </w:p>
    <w:p w:rsidR="00282576" w:rsidRDefault="00460216" w:rsidP="00204E84">
      <w:pPr>
        <w:pStyle w:val="Requirements"/>
      </w:pPr>
      <w:bookmarkStart w:id="2411" w:name="_Toc253579246"/>
      <w:r>
        <w:t>CHA-3.24</w:t>
      </w:r>
      <w:r w:rsidR="00282576" w:rsidRPr="007C62D7">
        <w:t>.4.1</w:t>
      </w:r>
      <w:r w:rsidR="00282576">
        <w:t>4</w:t>
      </w:r>
      <w:r w:rsidR="00282576" w:rsidRPr="007C62D7">
        <w:t xml:space="preserve">0 Channel/CSR light application shall allow </w:t>
      </w:r>
      <w:r w:rsidR="00282576">
        <w:t>user to display detail of a RC or NRC with respect of use case View RC/NRC detail</w:t>
      </w:r>
      <w:bookmarkEnd w:id="2411"/>
    </w:p>
    <w:p w:rsidR="00204E84" w:rsidRDefault="00460216" w:rsidP="00204E84">
      <w:pPr>
        <w:pStyle w:val="Requirements"/>
        <w:ind w:left="288"/>
      </w:pPr>
      <w:bookmarkStart w:id="2412" w:name="_Toc253579247"/>
      <w:r>
        <w:t>CHA-3.24</w:t>
      </w:r>
      <w:r w:rsidR="00282576" w:rsidRPr="007C62D7">
        <w:t>.4.1</w:t>
      </w:r>
      <w:r w:rsidR="00282576">
        <w:t>4</w:t>
      </w:r>
      <w:r w:rsidR="00282576" w:rsidRPr="007C62D7">
        <w:t>0</w:t>
      </w:r>
      <w:r w:rsidR="00282576">
        <w:t>.1</w:t>
      </w:r>
      <w:r w:rsidR="00282576" w:rsidRPr="007C62D7">
        <w:t xml:space="preserve"> </w:t>
      </w:r>
      <w:r w:rsidR="00204E84">
        <w:t xml:space="preserve">For a billed RC, </w:t>
      </w:r>
      <w:r w:rsidR="00282576" w:rsidRPr="007C62D7">
        <w:t xml:space="preserve">Channel/CSR light application shall </w:t>
      </w:r>
      <w:r w:rsidR="00282576">
        <w:t xml:space="preserve">display same information as in the list of billed RC/NRC plus </w:t>
      </w:r>
      <w:r w:rsidR="00204E84">
        <w:t>Postpaid discount, prepaid discount, postpaid amount, prepaid amount, postpaid tax, prepaid tax, postpaid inclusive tax, prepaid</w:t>
      </w:r>
      <w:r w:rsidR="00444215">
        <w:t xml:space="preserve"> inclusive tax, </w:t>
      </w:r>
      <w:r w:rsidR="00204E84">
        <w:t xml:space="preserve">amount, annotation, </w:t>
      </w:r>
      <w:r w:rsidR="00282576">
        <w:t>total amount adjustable and adjustments list associated to the charge</w:t>
      </w:r>
      <w:r w:rsidR="00407EF7">
        <w:t xml:space="preserve"> and impacted balances</w:t>
      </w:r>
      <w:bookmarkEnd w:id="2412"/>
    </w:p>
    <w:p w:rsidR="00444215" w:rsidRDefault="00204E84" w:rsidP="00204E84">
      <w:pPr>
        <w:pStyle w:val="Requirements"/>
        <w:ind w:left="288"/>
      </w:pPr>
      <w:bookmarkStart w:id="2413" w:name="_Toc253579248"/>
      <w:r>
        <w:t>CHA-3.24</w:t>
      </w:r>
      <w:r w:rsidRPr="007C62D7">
        <w:t>.4.1</w:t>
      </w:r>
      <w:r>
        <w:t>4</w:t>
      </w:r>
      <w:r w:rsidRPr="007C62D7">
        <w:t>0</w:t>
      </w:r>
      <w:r>
        <w:t>.2</w:t>
      </w:r>
      <w:r w:rsidRPr="007C62D7">
        <w:t xml:space="preserve"> </w:t>
      </w:r>
      <w:r>
        <w:t xml:space="preserve">For a billed NRC, </w:t>
      </w:r>
      <w:r w:rsidRPr="007C62D7">
        <w:t xml:space="preserve">Channel/CSR light application shall </w:t>
      </w:r>
      <w:r>
        <w:t>display same information as in the list of billed RC/NRC plus Postpaid discount, prepaid discount, postpaid amount, prepaid amount, postpaid tax, prepaid tax, postpaid inclusive tax, prepaid inclusive tax, rated amount, annotation, total amount adjustable and adjustments list associated to the charge and impacted balances</w:t>
      </w:r>
      <w:bookmarkEnd w:id="2413"/>
    </w:p>
    <w:p w:rsidR="00444215" w:rsidRDefault="00444215" w:rsidP="00444215">
      <w:pPr>
        <w:pStyle w:val="Requirements"/>
        <w:ind w:left="288"/>
      </w:pPr>
      <w:bookmarkStart w:id="2414" w:name="_Toc253579249"/>
      <w:r>
        <w:t>CHA-3.24</w:t>
      </w:r>
      <w:r w:rsidRPr="007C62D7">
        <w:t>.4.1</w:t>
      </w:r>
      <w:r>
        <w:t>4</w:t>
      </w:r>
      <w:r w:rsidRPr="007C62D7">
        <w:t>0</w:t>
      </w:r>
      <w:r>
        <w:t>.3</w:t>
      </w:r>
      <w:r w:rsidRPr="007C62D7">
        <w:t xml:space="preserve"> </w:t>
      </w:r>
      <w:r>
        <w:t xml:space="preserve">For unbilled RC, </w:t>
      </w:r>
      <w:r w:rsidRPr="007C62D7">
        <w:t xml:space="preserve">Channel/CSR light application shall </w:t>
      </w:r>
      <w:r>
        <w:t>display same information as in the list of unbilled RC/NRC plus award amount, postpaid amount, prepaid amount, total tax, adjustable amount and adjustments list associated to the charge and impacted balances</w:t>
      </w:r>
      <w:bookmarkEnd w:id="2414"/>
    </w:p>
    <w:p w:rsidR="00444215" w:rsidRDefault="00444215" w:rsidP="00444215">
      <w:pPr>
        <w:pStyle w:val="Requirements"/>
        <w:ind w:left="288"/>
      </w:pPr>
      <w:bookmarkStart w:id="2415" w:name="_Toc253579250"/>
      <w:r>
        <w:t>CHA-3.24</w:t>
      </w:r>
      <w:r w:rsidRPr="007C62D7">
        <w:t>.4.1</w:t>
      </w:r>
      <w:r>
        <w:t>4</w:t>
      </w:r>
      <w:r w:rsidRPr="007C62D7">
        <w:t>0</w:t>
      </w:r>
      <w:r>
        <w:t>.4</w:t>
      </w:r>
      <w:r w:rsidRPr="007C62D7">
        <w:t xml:space="preserve"> </w:t>
      </w:r>
      <w:r>
        <w:t xml:space="preserve">For unbilled RC, </w:t>
      </w:r>
      <w:r w:rsidRPr="007C62D7">
        <w:t xml:space="preserve">Channel/CSR light application shall </w:t>
      </w:r>
      <w:r>
        <w:t>display same information as in the list of unbilled RC/NRC plus installment number, rate, postpaid amount, prepaid amount, total tax, adjustable amount and adjustments list associated to the charge and impacted balances</w:t>
      </w:r>
      <w:bookmarkEnd w:id="2415"/>
    </w:p>
    <w:p w:rsidR="00444215" w:rsidRDefault="00444215" w:rsidP="00444215">
      <w:pPr>
        <w:pStyle w:val="Requirements"/>
        <w:ind w:left="288"/>
      </w:pPr>
      <w:bookmarkStart w:id="2416" w:name="_Toc253579251"/>
      <w:r>
        <w:t>CHA-3.24</w:t>
      </w:r>
      <w:r w:rsidRPr="007C62D7">
        <w:t>.4.1</w:t>
      </w:r>
      <w:r>
        <w:t>4</w:t>
      </w:r>
      <w:r w:rsidRPr="007C62D7">
        <w:t>0</w:t>
      </w:r>
      <w:r>
        <w:t>.5</w:t>
      </w:r>
      <w:r w:rsidRPr="007C62D7">
        <w:t xml:space="preserve"> </w:t>
      </w:r>
      <w:r>
        <w:t xml:space="preserve">For RC history record, </w:t>
      </w:r>
      <w:r w:rsidRPr="007C62D7">
        <w:t xml:space="preserve">Channel/CSR light application shall </w:t>
      </w:r>
      <w:r>
        <w:t>display same information as in the list of RC history plus from date to date, number of days, postpaid amount, prepaid amount, total tax and impacted balances</w:t>
      </w:r>
      <w:bookmarkEnd w:id="2416"/>
    </w:p>
    <w:p w:rsidR="00444215" w:rsidRDefault="00444215" w:rsidP="008F0C85">
      <w:pPr>
        <w:pStyle w:val="Requirements"/>
        <w:ind w:left="288"/>
      </w:pPr>
      <w:bookmarkStart w:id="2417" w:name="_Toc253579252"/>
      <w:r>
        <w:t>CHA-3.24</w:t>
      </w:r>
      <w:r w:rsidRPr="007C62D7">
        <w:t>.4.1</w:t>
      </w:r>
      <w:r>
        <w:t>4</w:t>
      </w:r>
      <w:r w:rsidRPr="007C62D7">
        <w:t>0</w:t>
      </w:r>
      <w:r>
        <w:t>.5</w:t>
      </w:r>
      <w:r w:rsidRPr="007C62D7">
        <w:t xml:space="preserve"> </w:t>
      </w:r>
      <w:r>
        <w:t xml:space="preserve">For NRC history record, </w:t>
      </w:r>
      <w:r w:rsidRPr="007C62D7">
        <w:t xml:space="preserve">Channel/CSR light application shall </w:t>
      </w:r>
      <w:r>
        <w:t>display same information as in the list of NRC history plus installment number, postpaid amount, prepaid amount, total tax and impacted balances</w:t>
      </w:r>
      <w:bookmarkEnd w:id="2417"/>
    </w:p>
    <w:p w:rsidR="00282576" w:rsidRDefault="00460216" w:rsidP="00CA64C3">
      <w:pPr>
        <w:pStyle w:val="Requirements"/>
        <w:ind w:left="288"/>
      </w:pPr>
      <w:bookmarkStart w:id="2418" w:name="_Toc253579253"/>
      <w:r>
        <w:t>CHA-3.24</w:t>
      </w:r>
      <w:r w:rsidR="00282576" w:rsidRPr="007C62D7">
        <w:t>.4.1</w:t>
      </w:r>
      <w:r w:rsidR="00282576">
        <w:t>4</w:t>
      </w:r>
      <w:r w:rsidR="00282576" w:rsidRPr="007C62D7">
        <w:t>0</w:t>
      </w:r>
      <w:r w:rsidR="00282576">
        <w:t>.2</w:t>
      </w:r>
      <w:r w:rsidR="00282576" w:rsidRPr="007C62D7">
        <w:t xml:space="preserve"> </w:t>
      </w:r>
      <w:r w:rsidR="00282576" w:rsidRPr="007C62D7">
        <w:t xml:space="preserve">Channel/CSR light application shall </w:t>
      </w:r>
      <w:r w:rsidR="00282576">
        <w:t>display for every balance impacted by the charge, the bala</w:t>
      </w:r>
      <w:r w:rsidR="00CA64C3">
        <w:t xml:space="preserve">nce name and </w:t>
      </w:r>
      <w:r w:rsidR="00407EF7">
        <w:t>transaction impact</w:t>
      </w:r>
      <w:bookmarkEnd w:id="2418"/>
    </w:p>
    <w:p w:rsidR="004924AD" w:rsidRDefault="00AD0CEE" w:rsidP="004924AD">
      <w:pPr>
        <w:pStyle w:val="Requirements"/>
      </w:pPr>
      <w:bookmarkStart w:id="2419" w:name="_Toc253579254"/>
      <w:r>
        <w:t>CHA-3.24</w:t>
      </w:r>
      <w:r w:rsidR="004924AD" w:rsidRPr="00A5750A">
        <w:t>.4.1</w:t>
      </w:r>
      <w:r w:rsidR="004924AD">
        <w:t>44</w:t>
      </w:r>
      <w:r w:rsidR="004924AD" w:rsidRPr="00A5750A">
        <w:t xml:space="preserve"> </w:t>
      </w:r>
      <w:r w:rsidR="004924AD">
        <w:t>Channel/CSR light</w:t>
      </w:r>
      <w:r w:rsidR="004924AD" w:rsidRPr="00A5750A">
        <w:t xml:space="preserve"> application shall allow user </w:t>
      </w:r>
      <w:r w:rsidR="004924AD">
        <w:t>viewing recharge history</w:t>
      </w:r>
      <w:r w:rsidR="004924AD" w:rsidRPr="00A5750A">
        <w:t xml:space="preserve"> </w:t>
      </w:r>
      <w:r w:rsidR="004924AD">
        <w:t>associated to an invoice (or statement) with respect of use case view ‘billed’ recharges</w:t>
      </w:r>
      <w:bookmarkEnd w:id="2419"/>
    </w:p>
    <w:p w:rsidR="00407EF7" w:rsidRDefault="00407EF7" w:rsidP="00407EF7">
      <w:pPr>
        <w:pStyle w:val="Requirements"/>
        <w:ind w:left="288"/>
      </w:pPr>
      <w:bookmarkStart w:id="2420" w:name="_Toc253579255"/>
      <w:r>
        <w:t>CHA-3.24</w:t>
      </w:r>
      <w:r w:rsidRPr="00A5750A">
        <w:t>.4.1</w:t>
      </w:r>
      <w:r>
        <w:t>44.1</w:t>
      </w:r>
      <w:r w:rsidRPr="00A5750A">
        <w:t xml:space="preserve"> </w:t>
      </w:r>
      <w:r>
        <w:t>Channel/CSR light</w:t>
      </w:r>
      <w:r w:rsidRPr="00A5750A">
        <w:t xml:space="preserve"> application shall </w:t>
      </w:r>
      <w:r>
        <w:t>display for every recharge the recharge date, the subscriber if any and the recharge face value</w:t>
      </w:r>
      <w:bookmarkEnd w:id="2420"/>
    </w:p>
    <w:p w:rsidR="00407EF7" w:rsidRDefault="00407EF7" w:rsidP="009B6B1F">
      <w:pPr>
        <w:pStyle w:val="Requirements"/>
        <w:ind w:left="288"/>
      </w:pPr>
      <w:bookmarkStart w:id="2421" w:name="_Toc253579256"/>
      <w:r>
        <w:t>CHA-3.24</w:t>
      </w:r>
      <w:r w:rsidRPr="00A5750A">
        <w:t>.4.1</w:t>
      </w:r>
      <w:r>
        <w:t>44.</w:t>
      </w:r>
      <w:r w:rsidR="009B6B1F">
        <w:t>2</w:t>
      </w:r>
      <w:r w:rsidRPr="00A5750A">
        <w:t xml:space="preserve"> </w:t>
      </w:r>
      <w:r>
        <w:t>Channel/CSR light</w:t>
      </w:r>
      <w:r w:rsidRPr="00A5750A">
        <w:t xml:space="preserve"> application shall </w:t>
      </w:r>
      <w:r>
        <w:t>allow user to display detail of a specific recharge history with impacted balance.</w:t>
      </w:r>
      <w:bookmarkEnd w:id="2421"/>
    </w:p>
    <w:p w:rsidR="004924AD" w:rsidRDefault="00AD0CEE" w:rsidP="009B6B1F">
      <w:pPr>
        <w:pStyle w:val="Requirements"/>
        <w:ind w:left="288"/>
      </w:pPr>
      <w:bookmarkStart w:id="2422" w:name="_Toc253579257"/>
      <w:r>
        <w:t>CHA-3.24</w:t>
      </w:r>
      <w:r w:rsidR="004924AD" w:rsidRPr="00A5750A">
        <w:t>.4.1</w:t>
      </w:r>
      <w:r w:rsidR="004924AD">
        <w:t>4</w:t>
      </w:r>
      <w:r w:rsidR="00925A27">
        <w:t>4</w:t>
      </w:r>
      <w:r w:rsidR="004924AD">
        <w:t>.</w:t>
      </w:r>
      <w:r w:rsidR="009B6B1F">
        <w:t>3</w:t>
      </w:r>
      <w:r w:rsidR="004924AD" w:rsidRPr="00A5750A">
        <w:t xml:space="preserve"> </w:t>
      </w:r>
      <w:r w:rsidR="004924AD">
        <w:t>Channel/CSR light</w:t>
      </w:r>
      <w:r w:rsidR="004924AD" w:rsidRPr="00A5750A">
        <w:t xml:space="preserve"> application shall allow user </w:t>
      </w:r>
      <w:r w:rsidR="004924AD">
        <w:t>view for every impacted balance, the balance name, the recharge impact value and th</w:t>
      </w:r>
      <w:r w:rsidR="004924AD">
        <w:t>e new balance value</w:t>
      </w:r>
      <w:bookmarkEnd w:id="2422"/>
    </w:p>
    <w:p w:rsidR="00AD0CEE" w:rsidRDefault="00AD0CEE" w:rsidP="00AD0CEE">
      <w:pPr>
        <w:pStyle w:val="Requirements"/>
      </w:pPr>
      <w:bookmarkStart w:id="2423" w:name="_Toc253579258"/>
      <w:r>
        <w:t>CHA-3.24</w:t>
      </w:r>
      <w:r w:rsidRPr="007C62D7">
        <w:t>.4.</w:t>
      </w:r>
      <w:r>
        <w:t>146</w:t>
      </w:r>
      <w:r w:rsidRPr="007C62D7">
        <w:t xml:space="preserve"> Channel/CSR light application shall allow </w:t>
      </w:r>
      <w:r>
        <w:t>user to display MTR history for a specific invoice with respect of use case View ‘billed’ MTR</w:t>
      </w:r>
      <w:bookmarkEnd w:id="2423"/>
    </w:p>
    <w:p w:rsidR="00AD0CEE" w:rsidRDefault="00AD0CEE" w:rsidP="00407EF7">
      <w:pPr>
        <w:pStyle w:val="Requirements"/>
        <w:ind w:left="288"/>
      </w:pPr>
      <w:bookmarkStart w:id="2424" w:name="_Toc253579259"/>
      <w:r>
        <w:t>CHA-3.24</w:t>
      </w:r>
      <w:r w:rsidRPr="007C62D7">
        <w:t>.4.</w:t>
      </w:r>
      <w:r>
        <w:t>146.1</w:t>
      </w:r>
      <w:r w:rsidRPr="007C62D7">
        <w:t xml:space="preserve"> Channel/CSR light application shall </w:t>
      </w:r>
      <w:r>
        <w:t xml:space="preserve">display for every MTR record, the </w:t>
      </w:r>
      <w:r w:rsidR="00407EF7">
        <w:t>MTR</w:t>
      </w:r>
      <w:r>
        <w:t xml:space="preserve"> type, the transaction date, the </w:t>
      </w:r>
      <w:r w:rsidR="00407EF7">
        <w:t>billed ‘amount’</w:t>
      </w:r>
      <w:r>
        <w:t xml:space="preserve"> and the subscriber primary external id when relevant</w:t>
      </w:r>
      <w:bookmarkEnd w:id="2424"/>
    </w:p>
    <w:p w:rsidR="009B6B1F" w:rsidRDefault="009B6B1F" w:rsidP="009B6B1F">
      <w:pPr>
        <w:pStyle w:val="Requirements"/>
        <w:ind w:left="288"/>
      </w:pPr>
      <w:bookmarkStart w:id="2425" w:name="_Toc253579260"/>
      <w:r>
        <w:t>CHA-3.24</w:t>
      </w:r>
      <w:r w:rsidRPr="007C62D7">
        <w:t>.4.</w:t>
      </w:r>
      <w:r>
        <w:t>146.2</w:t>
      </w:r>
      <w:r w:rsidRPr="007C62D7">
        <w:t xml:space="preserve"> Channel/CSR light application shall </w:t>
      </w:r>
      <w:r>
        <w:t>allow user to access to detail of one MTR with for every MTR record, the charge amount, write off amount, grant amount, bonus item, bonus awarded, discount item, discount awarded, plust the list of impacted balances</w:t>
      </w:r>
      <w:bookmarkEnd w:id="2425"/>
    </w:p>
    <w:p w:rsidR="00AD0CEE" w:rsidRDefault="00AD0CEE" w:rsidP="009B6B1F">
      <w:pPr>
        <w:pStyle w:val="Requirements"/>
        <w:ind w:left="288"/>
      </w:pPr>
      <w:bookmarkStart w:id="2426" w:name="_Toc253579261"/>
      <w:r>
        <w:t>CHA-3.24</w:t>
      </w:r>
      <w:r w:rsidRPr="007C62D7">
        <w:t>.4.</w:t>
      </w:r>
      <w:r>
        <w:t>146.</w:t>
      </w:r>
      <w:r w:rsidR="009B6B1F">
        <w:t>3</w:t>
      </w:r>
      <w:r w:rsidRPr="007C62D7">
        <w:t xml:space="preserve"> Channel/CSR light application shall </w:t>
      </w:r>
      <w:r>
        <w:t xml:space="preserve">display for for every impacted balance, the balance name, </w:t>
      </w:r>
      <w:r w:rsidR="00407EF7">
        <w:t>transaction impact and new balance value</w:t>
      </w:r>
      <w:bookmarkEnd w:id="2426"/>
      <w:r>
        <w:t xml:space="preserve"> </w:t>
      </w:r>
    </w:p>
    <w:p w:rsidR="00282576" w:rsidRDefault="00460216" w:rsidP="00282576">
      <w:pPr>
        <w:pStyle w:val="Requirements"/>
      </w:pPr>
      <w:bookmarkStart w:id="2427" w:name="_Toc253579262"/>
      <w:r>
        <w:t>CHA-3.24</w:t>
      </w:r>
      <w:r w:rsidR="00282576" w:rsidRPr="007C62D7">
        <w:t>.4.1</w:t>
      </w:r>
      <w:r w:rsidR="00282576">
        <w:t>5</w:t>
      </w:r>
      <w:r w:rsidR="00282576" w:rsidRPr="007C62D7">
        <w:t xml:space="preserve">0 Channel/CSR light application shall allow </w:t>
      </w:r>
      <w:r w:rsidR="00282576">
        <w:t>user to register a prepayment with respect of use case register prepayment</w:t>
      </w:r>
      <w:bookmarkEnd w:id="2427"/>
    </w:p>
    <w:p w:rsidR="00282576" w:rsidRDefault="00460216" w:rsidP="00282576">
      <w:pPr>
        <w:pStyle w:val="Requirements"/>
        <w:ind w:left="288"/>
      </w:pPr>
      <w:bookmarkStart w:id="2428" w:name="_Toc253579263"/>
      <w:r>
        <w:t>CHA-3.24</w:t>
      </w:r>
      <w:r w:rsidR="00282576" w:rsidRPr="007C62D7">
        <w:t>.4.1</w:t>
      </w:r>
      <w:r w:rsidR="00282576">
        <w:t>5</w:t>
      </w:r>
      <w:r w:rsidR="00282576" w:rsidRPr="007C62D7">
        <w:t>0</w:t>
      </w:r>
      <w:r w:rsidR="00282576">
        <w:t>.1</w:t>
      </w:r>
      <w:r w:rsidR="00282576" w:rsidRPr="007C62D7">
        <w:t xml:space="preserve"> Channel/CSR light application shall </w:t>
      </w:r>
      <w:r w:rsidR="00282576">
        <w:t>request from user the prepayment amount (in account currency and mandatory), the open item id (optional), the payment method (mandatory) and the transaction date (by default the current date and mandatory for a prepayment directly done on the account)</w:t>
      </w:r>
      <w:bookmarkEnd w:id="2428"/>
    </w:p>
    <w:p w:rsidR="00282576" w:rsidRDefault="00282576" w:rsidP="00460216">
      <w:pPr>
        <w:pStyle w:val="Requirements"/>
        <w:ind w:left="288"/>
      </w:pPr>
      <w:bookmarkStart w:id="2429" w:name="_Toc253579264"/>
      <w:r w:rsidRPr="007C62D7">
        <w:t>CHA-3.2</w:t>
      </w:r>
      <w:r w:rsidR="00460216">
        <w:t>4</w:t>
      </w:r>
      <w:r w:rsidRPr="007C62D7">
        <w:t>.4.1</w:t>
      </w:r>
      <w:r>
        <w:t>5</w:t>
      </w:r>
      <w:r w:rsidRPr="007C62D7">
        <w:t>0</w:t>
      </w:r>
      <w:r>
        <w:t xml:space="preserve">.2 In checkout process, only </w:t>
      </w:r>
      <w:r>
        <w:t xml:space="preserve">cash and check </w:t>
      </w:r>
      <w:r>
        <w:t>method will be supported and payment profiles are not proposed.</w:t>
      </w:r>
      <w:bookmarkEnd w:id="2429"/>
    </w:p>
    <w:p w:rsidR="00AF5C99" w:rsidRDefault="00AF5C99" w:rsidP="00AF5C99">
      <w:pPr>
        <w:pStyle w:val="Requirements"/>
        <w:ind w:left="288"/>
      </w:pPr>
      <w:bookmarkStart w:id="2430" w:name="_Toc253579265"/>
      <w:r>
        <w:t>CHA-3.24</w:t>
      </w:r>
      <w:r w:rsidRPr="007C62D7">
        <w:t>.4.1</w:t>
      </w:r>
      <w:r>
        <w:t>5</w:t>
      </w:r>
      <w:r w:rsidRPr="007C62D7">
        <w:t>0.</w:t>
      </w:r>
      <w:r>
        <w:t>3 Channel/CSR light shall support configuring at design time parameters to set for prepayment tracking purpose to register a prepayment not processed by the billing depending on the payment mode and shall deliver by default the configuration matching requirements CHA-3.24</w:t>
      </w:r>
      <w:r w:rsidRPr="007C62D7">
        <w:t>.4.120.</w:t>
      </w:r>
      <w:r>
        <w:t>3 to CHA-3.24</w:t>
      </w:r>
      <w:r w:rsidRPr="007C62D7">
        <w:t>.4.120.</w:t>
      </w:r>
      <w:r>
        <w:t>4.</w:t>
      </w:r>
      <w:bookmarkEnd w:id="2430"/>
      <w:r>
        <w:t xml:space="preserve"> </w:t>
      </w:r>
    </w:p>
    <w:p w:rsidR="00083C3C" w:rsidRDefault="00083C3C" w:rsidP="00083C3C">
      <w:pPr>
        <w:pStyle w:val="Requirements"/>
      </w:pPr>
      <w:bookmarkStart w:id="2431" w:name="_Toc253579266"/>
      <w:r>
        <w:t>CHA-3.24</w:t>
      </w:r>
      <w:r w:rsidRPr="007C62D7">
        <w:t>.4.</w:t>
      </w:r>
      <w:r>
        <w:t>160</w:t>
      </w:r>
      <w:r w:rsidRPr="007C62D7">
        <w:t xml:space="preserve"> Channel/CSR light application shall allow </w:t>
      </w:r>
      <w:r>
        <w:t>user to display unbilled RC and NRC for a specific account with respect of use case View unbilled RC/NRC</w:t>
      </w:r>
      <w:bookmarkEnd w:id="2431"/>
    </w:p>
    <w:p w:rsidR="00083C3C" w:rsidRDefault="00083C3C" w:rsidP="008E1FDD">
      <w:pPr>
        <w:pStyle w:val="Requirements"/>
        <w:ind w:left="288"/>
      </w:pPr>
      <w:bookmarkStart w:id="2432" w:name="_Toc253579267"/>
      <w:r>
        <w:t>CHA-3.</w:t>
      </w:r>
      <w:r w:rsidR="008E1FDD">
        <w:t>24</w:t>
      </w:r>
      <w:r w:rsidR="008E1FDD" w:rsidRPr="007C62D7">
        <w:t>.4.</w:t>
      </w:r>
      <w:r w:rsidR="008E1FDD">
        <w:t>160</w:t>
      </w:r>
      <w:r>
        <w:t>.1</w:t>
      </w:r>
      <w:r w:rsidRPr="007C62D7">
        <w:t xml:space="preserve"> Channel/CSR light application shall </w:t>
      </w:r>
      <w:r>
        <w:t xml:space="preserve">display for every unbilled RC/NRC, the NRC/RC display value, NRC/RC apply date, </w:t>
      </w:r>
      <w:r w:rsidR="000C2A42">
        <w:t xml:space="preserve">Subscriber primary external id when relevant and </w:t>
      </w:r>
      <w:r>
        <w:t>NRC/RC amount and currency</w:t>
      </w:r>
      <w:bookmarkEnd w:id="2432"/>
    </w:p>
    <w:p w:rsidR="00083C3C" w:rsidRDefault="00083C3C" w:rsidP="008E1FDD">
      <w:pPr>
        <w:pStyle w:val="Requirements"/>
        <w:ind w:left="288"/>
      </w:pPr>
      <w:bookmarkStart w:id="2433" w:name="_Toc253579268"/>
      <w:r>
        <w:t>CHA-3</w:t>
      </w:r>
      <w:r w:rsidR="008E1FDD">
        <w:t>24</w:t>
      </w:r>
      <w:r w:rsidR="008E1FDD" w:rsidRPr="007C62D7">
        <w:t>.4.</w:t>
      </w:r>
      <w:r w:rsidR="008E1FDD">
        <w:t>160</w:t>
      </w:r>
      <w:r>
        <w:t>.2</w:t>
      </w:r>
      <w:r w:rsidRPr="007C62D7">
        <w:t xml:space="preserve"> Channel/CSR light application shall </w:t>
      </w:r>
      <w:r>
        <w:t>allow user identifying unbilled RC from unbilled NRC.</w:t>
      </w:r>
      <w:bookmarkEnd w:id="2433"/>
    </w:p>
    <w:p w:rsidR="009F7717" w:rsidRPr="007C62D7" w:rsidRDefault="009F7717" w:rsidP="00CA0DAE">
      <w:pPr>
        <w:pStyle w:val="Requirements"/>
      </w:pPr>
      <w:bookmarkStart w:id="2434" w:name="_Toc253579269"/>
      <w:r>
        <w:t>CHA-3.24</w:t>
      </w:r>
      <w:r w:rsidRPr="007C62D7">
        <w:t>.4.</w:t>
      </w:r>
      <w:r w:rsidR="00CA0DAE">
        <w:t>180</w:t>
      </w:r>
      <w:r w:rsidRPr="007C62D7">
        <w:t xml:space="preserve"> Channel/CSR light application shall allow user to view the </w:t>
      </w:r>
      <w:r>
        <w:t>unbilled call for one account with respect of use case view unbilled usage</w:t>
      </w:r>
      <w:r w:rsidRPr="007C62D7">
        <w:t>.</w:t>
      </w:r>
      <w:bookmarkEnd w:id="2434"/>
    </w:p>
    <w:p w:rsidR="009F7717" w:rsidRDefault="009F7717" w:rsidP="00CA0DAE">
      <w:pPr>
        <w:pStyle w:val="Requirements"/>
        <w:ind w:left="288"/>
      </w:pPr>
      <w:bookmarkStart w:id="2435" w:name="_Toc253579270"/>
      <w:r>
        <w:t>CHA-3.24</w:t>
      </w:r>
      <w:r w:rsidRPr="007C62D7">
        <w:t>.4.</w:t>
      </w:r>
      <w:r w:rsidR="00CA0DAE">
        <w:t>180</w:t>
      </w:r>
      <w:r w:rsidRPr="007C62D7">
        <w:t xml:space="preserve">.1 Channel/CSR light application shall </w:t>
      </w:r>
      <w:r>
        <w:t>propose</w:t>
      </w:r>
      <w:r w:rsidRPr="007C62D7">
        <w:t xml:space="preserve"> </w:t>
      </w:r>
      <w:r>
        <w:t>several filter criteria to user</w:t>
      </w:r>
      <w:bookmarkEnd w:id="2435"/>
    </w:p>
    <w:p w:rsidR="009F7717" w:rsidRDefault="009F7717" w:rsidP="00CA0DAE">
      <w:pPr>
        <w:pStyle w:val="Requirements"/>
        <w:ind w:left="576"/>
      </w:pPr>
      <w:bookmarkStart w:id="2436" w:name="_Toc253579271"/>
      <w:r>
        <w:t>CHA-3.24</w:t>
      </w:r>
      <w:r w:rsidRPr="007C62D7">
        <w:t>.4.</w:t>
      </w:r>
      <w:r w:rsidR="00CA0DAE">
        <w:t>180.1.</w:t>
      </w:r>
      <w:r w:rsidRPr="007C62D7">
        <w:t>1 Channel/CSR light application shall</w:t>
      </w:r>
      <w:r>
        <w:t xml:space="preserve"> support filtering usage by one or more subscribers (mandatory criteria)</w:t>
      </w:r>
      <w:bookmarkEnd w:id="2436"/>
    </w:p>
    <w:p w:rsidR="009F7717" w:rsidRDefault="009F7717" w:rsidP="00CA0DAE">
      <w:pPr>
        <w:pStyle w:val="Requirements"/>
        <w:ind w:left="576"/>
      </w:pPr>
      <w:bookmarkStart w:id="2437" w:name="_Toc253579272"/>
      <w:r>
        <w:t>CHA-3.24</w:t>
      </w:r>
      <w:r w:rsidRPr="007C62D7">
        <w:t>.4.</w:t>
      </w:r>
      <w:r w:rsidR="00CA0DAE">
        <w:t>180</w:t>
      </w:r>
      <w:r w:rsidRPr="007C62D7">
        <w:t>.</w:t>
      </w:r>
      <w:r w:rsidR="00CA0DAE">
        <w:t>1.</w:t>
      </w:r>
      <w:r>
        <w:t>2</w:t>
      </w:r>
      <w:r w:rsidRPr="007C62D7">
        <w:t xml:space="preserve"> Channel/CSR light application shall</w:t>
      </w:r>
      <w:r>
        <w:t xml:space="preserve"> support configuring at design time the maximum number of subscribers user can select</w:t>
      </w:r>
      <w:bookmarkEnd w:id="2437"/>
    </w:p>
    <w:p w:rsidR="009F7717" w:rsidRPr="007C62D7" w:rsidRDefault="009F7717" w:rsidP="00CA0DAE">
      <w:pPr>
        <w:pStyle w:val="Requirements"/>
        <w:ind w:left="576"/>
      </w:pPr>
      <w:bookmarkStart w:id="2438" w:name="_Toc253579273"/>
      <w:r>
        <w:t>CHA-3.24</w:t>
      </w:r>
      <w:r w:rsidR="00CA0DAE">
        <w:t>.4.180</w:t>
      </w:r>
      <w:r w:rsidRPr="007C62D7">
        <w:t>.</w:t>
      </w:r>
      <w:r w:rsidR="00CA0DAE">
        <w:t>1.</w:t>
      </w:r>
      <w:r>
        <w:t>3</w:t>
      </w:r>
      <w:r w:rsidRPr="007C62D7">
        <w:t xml:space="preserve"> Channel/CSR light application shall</w:t>
      </w:r>
      <w:r>
        <w:t xml:space="preserve"> support filtering usage by one or more usage type (optional criteria)</w:t>
      </w:r>
      <w:bookmarkEnd w:id="2438"/>
    </w:p>
    <w:p w:rsidR="009F7717" w:rsidRDefault="009F7717" w:rsidP="00CA0DAE">
      <w:pPr>
        <w:pStyle w:val="Requirements"/>
        <w:ind w:left="288"/>
      </w:pPr>
      <w:bookmarkStart w:id="2439" w:name="_Toc253579274"/>
      <w:r>
        <w:t>CHA-3.24</w:t>
      </w:r>
      <w:r w:rsidRPr="007C62D7">
        <w:t>.4.</w:t>
      </w:r>
      <w:r w:rsidR="00CA0DAE">
        <w:t>180</w:t>
      </w:r>
      <w:r w:rsidRPr="007C62D7">
        <w:t>.2 Channel/CSR light application shall support configuring at design time the maximum number of calls that can be retrieved</w:t>
      </w:r>
      <w:bookmarkEnd w:id="2439"/>
    </w:p>
    <w:p w:rsidR="00105AD6" w:rsidRPr="007C62D7" w:rsidRDefault="00105AD6" w:rsidP="00421D3E">
      <w:pPr>
        <w:pStyle w:val="Requirements"/>
        <w:ind w:left="288"/>
      </w:pPr>
      <w:bookmarkStart w:id="2440" w:name="_Toc253579275"/>
      <w:r>
        <w:t>CHA-3.24</w:t>
      </w:r>
      <w:r w:rsidRPr="007C62D7">
        <w:t>.4.</w:t>
      </w:r>
      <w:r>
        <w:t>180</w:t>
      </w:r>
      <w:r w:rsidRPr="007C62D7">
        <w:t xml:space="preserve">.3 </w:t>
      </w:r>
      <w:r>
        <w:t xml:space="preserve">Channel/CSR light application shall display for every call: Call date time, </w:t>
      </w:r>
      <w:r w:rsidDel="000009F7">
        <w:t>Service name (i.e. FAUT application name)</w:t>
      </w:r>
      <w:r>
        <w:t xml:space="preserve"> Usage type, Subscriber primary identifier, origin, target, unit type and quantity, amount</w:t>
      </w:r>
      <w:r w:rsidR="00421D3E">
        <w:t>.</w:t>
      </w:r>
      <w:bookmarkEnd w:id="2440"/>
    </w:p>
    <w:p w:rsidR="00105AD6" w:rsidRDefault="00105AD6" w:rsidP="00105AD6">
      <w:pPr>
        <w:pStyle w:val="Requirements"/>
        <w:ind w:left="288"/>
      </w:pPr>
      <w:bookmarkStart w:id="2441" w:name="_Toc253579276"/>
      <w:r>
        <w:t>CHA-3.24</w:t>
      </w:r>
      <w:r w:rsidRPr="007C62D7">
        <w:t>.4.</w:t>
      </w:r>
      <w:r>
        <w:t>180</w:t>
      </w:r>
      <w:r w:rsidRPr="007C62D7">
        <w:t>.</w:t>
      </w:r>
      <w:r>
        <w:t>4</w:t>
      </w:r>
      <w:r w:rsidRPr="007C62D7">
        <w:t xml:space="preserve"> Channel/CSR light application shall </w:t>
      </w:r>
      <w:r>
        <w:t>allow defining a mask to apply on origin and target for confidentiality reason</w:t>
      </w:r>
      <w:r w:rsidRPr="007C62D7">
        <w:t>.</w:t>
      </w:r>
      <w:r>
        <w:t xml:space="preserve"> </w:t>
      </w:r>
      <w:r w:rsidDel="000009F7">
        <w:t>This mask could be different in Channel and CSR light</w:t>
      </w:r>
      <w:bookmarkEnd w:id="2441"/>
    </w:p>
    <w:p w:rsidR="00105AD6" w:rsidRDefault="00105AD6" w:rsidP="00105AD6">
      <w:pPr>
        <w:pStyle w:val="Requirements"/>
        <w:ind w:left="288"/>
      </w:pPr>
      <w:bookmarkStart w:id="2442" w:name="_Toc253579277"/>
      <w:r>
        <w:t>CHA-3.24</w:t>
      </w:r>
      <w:r w:rsidRPr="007C62D7">
        <w:t>.4.</w:t>
      </w:r>
      <w:r>
        <w:t>180</w:t>
      </w:r>
      <w:r w:rsidRPr="007C62D7">
        <w:t>.</w:t>
      </w:r>
      <w:r>
        <w:t>5</w:t>
      </w:r>
      <w:r w:rsidRPr="007C62D7">
        <w:t xml:space="preserve"> Channel/CSR light application shall </w:t>
      </w:r>
      <w:r>
        <w:t xml:space="preserve">allow user grouping calls by </w:t>
      </w:r>
      <w:r w:rsidDel="000009F7">
        <w:t xml:space="preserve">service </w:t>
      </w:r>
      <w:r>
        <w:t xml:space="preserve">usage type, subscriber, </w:t>
      </w:r>
      <w:r w:rsidDel="000009F7">
        <w:t xml:space="preserve">unit and </w:t>
      </w:r>
      <w:r>
        <w:t>unit type and sum number of calls and amount</w:t>
      </w:r>
      <w:bookmarkEnd w:id="2442"/>
    </w:p>
    <w:p w:rsidR="00105AD6" w:rsidRPr="007C62D7" w:rsidRDefault="00105AD6" w:rsidP="00105AD6">
      <w:pPr>
        <w:pStyle w:val="Requirements"/>
        <w:ind w:left="288"/>
      </w:pPr>
      <w:bookmarkStart w:id="2443" w:name="_Toc253579278"/>
      <w:r>
        <w:t>CHA-3.24</w:t>
      </w:r>
      <w:r w:rsidRPr="007C62D7">
        <w:t>.4.</w:t>
      </w:r>
      <w:r>
        <w:t>180</w:t>
      </w:r>
      <w:r w:rsidRPr="007C62D7">
        <w:t>.</w:t>
      </w:r>
      <w:r>
        <w:t>7</w:t>
      </w:r>
      <w:r w:rsidRPr="007C62D7">
        <w:t xml:space="preserve"> Channel/CSR light application shall </w:t>
      </w:r>
      <w:r>
        <w:t>allow user sorting calls on any attribute</w:t>
      </w:r>
      <w:bookmarkEnd w:id="2443"/>
    </w:p>
    <w:p w:rsidR="00102B0F" w:rsidRDefault="00102B0F" w:rsidP="00AB3986">
      <w:pPr>
        <w:pStyle w:val="Requirements"/>
      </w:pPr>
      <w:bookmarkStart w:id="2444" w:name="_Toc253579279"/>
      <w:r>
        <w:t>CHA-3.24</w:t>
      </w:r>
      <w:r w:rsidRPr="00A5750A">
        <w:t>.4.</w:t>
      </w:r>
      <w:r w:rsidR="00AB3986">
        <w:t>190</w:t>
      </w:r>
      <w:r w:rsidRPr="00A5750A">
        <w:t xml:space="preserve"> </w:t>
      </w:r>
      <w:r>
        <w:t>Channel/CSR light</w:t>
      </w:r>
      <w:r w:rsidRPr="00A5750A">
        <w:t xml:space="preserve"> application shall allow user </w:t>
      </w:r>
      <w:r>
        <w:t>viewing unbilled recharge history</w:t>
      </w:r>
      <w:r w:rsidRPr="00A5750A">
        <w:t xml:space="preserve"> </w:t>
      </w:r>
      <w:r>
        <w:t>associated to one account with respect of use case view ‘unbilled’ recharges</w:t>
      </w:r>
      <w:bookmarkEnd w:id="2444"/>
    </w:p>
    <w:p w:rsidR="00102B0F" w:rsidRDefault="00102B0F" w:rsidP="00AB3986">
      <w:pPr>
        <w:pStyle w:val="Requirements"/>
        <w:ind w:left="288"/>
      </w:pPr>
      <w:bookmarkStart w:id="2445" w:name="_Toc253579280"/>
      <w:r>
        <w:t>CHA-3.24</w:t>
      </w:r>
      <w:r w:rsidRPr="00A5750A">
        <w:t>.4.</w:t>
      </w:r>
      <w:r w:rsidR="00AB3986" w:rsidRPr="00AB3986">
        <w:t xml:space="preserve"> </w:t>
      </w:r>
      <w:r w:rsidR="00AB3986">
        <w:t>190</w:t>
      </w:r>
      <w:r>
        <w:t>.1</w:t>
      </w:r>
      <w:r w:rsidRPr="00A5750A">
        <w:t xml:space="preserve"> </w:t>
      </w:r>
      <w:r>
        <w:t>Channel/CSR light</w:t>
      </w:r>
      <w:r w:rsidRPr="00A5750A">
        <w:t xml:space="preserve"> application shall </w:t>
      </w:r>
      <w:r>
        <w:t>display for every recharge the recharge date, the subscriber if any and the recharge face value</w:t>
      </w:r>
      <w:bookmarkEnd w:id="2445"/>
    </w:p>
    <w:p w:rsidR="00102B0F" w:rsidRDefault="00102B0F" w:rsidP="009B6B1F">
      <w:pPr>
        <w:pStyle w:val="Requirements"/>
        <w:ind w:left="288"/>
      </w:pPr>
      <w:bookmarkStart w:id="2446" w:name="_Toc253579281"/>
      <w:r>
        <w:t>CHA-3.24</w:t>
      </w:r>
      <w:r w:rsidRPr="00A5750A">
        <w:t>.4.</w:t>
      </w:r>
      <w:r w:rsidR="00AB3986">
        <w:t>190</w:t>
      </w:r>
      <w:r>
        <w:t>.</w:t>
      </w:r>
      <w:r w:rsidR="009B6B1F">
        <w:t>2</w:t>
      </w:r>
      <w:r w:rsidRPr="00A5750A">
        <w:t xml:space="preserve"> </w:t>
      </w:r>
      <w:r>
        <w:t>Channel/CSR light</w:t>
      </w:r>
      <w:r w:rsidRPr="00A5750A">
        <w:t xml:space="preserve"> application shall </w:t>
      </w:r>
      <w:r>
        <w:t>allow user to display detail of a specific recharge history with impacted balance.</w:t>
      </w:r>
      <w:bookmarkEnd w:id="2446"/>
    </w:p>
    <w:p w:rsidR="00102B0F" w:rsidRDefault="00102B0F" w:rsidP="009B6B1F">
      <w:pPr>
        <w:pStyle w:val="Requirements"/>
        <w:ind w:left="288"/>
      </w:pPr>
      <w:bookmarkStart w:id="2447" w:name="_Toc253579282"/>
      <w:r>
        <w:t>CHA-3.24</w:t>
      </w:r>
      <w:r w:rsidRPr="00A5750A">
        <w:t>.4.</w:t>
      </w:r>
      <w:r w:rsidR="00AB3986">
        <w:t>190.</w:t>
      </w:r>
      <w:r w:rsidR="009B6B1F">
        <w:t>3</w:t>
      </w:r>
      <w:r w:rsidRPr="00A5750A">
        <w:t xml:space="preserve"> </w:t>
      </w:r>
      <w:r>
        <w:t>Channel/CSR light</w:t>
      </w:r>
      <w:r w:rsidRPr="00A5750A">
        <w:t xml:space="preserve"> application shall allow user </w:t>
      </w:r>
      <w:r>
        <w:t>view for every impacted balance, the balance name, the recharge impact value and the new balance value</w:t>
      </w:r>
      <w:bookmarkEnd w:id="2447"/>
    </w:p>
    <w:p w:rsidR="009B6B1F" w:rsidRDefault="009B6B1F" w:rsidP="00076D11">
      <w:pPr>
        <w:pStyle w:val="Requirements"/>
      </w:pPr>
      <w:bookmarkStart w:id="2448" w:name="_Toc253579283"/>
      <w:r>
        <w:t>CHA-3.24</w:t>
      </w:r>
      <w:r w:rsidRPr="007C62D7">
        <w:t>.4.</w:t>
      </w:r>
      <w:r w:rsidR="00076D11">
        <w:t>190</w:t>
      </w:r>
      <w:r w:rsidRPr="007C62D7">
        <w:t xml:space="preserve"> Channel/CSR light application shall allow </w:t>
      </w:r>
      <w:r>
        <w:t>user to display unbilled MTR for a specific account with respect of use case View ‘unbilled’ MTR</w:t>
      </w:r>
      <w:bookmarkEnd w:id="2448"/>
    </w:p>
    <w:p w:rsidR="009B6B1F" w:rsidRDefault="009B6B1F" w:rsidP="00076D11">
      <w:pPr>
        <w:pStyle w:val="Requirements"/>
        <w:ind w:left="288"/>
      </w:pPr>
      <w:bookmarkStart w:id="2449" w:name="_Toc253579284"/>
      <w:r>
        <w:t>CHA-3.24</w:t>
      </w:r>
      <w:r w:rsidRPr="007C62D7">
        <w:t>.4.</w:t>
      </w:r>
      <w:r w:rsidR="00076D11">
        <w:t>190</w:t>
      </w:r>
      <w:r>
        <w:t>.1</w:t>
      </w:r>
      <w:r w:rsidRPr="007C62D7">
        <w:t xml:space="preserve"> Channel/CSR light application shall </w:t>
      </w:r>
      <w:r>
        <w:t xml:space="preserve">display for every MTR record, the </w:t>
      </w:r>
      <w:r w:rsidR="00076D11">
        <w:t xml:space="preserve">MTR type, the transaction date </w:t>
      </w:r>
      <w:r>
        <w:t>and the subscriber primary external id when relevant</w:t>
      </w:r>
      <w:bookmarkEnd w:id="2449"/>
    </w:p>
    <w:p w:rsidR="00076D11" w:rsidRDefault="00076D11" w:rsidP="00076D11">
      <w:pPr>
        <w:pStyle w:val="Requirements"/>
        <w:ind w:left="288"/>
      </w:pPr>
      <w:bookmarkStart w:id="2450" w:name="_Toc253579285"/>
      <w:r>
        <w:t>CHA-3.24</w:t>
      </w:r>
      <w:r w:rsidRPr="007C62D7">
        <w:t>.4.</w:t>
      </w:r>
      <w:r>
        <w:t>190.2</w:t>
      </w:r>
      <w:r w:rsidRPr="007C62D7">
        <w:t xml:space="preserve"> Channel/CSR light application shall </w:t>
      </w:r>
      <w:r>
        <w:t>allow user to access to detail of one MTR with for every MTR record, the charge amount, write off amount, grant amount, bonus item, bonus awarded, discount item, discount awarded, plus the list of impacted balances</w:t>
      </w:r>
      <w:bookmarkEnd w:id="2450"/>
    </w:p>
    <w:p w:rsidR="00076D11" w:rsidRDefault="00076D11" w:rsidP="00076D11">
      <w:pPr>
        <w:pStyle w:val="Requirements"/>
        <w:ind w:left="288"/>
      </w:pPr>
      <w:bookmarkStart w:id="2451" w:name="_Toc253579286"/>
      <w:r>
        <w:t>CHA-3.24</w:t>
      </w:r>
      <w:r w:rsidRPr="007C62D7">
        <w:t>.4.</w:t>
      </w:r>
      <w:r>
        <w:t>190.3</w:t>
      </w:r>
      <w:r w:rsidRPr="007C62D7">
        <w:t xml:space="preserve"> Channel/CSR light application shall </w:t>
      </w:r>
      <w:r>
        <w:t>display for every impacted balance, the balance name, transaction impact and new balance value</w:t>
      </w:r>
      <w:bookmarkEnd w:id="2451"/>
      <w:r>
        <w:t xml:space="preserve"> </w:t>
      </w:r>
    </w:p>
    <w:p w:rsidR="00EE56B9" w:rsidRDefault="00EE56B9" w:rsidP="00076D11">
      <w:pPr>
        <w:pStyle w:val="Requirements"/>
      </w:pPr>
    </w:p>
    <w:p w:rsidR="00EE56B9" w:rsidRDefault="00EE56B9" w:rsidP="00EE56B9">
      <w:pPr>
        <w:pStyle w:val="Capability"/>
      </w:pPr>
      <w:bookmarkStart w:id="2452" w:name="_Toc215984114"/>
      <w:bookmarkStart w:id="2453" w:name="_Toc215989524"/>
      <w:bookmarkStart w:id="2454" w:name="_Toc253578258"/>
      <w:bookmarkStart w:id="2455" w:name="_Toc253579287"/>
      <w:r>
        <w:t xml:space="preserve">Capability </w:t>
      </w:r>
      <w:r>
        <w:fldChar w:fldCharType="begin"/>
      </w:r>
      <w:r>
        <w:instrText xml:space="preserve"> LISTNUM "business req" \* MERGEFORMAT </w:instrText>
      </w:r>
      <w:r>
        <w:fldChar w:fldCharType="separate"/>
      </w:r>
      <w:r>
        <w:rPr>
          <w:noProof/>
        </w:rPr>
        <w:t>1</w:t>
      </w:r>
      <w:r>
        <w:fldChar w:fldCharType="end">
          <w:numberingChange w:id="2456" w:author="Raphaël Guého" w:date="2010-01-04T14:43:00Z" w:original="24."/>
        </w:fldChar>
      </w:r>
      <w:r>
        <w:t xml:space="preserve"> Order </w:t>
      </w:r>
      <w:r>
        <w:t>Follow-up - OFU</w:t>
      </w:r>
      <w:bookmarkEnd w:id="2452"/>
      <w:bookmarkEnd w:id="2453"/>
      <w:bookmarkEnd w:id="2454"/>
      <w:bookmarkEnd w:id="2455"/>
    </w:p>
    <w:p w:rsidR="00EE56B9" w:rsidRDefault="00EE56B9" w:rsidP="00EE56B9">
      <w:pPr>
        <w:pStyle w:val="Heading3"/>
      </w:pPr>
      <w:bookmarkStart w:id="2457" w:name="_Toc215984115"/>
      <w:bookmarkStart w:id="2458" w:name="_Toc253578259"/>
      <w:r>
        <w:t>Capability Description</w:t>
      </w:r>
      <w:bookmarkEnd w:id="2457"/>
      <w:bookmarkEnd w:id="2458"/>
    </w:p>
    <w:p w:rsidR="00EE56B9" w:rsidRDefault="00EE56B9" w:rsidP="00EE56B9">
      <w:pPr>
        <w:pStyle w:val="BodyText"/>
      </w:pPr>
      <w:r>
        <w:t>This capability allows user to follow up submitted orders.</w:t>
      </w:r>
    </w:p>
    <w:p w:rsidR="00EE56B9" w:rsidRDefault="00EE56B9" w:rsidP="00EE56B9">
      <w:pPr>
        <w:pStyle w:val="Heading3"/>
      </w:pPr>
      <w:bookmarkStart w:id="2459" w:name="_Toc215984116"/>
      <w:bookmarkStart w:id="2460" w:name="_Toc253578260"/>
      <w:r>
        <w:t>Capability Assumptions/Dependencies</w:t>
      </w:r>
      <w:bookmarkEnd w:id="2459"/>
      <w:bookmarkEnd w:id="2460"/>
    </w:p>
    <w:p w:rsidR="00EE56B9" w:rsidRDefault="00EE56B9" w:rsidP="00EE56B9">
      <w:pPr>
        <w:pStyle w:val="Body"/>
        <w:ind w:left="0"/>
      </w:pPr>
      <w:r>
        <w:t xml:space="preserve">It is assumed system in charge of order management (order management module in Comverse One billing) notifies </w:t>
      </w:r>
      <w:r w:rsidR="00325101">
        <w:t>Channel/CSR light</w:t>
      </w:r>
      <w:r>
        <w:t xml:space="preserve"> Self-Service of order status update.</w:t>
      </w:r>
    </w:p>
    <w:p w:rsidR="00EE56B9" w:rsidRDefault="00EE56B9" w:rsidP="00EE56B9">
      <w:pPr>
        <w:pStyle w:val="Heading3"/>
      </w:pPr>
      <w:bookmarkStart w:id="2461" w:name="_Toc215984117"/>
      <w:bookmarkStart w:id="2462" w:name="_Toc253578261"/>
      <w:r>
        <w:t>Capability Use Cases</w:t>
      </w:r>
      <w:bookmarkEnd w:id="2461"/>
      <w:bookmarkEnd w:id="2462"/>
    </w:p>
    <w:p w:rsidR="00EE56B9" w:rsidRPr="00AC7903" w:rsidRDefault="00EE56B9" w:rsidP="00EE56B9">
      <w:pPr>
        <w:pStyle w:val="Heading4"/>
        <w:tabs>
          <w:tab w:val="num" w:pos="1494"/>
        </w:tabs>
        <w:ind w:left="1494"/>
      </w:pPr>
      <w:bookmarkStart w:id="2463" w:name="_Toc215984118"/>
      <w:bookmarkStart w:id="2464" w:name="_Toc253578262"/>
      <w:r>
        <w:t>Use Case:  Search orders</w:t>
      </w:r>
      <w:bookmarkEnd w:id="2463"/>
      <w:bookmarkEnd w:id="2464"/>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EE56B9" w:rsidTr="00EE56B9">
        <w:trPr>
          <w:trHeight w:val="360"/>
        </w:trPr>
        <w:tc>
          <w:tcPr>
            <w:tcW w:w="5580" w:type="dxa"/>
            <w:gridSpan w:val="2"/>
            <w:shd w:val="clear" w:color="auto" w:fill="E6E6E6"/>
          </w:tcPr>
          <w:p w:rsidR="00EE56B9" w:rsidRDefault="00EE56B9" w:rsidP="00122B88">
            <w:pPr>
              <w:pStyle w:val="TableHeading"/>
            </w:pPr>
            <w:r>
              <w:t>Search orders</w:t>
            </w:r>
          </w:p>
        </w:tc>
        <w:tc>
          <w:tcPr>
            <w:tcW w:w="2880" w:type="dxa"/>
            <w:shd w:val="clear" w:color="auto" w:fill="E6E6E6"/>
          </w:tcPr>
          <w:p w:rsidR="00EE56B9" w:rsidRDefault="00EE56B9" w:rsidP="00122B88">
            <w:pPr>
              <w:pStyle w:val="TableHeading"/>
            </w:pPr>
            <w:r>
              <w:t xml:space="preserve">OFU0010 </w:t>
            </w:r>
          </w:p>
        </w:tc>
      </w:tr>
      <w:tr w:rsidR="00EE56B9" w:rsidTr="00EE56B9">
        <w:tc>
          <w:tcPr>
            <w:tcW w:w="2268" w:type="dxa"/>
          </w:tcPr>
          <w:p w:rsidR="00EE56B9" w:rsidRDefault="00EE56B9" w:rsidP="00EE56B9">
            <w:r>
              <w:t>Primary actors</w:t>
            </w:r>
          </w:p>
        </w:tc>
        <w:tc>
          <w:tcPr>
            <w:tcW w:w="6192" w:type="dxa"/>
            <w:gridSpan w:val="2"/>
          </w:tcPr>
          <w:p w:rsidR="00EE56B9" w:rsidRDefault="00EE56B9" w:rsidP="00EE56B9">
            <w:pPr>
              <w:pStyle w:val="BodyText"/>
            </w:pPr>
            <w:r>
              <w:t>Dealer User</w:t>
            </w:r>
          </w:p>
          <w:p w:rsidR="004A4B0E" w:rsidRPr="006D15FA" w:rsidRDefault="004A4B0E" w:rsidP="00EE56B9">
            <w:pPr>
              <w:pStyle w:val="BodyText"/>
            </w:pPr>
            <w:r>
              <w:t>CSR</w:t>
            </w:r>
            <w:r w:rsidR="00B74EDC">
              <w:t xml:space="preserve"> user</w:t>
            </w:r>
          </w:p>
        </w:tc>
      </w:tr>
      <w:tr w:rsidR="00EE56B9" w:rsidTr="00EE56B9">
        <w:tc>
          <w:tcPr>
            <w:tcW w:w="2268" w:type="dxa"/>
          </w:tcPr>
          <w:p w:rsidR="00EE56B9" w:rsidRDefault="00EE56B9" w:rsidP="00EE56B9">
            <w:r>
              <w:t>Summary Goal</w:t>
            </w:r>
          </w:p>
        </w:tc>
        <w:tc>
          <w:tcPr>
            <w:tcW w:w="6192" w:type="dxa"/>
            <w:gridSpan w:val="2"/>
          </w:tcPr>
          <w:p w:rsidR="00EE56B9" w:rsidRDefault="00EE56B9" w:rsidP="00EE56B9">
            <w:r>
              <w:t>This Use Case allows user to retrieve some orders</w:t>
            </w:r>
          </w:p>
        </w:tc>
      </w:tr>
      <w:tr w:rsidR="00EE56B9" w:rsidRPr="008F2898" w:rsidTr="00EE56B9">
        <w:trPr>
          <w:trHeight w:val="176"/>
        </w:trPr>
        <w:tc>
          <w:tcPr>
            <w:tcW w:w="2268" w:type="dxa"/>
          </w:tcPr>
          <w:p w:rsidR="00EE56B9" w:rsidRDefault="00EE56B9" w:rsidP="00EE56B9">
            <w:r>
              <w:t>Pre-conditions</w:t>
            </w:r>
          </w:p>
        </w:tc>
        <w:tc>
          <w:tcPr>
            <w:tcW w:w="6192" w:type="dxa"/>
            <w:gridSpan w:val="2"/>
          </w:tcPr>
          <w:p w:rsidR="00EE56B9" w:rsidRPr="006D15FA" w:rsidRDefault="00EE56B9" w:rsidP="00EE56B9">
            <w:pPr>
              <w:pStyle w:val="BodyText"/>
            </w:pPr>
          </w:p>
        </w:tc>
      </w:tr>
      <w:tr w:rsidR="00EE56B9" w:rsidRPr="009031EA" w:rsidTr="00EE56B9">
        <w:trPr>
          <w:trHeight w:val="176"/>
        </w:trPr>
        <w:tc>
          <w:tcPr>
            <w:tcW w:w="2268" w:type="dxa"/>
          </w:tcPr>
          <w:p w:rsidR="00EE56B9" w:rsidRPr="002153B0" w:rsidRDefault="00EE56B9" w:rsidP="00EE56B9">
            <w:r>
              <w:t>Trigger</w:t>
            </w:r>
          </w:p>
        </w:tc>
        <w:tc>
          <w:tcPr>
            <w:tcW w:w="6192" w:type="dxa"/>
            <w:gridSpan w:val="2"/>
          </w:tcPr>
          <w:p w:rsidR="00EE56B9" w:rsidRPr="006D15FA" w:rsidRDefault="00EE56B9" w:rsidP="00EE56B9">
            <w:pPr>
              <w:pStyle w:val="BodyText"/>
            </w:pPr>
            <w:r>
              <w:t>User has selected the option to search orders</w:t>
            </w:r>
          </w:p>
        </w:tc>
      </w:tr>
      <w:tr w:rsidR="00EE56B9" w:rsidRPr="006D15FA" w:rsidTr="00EE56B9">
        <w:trPr>
          <w:trHeight w:val="176"/>
        </w:trPr>
        <w:tc>
          <w:tcPr>
            <w:tcW w:w="2268" w:type="dxa"/>
          </w:tcPr>
          <w:p w:rsidR="00EE56B9" w:rsidRDefault="00EE56B9" w:rsidP="00EE56B9">
            <w:r>
              <w:t>Minimum guarantees</w:t>
            </w:r>
          </w:p>
        </w:tc>
        <w:tc>
          <w:tcPr>
            <w:tcW w:w="6192" w:type="dxa"/>
            <w:gridSpan w:val="2"/>
          </w:tcPr>
          <w:p w:rsidR="00EE56B9" w:rsidRPr="006D15FA" w:rsidRDefault="00EE56B9" w:rsidP="00EE56B9">
            <w:pPr>
              <w:pStyle w:val="BodyText"/>
            </w:pPr>
          </w:p>
        </w:tc>
      </w:tr>
      <w:tr w:rsidR="00EE56B9" w:rsidRPr="008F2898" w:rsidTr="00EE56B9">
        <w:trPr>
          <w:trHeight w:val="176"/>
        </w:trPr>
        <w:tc>
          <w:tcPr>
            <w:tcW w:w="2268" w:type="dxa"/>
          </w:tcPr>
          <w:p w:rsidR="00EE56B9" w:rsidRDefault="00EE56B9" w:rsidP="00EE56B9">
            <w:r>
              <w:t>Success guarantees:</w:t>
            </w:r>
          </w:p>
        </w:tc>
        <w:tc>
          <w:tcPr>
            <w:tcW w:w="6192" w:type="dxa"/>
            <w:gridSpan w:val="2"/>
          </w:tcPr>
          <w:p w:rsidR="00EE56B9" w:rsidRPr="006D15FA" w:rsidRDefault="00325101" w:rsidP="00EE56B9">
            <w:pPr>
              <w:pStyle w:val="BodyText"/>
            </w:pPr>
            <w:r>
              <w:t>Channel/CSR light</w:t>
            </w:r>
            <w:r w:rsidR="00EE56B9">
              <w:t xml:space="preserve"> application displays list of orders found</w:t>
            </w:r>
          </w:p>
        </w:tc>
      </w:tr>
      <w:tr w:rsidR="00EE56B9" w:rsidRPr="009031EA" w:rsidTr="00EE56B9">
        <w:trPr>
          <w:trHeight w:val="176"/>
        </w:trPr>
        <w:tc>
          <w:tcPr>
            <w:tcW w:w="2268" w:type="dxa"/>
          </w:tcPr>
          <w:p w:rsidR="00EE56B9" w:rsidRPr="002153B0" w:rsidRDefault="00EE56B9" w:rsidP="00EE56B9">
            <w:r w:rsidRPr="002153B0">
              <w:t>Normal Flow:</w:t>
            </w:r>
          </w:p>
        </w:tc>
        <w:tc>
          <w:tcPr>
            <w:tcW w:w="6192" w:type="dxa"/>
            <w:gridSpan w:val="2"/>
          </w:tcPr>
          <w:p w:rsidR="00EE56B9" w:rsidRDefault="00EE56B9" w:rsidP="000F7361">
            <w:pPr>
              <w:pStyle w:val="Body"/>
              <w:numPr>
                <w:ilvl w:val="0"/>
                <w:numId w:val="451"/>
              </w:numPr>
            </w:pPr>
            <w:r>
              <w:t>User set search criteria and submits (A1)</w:t>
            </w:r>
          </w:p>
          <w:p w:rsidR="00EE56B9" w:rsidRPr="006D15FA" w:rsidRDefault="00325101" w:rsidP="000F7361">
            <w:pPr>
              <w:pStyle w:val="Body"/>
              <w:numPr>
                <w:ilvl w:val="0"/>
                <w:numId w:val="451"/>
              </w:numPr>
            </w:pPr>
            <w:r>
              <w:t>Channel/CSR light</w:t>
            </w:r>
            <w:r w:rsidR="00EE56B9">
              <w:t xml:space="preserve"> application displays list of selected orders (A2)(A3)</w:t>
            </w:r>
            <w:r w:rsidR="00B94160">
              <w:t>(A4)</w:t>
            </w:r>
          </w:p>
        </w:tc>
      </w:tr>
      <w:tr w:rsidR="00EE56B9" w:rsidRPr="002153B0" w:rsidTr="00EE56B9">
        <w:trPr>
          <w:trHeight w:val="176"/>
        </w:trPr>
        <w:tc>
          <w:tcPr>
            <w:tcW w:w="2268" w:type="dxa"/>
          </w:tcPr>
          <w:p w:rsidR="00EE56B9" w:rsidRDefault="00EE56B9" w:rsidP="00EE56B9">
            <w:r>
              <w:t>Alternative Flows:</w:t>
            </w:r>
          </w:p>
        </w:tc>
        <w:tc>
          <w:tcPr>
            <w:tcW w:w="6192" w:type="dxa"/>
            <w:gridSpan w:val="2"/>
          </w:tcPr>
          <w:p w:rsidR="00EE56B9" w:rsidRDefault="00EE56B9" w:rsidP="00EE56B9">
            <w:pPr>
              <w:pStyle w:val="Body"/>
              <w:ind w:left="0"/>
            </w:pPr>
            <w:r>
              <w:t>A1: User selects the reset option</w:t>
            </w:r>
          </w:p>
          <w:p w:rsidR="00EE56B9" w:rsidRDefault="00325101" w:rsidP="000F7361">
            <w:pPr>
              <w:pStyle w:val="Body"/>
              <w:numPr>
                <w:ilvl w:val="0"/>
                <w:numId w:val="452"/>
              </w:numPr>
            </w:pPr>
            <w:r>
              <w:t>Channel/CSR light</w:t>
            </w:r>
            <w:r w:rsidR="00EE56B9">
              <w:t xml:space="preserve"> application reinitializes search criteria value with last values used in last search.</w:t>
            </w:r>
          </w:p>
          <w:p w:rsidR="00EE56B9" w:rsidRDefault="00EE56B9" w:rsidP="00EE56B9">
            <w:pPr>
              <w:pStyle w:val="Body"/>
              <w:ind w:left="0"/>
            </w:pPr>
            <w:r>
              <w:t>A2: There is no order found</w:t>
            </w:r>
          </w:p>
          <w:p w:rsidR="00EE56B9" w:rsidRDefault="00325101" w:rsidP="000F7361">
            <w:pPr>
              <w:pStyle w:val="Body"/>
              <w:numPr>
                <w:ilvl w:val="0"/>
                <w:numId w:val="453"/>
              </w:numPr>
            </w:pPr>
            <w:r>
              <w:t>Channel/CSR light</w:t>
            </w:r>
            <w:r w:rsidR="00EE56B9">
              <w:t xml:space="preserve"> application display an error message informing user there is no order found</w:t>
            </w:r>
          </w:p>
          <w:p w:rsidR="00EE56B9" w:rsidRDefault="00EE56B9" w:rsidP="00EE56B9">
            <w:pPr>
              <w:pStyle w:val="Body"/>
              <w:ind w:left="0"/>
            </w:pPr>
            <w:r>
              <w:t>A3: There are too many orders found</w:t>
            </w:r>
          </w:p>
          <w:p w:rsidR="00EE56B9" w:rsidRDefault="00325101" w:rsidP="000F7361">
            <w:pPr>
              <w:pStyle w:val="Body"/>
              <w:numPr>
                <w:ilvl w:val="0"/>
                <w:numId w:val="454"/>
              </w:numPr>
            </w:pPr>
            <w:r>
              <w:t>Channel/CSR light</w:t>
            </w:r>
            <w:r w:rsidR="00EE56B9">
              <w:t xml:space="preserve"> application displays orders list with maximum of orders allowed in a search</w:t>
            </w:r>
          </w:p>
          <w:p w:rsidR="00EE56B9" w:rsidRDefault="00325101" w:rsidP="000F7361">
            <w:pPr>
              <w:pStyle w:val="Body"/>
              <w:numPr>
                <w:ilvl w:val="0"/>
                <w:numId w:val="454"/>
              </w:numPr>
            </w:pPr>
            <w:r>
              <w:t>Channel/CSR light</w:t>
            </w:r>
            <w:r w:rsidR="00EE56B9">
              <w:t xml:space="preserve"> application displays an error message informing user there are too many orders selected and he should refined his criteria</w:t>
            </w:r>
          </w:p>
          <w:p w:rsidR="00EE56B9" w:rsidRDefault="00EE56B9" w:rsidP="00EE56B9">
            <w:pPr>
              <w:pStyle w:val="Body"/>
              <w:ind w:left="0"/>
            </w:pPr>
            <w:r>
              <w:t>A4: User set new search criteria and submits</w:t>
            </w:r>
          </w:p>
          <w:p w:rsidR="00EE56B9" w:rsidRDefault="00EE56B9" w:rsidP="000F7361">
            <w:pPr>
              <w:pStyle w:val="Body"/>
              <w:numPr>
                <w:ilvl w:val="0"/>
                <w:numId w:val="455"/>
              </w:numPr>
            </w:pPr>
            <w:r>
              <w:t>Next steps are similar to nominal case</w:t>
            </w:r>
          </w:p>
        </w:tc>
      </w:tr>
    </w:tbl>
    <w:p w:rsidR="00EE56B9" w:rsidRDefault="00EE56B9" w:rsidP="00EE56B9"/>
    <w:p w:rsidR="00EE56B9" w:rsidRPr="00AC7903" w:rsidRDefault="00EE56B9" w:rsidP="00EE56B9">
      <w:pPr>
        <w:pStyle w:val="Heading4"/>
        <w:tabs>
          <w:tab w:val="num" w:pos="1494"/>
        </w:tabs>
        <w:ind w:left="1494"/>
      </w:pPr>
      <w:bookmarkStart w:id="2465" w:name="_Toc215984119"/>
      <w:bookmarkStart w:id="2466" w:name="_Toc253578263"/>
      <w:r>
        <w:t>Use Case:  View order</w:t>
      </w:r>
      <w:bookmarkEnd w:id="2465"/>
      <w:bookmarkEnd w:id="2466"/>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EE56B9" w:rsidTr="00EE56B9">
        <w:trPr>
          <w:trHeight w:val="360"/>
        </w:trPr>
        <w:tc>
          <w:tcPr>
            <w:tcW w:w="5580" w:type="dxa"/>
            <w:gridSpan w:val="2"/>
            <w:shd w:val="clear" w:color="auto" w:fill="E6E6E6"/>
          </w:tcPr>
          <w:p w:rsidR="00EE56B9" w:rsidRDefault="00EE56B9" w:rsidP="00122B88">
            <w:pPr>
              <w:pStyle w:val="TableHeading"/>
            </w:pPr>
            <w:r>
              <w:t>View order</w:t>
            </w:r>
          </w:p>
        </w:tc>
        <w:tc>
          <w:tcPr>
            <w:tcW w:w="2880" w:type="dxa"/>
            <w:shd w:val="clear" w:color="auto" w:fill="E6E6E6"/>
          </w:tcPr>
          <w:p w:rsidR="00EE56B9" w:rsidRDefault="00EE56B9" w:rsidP="00122B88">
            <w:pPr>
              <w:pStyle w:val="TableHeading"/>
            </w:pPr>
            <w:r>
              <w:t xml:space="preserve">OFU0020 </w:t>
            </w:r>
          </w:p>
        </w:tc>
      </w:tr>
      <w:tr w:rsidR="00EE56B9" w:rsidTr="00EE56B9">
        <w:tc>
          <w:tcPr>
            <w:tcW w:w="2268" w:type="dxa"/>
          </w:tcPr>
          <w:p w:rsidR="00EE56B9" w:rsidRDefault="00EE56B9" w:rsidP="00EE56B9">
            <w:r>
              <w:t>Primary actors</w:t>
            </w:r>
          </w:p>
        </w:tc>
        <w:tc>
          <w:tcPr>
            <w:tcW w:w="6192" w:type="dxa"/>
            <w:gridSpan w:val="2"/>
          </w:tcPr>
          <w:p w:rsidR="00EE56B9" w:rsidRDefault="00EE56B9" w:rsidP="00EE56B9">
            <w:pPr>
              <w:pStyle w:val="BodyText"/>
            </w:pPr>
            <w:r>
              <w:t>Dealer User</w:t>
            </w:r>
          </w:p>
          <w:p w:rsidR="00B74EDC" w:rsidRPr="006D15FA" w:rsidRDefault="00B74EDC" w:rsidP="00EE56B9">
            <w:pPr>
              <w:pStyle w:val="BodyText"/>
            </w:pPr>
            <w:r>
              <w:t>CSR user</w:t>
            </w:r>
          </w:p>
        </w:tc>
      </w:tr>
      <w:tr w:rsidR="00EE56B9" w:rsidTr="00EE56B9">
        <w:tc>
          <w:tcPr>
            <w:tcW w:w="2268" w:type="dxa"/>
          </w:tcPr>
          <w:p w:rsidR="00EE56B9" w:rsidRDefault="00EE56B9" w:rsidP="00EE56B9">
            <w:r>
              <w:t>Summary Goal</w:t>
            </w:r>
          </w:p>
        </w:tc>
        <w:tc>
          <w:tcPr>
            <w:tcW w:w="6192" w:type="dxa"/>
            <w:gridSpan w:val="2"/>
          </w:tcPr>
          <w:p w:rsidR="00EE56B9" w:rsidRDefault="00EE56B9" w:rsidP="00EE56B9">
            <w:r>
              <w:t>This Use Case allows user to view a submitted order</w:t>
            </w:r>
          </w:p>
        </w:tc>
      </w:tr>
      <w:tr w:rsidR="00EE56B9" w:rsidRPr="008F2898" w:rsidTr="00EE56B9">
        <w:trPr>
          <w:trHeight w:val="176"/>
        </w:trPr>
        <w:tc>
          <w:tcPr>
            <w:tcW w:w="2268" w:type="dxa"/>
          </w:tcPr>
          <w:p w:rsidR="00EE56B9" w:rsidRDefault="00EE56B9" w:rsidP="00EE56B9">
            <w:r>
              <w:t>Pre-conditions</w:t>
            </w:r>
          </w:p>
        </w:tc>
        <w:tc>
          <w:tcPr>
            <w:tcW w:w="6192" w:type="dxa"/>
            <w:gridSpan w:val="2"/>
          </w:tcPr>
          <w:p w:rsidR="00EE56B9" w:rsidRPr="006D15FA" w:rsidRDefault="00EE56B9" w:rsidP="00EE56B9">
            <w:pPr>
              <w:pStyle w:val="BodyText"/>
            </w:pPr>
            <w:r>
              <w:t>User has retrieved a list of orders</w:t>
            </w:r>
          </w:p>
        </w:tc>
      </w:tr>
      <w:tr w:rsidR="00EE56B9" w:rsidRPr="009031EA" w:rsidTr="00EE56B9">
        <w:trPr>
          <w:trHeight w:val="176"/>
        </w:trPr>
        <w:tc>
          <w:tcPr>
            <w:tcW w:w="2268" w:type="dxa"/>
          </w:tcPr>
          <w:p w:rsidR="00EE56B9" w:rsidRPr="002153B0" w:rsidRDefault="00EE56B9" w:rsidP="00EE56B9">
            <w:r>
              <w:t>Trigger</w:t>
            </w:r>
          </w:p>
        </w:tc>
        <w:tc>
          <w:tcPr>
            <w:tcW w:w="6192" w:type="dxa"/>
            <w:gridSpan w:val="2"/>
          </w:tcPr>
          <w:p w:rsidR="00EE56B9" w:rsidRPr="006D15FA" w:rsidRDefault="00EE56B9" w:rsidP="00EE56B9">
            <w:pPr>
              <w:pStyle w:val="BodyText"/>
            </w:pPr>
            <w:r>
              <w:t>User has selected the option to view a specific order</w:t>
            </w:r>
          </w:p>
        </w:tc>
      </w:tr>
      <w:tr w:rsidR="00EE56B9" w:rsidRPr="006D15FA" w:rsidTr="00EE56B9">
        <w:trPr>
          <w:trHeight w:val="176"/>
        </w:trPr>
        <w:tc>
          <w:tcPr>
            <w:tcW w:w="2268" w:type="dxa"/>
          </w:tcPr>
          <w:p w:rsidR="00EE56B9" w:rsidRDefault="00EE56B9" w:rsidP="00EE56B9">
            <w:r>
              <w:t>Minimum guarantees</w:t>
            </w:r>
          </w:p>
        </w:tc>
        <w:tc>
          <w:tcPr>
            <w:tcW w:w="6192" w:type="dxa"/>
            <w:gridSpan w:val="2"/>
          </w:tcPr>
          <w:p w:rsidR="00EE56B9" w:rsidRPr="006D15FA" w:rsidRDefault="00EE56B9" w:rsidP="00EE56B9">
            <w:pPr>
              <w:pStyle w:val="BodyText"/>
            </w:pPr>
          </w:p>
        </w:tc>
      </w:tr>
      <w:tr w:rsidR="00EE56B9" w:rsidRPr="008F2898" w:rsidTr="00EE56B9">
        <w:trPr>
          <w:trHeight w:val="176"/>
        </w:trPr>
        <w:tc>
          <w:tcPr>
            <w:tcW w:w="2268" w:type="dxa"/>
          </w:tcPr>
          <w:p w:rsidR="00EE56B9" w:rsidRDefault="00EE56B9" w:rsidP="00EE56B9">
            <w:r>
              <w:t>Success guarantees:</w:t>
            </w:r>
          </w:p>
        </w:tc>
        <w:tc>
          <w:tcPr>
            <w:tcW w:w="6192" w:type="dxa"/>
            <w:gridSpan w:val="2"/>
          </w:tcPr>
          <w:p w:rsidR="00EE56B9" w:rsidRPr="006D15FA" w:rsidRDefault="00325101" w:rsidP="00EE56B9">
            <w:pPr>
              <w:pStyle w:val="BodyText"/>
            </w:pPr>
            <w:r>
              <w:t>Channel/CSR light</w:t>
            </w:r>
            <w:r w:rsidR="00EE56B9">
              <w:t xml:space="preserve"> application displays the order</w:t>
            </w:r>
          </w:p>
        </w:tc>
      </w:tr>
      <w:tr w:rsidR="00EE56B9" w:rsidRPr="009031EA" w:rsidTr="00EE56B9">
        <w:trPr>
          <w:trHeight w:val="176"/>
        </w:trPr>
        <w:tc>
          <w:tcPr>
            <w:tcW w:w="2268" w:type="dxa"/>
          </w:tcPr>
          <w:p w:rsidR="00EE56B9" w:rsidRPr="002153B0" w:rsidRDefault="00EE56B9" w:rsidP="00EE56B9">
            <w:r w:rsidRPr="002153B0">
              <w:t>Normal Flow:</w:t>
            </w:r>
          </w:p>
        </w:tc>
        <w:tc>
          <w:tcPr>
            <w:tcW w:w="6192" w:type="dxa"/>
            <w:gridSpan w:val="2"/>
          </w:tcPr>
          <w:p w:rsidR="00EE56B9" w:rsidRDefault="00325101" w:rsidP="000F7361">
            <w:pPr>
              <w:pStyle w:val="Body"/>
              <w:numPr>
                <w:ilvl w:val="0"/>
                <w:numId w:val="450"/>
              </w:numPr>
            </w:pPr>
            <w:r>
              <w:t>Channel/CSR light</w:t>
            </w:r>
            <w:r w:rsidR="00EE56B9">
              <w:t xml:space="preserve"> application displays the order</w:t>
            </w:r>
          </w:p>
          <w:p w:rsidR="00EE56B9" w:rsidRPr="006D15FA" w:rsidRDefault="00EE56B9" w:rsidP="000F7361">
            <w:pPr>
              <w:pStyle w:val="Body"/>
              <w:numPr>
                <w:ilvl w:val="0"/>
                <w:numId w:val="450"/>
              </w:numPr>
            </w:pPr>
            <w:r>
              <w:t>User returns to the list</w:t>
            </w:r>
          </w:p>
        </w:tc>
      </w:tr>
      <w:tr w:rsidR="00EE56B9" w:rsidRPr="002153B0" w:rsidTr="00EE56B9">
        <w:trPr>
          <w:trHeight w:val="176"/>
        </w:trPr>
        <w:tc>
          <w:tcPr>
            <w:tcW w:w="2268" w:type="dxa"/>
          </w:tcPr>
          <w:p w:rsidR="00EE56B9" w:rsidRDefault="00EE56B9" w:rsidP="00EE56B9">
            <w:r>
              <w:t>Alternative Flows:</w:t>
            </w:r>
          </w:p>
        </w:tc>
        <w:tc>
          <w:tcPr>
            <w:tcW w:w="6192" w:type="dxa"/>
            <w:gridSpan w:val="2"/>
          </w:tcPr>
          <w:p w:rsidR="00EE56B9" w:rsidRDefault="00EE56B9" w:rsidP="00EE56B9"/>
        </w:tc>
      </w:tr>
    </w:tbl>
    <w:p w:rsidR="00EE56B9" w:rsidRDefault="00EE56B9" w:rsidP="00EE56B9"/>
    <w:p w:rsidR="00EE56B9" w:rsidRDefault="00EE56B9" w:rsidP="00EE56B9"/>
    <w:p w:rsidR="00EE56B9" w:rsidRDefault="00325101" w:rsidP="00EE56B9">
      <w:pPr>
        <w:pStyle w:val="Heading3forModuleRequirements"/>
      </w:pPr>
      <w:bookmarkStart w:id="2467" w:name="_Toc215984120"/>
      <w:bookmarkStart w:id="2468" w:name="_Toc215989525"/>
      <w:bookmarkStart w:id="2469" w:name="_Toc253578264"/>
      <w:bookmarkStart w:id="2470" w:name="_Toc253579288"/>
      <w:r>
        <w:t>Channel/CSR light</w:t>
      </w:r>
      <w:r w:rsidR="00EE56B9">
        <w:t xml:space="preserve"> application requirements</w:t>
      </w:r>
      <w:bookmarkEnd w:id="2467"/>
      <w:bookmarkEnd w:id="2468"/>
      <w:bookmarkEnd w:id="2469"/>
      <w:bookmarkEnd w:id="2470"/>
    </w:p>
    <w:p w:rsidR="00EE56B9" w:rsidRDefault="00460216" w:rsidP="00EE56B9">
      <w:pPr>
        <w:pStyle w:val="Requirements"/>
      </w:pPr>
      <w:bookmarkStart w:id="2471" w:name="_Toc215989526"/>
      <w:bookmarkStart w:id="2472" w:name="_Toc253579289"/>
      <w:r>
        <w:t>CHA-3.25</w:t>
      </w:r>
      <w:r w:rsidR="00EE56B9">
        <w:t xml:space="preserve">.4.10 </w:t>
      </w:r>
      <w:r w:rsidR="00325101">
        <w:t>Channel/CSR light</w:t>
      </w:r>
      <w:r w:rsidR="00EE56B9">
        <w:t xml:space="preserve"> application shall allow user searching orders with respect of use case ‘Search orders’.</w:t>
      </w:r>
      <w:bookmarkEnd w:id="2471"/>
      <w:bookmarkEnd w:id="2472"/>
    </w:p>
    <w:p w:rsidR="00EE56B9" w:rsidRDefault="00460216" w:rsidP="00EE56B9">
      <w:pPr>
        <w:pStyle w:val="Requirements"/>
      </w:pPr>
      <w:bookmarkStart w:id="2473" w:name="_Toc215989527"/>
      <w:bookmarkStart w:id="2474" w:name="_Toc253579290"/>
      <w:r>
        <w:t>CHA-3.25</w:t>
      </w:r>
      <w:r w:rsidR="00EE56B9">
        <w:t xml:space="preserve">.4.20 </w:t>
      </w:r>
      <w:r w:rsidR="00325101">
        <w:t>Channel/CSR light</w:t>
      </w:r>
      <w:r w:rsidR="00EE56B9">
        <w:t xml:space="preserve"> application shall filter list of orders selected according to user role.</w:t>
      </w:r>
      <w:bookmarkEnd w:id="2473"/>
      <w:bookmarkEnd w:id="2474"/>
    </w:p>
    <w:p w:rsidR="00EE56B9" w:rsidRDefault="00460216" w:rsidP="00EE56B9">
      <w:pPr>
        <w:pStyle w:val="Requirements"/>
        <w:ind w:left="720"/>
      </w:pPr>
      <w:bookmarkStart w:id="2475" w:name="_Toc215989528"/>
      <w:bookmarkStart w:id="2476" w:name="_Toc215989530"/>
      <w:bookmarkStart w:id="2477" w:name="_Toc253579291"/>
      <w:r>
        <w:t>CHA-3.25</w:t>
      </w:r>
      <w:r w:rsidR="00350BB5">
        <w:t xml:space="preserve">.4.20.1 </w:t>
      </w:r>
      <w:r w:rsidR="00325101">
        <w:t>Channel/CSR light</w:t>
      </w:r>
      <w:r w:rsidR="00350BB5">
        <w:t xml:space="preserve"> application shall allow a </w:t>
      </w:r>
      <w:r w:rsidR="0002100D">
        <w:t>user</w:t>
      </w:r>
      <w:r w:rsidR="00350BB5">
        <w:t xml:space="preserve"> accessing to orders he has submitted.</w:t>
      </w:r>
      <w:bookmarkEnd w:id="2475"/>
      <w:bookmarkEnd w:id="2476"/>
      <w:bookmarkEnd w:id="2477"/>
    </w:p>
    <w:p w:rsidR="00EE56B9" w:rsidRDefault="00460216" w:rsidP="00EE56B9">
      <w:pPr>
        <w:pStyle w:val="Requirements"/>
        <w:ind w:left="720"/>
      </w:pPr>
      <w:bookmarkStart w:id="2478" w:name="_Toc215989529"/>
      <w:bookmarkStart w:id="2479" w:name="_Toc253579292"/>
      <w:r>
        <w:t>CHA-3.25</w:t>
      </w:r>
      <w:r w:rsidR="00EE56B9">
        <w:t xml:space="preserve">.4.20.2 </w:t>
      </w:r>
      <w:r w:rsidR="00325101">
        <w:t>Channel/CSR light</w:t>
      </w:r>
      <w:r w:rsidR="00EE56B9">
        <w:t xml:space="preserve"> application shall allow a </w:t>
      </w:r>
      <w:r w:rsidR="00350BB5">
        <w:t xml:space="preserve">dealer </w:t>
      </w:r>
      <w:r w:rsidR="00EE56B9">
        <w:t>administrator accessing to any orders submitted by a user he can access to.</w:t>
      </w:r>
      <w:bookmarkEnd w:id="2478"/>
      <w:bookmarkEnd w:id="2479"/>
    </w:p>
    <w:p w:rsidR="00EE56B9" w:rsidRDefault="00460216" w:rsidP="00EE56B9">
      <w:pPr>
        <w:pStyle w:val="Requirements"/>
      </w:pPr>
      <w:bookmarkStart w:id="2480" w:name="_Toc215989531"/>
      <w:bookmarkStart w:id="2481" w:name="_Toc253579293"/>
      <w:r>
        <w:t>CHA-3.25</w:t>
      </w:r>
      <w:r w:rsidR="00EE56B9">
        <w:t xml:space="preserve">.4.30 </w:t>
      </w:r>
      <w:r w:rsidR="00325101">
        <w:t>Channel/CSR light</w:t>
      </w:r>
      <w:r w:rsidR="00EE56B9">
        <w:t xml:space="preserve"> application shall display in the list the order submission date, the order purchase number</w:t>
      </w:r>
      <w:r w:rsidR="00350BB5">
        <w:t>, the order self service number</w:t>
      </w:r>
      <w:r w:rsidR="00EE56B9">
        <w:t>.</w:t>
      </w:r>
      <w:bookmarkEnd w:id="2480"/>
      <w:bookmarkEnd w:id="2481"/>
    </w:p>
    <w:p w:rsidR="00EE56B9" w:rsidRDefault="00460216" w:rsidP="00EE56B9">
      <w:pPr>
        <w:pStyle w:val="Requirements"/>
      </w:pPr>
      <w:bookmarkStart w:id="2482" w:name="_Toc215989532"/>
      <w:bookmarkStart w:id="2483" w:name="_Toc253579294"/>
      <w:r>
        <w:t>CHA-3.25</w:t>
      </w:r>
      <w:r w:rsidR="00EE56B9">
        <w:t xml:space="preserve">.4.40 </w:t>
      </w:r>
      <w:r w:rsidR="00325101">
        <w:t>Channel/CSR light</w:t>
      </w:r>
      <w:r w:rsidR="00EE56B9">
        <w:t xml:space="preserve"> application shall allow </w:t>
      </w:r>
      <w:r w:rsidR="0002100D">
        <w:t>user</w:t>
      </w:r>
      <w:r w:rsidR="00EE56B9">
        <w:t xml:space="preserve"> searching orders by a combination of following criteria.</w:t>
      </w:r>
      <w:bookmarkEnd w:id="2482"/>
      <w:bookmarkEnd w:id="2483"/>
    </w:p>
    <w:p w:rsidR="00EE56B9" w:rsidRDefault="00460216" w:rsidP="00EE56B9">
      <w:pPr>
        <w:pStyle w:val="Requirements"/>
        <w:ind w:left="720"/>
      </w:pPr>
      <w:bookmarkStart w:id="2484" w:name="_Toc215989533"/>
      <w:bookmarkStart w:id="2485" w:name="_Toc253579295"/>
      <w:r>
        <w:t>CHA-3.25</w:t>
      </w:r>
      <w:r w:rsidR="00EE56B9">
        <w:t xml:space="preserve">.4.40.1 </w:t>
      </w:r>
      <w:r w:rsidR="00325101">
        <w:t>Channel/CSR light</w:t>
      </w:r>
      <w:r w:rsidR="00EE56B9">
        <w:t xml:space="preserve"> application shall support searching orders submitted during a period of time (from date to date).</w:t>
      </w:r>
      <w:bookmarkEnd w:id="2484"/>
      <w:bookmarkEnd w:id="2485"/>
    </w:p>
    <w:p w:rsidR="00EE56B9" w:rsidRDefault="00460216" w:rsidP="00EE56B9">
      <w:pPr>
        <w:pStyle w:val="Requirements"/>
        <w:ind w:left="720"/>
      </w:pPr>
      <w:bookmarkStart w:id="2486" w:name="_Toc215989534"/>
      <w:bookmarkStart w:id="2487" w:name="_Toc253579296"/>
      <w:r>
        <w:t>CHA-3.25</w:t>
      </w:r>
      <w:r w:rsidR="00EE56B9">
        <w:t xml:space="preserve">.4.40.2 </w:t>
      </w:r>
      <w:r w:rsidR="00325101">
        <w:t>Channel/CSR light</w:t>
      </w:r>
      <w:r w:rsidR="00EE56B9">
        <w:t xml:space="preserve"> application shall initialize this period of time by default to now minus one </w:t>
      </w:r>
      <w:r w:rsidR="00350BB5">
        <w:t>week</w:t>
      </w:r>
      <w:r w:rsidR="00EE56B9">
        <w:t>.</w:t>
      </w:r>
      <w:bookmarkEnd w:id="2486"/>
      <w:bookmarkEnd w:id="2487"/>
    </w:p>
    <w:p w:rsidR="00EE56B9" w:rsidRDefault="00460216" w:rsidP="00EE56B9">
      <w:pPr>
        <w:pStyle w:val="Requirements"/>
        <w:ind w:left="720"/>
      </w:pPr>
      <w:bookmarkStart w:id="2488" w:name="_Toc215989535"/>
      <w:bookmarkStart w:id="2489" w:name="_Toc253579297"/>
      <w:r>
        <w:t>CHA-3.25</w:t>
      </w:r>
      <w:r w:rsidR="00EE56B9">
        <w:t xml:space="preserve">.4.40.3 </w:t>
      </w:r>
      <w:r w:rsidR="00325101">
        <w:t>Channel/CSR light</w:t>
      </w:r>
      <w:r w:rsidR="00EE56B9">
        <w:t xml:space="preserve"> application shall support searching orders by order status.</w:t>
      </w:r>
      <w:bookmarkEnd w:id="2488"/>
      <w:bookmarkEnd w:id="2489"/>
    </w:p>
    <w:p w:rsidR="00EE56B9" w:rsidRDefault="00460216" w:rsidP="00EE56B9">
      <w:pPr>
        <w:pStyle w:val="Requirements"/>
        <w:ind w:left="720"/>
      </w:pPr>
      <w:bookmarkStart w:id="2490" w:name="_Toc215989536"/>
      <w:bookmarkStart w:id="2491" w:name="_Toc253579298"/>
      <w:r>
        <w:t>CHA-3.25</w:t>
      </w:r>
      <w:r w:rsidR="00EE56B9">
        <w:t xml:space="preserve">.4.40.4 </w:t>
      </w:r>
      <w:r w:rsidR="00325101">
        <w:t>Channel/CSR light</w:t>
      </w:r>
      <w:r w:rsidR="00EE56B9">
        <w:t xml:space="preserve"> application shall support searching orders by order self service reference.</w:t>
      </w:r>
      <w:bookmarkEnd w:id="2490"/>
      <w:bookmarkEnd w:id="2491"/>
    </w:p>
    <w:p w:rsidR="00EE56B9" w:rsidRDefault="00460216" w:rsidP="00EE56B9">
      <w:pPr>
        <w:pStyle w:val="Requirements"/>
      </w:pPr>
      <w:bookmarkStart w:id="2492" w:name="_Toc215989540"/>
      <w:bookmarkStart w:id="2493" w:name="_Toc253579299"/>
      <w:r>
        <w:t>CHA-3.25</w:t>
      </w:r>
      <w:r w:rsidR="00EE56B9">
        <w:t xml:space="preserve">.4.60 </w:t>
      </w:r>
      <w:r w:rsidR="00325101">
        <w:t>Channel/CSR light</w:t>
      </w:r>
      <w:r w:rsidR="00EE56B9">
        <w:t xml:space="preserve"> application shall support configuring at design time the maximum number of orders that can be retrieved.</w:t>
      </w:r>
      <w:bookmarkEnd w:id="2492"/>
      <w:bookmarkEnd w:id="2493"/>
    </w:p>
    <w:p w:rsidR="00EE56B9" w:rsidRDefault="00460216" w:rsidP="00EE56B9">
      <w:pPr>
        <w:pStyle w:val="Requirements"/>
      </w:pPr>
      <w:bookmarkStart w:id="2494" w:name="_Toc215989541"/>
      <w:bookmarkStart w:id="2495" w:name="_Toc253579300"/>
      <w:r>
        <w:t>CHA-3.25</w:t>
      </w:r>
      <w:r w:rsidR="00EE56B9">
        <w:t xml:space="preserve">.4.70 </w:t>
      </w:r>
      <w:r w:rsidR="00325101">
        <w:t>Channel/CSR light</w:t>
      </w:r>
      <w:r w:rsidR="00EE56B9">
        <w:t xml:space="preserve"> application shall allow user view</w:t>
      </w:r>
      <w:r w:rsidR="00EE56B9">
        <w:t>ing a submitted order with respect of use case view order.</w:t>
      </w:r>
      <w:bookmarkEnd w:id="2494"/>
      <w:bookmarkEnd w:id="2495"/>
    </w:p>
    <w:p w:rsidR="00EE56B9" w:rsidRDefault="00460216" w:rsidP="00460216">
      <w:pPr>
        <w:pStyle w:val="Requirements"/>
      </w:pPr>
      <w:bookmarkStart w:id="2496" w:name="_Toc215989542"/>
      <w:bookmarkStart w:id="2497" w:name="_Toc253579301"/>
      <w:r>
        <w:t>CHA-3.25</w:t>
      </w:r>
      <w:r w:rsidR="00EE56B9">
        <w:t xml:space="preserve">.4.80 </w:t>
      </w:r>
      <w:r w:rsidR="00325101">
        <w:t>Channel/CSR light</w:t>
      </w:r>
      <w:r w:rsidR="00EE56B9">
        <w:t xml:space="preserve"> application shall display order similarly as in review order use case in checkout domain plus the order status and the order self service reference.</w:t>
      </w:r>
      <w:bookmarkEnd w:id="2496"/>
      <w:bookmarkEnd w:id="2497"/>
    </w:p>
    <w:p w:rsidR="00EE56B9" w:rsidRDefault="00EE56B9" w:rsidP="00EE56B9">
      <w:pPr>
        <w:pStyle w:val="Requirements"/>
      </w:pPr>
    </w:p>
    <w:p w:rsidR="004A7F33" w:rsidRDefault="004A7F33" w:rsidP="004A7F33">
      <w:pPr>
        <w:pStyle w:val="Capability"/>
      </w:pPr>
      <w:bookmarkStart w:id="2498" w:name="_Toc233601430"/>
      <w:bookmarkStart w:id="2499" w:name="_Toc253578265"/>
      <w:bookmarkStart w:id="2500" w:name="_Toc253579302"/>
      <w:r>
        <w:t xml:space="preserve">Capability </w:t>
      </w:r>
      <w:r>
        <w:fldChar w:fldCharType="begin"/>
      </w:r>
      <w:r>
        <w:instrText xml:space="preserve"> LISTNUM "business req" \* MERGEFORMAT </w:instrText>
      </w:r>
      <w:r>
        <w:fldChar w:fldCharType="separate"/>
      </w:r>
      <w:r>
        <w:rPr>
          <w:noProof/>
        </w:rPr>
        <w:t>1</w:t>
      </w:r>
      <w:r>
        <w:fldChar w:fldCharType="end">
          <w:numberingChange w:id="2501" w:author="Raphaël Guého" w:date="2010-01-04T14:43:00Z" w:original="25."/>
        </w:fldChar>
      </w:r>
      <w:r>
        <w:t xml:space="preserve"> </w:t>
      </w:r>
      <w:r w:rsidR="00A13724">
        <w:t>Subscriber</w:t>
      </w:r>
      <w:r>
        <w:t xml:space="preserve"> life cycle management</w:t>
      </w:r>
      <w:bookmarkEnd w:id="2498"/>
      <w:bookmarkEnd w:id="2499"/>
      <w:bookmarkEnd w:id="2500"/>
    </w:p>
    <w:p w:rsidR="004A7F33" w:rsidRDefault="004A7F33" w:rsidP="004A7F33">
      <w:pPr>
        <w:pStyle w:val="Heading3"/>
      </w:pPr>
      <w:bookmarkStart w:id="2502" w:name="_Toc233601431"/>
      <w:bookmarkStart w:id="2503" w:name="_Toc253578266"/>
      <w:r>
        <w:t>Capability Description</w:t>
      </w:r>
      <w:bookmarkEnd w:id="2502"/>
      <w:bookmarkEnd w:id="2503"/>
    </w:p>
    <w:p w:rsidR="004A7F33" w:rsidRDefault="004A7F33" w:rsidP="004A7F33">
      <w:pPr>
        <w:pStyle w:val="BodyText"/>
      </w:pPr>
      <w:r>
        <w:t xml:space="preserve">This capability allows user to suspend, resume, fraud lock, unlock and disconnect </w:t>
      </w:r>
      <w:r w:rsidR="00A65E57">
        <w:t>subscriber</w:t>
      </w:r>
    </w:p>
    <w:p w:rsidR="004A7F33" w:rsidRDefault="004A7F33" w:rsidP="004A7F33">
      <w:pPr>
        <w:pStyle w:val="BodyText"/>
      </w:pPr>
    </w:p>
    <w:p w:rsidR="004A7F33" w:rsidRPr="00E822EC" w:rsidRDefault="004A7F33" w:rsidP="004A7F33">
      <w:pPr>
        <w:pStyle w:val="BodyText"/>
      </w:pPr>
      <w:r w:rsidRPr="00E822EC">
        <w:pict>
          <v:shape id="_x0000_i1076" type="#_x0000_t75" style="width:324.75pt;height:347.25pt">
            <v:imagedata r:id="rId67" o:title=""/>
          </v:shape>
        </w:pict>
      </w:r>
    </w:p>
    <w:p w:rsidR="004A7F33" w:rsidRDefault="004A7F33" w:rsidP="004A7F33">
      <w:pPr>
        <w:pStyle w:val="Heading3"/>
      </w:pPr>
      <w:bookmarkStart w:id="2504" w:name="_Toc233601432"/>
      <w:bookmarkStart w:id="2505" w:name="_Toc253578267"/>
      <w:r>
        <w:t>Capability Assumptions/Dependencies</w:t>
      </w:r>
      <w:bookmarkEnd w:id="2504"/>
      <w:bookmarkEnd w:id="2505"/>
    </w:p>
    <w:p w:rsidR="004A7F33" w:rsidRDefault="004A7F33" w:rsidP="004A7F33">
      <w:pPr>
        <w:pStyle w:val="Heading3"/>
      </w:pPr>
      <w:bookmarkStart w:id="2506" w:name="_Toc233601433"/>
      <w:bookmarkStart w:id="2507" w:name="_Toc253578268"/>
      <w:r>
        <w:t>Capability Use Cases</w:t>
      </w:r>
      <w:bookmarkEnd w:id="2506"/>
      <w:bookmarkEnd w:id="2507"/>
    </w:p>
    <w:p w:rsidR="004A7F33" w:rsidRPr="00AC7903" w:rsidRDefault="004A7F33" w:rsidP="004A7F33">
      <w:pPr>
        <w:pStyle w:val="Heading4"/>
        <w:tabs>
          <w:tab w:val="num" w:pos="1494"/>
        </w:tabs>
        <w:ind w:left="1494"/>
      </w:pPr>
      <w:bookmarkStart w:id="2508" w:name="_Toc233601434"/>
      <w:bookmarkStart w:id="2509" w:name="_Toc253578269"/>
      <w:r>
        <w:t xml:space="preserve">Use Case:  Suspend </w:t>
      </w:r>
      <w:r w:rsidR="00A65E57">
        <w:t>subscriber</w:t>
      </w:r>
      <w:bookmarkEnd w:id="2508"/>
      <w:bookmarkEnd w:id="2509"/>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4A7F33" w:rsidTr="004A7F33">
        <w:trPr>
          <w:trHeight w:val="360"/>
        </w:trPr>
        <w:tc>
          <w:tcPr>
            <w:tcW w:w="5580" w:type="dxa"/>
            <w:gridSpan w:val="2"/>
            <w:shd w:val="clear" w:color="auto" w:fill="E6E6E6"/>
          </w:tcPr>
          <w:p w:rsidR="004A7F33" w:rsidRDefault="004A7F33" w:rsidP="004A7F33">
            <w:pPr>
              <w:pStyle w:val="TableHeading"/>
            </w:pPr>
            <w:r>
              <w:t xml:space="preserve">Suspend </w:t>
            </w:r>
            <w:r w:rsidR="00A65E57">
              <w:t>subscriber</w:t>
            </w:r>
          </w:p>
        </w:tc>
        <w:tc>
          <w:tcPr>
            <w:tcW w:w="2880" w:type="dxa"/>
            <w:shd w:val="clear" w:color="auto" w:fill="E6E6E6"/>
          </w:tcPr>
          <w:p w:rsidR="004A7F33" w:rsidRDefault="004A7F33" w:rsidP="004A7F33">
            <w:pPr>
              <w:pStyle w:val="TableHeading"/>
            </w:pPr>
            <w:r>
              <w:t xml:space="preserve">CLM0010 </w:t>
            </w:r>
          </w:p>
        </w:tc>
      </w:tr>
      <w:tr w:rsidR="004A7F33" w:rsidTr="004A7F33">
        <w:tc>
          <w:tcPr>
            <w:tcW w:w="2268" w:type="dxa"/>
          </w:tcPr>
          <w:p w:rsidR="004A7F33" w:rsidRDefault="004A7F33" w:rsidP="004A7F33">
            <w:r>
              <w:t>Primary actors</w:t>
            </w:r>
          </w:p>
        </w:tc>
        <w:tc>
          <w:tcPr>
            <w:tcW w:w="6192" w:type="dxa"/>
            <w:gridSpan w:val="2"/>
          </w:tcPr>
          <w:p w:rsidR="004A7F33" w:rsidRDefault="004A7F33" w:rsidP="004A7F33">
            <w:pPr>
              <w:pStyle w:val="BodyText"/>
            </w:pPr>
            <w:r>
              <w:t>Dealer User</w:t>
            </w:r>
          </w:p>
          <w:p w:rsidR="004A7F33" w:rsidRPr="006D15FA" w:rsidRDefault="004A7F33" w:rsidP="004A7F33">
            <w:pPr>
              <w:pStyle w:val="BodyText"/>
            </w:pPr>
            <w:r>
              <w:t>CSR user</w:t>
            </w:r>
          </w:p>
        </w:tc>
      </w:tr>
      <w:tr w:rsidR="004A7F33" w:rsidTr="004A7F33">
        <w:tc>
          <w:tcPr>
            <w:tcW w:w="2268" w:type="dxa"/>
          </w:tcPr>
          <w:p w:rsidR="004A7F33" w:rsidRDefault="004A7F33" w:rsidP="004A7F33">
            <w:r>
              <w:t>Summary Goal</w:t>
            </w:r>
          </w:p>
        </w:tc>
        <w:tc>
          <w:tcPr>
            <w:tcW w:w="6192" w:type="dxa"/>
            <w:gridSpan w:val="2"/>
          </w:tcPr>
          <w:p w:rsidR="004A7F33" w:rsidRDefault="004A7F33" w:rsidP="004A7F33">
            <w:r>
              <w:t xml:space="preserve">This Use Case allows user to suspend a </w:t>
            </w:r>
            <w:r w:rsidR="00A65E57">
              <w:t>subscriber</w:t>
            </w:r>
            <w:r>
              <w:t xml:space="preserve"> </w:t>
            </w:r>
          </w:p>
        </w:tc>
      </w:tr>
      <w:tr w:rsidR="004A7F33" w:rsidRPr="008F2898" w:rsidTr="004A7F33">
        <w:trPr>
          <w:trHeight w:val="176"/>
        </w:trPr>
        <w:tc>
          <w:tcPr>
            <w:tcW w:w="2268" w:type="dxa"/>
          </w:tcPr>
          <w:p w:rsidR="004A7F33" w:rsidRDefault="004A7F33" w:rsidP="004A7F33">
            <w:r>
              <w:t>Pre-conditions</w:t>
            </w:r>
          </w:p>
        </w:tc>
        <w:tc>
          <w:tcPr>
            <w:tcW w:w="6192" w:type="dxa"/>
            <w:gridSpan w:val="2"/>
          </w:tcPr>
          <w:p w:rsidR="004A7F33" w:rsidRPr="006D15FA" w:rsidRDefault="004A7F33" w:rsidP="004A7F33">
            <w:pPr>
              <w:pStyle w:val="BodyText"/>
            </w:pPr>
            <w:r>
              <w:t xml:space="preserve">User is in context of a specific </w:t>
            </w:r>
            <w:r w:rsidR="00A65E57">
              <w:t>subscriber</w:t>
            </w:r>
          </w:p>
        </w:tc>
      </w:tr>
      <w:tr w:rsidR="004A7F33" w:rsidRPr="009031EA" w:rsidTr="004A7F33">
        <w:trPr>
          <w:trHeight w:val="176"/>
        </w:trPr>
        <w:tc>
          <w:tcPr>
            <w:tcW w:w="2268" w:type="dxa"/>
          </w:tcPr>
          <w:p w:rsidR="004A7F33" w:rsidRPr="002153B0" w:rsidRDefault="004A7F33" w:rsidP="004A7F33">
            <w:r>
              <w:t>Trigger</w:t>
            </w:r>
          </w:p>
        </w:tc>
        <w:tc>
          <w:tcPr>
            <w:tcW w:w="6192" w:type="dxa"/>
            <w:gridSpan w:val="2"/>
          </w:tcPr>
          <w:p w:rsidR="004A7F33" w:rsidRPr="006D15FA" w:rsidRDefault="004A7F33" w:rsidP="004A7F33">
            <w:pPr>
              <w:pStyle w:val="BodyText"/>
            </w:pPr>
            <w:r>
              <w:t xml:space="preserve">User has selected the option to suspend the </w:t>
            </w:r>
            <w:r w:rsidR="00A65E57">
              <w:t>subscriber</w:t>
            </w:r>
          </w:p>
        </w:tc>
      </w:tr>
      <w:tr w:rsidR="004A7F33" w:rsidRPr="006D15FA" w:rsidTr="004A7F33">
        <w:trPr>
          <w:trHeight w:val="176"/>
        </w:trPr>
        <w:tc>
          <w:tcPr>
            <w:tcW w:w="2268" w:type="dxa"/>
          </w:tcPr>
          <w:p w:rsidR="004A7F33" w:rsidRDefault="004A7F33" w:rsidP="004A7F33">
            <w:r>
              <w:t>Minimum guarantees</w:t>
            </w:r>
          </w:p>
        </w:tc>
        <w:tc>
          <w:tcPr>
            <w:tcW w:w="6192" w:type="dxa"/>
            <w:gridSpan w:val="2"/>
          </w:tcPr>
          <w:p w:rsidR="004A7F33" w:rsidRPr="006D15FA" w:rsidRDefault="004A7F33" w:rsidP="004A7F33">
            <w:pPr>
              <w:pStyle w:val="BodyText"/>
            </w:pPr>
            <w:r>
              <w:t xml:space="preserve">Channel/CSR light application advises user why </w:t>
            </w:r>
            <w:r w:rsidR="00A65E57">
              <w:t>subscriber</w:t>
            </w:r>
            <w:r>
              <w:t xml:space="preserve"> can’t be suspended</w:t>
            </w:r>
          </w:p>
        </w:tc>
      </w:tr>
      <w:tr w:rsidR="004A7F33" w:rsidRPr="008F2898" w:rsidTr="004A7F33">
        <w:trPr>
          <w:trHeight w:val="176"/>
        </w:trPr>
        <w:tc>
          <w:tcPr>
            <w:tcW w:w="2268" w:type="dxa"/>
          </w:tcPr>
          <w:p w:rsidR="004A7F33" w:rsidRDefault="004A7F33" w:rsidP="004A7F33">
            <w:r>
              <w:t>Success guarantees:</w:t>
            </w:r>
          </w:p>
        </w:tc>
        <w:tc>
          <w:tcPr>
            <w:tcW w:w="6192" w:type="dxa"/>
            <w:gridSpan w:val="2"/>
          </w:tcPr>
          <w:p w:rsidR="004A7F33" w:rsidRPr="006D15FA" w:rsidRDefault="00A13724" w:rsidP="004A7F33">
            <w:pPr>
              <w:pStyle w:val="BodyText"/>
            </w:pPr>
            <w:r>
              <w:t>Subscriber</w:t>
            </w:r>
            <w:r w:rsidR="004A7F33">
              <w:t xml:space="preserve"> suspension order has been created in billing</w:t>
            </w:r>
          </w:p>
        </w:tc>
      </w:tr>
      <w:tr w:rsidR="004A7F33" w:rsidRPr="009031EA" w:rsidTr="004A7F33">
        <w:trPr>
          <w:trHeight w:val="176"/>
        </w:trPr>
        <w:tc>
          <w:tcPr>
            <w:tcW w:w="2268" w:type="dxa"/>
          </w:tcPr>
          <w:p w:rsidR="004A7F33" w:rsidRPr="002153B0" w:rsidRDefault="004A7F33" w:rsidP="004A7F33">
            <w:r w:rsidRPr="002153B0">
              <w:t>Normal Flow:</w:t>
            </w:r>
          </w:p>
        </w:tc>
        <w:tc>
          <w:tcPr>
            <w:tcW w:w="6192" w:type="dxa"/>
            <w:gridSpan w:val="2"/>
          </w:tcPr>
          <w:p w:rsidR="004A7F33" w:rsidRDefault="004A7F33" w:rsidP="000F7361">
            <w:pPr>
              <w:pStyle w:val="Body"/>
              <w:numPr>
                <w:ilvl w:val="0"/>
                <w:numId w:val="576"/>
              </w:numPr>
            </w:pPr>
            <w:r>
              <w:t>User set suspension date time, suspension reason (selected from list) and submits (A1)(A2)</w:t>
            </w:r>
          </w:p>
          <w:p w:rsidR="004A7F33" w:rsidRDefault="004A7F33" w:rsidP="000F7361">
            <w:pPr>
              <w:pStyle w:val="Body"/>
              <w:numPr>
                <w:ilvl w:val="0"/>
                <w:numId w:val="576"/>
              </w:numPr>
            </w:pPr>
            <w:r>
              <w:t>Channel/CSR light application displays which RC/NRC will continue to be billed, engagement duration impact and requests user to confirm</w:t>
            </w:r>
          </w:p>
          <w:p w:rsidR="004A7F33" w:rsidRDefault="004A7F33" w:rsidP="000F7361">
            <w:pPr>
              <w:pStyle w:val="Body"/>
              <w:numPr>
                <w:ilvl w:val="0"/>
                <w:numId w:val="576"/>
              </w:numPr>
            </w:pPr>
            <w:r>
              <w:t>User confirms (A3)</w:t>
            </w:r>
          </w:p>
          <w:p w:rsidR="004A7F33" w:rsidRPr="006D15FA" w:rsidRDefault="004A7F33" w:rsidP="000F7361">
            <w:pPr>
              <w:pStyle w:val="Body"/>
              <w:numPr>
                <w:ilvl w:val="0"/>
                <w:numId w:val="576"/>
              </w:numPr>
            </w:pPr>
            <w:r>
              <w:t>Channel/CSR light application submits the suspension request to billing</w:t>
            </w:r>
          </w:p>
        </w:tc>
      </w:tr>
      <w:tr w:rsidR="004A7F33" w:rsidRPr="002153B0" w:rsidTr="004A7F33">
        <w:trPr>
          <w:trHeight w:val="176"/>
        </w:trPr>
        <w:tc>
          <w:tcPr>
            <w:tcW w:w="2268" w:type="dxa"/>
          </w:tcPr>
          <w:p w:rsidR="004A7F33" w:rsidRDefault="004A7F33" w:rsidP="004A7F33">
            <w:r>
              <w:t>Alternative Flows:</w:t>
            </w:r>
          </w:p>
        </w:tc>
        <w:tc>
          <w:tcPr>
            <w:tcW w:w="6192" w:type="dxa"/>
            <w:gridSpan w:val="2"/>
          </w:tcPr>
          <w:p w:rsidR="004A7F33" w:rsidRDefault="004A7F33" w:rsidP="004A7F33">
            <w:pPr>
              <w:pStyle w:val="Body"/>
              <w:ind w:left="0"/>
            </w:pPr>
            <w:r>
              <w:t xml:space="preserve">A1: </w:t>
            </w:r>
            <w:r w:rsidR="00A13724">
              <w:t>Subscriber</w:t>
            </w:r>
            <w:r>
              <w:t xml:space="preserve"> can’t be suspended (see detailed requirements)</w:t>
            </w:r>
          </w:p>
          <w:p w:rsidR="004A7F33" w:rsidRDefault="004A7F33" w:rsidP="000F7361">
            <w:pPr>
              <w:pStyle w:val="Body"/>
              <w:numPr>
                <w:ilvl w:val="0"/>
                <w:numId w:val="579"/>
              </w:numPr>
            </w:pPr>
            <w:r>
              <w:t xml:space="preserve">Channel/CSR light displays reason why </w:t>
            </w:r>
            <w:r w:rsidR="00A65E57">
              <w:t>subscriber</w:t>
            </w:r>
            <w:r>
              <w:t xml:space="preserve"> can’t be suspended</w:t>
            </w:r>
          </w:p>
          <w:p w:rsidR="004A7F33" w:rsidRDefault="004A7F33" w:rsidP="004A7F33">
            <w:pPr>
              <w:pStyle w:val="Body"/>
              <w:ind w:left="0"/>
            </w:pPr>
            <w:r>
              <w:t>A2: User wants to already specify the resume date</w:t>
            </w:r>
          </w:p>
          <w:p w:rsidR="004A7F33" w:rsidRDefault="004A7F33" w:rsidP="000F7361">
            <w:pPr>
              <w:pStyle w:val="Body"/>
              <w:numPr>
                <w:ilvl w:val="0"/>
                <w:numId w:val="577"/>
              </w:numPr>
            </w:pPr>
            <w:r>
              <w:t>User set suspension date, suspension reason (selected from list), resume date time and submits</w:t>
            </w:r>
          </w:p>
          <w:p w:rsidR="004A7F33" w:rsidRDefault="004A7F33" w:rsidP="000F7361">
            <w:pPr>
              <w:pStyle w:val="Body"/>
              <w:numPr>
                <w:ilvl w:val="0"/>
                <w:numId w:val="577"/>
              </w:numPr>
            </w:pPr>
            <w:r>
              <w:t>Next step is similar to step 2 of nominal case</w:t>
            </w:r>
          </w:p>
          <w:p w:rsidR="004A7F33" w:rsidRDefault="004A7F33" w:rsidP="004A7F33">
            <w:pPr>
              <w:pStyle w:val="Body"/>
              <w:ind w:left="0"/>
            </w:pPr>
            <w:r>
              <w:t>A3: User cancels</w:t>
            </w:r>
          </w:p>
          <w:p w:rsidR="004A7F33" w:rsidRDefault="004A7F33" w:rsidP="000F7361">
            <w:pPr>
              <w:pStyle w:val="Body"/>
              <w:numPr>
                <w:ilvl w:val="0"/>
                <w:numId w:val="578"/>
              </w:numPr>
            </w:pPr>
            <w:r>
              <w:t xml:space="preserve">Channel/CSR light application redirects user to the </w:t>
            </w:r>
            <w:r w:rsidR="00A65E57">
              <w:t>subscriber</w:t>
            </w:r>
            <w:r>
              <w:t xml:space="preserve"> summary</w:t>
            </w:r>
          </w:p>
        </w:tc>
      </w:tr>
    </w:tbl>
    <w:p w:rsidR="004A7F33" w:rsidRDefault="004A7F33" w:rsidP="004A7F33"/>
    <w:p w:rsidR="004A7F33" w:rsidRPr="00AC7903" w:rsidRDefault="004A7F33" w:rsidP="004A7F33">
      <w:pPr>
        <w:pStyle w:val="Heading4"/>
        <w:tabs>
          <w:tab w:val="num" w:pos="1494"/>
        </w:tabs>
        <w:ind w:left="1494"/>
      </w:pPr>
      <w:bookmarkStart w:id="2510" w:name="_Toc233601435"/>
      <w:bookmarkStart w:id="2511" w:name="_Toc253578270"/>
      <w:r>
        <w:t xml:space="preserve">Use Case:  Resume </w:t>
      </w:r>
      <w:r w:rsidR="00A65E57">
        <w:t>subscriber</w:t>
      </w:r>
      <w:bookmarkEnd w:id="2510"/>
      <w:bookmarkEnd w:id="2511"/>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4A7F33" w:rsidTr="004A7F33">
        <w:trPr>
          <w:trHeight w:val="360"/>
        </w:trPr>
        <w:tc>
          <w:tcPr>
            <w:tcW w:w="5580" w:type="dxa"/>
            <w:gridSpan w:val="2"/>
            <w:shd w:val="clear" w:color="auto" w:fill="E6E6E6"/>
          </w:tcPr>
          <w:p w:rsidR="004A7F33" w:rsidRDefault="004A7F33" w:rsidP="004A7F33">
            <w:pPr>
              <w:pStyle w:val="TableHeading"/>
            </w:pPr>
            <w:r>
              <w:t xml:space="preserve">Resume </w:t>
            </w:r>
            <w:r w:rsidR="00A65E57">
              <w:t>subscriber</w:t>
            </w:r>
          </w:p>
        </w:tc>
        <w:tc>
          <w:tcPr>
            <w:tcW w:w="2880" w:type="dxa"/>
            <w:shd w:val="clear" w:color="auto" w:fill="E6E6E6"/>
          </w:tcPr>
          <w:p w:rsidR="004A7F33" w:rsidRDefault="004A7F33" w:rsidP="004A7F33">
            <w:pPr>
              <w:pStyle w:val="TableHeading"/>
            </w:pPr>
            <w:r>
              <w:t xml:space="preserve">CLM0020 </w:t>
            </w:r>
          </w:p>
        </w:tc>
      </w:tr>
      <w:tr w:rsidR="004A7F33" w:rsidTr="004A7F33">
        <w:tc>
          <w:tcPr>
            <w:tcW w:w="2268" w:type="dxa"/>
          </w:tcPr>
          <w:p w:rsidR="004A7F33" w:rsidRDefault="004A7F33" w:rsidP="004A7F33">
            <w:r>
              <w:t>Primary actors</w:t>
            </w:r>
          </w:p>
        </w:tc>
        <w:tc>
          <w:tcPr>
            <w:tcW w:w="6192" w:type="dxa"/>
            <w:gridSpan w:val="2"/>
          </w:tcPr>
          <w:p w:rsidR="004A7F33" w:rsidRDefault="004A7F33" w:rsidP="004A7F33">
            <w:pPr>
              <w:pStyle w:val="BodyText"/>
            </w:pPr>
            <w:r>
              <w:t>Dealer User</w:t>
            </w:r>
          </w:p>
          <w:p w:rsidR="004A7F33" w:rsidRPr="006D15FA" w:rsidRDefault="004A7F33" w:rsidP="004A7F33">
            <w:pPr>
              <w:pStyle w:val="BodyText"/>
            </w:pPr>
            <w:r>
              <w:t>CSR user</w:t>
            </w:r>
          </w:p>
        </w:tc>
      </w:tr>
      <w:tr w:rsidR="004A7F33" w:rsidTr="004A7F33">
        <w:tc>
          <w:tcPr>
            <w:tcW w:w="2268" w:type="dxa"/>
          </w:tcPr>
          <w:p w:rsidR="004A7F33" w:rsidRDefault="004A7F33" w:rsidP="004A7F33">
            <w:r>
              <w:t>Summary Goal</w:t>
            </w:r>
          </w:p>
        </w:tc>
        <w:tc>
          <w:tcPr>
            <w:tcW w:w="6192" w:type="dxa"/>
            <w:gridSpan w:val="2"/>
          </w:tcPr>
          <w:p w:rsidR="004A7F33" w:rsidRDefault="004A7F33" w:rsidP="004A7F33">
            <w:r>
              <w:t xml:space="preserve">This Use Case allows user to resume a </w:t>
            </w:r>
            <w:r w:rsidR="00A65E57">
              <w:t>subscriber</w:t>
            </w:r>
            <w:r>
              <w:t xml:space="preserve"> </w:t>
            </w:r>
          </w:p>
        </w:tc>
      </w:tr>
      <w:tr w:rsidR="004A7F33" w:rsidRPr="008F2898" w:rsidTr="004A7F33">
        <w:trPr>
          <w:trHeight w:val="176"/>
        </w:trPr>
        <w:tc>
          <w:tcPr>
            <w:tcW w:w="2268" w:type="dxa"/>
          </w:tcPr>
          <w:p w:rsidR="004A7F33" w:rsidRDefault="004A7F33" w:rsidP="004A7F33">
            <w:r>
              <w:t>Pre-conditions</w:t>
            </w:r>
          </w:p>
        </w:tc>
        <w:tc>
          <w:tcPr>
            <w:tcW w:w="6192" w:type="dxa"/>
            <w:gridSpan w:val="2"/>
          </w:tcPr>
          <w:p w:rsidR="004A7F33" w:rsidRDefault="004A7F33" w:rsidP="004A7F33">
            <w:pPr>
              <w:pStyle w:val="BodyText"/>
            </w:pPr>
            <w:r>
              <w:t xml:space="preserve">User is in context of a specific </w:t>
            </w:r>
            <w:r w:rsidR="00A65E57">
              <w:t>subscriber</w:t>
            </w:r>
          </w:p>
          <w:p w:rsidR="004A7F33" w:rsidRPr="006D15FA" w:rsidRDefault="004A7F33" w:rsidP="004A7F33">
            <w:pPr>
              <w:pStyle w:val="BodyText"/>
            </w:pPr>
          </w:p>
        </w:tc>
      </w:tr>
      <w:tr w:rsidR="004A7F33" w:rsidRPr="009031EA" w:rsidTr="004A7F33">
        <w:trPr>
          <w:trHeight w:val="176"/>
        </w:trPr>
        <w:tc>
          <w:tcPr>
            <w:tcW w:w="2268" w:type="dxa"/>
          </w:tcPr>
          <w:p w:rsidR="004A7F33" w:rsidRPr="002153B0" w:rsidRDefault="004A7F33" w:rsidP="004A7F33">
            <w:r>
              <w:t>Trigger</w:t>
            </w:r>
          </w:p>
        </w:tc>
        <w:tc>
          <w:tcPr>
            <w:tcW w:w="6192" w:type="dxa"/>
            <w:gridSpan w:val="2"/>
          </w:tcPr>
          <w:p w:rsidR="004A7F33" w:rsidRPr="006D15FA" w:rsidRDefault="004A7F33" w:rsidP="004A7F33">
            <w:pPr>
              <w:pStyle w:val="BodyText"/>
            </w:pPr>
            <w:r>
              <w:t xml:space="preserve">User has selected the option to resume the </w:t>
            </w:r>
            <w:r w:rsidR="00A65E57">
              <w:t>subscriber</w:t>
            </w:r>
          </w:p>
        </w:tc>
      </w:tr>
      <w:tr w:rsidR="004A7F33" w:rsidRPr="006D15FA" w:rsidTr="004A7F33">
        <w:trPr>
          <w:trHeight w:val="176"/>
        </w:trPr>
        <w:tc>
          <w:tcPr>
            <w:tcW w:w="2268" w:type="dxa"/>
          </w:tcPr>
          <w:p w:rsidR="004A7F33" w:rsidRDefault="004A7F33" w:rsidP="004A7F33">
            <w:r>
              <w:t>Minimum guarantees</w:t>
            </w:r>
          </w:p>
        </w:tc>
        <w:tc>
          <w:tcPr>
            <w:tcW w:w="6192" w:type="dxa"/>
            <w:gridSpan w:val="2"/>
          </w:tcPr>
          <w:p w:rsidR="004A7F33" w:rsidRPr="006D15FA" w:rsidRDefault="004A7F33" w:rsidP="004A7F33">
            <w:pPr>
              <w:pStyle w:val="BodyText"/>
            </w:pPr>
            <w:r>
              <w:t xml:space="preserve">Channel/CSR light application advises user why </w:t>
            </w:r>
            <w:r w:rsidR="00A65E57">
              <w:t>subscriber</w:t>
            </w:r>
            <w:r>
              <w:t xml:space="preserve"> can’t be suspended</w:t>
            </w:r>
          </w:p>
        </w:tc>
      </w:tr>
      <w:tr w:rsidR="004A7F33" w:rsidRPr="008F2898" w:rsidTr="004A7F33">
        <w:trPr>
          <w:trHeight w:val="176"/>
        </w:trPr>
        <w:tc>
          <w:tcPr>
            <w:tcW w:w="2268" w:type="dxa"/>
          </w:tcPr>
          <w:p w:rsidR="004A7F33" w:rsidRDefault="004A7F33" w:rsidP="004A7F33">
            <w:r>
              <w:t>Success guarantees:</w:t>
            </w:r>
          </w:p>
        </w:tc>
        <w:tc>
          <w:tcPr>
            <w:tcW w:w="6192" w:type="dxa"/>
            <w:gridSpan w:val="2"/>
          </w:tcPr>
          <w:p w:rsidR="004A7F33" w:rsidRPr="006D15FA" w:rsidRDefault="00A13724" w:rsidP="004A7F33">
            <w:pPr>
              <w:pStyle w:val="BodyText"/>
            </w:pPr>
            <w:r>
              <w:t>Subscriber</w:t>
            </w:r>
            <w:r w:rsidR="004A7F33">
              <w:t xml:space="preserve"> resume order has been created in billing</w:t>
            </w:r>
          </w:p>
        </w:tc>
      </w:tr>
      <w:tr w:rsidR="004A7F33" w:rsidRPr="009031EA" w:rsidTr="004A7F33">
        <w:trPr>
          <w:trHeight w:val="176"/>
        </w:trPr>
        <w:tc>
          <w:tcPr>
            <w:tcW w:w="2268" w:type="dxa"/>
          </w:tcPr>
          <w:p w:rsidR="004A7F33" w:rsidRPr="002153B0" w:rsidRDefault="004A7F33" w:rsidP="004A7F33">
            <w:r w:rsidRPr="002153B0">
              <w:t>Normal Flow:</w:t>
            </w:r>
          </w:p>
        </w:tc>
        <w:tc>
          <w:tcPr>
            <w:tcW w:w="6192" w:type="dxa"/>
            <w:gridSpan w:val="2"/>
          </w:tcPr>
          <w:p w:rsidR="004A7F33" w:rsidRDefault="004A7F33" w:rsidP="000F7361">
            <w:pPr>
              <w:pStyle w:val="Body"/>
              <w:numPr>
                <w:ilvl w:val="0"/>
                <w:numId w:val="580"/>
              </w:numPr>
            </w:pPr>
            <w:r>
              <w:t>User set resume date time, resume reason (selected from list) and submits (A1)</w:t>
            </w:r>
          </w:p>
          <w:p w:rsidR="004A7F33" w:rsidRDefault="004A7F33" w:rsidP="000F7361">
            <w:pPr>
              <w:pStyle w:val="Body"/>
              <w:numPr>
                <w:ilvl w:val="0"/>
                <w:numId w:val="580"/>
              </w:numPr>
            </w:pPr>
            <w:r>
              <w:t>Channel/CSR light application requests user to confirm</w:t>
            </w:r>
          </w:p>
          <w:p w:rsidR="004A7F33" w:rsidRDefault="004A7F33" w:rsidP="000F7361">
            <w:pPr>
              <w:pStyle w:val="Body"/>
              <w:numPr>
                <w:ilvl w:val="0"/>
                <w:numId w:val="580"/>
              </w:numPr>
            </w:pPr>
            <w:r>
              <w:t>User confirms (A2)</w:t>
            </w:r>
          </w:p>
          <w:p w:rsidR="004A7F33" w:rsidRPr="006D15FA" w:rsidRDefault="004A7F33" w:rsidP="000F7361">
            <w:pPr>
              <w:pStyle w:val="Body"/>
              <w:numPr>
                <w:ilvl w:val="0"/>
                <w:numId w:val="580"/>
              </w:numPr>
            </w:pPr>
            <w:r>
              <w:t>Channel/CSR light application submits the resume request to billing</w:t>
            </w:r>
          </w:p>
        </w:tc>
      </w:tr>
      <w:tr w:rsidR="004A7F33" w:rsidRPr="002153B0" w:rsidTr="004A7F33">
        <w:trPr>
          <w:trHeight w:val="176"/>
        </w:trPr>
        <w:tc>
          <w:tcPr>
            <w:tcW w:w="2268" w:type="dxa"/>
          </w:tcPr>
          <w:p w:rsidR="004A7F33" w:rsidRDefault="004A7F33" w:rsidP="004A7F33">
            <w:r>
              <w:t>Alternative Flows:</w:t>
            </w:r>
          </w:p>
        </w:tc>
        <w:tc>
          <w:tcPr>
            <w:tcW w:w="6192" w:type="dxa"/>
            <w:gridSpan w:val="2"/>
          </w:tcPr>
          <w:p w:rsidR="004A7F33" w:rsidRDefault="004A7F33" w:rsidP="004A7F33">
            <w:pPr>
              <w:pStyle w:val="Body"/>
              <w:ind w:left="0"/>
            </w:pPr>
            <w:r>
              <w:t xml:space="preserve">A1 </w:t>
            </w:r>
            <w:r w:rsidR="00A13724">
              <w:t>Subscriber</w:t>
            </w:r>
            <w:r>
              <w:t xml:space="preserve"> can’t be resumed (see detailed requirements)</w:t>
            </w:r>
          </w:p>
          <w:p w:rsidR="004A7F33" w:rsidRDefault="004A7F33" w:rsidP="000F7361">
            <w:pPr>
              <w:pStyle w:val="Body"/>
              <w:numPr>
                <w:ilvl w:val="0"/>
                <w:numId w:val="581"/>
              </w:numPr>
            </w:pPr>
            <w:r>
              <w:t xml:space="preserve">Channel/CSR light displays reason why </w:t>
            </w:r>
            <w:r w:rsidR="00A65E57">
              <w:t>subscriber</w:t>
            </w:r>
            <w:r>
              <w:t xml:space="preserve"> can’t be resumed</w:t>
            </w:r>
          </w:p>
          <w:p w:rsidR="004A7F33" w:rsidRDefault="004A7F33" w:rsidP="004A7F33">
            <w:pPr>
              <w:pStyle w:val="Body"/>
              <w:ind w:left="0"/>
            </w:pPr>
            <w:r>
              <w:t>A2: User cancels</w:t>
            </w:r>
          </w:p>
          <w:p w:rsidR="004A7F33" w:rsidRDefault="004A7F33" w:rsidP="000F7361">
            <w:pPr>
              <w:pStyle w:val="Body"/>
              <w:numPr>
                <w:ilvl w:val="0"/>
                <w:numId w:val="578"/>
              </w:numPr>
            </w:pPr>
            <w:r>
              <w:t xml:space="preserve">Channel/CSR light application redirects user to the </w:t>
            </w:r>
            <w:r w:rsidR="00A65E57">
              <w:t>subscriber</w:t>
            </w:r>
            <w:r>
              <w:t xml:space="preserve"> summary</w:t>
            </w:r>
          </w:p>
        </w:tc>
      </w:tr>
    </w:tbl>
    <w:p w:rsidR="004A7F33" w:rsidRPr="00AC7903" w:rsidRDefault="004A7F33" w:rsidP="004A7F33">
      <w:pPr>
        <w:pStyle w:val="Heading4"/>
        <w:tabs>
          <w:tab w:val="num" w:pos="1494"/>
        </w:tabs>
        <w:ind w:left="1494"/>
      </w:pPr>
      <w:bookmarkStart w:id="2512" w:name="_Toc233601436"/>
      <w:bookmarkStart w:id="2513" w:name="_Toc253578271"/>
      <w:r>
        <w:t xml:space="preserve">Use Case:  Fraud lock </w:t>
      </w:r>
      <w:r w:rsidR="00A65E57">
        <w:t>subscriber</w:t>
      </w:r>
      <w:bookmarkEnd w:id="2512"/>
      <w:bookmarkEnd w:id="2513"/>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4A7F33" w:rsidTr="004A7F33">
        <w:trPr>
          <w:trHeight w:val="360"/>
        </w:trPr>
        <w:tc>
          <w:tcPr>
            <w:tcW w:w="5580" w:type="dxa"/>
            <w:gridSpan w:val="2"/>
            <w:shd w:val="clear" w:color="auto" w:fill="E6E6E6"/>
          </w:tcPr>
          <w:p w:rsidR="004A7F33" w:rsidRDefault="004A7F33" w:rsidP="004A7F33">
            <w:pPr>
              <w:pStyle w:val="TableHeading"/>
            </w:pPr>
            <w:r>
              <w:t xml:space="preserve">Fraud lock </w:t>
            </w:r>
            <w:r w:rsidR="00A65E57">
              <w:t>subscriber</w:t>
            </w:r>
          </w:p>
        </w:tc>
        <w:tc>
          <w:tcPr>
            <w:tcW w:w="2880" w:type="dxa"/>
            <w:shd w:val="clear" w:color="auto" w:fill="E6E6E6"/>
          </w:tcPr>
          <w:p w:rsidR="004A7F33" w:rsidRDefault="004A7F33" w:rsidP="004A7F33">
            <w:pPr>
              <w:pStyle w:val="TableHeading"/>
            </w:pPr>
            <w:r>
              <w:t xml:space="preserve">CLM0030 </w:t>
            </w:r>
          </w:p>
        </w:tc>
      </w:tr>
      <w:tr w:rsidR="004A7F33" w:rsidTr="004A7F33">
        <w:tc>
          <w:tcPr>
            <w:tcW w:w="2268" w:type="dxa"/>
          </w:tcPr>
          <w:p w:rsidR="004A7F33" w:rsidRDefault="004A7F33" w:rsidP="004A7F33">
            <w:r>
              <w:t>Primary actors</w:t>
            </w:r>
          </w:p>
        </w:tc>
        <w:tc>
          <w:tcPr>
            <w:tcW w:w="6192" w:type="dxa"/>
            <w:gridSpan w:val="2"/>
          </w:tcPr>
          <w:p w:rsidR="004A7F33" w:rsidRDefault="004A7F33" w:rsidP="004A7F33">
            <w:pPr>
              <w:pStyle w:val="BodyText"/>
            </w:pPr>
            <w:r>
              <w:t>Dealer User</w:t>
            </w:r>
          </w:p>
          <w:p w:rsidR="004A7F33" w:rsidRPr="006D15FA" w:rsidRDefault="004A7F33" w:rsidP="004A7F33">
            <w:pPr>
              <w:pStyle w:val="BodyText"/>
            </w:pPr>
            <w:r>
              <w:t>CSR user</w:t>
            </w:r>
          </w:p>
        </w:tc>
      </w:tr>
      <w:tr w:rsidR="004A7F33" w:rsidTr="004A7F33">
        <w:tc>
          <w:tcPr>
            <w:tcW w:w="2268" w:type="dxa"/>
          </w:tcPr>
          <w:p w:rsidR="004A7F33" w:rsidRDefault="004A7F33" w:rsidP="004A7F33">
            <w:r>
              <w:t>Summary Goal</w:t>
            </w:r>
          </w:p>
        </w:tc>
        <w:tc>
          <w:tcPr>
            <w:tcW w:w="6192" w:type="dxa"/>
            <w:gridSpan w:val="2"/>
          </w:tcPr>
          <w:p w:rsidR="004A7F33" w:rsidRDefault="004A7F33" w:rsidP="004A7F33">
            <w:r>
              <w:t xml:space="preserve">This Use Case allows user to fraud lock a </w:t>
            </w:r>
            <w:r w:rsidR="00A65E57">
              <w:t>subscriber</w:t>
            </w:r>
            <w:r>
              <w:t xml:space="preserve"> </w:t>
            </w:r>
          </w:p>
        </w:tc>
      </w:tr>
      <w:tr w:rsidR="004A7F33" w:rsidRPr="008F2898" w:rsidTr="004A7F33">
        <w:trPr>
          <w:trHeight w:val="176"/>
        </w:trPr>
        <w:tc>
          <w:tcPr>
            <w:tcW w:w="2268" w:type="dxa"/>
          </w:tcPr>
          <w:p w:rsidR="004A7F33" w:rsidRDefault="004A7F33" w:rsidP="004A7F33">
            <w:r>
              <w:t>Pre-conditions</w:t>
            </w:r>
          </w:p>
        </w:tc>
        <w:tc>
          <w:tcPr>
            <w:tcW w:w="6192" w:type="dxa"/>
            <w:gridSpan w:val="2"/>
          </w:tcPr>
          <w:p w:rsidR="004A7F33" w:rsidRDefault="004A7F33" w:rsidP="004A7F33">
            <w:pPr>
              <w:pStyle w:val="BodyText"/>
            </w:pPr>
            <w:r>
              <w:t xml:space="preserve">User is in context of a specific </w:t>
            </w:r>
            <w:r w:rsidR="00A65E57">
              <w:t>subscriber</w:t>
            </w:r>
          </w:p>
          <w:p w:rsidR="004A7F33" w:rsidRPr="006D15FA" w:rsidRDefault="004A7F33" w:rsidP="004A7F33">
            <w:pPr>
              <w:pStyle w:val="BodyText"/>
            </w:pPr>
          </w:p>
        </w:tc>
      </w:tr>
      <w:tr w:rsidR="004A7F33" w:rsidRPr="009031EA" w:rsidTr="004A7F33">
        <w:trPr>
          <w:trHeight w:val="176"/>
        </w:trPr>
        <w:tc>
          <w:tcPr>
            <w:tcW w:w="2268" w:type="dxa"/>
          </w:tcPr>
          <w:p w:rsidR="004A7F33" w:rsidRPr="002153B0" w:rsidRDefault="004A7F33" w:rsidP="004A7F33">
            <w:r>
              <w:t>Trigger</w:t>
            </w:r>
          </w:p>
        </w:tc>
        <w:tc>
          <w:tcPr>
            <w:tcW w:w="6192" w:type="dxa"/>
            <w:gridSpan w:val="2"/>
          </w:tcPr>
          <w:p w:rsidR="004A7F33" w:rsidRPr="006D15FA" w:rsidRDefault="004A7F33" w:rsidP="004A7F33">
            <w:pPr>
              <w:pStyle w:val="BodyText"/>
            </w:pPr>
            <w:r>
              <w:t xml:space="preserve">User has selected the option to fraud lock the </w:t>
            </w:r>
            <w:r w:rsidR="00A65E57">
              <w:t>subscriber</w:t>
            </w:r>
          </w:p>
        </w:tc>
      </w:tr>
      <w:tr w:rsidR="004A7F33" w:rsidRPr="006D15FA" w:rsidTr="004A7F33">
        <w:trPr>
          <w:trHeight w:val="176"/>
        </w:trPr>
        <w:tc>
          <w:tcPr>
            <w:tcW w:w="2268" w:type="dxa"/>
          </w:tcPr>
          <w:p w:rsidR="004A7F33" w:rsidRDefault="004A7F33" w:rsidP="004A7F33">
            <w:r>
              <w:t>Minimum guarantees</w:t>
            </w:r>
          </w:p>
        </w:tc>
        <w:tc>
          <w:tcPr>
            <w:tcW w:w="6192" w:type="dxa"/>
            <w:gridSpan w:val="2"/>
          </w:tcPr>
          <w:p w:rsidR="004A7F33" w:rsidRPr="006D15FA" w:rsidRDefault="004A7F33" w:rsidP="004A7F33">
            <w:pPr>
              <w:pStyle w:val="BodyText"/>
            </w:pPr>
            <w:r>
              <w:t xml:space="preserve">Channel/CSR light application advises user why </w:t>
            </w:r>
            <w:r w:rsidR="00A65E57">
              <w:t>subscriber</w:t>
            </w:r>
            <w:r>
              <w:t xml:space="preserve"> can’t be fraud locked</w:t>
            </w:r>
          </w:p>
        </w:tc>
      </w:tr>
      <w:tr w:rsidR="004A7F33" w:rsidRPr="008F2898" w:rsidTr="004A7F33">
        <w:trPr>
          <w:trHeight w:val="176"/>
        </w:trPr>
        <w:tc>
          <w:tcPr>
            <w:tcW w:w="2268" w:type="dxa"/>
          </w:tcPr>
          <w:p w:rsidR="004A7F33" w:rsidRDefault="004A7F33" w:rsidP="004A7F33">
            <w:r>
              <w:t>Success guarantees:</w:t>
            </w:r>
          </w:p>
        </w:tc>
        <w:tc>
          <w:tcPr>
            <w:tcW w:w="6192" w:type="dxa"/>
            <w:gridSpan w:val="2"/>
          </w:tcPr>
          <w:p w:rsidR="004A7F33" w:rsidRPr="006D15FA" w:rsidRDefault="00A13724" w:rsidP="004A7F33">
            <w:pPr>
              <w:pStyle w:val="BodyText"/>
            </w:pPr>
            <w:r>
              <w:t>Subscriber</w:t>
            </w:r>
            <w:r w:rsidR="004A7F33">
              <w:t xml:space="preserve"> is fraud locked in billing</w:t>
            </w:r>
          </w:p>
        </w:tc>
      </w:tr>
      <w:tr w:rsidR="004A7F33" w:rsidRPr="009031EA" w:rsidTr="004A7F33">
        <w:trPr>
          <w:trHeight w:val="176"/>
        </w:trPr>
        <w:tc>
          <w:tcPr>
            <w:tcW w:w="2268" w:type="dxa"/>
          </w:tcPr>
          <w:p w:rsidR="004A7F33" w:rsidRPr="002153B0" w:rsidRDefault="004A7F33" w:rsidP="004A7F33">
            <w:r w:rsidRPr="002153B0">
              <w:t>Normal Flow:</w:t>
            </w:r>
          </w:p>
        </w:tc>
        <w:tc>
          <w:tcPr>
            <w:tcW w:w="6192" w:type="dxa"/>
            <w:gridSpan w:val="2"/>
          </w:tcPr>
          <w:p w:rsidR="004A7F33" w:rsidRDefault="004A7F33" w:rsidP="000F7361">
            <w:pPr>
              <w:pStyle w:val="Body"/>
              <w:numPr>
                <w:ilvl w:val="0"/>
                <w:numId w:val="582"/>
              </w:numPr>
            </w:pPr>
            <w:r>
              <w:t>User set fraud lock reason (selected from list) and submits (A1)</w:t>
            </w:r>
          </w:p>
          <w:p w:rsidR="004A7F33" w:rsidRDefault="004A7F33" w:rsidP="000F7361">
            <w:pPr>
              <w:pStyle w:val="Body"/>
              <w:numPr>
                <w:ilvl w:val="0"/>
                <w:numId w:val="582"/>
              </w:numPr>
            </w:pPr>
            <w:r>
              <w:t>Channel/CSR light application displays which RC/NRC will continue to be billed, engagement duration impact and requests user to confirm</w:t>
            </w:r>
          </w:p>
          <w:p w:rsidR="004A7F33" w:rsidRDefault="004A7F33" w:rsidP="000F7361">
            <w:pPr>
              <w:pStyle w:val="Body"/>
              <w:numPr>
                <w:ilvl w:val="0"/>
                <w:numId w:val="582"/>
              </w:numPr>
            </w:pPr>
            <w:r>
              <w:t>User confirms (A2)</w:t>
            </w:r>
          </w:p>
          <w:p w:rsidR="004A7F33" w:rsidRPr="006D15FA" w:rsidRDefault="004A7F33" w:rsidP="000F7361">
            <w:pPr>
              <w:pStyle w:val="Body"/>
              <w:numPr>
                <w:ilvl w:val="0"/>
                <w:numId w:val="582"/>
              </w:numPr>
            </w:pPr>
            <w:r>
              <w:t>Channel/CSR light application submits the fraud lock request to billing</w:t>
            </w:r>
          </w:p>
        </w:tc>
      </w:tr>
      <w:tr w:rsidR="004A7F33" w:rsidRPr="002153B0" w:rsidTr="004A7F33">
        <w:trPr>
          <w:trHeight w:val="176"/>
        </w:trPr>
        <w:tc>
          <w:tcPr>
            <w:tcW w:w="2268" w:type="dxa"/>
          </w:tcPr>
          <w:p w:rsidR="004A7F33" w:rsidRDefault="004A7F33" w:rsidP="004A7F33">
            <w:r>
              <w:t>Alternative Flows:</w:t>
            </w:r>
          </w:p>
        </w:tc>
        <w:tc>
          <w:tcPr>
            <w:tcW w:w="6192" w:type="dxa"/>
            <w:gridSpan w:val="2"/>
          </w:tcPr>
          <w:p w:rsidR="004A7F33" w:rsidRDefault="004A7F33" w:rsidP="004A7F33">
            <w:pPr>
              <w:pStyle w:val="Body"/>
              <w:ind w:left="0"/>
            </w:pPr>
            <w:r>
              <w:t xml:space="preserve">A1 </w:t>
            </w:r>
            <w:r w:rsidR="00A13724">
              <w:t>Subscriber</w:t>
            </w:r>
            <w:r>
              <w:t xml:space="preserve"> can’t be fraud locked (see detailed requirements)</w:t>
            </w:r>
          </w:p>
          <w:p w:rsidR="004A7F33" w:rsidRDefault="004A7F33" w:rsidP="000F7361">
            <w:pPr>
              <w:pStyle w:val="Body"/>
              <w:numPr>
                <w:ilvl w:val="0"/>
                <w:numId w:val="583"/>
              </w:numPr>
            </w:pPr>
            <w:r>
              <w:t xml:space="preserve">Channel/CSR light displays reason why </w:t>
            </w:r>
            <w:r w:rsidR="00A65E57">
              <w:t>subscriber</w:t>
            </w:r>
            <w:r>
              <w:t xml:space="preserve"> can’t be fraud locked</w:t>
            </w:r>
          </w:p>
          <w:p w:rsidR="004A7F33" w:rsidRDefault="004A7F33" w:rsidP="004A7F33">
            <w:pPr>
              <w:pStyle w:val="Body"/>
              <w:ind w:left="0"/>
            </w:pPr>
            <w:r>
              <w:t>A2: User cancels</w:t>
            </w:r>
          </w:p>
          <w:p w:rsidR="004A7F33" w:rsidRDefault="004A7F33" w:rsidP="000F7361">
            <w:pPr>
              <w:pStyle w:val="Body"/>
              <w:numPr>
                <w:ilvl w:val="0"/>
                <w:numId w:val="584"/>
              </w:numPr>
            </w:pPr>
            <w:r>
              <w:t xml:space="preserve">Channel/CSR light application redirects user to the </w:t>
            </w:r>
            <w:r w:rsidR="00A65E57">
              <w:t>subscriber</w:t>
            </w:r>
            <w:r>
              <w:t xml:space="preserve"> summary</w:t>
            </w:r>
          </w:p>
        </w:tc>
      </w:tr>
    </w:tbl>
    <w:p w:rsidR="004A7F33" w:rsidRDefault="004A7F33" w:rsidP="004A7F33"/>
    <w:p w:rsidR="004A7F33" w:rsidRPr="00AC7903" w:rsidRDefault="004A7F33" w:rsidP="004A7F33">
      <w:pPr>
        <w:pStyle w:val="Heading4"/>
        <w:tabs>
          <w:tab w:val="num" w:pos="1494"/>
        </w:tabs>
        <w:ind w:left="1494"/>
      </w:pPr>
      <w:bookmarkStart w:id="2514" w:name="_Toc233601437"/>
      <w:bookmarkStart w:id="2515" w:name="_Toc253578272"/>
      <w:r>
        <w:t>Use Case</w:t>
      </w:r>
      <w:r w:rsidR="00626203">
        <w:t>:</w:t>
      </w:r>
      <w:r>
        <w:t xml:space="preserve"> </w:t>
      </w:r>
      <w:r w:rsidR="00626203">
        <w:t xml:space="preserve"> </w:t>
      </w:r>
      <w:r>
        <w:t xml:space="preserve">Unlock fraud locked </w:t>
      </w:r>
      <w:r w:rsidR="00A65E57">
        <w:t>subscriber</w:t>
      </w:r>
      <w:bookmarkEnd w:id="2514"/>
      <w:bookmarkEnd w:id="2515"/>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4A7F33" w:rsidTr="004A7F33">
        <w:trPr>
          <w:trHeight w:val="360"/>
        </w:trPr>
        <w:tc>
          <w:tcPr>
            <w:tcW w:w="5580" w:type="dxa"/>
            <w:gridSpan w:val="2"/>
            <w:shd w:val="clear" w:color="auto" w:fill="E6E6E6"/>
          </w:tcPr>
          <w:p w:rsidR="004A7F33" w:rsidRDefault="004A7F33" w:rsidP="004A7F33">
            <w:pPr>
              <w:pStyle w:val="TableHeading"/>
            </w:pPr>
            <w:r>
              <w:t xml:space="preserve">Unlock Fraud locked </w:t>
            </w:r>
            <w:r w:rsidR="00A65E57">
              <w:t>subscriber</w:t>
            </w:r>
          </w:p>
        </w:tc>
        <w:tc>
          <w:tcPr>
            <w:tcW w:w="2880" w:type="dxa"/>
            <w:shd w:val="clear" w:color="auto" w:fill="E6E6E6"/>
          </w:tcPr>
          <w:p w:rsidR="004A7F33" w:rsidRDefault="004A7F33" w:rsidP="004A7F33">
            <w:pPr>
              <w:pStyle w:val="TableHeading"/>
            </w:pPr>
            <w:r>
              <w:t xml:space="preserve">CLM0040 </w:t>
            </w:r>
          </w:p>
        </w:tc>
      </w:tr>
      <w:tr w:rsidR="004A7F33" w:rsidTr="004A7F33">
        <w:tc>
          <w:tcPr>
            <w:tcW w:w="2268" w:type="dxa"/>
          </w:tcPr>
          <w:p w:rsidR="004A7F33" w:rsidRDefault="004A7F33" w:rsidP="004A7F33">
            <w:r>
              <w:t>Primary actors</w:t>
            </w:r>
          </w:p>
        </w:tc>
        <w:tc>
          <w:tcPr>
            <w:tcW w:w="6192" w:type="dxa"/>
            <w:gridSpan w:val="2"/>
          </w:tcPr>
          <w:p w:rsidR="004A7F33" w:rsidRDefault="004A7F33" w:rsidP="004A7F33">
            <w:pPr>
              <w:pStyle w:val="BodyText"/>
            </w:pPr>
            <w:r>
              <w:t>Dealer User</w:t>
            </w:r>
          </w:p>
          <w:p w:rsidR="004A7F33" w:rsidRPr="006D15FA" w:rsidRDefault="004A7F33" w:rsidP="004A7F33">
            <w:pPr>
              <w:pStyle w:val="BodyText"/>
            </w:pPr>
            <w:r>
              <w:t>CSR user</w:t>
            </w:r>
          </w:p>
        </w:tc>
      </w:tr>
      <w:tr w:rsidR="004A7F33" w:rsidTr="004A7F33">
        <w:tc>
          <w:tcPr>
            <w:tcW w:w="2268" w:type="dxa"/>
          </w:tcPr>
          <w:p w:rsidR="004A7F33" w:rsidRDefault="004A7F33" w:rsidP="004A7F33">
            <w:r>
              <w:t>Summary Goal</w:t>
            </w:r>
          </w:p>
        </w:tc>
        <w:tc>
          <w:tcPr>
            <w:tcW w:w="6192" w:type="dxa"/>
            <w:gridSpan w:val="2"/>
          </w:tcPr>
          <w:p w:rsidR="004A7F33" w:rsidRDefault="004A7F33" w:rsidP="004A7F33">
            <w:r>
              <w:t xml:space="preserve">This Use Case allows user to unlock a fraud locked a </w:t>
            </w:r>
            <w:r w:rsidR="00A65E57">
              <w:t>subscriber</w:t>
            </w:r>
            <w:r>
              <w:t xml:space="preserve"> </w:t>
            </w:r>
          </w:p>
        </w:tc>
      </w:tr>
      <w:tr w:rsidR="004A7F33" w:rsidRPr="008F2898" w:rsidTr="004A7F33">
        <w:trPr>
          <w:trHeight w:val="176"/>
        </w:trPr>
        <w:tc>
          <w:tcPr>
            <w:tcW w:w="2268" w:type="dxa"/>
          </w:tcPr>
          <w:p w:rsidR="004A7F33" w:rsidRDefault="004A7F33" w:rsidP="004A7F33">
            <w:r>
              <w:t>Pre-conditions</w:t>
            </w:r>
          </w:p>
        </w:tc>
        <w:tc>
          <w:tcPr>
            <w:tcW w:w="6192" w:type="dxa"/>
            <w:gridSpan w:val="2"/>
          </w:tcPr>
          <w:p w:rsidR="004A7F33" w:rsidRDefault="004A7F33" w:rsidP="004A7F33">
            <w:pPr>
              <w:pStyle w:val="BodyText"/>
            </w:pPr>
            <w:r>
              <w:t xml:space="preserve">User is in context of a specific </w:t>
            </w:r>
            <w:r w:rsidR="00A65E57">
              <w:t>subscriber</w:t>
            </w:r>
          </w:p>
          <w:p w:rsidR="004A7F33" w:rsidRPr="006D15FA" w:rsidRDefault="004A7F33" w:rsidP="004A7F33">
            <w:pPr>
              <w:pStyle w:val="BodyText"/>
            </w:pPr>
          </w:p>
        </w:tc>
      </w:tr>
      <w:tr w:rsidR="004A7F33" w:rsidRPr="009031EA" w:rsidTr="004A7F33">
        <w:trPr>
          <w:trHeight w:val="176"/>
        </w:trPr>
        <w:tc>
          <w:tcPr>
            <w:tcW w:w="2268" w:type="dxa"/>
          </w:tcPr>
          <w:p w:rsidR="004A7F33" w:rsidRPr="002153B0" w:rsidRDefault="004A7F33" w:rsidP="004A7F33">
            <w:r>
              <w:t>Trigger</w:t>
            </w:r>
          </w:p>
        </w:tc>
        <w:tc>
          <w:tcPr>
            <w:tcW w:w="6192" w:type="dxa"/>
            <w:gridSpan w:val="2"/>
          </w:tcPr>
          <w:p w:rsidR="004A7F33" w:rsidRPr="006D15FA" w:rsidRDefault="004A7F33" w:rsidP="004A7F33">
            <w:pPr>
              <w:pStyle w:val="BodyText"/>
            </w:pPr>
            <w:r>
              <w:t xml:space="preserve">User has selected the option to un locked fraud locked </w:t>
            </w:r>
            <w:r w:rsidR="00A65E57">
              <w:t>subscriber</w:t>
            </w:r>
          </w:p>
        </w:tc>
      </w:tr>
      <w:tr w:rsidR="004A7F33" w:rsidRPr="006D15FA" w:rsidTr="004A7F33">
        <w:trPr>
          <w:trHeight w:val="176"/>
        </w:trPr>
        <w:tc>
          <w:tcPr>
            <w:tcW w:w="2268" w:type="dxa"/>
          </w:tcPr>
          <w:p w:rsidR="004A7F33" w:rsidRDefault="004A7F33" w:rsidP="004A7F33">
            <w:r>
              <w:t>Minimum guarantees</w:t>
            </w:r>
          </w:p>
        </w:tc>
        <w:tc>
          <w:tcPr>
            <w:tcW w:w="6192" w:type="dxa"/>
            <w:gridSpan w:val="2"/>
          </w:tcPr>
          <w:p w:rsidR="004A7F33" w:rsidRPr="006D15FA" w:rsidRDefault="004A7F33" w:rsidP="004A7F33">
            <w:pPr>
              <w:pStyle w:val="BodyText"/>
            </w:pPr>
            <w:r>
              <w:t xml:space="preserve">Channel/CSR light application advises user why </w:t>
            </w:r>
            <w:r w:rsidR="00A65E57">
              <w:t>subscriber</w:t>
            </w:r>
            <w:r>
              <w:t xml:space="preserve"> can’t be unlocked</w:t>
            </w:r>
          </w:p>
        </w:tc>
      </w:tr>
      <w:tr w:rsidR="004A7F33" w:rsidRPr="008F2898" w:rsidTr="004A7F33">
        <w:trPr>
          <w:trHeight w:val="176"/>
        </w:trPr>
        <w:tc>
          <w:tcPr>
            <w:tcW w:w="2268" w:type="dxa"/>
          </w:tcPr>
          <w:p w:rsidR="004A7F33" w:rsidRDefault="004A7F33" w:rsidP="004A7F33">
            <w:r>
              <w:t>Success guarantees:</w:t>
            </w:r>
          </w:p>
        </w:tc>
        <w:tc>
          <w:tcPr>
            <w:tcW w:w="6192" w:type="dxa"/>
            <w:gridSpan w:val="2"/>
          </w:tcPr>
          <w:p w:rsidR="004A7F33" w:rsidRPr="006D15FA" w:rsidRDefault="004A7F33" w:rsidP="004A7F33">
            <w:pPr>
              <w:pStyle w:val="BodyText"/>
            </w:pPr>
            <w:r>
              <w:t xml:space="preserve">Fraud locked </w:t>
            </w:r>
            <w:r w:rsidR="00A13724">
              <w:t>Subscriber</w:t>
            </w:r>
            <w:r>
              <w:t xml:space="preserve"> is unlocked in billing</w:t>
            </w:r>
          </w:p>
        </w:tc>
      </w:tr>
      <w:tr w:rsidR="004A7F33" w:rsidRPr="009031EA" w:rsidTr="004A7F33">
        <w:trPr>
          <w:trHeight w:val="176"/>
        </w:trPr>
        <w:tc>
          <w:tcPr>
            <w:tcW w:w="2268" w:type="dxa"/>
          </w:tcPr>
          <w:p w:rsidR="004A7F33" w:rsidRPr="002153B0" w:rsidRDefault="004A7F33" w:rsidP="004A7F33">
            <w:r w:rsidRPr="002153B0">
              <w:t>Normal Flow:</w:t>
            </w:r>
          </w:p>
        </w:tc>
        <w:tc>
          <w:tcPr>
            <w:tcW w:w="6192" w:type="dxa"/>
            <w:gridSpan w:val="2"/>
          </w:tcPr>
          <w:p w:rsidR="004A7F33" w:rsidRDefault="004A7F33" w:rsidP="000F7361">
            <w:pPr>
              <w:pStyle w:val="Body"/>
              <w:numPr>
                <w:ilvl w:val="0"/>
                <w:numId w:val="585"/>
              </w:numPr>
            </w:pPr>
            <w:r>
              <w:t>User set unlock reason (selected from list) and submits (A1)</w:t>
            </w:r>
          </w:p>
          <w:p w:rsidR="004A7F33" w:rsidRDefault="004A7F33" w:rsidP="000F7361">
            <w:pPr>
              <w:pStyle w:val="Body"/>
              <w:numPr>
                <w:ilvl w:val="0"/>
                <w:numId w:val="585"/>
              </w:numPr>
            </w:pPr>
            <w:r>
              <w:t>Channel/CSR light application requests user to confirm</w:t>
            </w:r>
          </w:p>
          <w:p w:rsidR="004A7F33" w:rsidRDefault="004A7F33" w:rsidP="000F7361">
            <w:pPr>
              <w:pStyle w:val="Body"/>
              <w:numPr>
                <w:ilvl w:val="0"/>
                <w:numId w:val="585"/>
              </w:numPr>
            </w:pPr>
            <w:r>
              <w:t>User confirms (A2)</w:t>
            </w:r>
          </w:p>
          <w:p w:rsidR="004A7F33" w:rsidRPr="006D15FA" w:rsidRDefault="004A7F33" w:rsidP="000F7361">
            <w:pPr>
              <w:pStyle w:val="Body"/>
              <w:numPr>
                <w:ilvl w:val="0"/>
                <w:numId w:val="585"/>
              </w:numPr>
            </w:pPr>
            <w:r>
              <w:t>Channel/CSR light application submits the unlock request to billing</w:t>
            </w:r>
          </w:p>
        </w:tc>
      </w:tr>
      <w:tr w:rsidR="004A7F33" w:rsidRPr="002153B0" w:rsidTr="004A7F33">
        <w:trPr>
          <w:trHeight w:val="176"/>
        </w:trPr>
        <w:tc>
          <w:tcPr>
            <w:tcW w:w="2268" w:type="dxa"/>
          </w:tcPr>
          <w:p w:rsidR="004A7F33" w:rsidRDefault="004A7F33" w:rsidP="004A7F33">
            <w:r>
              <w:t>Alternative Flows:</w:t>
            </w:r>
          </w:p>
        </w:tc>
        <w:tc>
          <w:tcPr>
            <w:tcW w:w="6192" w:type="dxa"/>
            <w:gridSpan w:val="2"/>
          </w:tcPr>
          <w:p w:rsidR="004A7F33" w:rsidRDefault="004A7F33" w:rsidP="004A7F33">
            <w:pPr>
              <w:pStyle w:val="Body"/>
              <w:ind w:left="0"/>
            </w:pPr>
            <w:r>
              <w:t xml:space="preserve">A1 </w:t>
            </w:r>
            <w:r w:rsidR="00A13724">
              <w:t>Subscriber</w:t>
            </w:r>
            <w:r>
              <w:t xml:space="preserve"> can’t be unlocked (see detailed requirements)</w:t>
            </w:r>
          </w:p>
          <w:p w:rsidR="004A7F33" w:rsidRDefault="004A7F33" w:rsidP="000F7361">
            <w:pPr>
              <w:pStyle w:val="Body"/>
              <w:numPr>
                <w:ilvl w:val="0"/>
                <w:numId w:val="583"/>
              </w:numPr>
            </w:pPr>
            <w:r>
              <w:t xml:space="preserve">Channel/CSR light displays reason why </w:t>
            </w:r>
            <w:r w:rsidR="00A65E57">
              <w:t>subscriber</w:t>
            </w:r>
            <w:r>
              <w:t xml:space="preserve"> can’t be unlocked</w:t>
            </w:r>
          </w:p>
          <w:p w:rsidR="004A7F33" w:rsidRDefault="004A7F33" w:rsidP="004A7F33">
            <w:pPr>
              <w:pStyle w:val="Body"/>
              <w:ind w:left="0"/>
            </w:pPr>
            <w:r>
              <w:t>A2: User cancels</w:t>
            </w:r>
          </w:p>
          <w:p w:rsidR="004A7F33" w:rsidRDefault="004A7F33" w:rsidP="000F7361">
            <w:pPr>
              <w:pStyle w:val="Body"/>
              <w:numPr>
                <w:ilvl w:val="0"/>
                <w:numId w:val="584"/>
              </w:numPr>
            </w:pPr>
            <w:r>
              <w:t xml:space="preserve">Channel/CSR light application redirects user to the </w:t>
            </w:r>
            <w:r w:rsidR="00A65E57">
              <w:t>subscriber</w:t>
            </w:r>
            <w:r>
              <w:t xml:space="preserve"> summary</w:t>
            </w:r>
          </w:p>
        </w:tc>
      </w:tr>
    </w:tbl>
    <w:p w:rsidR="004A7F33" w:rsidRDefault="004A7F33" w:rsidP="004A7F33"/>
    <w:p w:rsidR="004A7F33" w:rsidRPr="00AC7903" w:rsidRDefault="004A7F33" w:rsidP="004A7F33">
      <w:pPr>
        <w:pStyle w:val="Heading4"/>
        <w:tabs>
          <w:tab w:val="num" w:pos="1494"/>
        </w:tabs>
        <w:ind w:left="1494"/>
      </w:pPr>
      <w:bookmarkStart w:id="2516" w:name="_Toc233601438"/>
      <w:bookmarkStart w:id="2517" w:name="_Toc253578273"/>
      <w:r>
        <w:t xml:space="preserve">Use Case:  Disconnect </w:t>
      </w:r>
      <w:r w:rsidR="00A65E57">
        <w:t>subscriber</w:t>
      </w:r>
      <w:bookmarkEnd w:id="2516"/>
      <w:bookmarkEnd w:id="2517"/>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4A7F33" w:rsidTr="004A7F33">
        <w:trPr>
          <w:trHeight w:val="360"/>
        </w:trPr>
        <w:tc>
          <w:tcPr>
            <w:tcW w:w="5580" w:type="dxa"/>
            <w:gridSpan w:val="2"/>
            <w:shd w:val="clear" w:color="auto" w:fill="E6E6E6"/>
          </w:tcPr>
          <w:p w:rsidR="004A7F33" w:rsidRDefault="004A7F33" w:rsidP="004A7F33">
            <w:pPr>
              <w:pStyle w:val="TableHeading"/>
            </w:pPr>
            <w:r>
              <w:t xml:space="preserve">Fraud lock </w:t>
            </w:r>
            <w:r w:rsidR="00A65E57">
              <w:t>subscriber</w:t>
            </w:r>
          </w:p>
        </w:tc>
        <w:tc>
          <w:tcPr>
            <w:tcW w:w="2880" w:type="dxa"/>
            <w:shd w:val="clear" w:color="auto" w:fill="E6E6E6"/>
          </w:tcPr>
          <w:p w:rsidR="004A7F33" w:rsidRDefault="004A7F33" w:rsidP="004A7F33">
            <w:pPr>
              <w:pStyle w:val="TableHeading"/>
            </w:pPr>
            <w:r>
              <w:t xml:space="preserve">CLM0050 </w:t>
            </w:r>
          </w:p>
        </w:tc>
      </w:tr>
      <w:tr w:rsidR="004A7F33" w:rsidTr="004A7F33">
        <w:tc>
          <w:tcPr>
            <w:tcW w:w="2268" w:type="dxa"/>
          </w:tcPr>
          <w:p w:rsidR="004A7F33" w:rsidRDefault="004A7F33" w:rsidP="004A7F33">
            <w:r>
              <w:t>Primary actors</w:t>
            </w:r>
          </w:p>
        </w:tc>
        <w:tc>
          <w:tcPr>
            <w:tcW w:w="6192" w:type="dxa"/>
            <w:gridSpan w:val="2"/>
          </w:tcPr>
          <w:p w:rsidR="004A7F33" w:rsidRDefault="004A7F33" w:rsidP="004A7F33">
            <w:pPr>
              <w:pStyle w:val="BodyText"/>
            </w:pPr>
            <w:r>
              <w:t>Dealer User</w:t>
            </w:r>
          </w:p>
          <w:p w:rsidR="004A7F33" w:rsidRPr="006D15FA" w:rsidRDefault="004A7F33" w:rsidP="004A7F33">
            <w:pPr>
              <w:pStyle w:val="BodyText"/>
            </w:pPr>
            <w:r>
              <w:t>CSR user</w:t>
            </w:r>
          </w:p>
        </w:tc>
      </w:tr>
      <w:tr w:rsidR="004A7F33" w:rsidTr="004A7F33">
        <w:tc>
          <w:tcPr>
            <w:tcW w:w="2268" w:type="dxa"/>
          </w:tcPr>
          <w:p w:rsidR="004A7F33" w:rsidRDefault="004A7F33" w:rsidP="004A7F33">
            <w:r>
              <w:t>Summary Goal</w:t>
            </w:r>
          </w:p>
        </w:tc>
        <w:tc>
          <w:tcPr>
            <w:tcW w:w="6192" w:type="dxa"/>
            <w:gridSpan w:val="2"/>
          </w:tcPr>
          <w:p w:rsidR="004A7F33" w:rsidRDefault="004A7F33" w:rsidP="004A7F33">
            <w:r>
              <w:t xml:space="preserve">This Use Case allows user to disconnect a </w:t>
            </w:r>
            <w:r w:rsidR="00A65E57">
              <w:t>subscriber</w:t>
            </w:r>
            <w:r>
              <w:t xml:space="preserve"> </w:t>
            </w:r>
          </w:p>
        </w:tc>
      </w:tr>
      <w:tr w:rsidR="004A7F33" w:rsidRPr="008F2898" w:rsidTr="004A7F33">
        <w:trPr>
          <w:trHeight w:val="176"/>
        </w:trPr>
        <w:tc>
          <w:tcPr>
            <w:tcW w:w="2268" w:type="dxa"/>
          </w:tcPr>
          <w:p w:rsidR="004A7F33" w:rsidRDefault="004A7F33" w:rsidP="004A7F33">
            <w:r>
              <w:t>Pre-conditions</w:t>
            </w:r>
          </w:p>
        </w:tc>
        <w:tc>
          <w:tcPr>
            <w:tcW w:w="6192" w:type="dxa"/>
            <w:gridSpan w:val="2"/>
          </w:tcPr>
          <w:p w:rsidR="004A7F33" w:rsidRDefault="004A7F33" w:rsidP="004A7F33">
            <w:pPr>
              <w:pStyle w:val="BodyText"/>
            </w:pPr>
            <w:r>
              <w:t xml:space="preserve">User is in context of a specific </w:t>
            </w:r>
            <w:r w:rsidR="00A65E57">
              <w:t>subscriber</w:t>
            </w:r>
          </w:p>
          <w:p w:rsidR="004A7F33" w:rsidRPr="006D15FA" w:rsidRDefault="004A7F33" w:rsidP="004A7F33">
            <w:pPr>
              <w:pStyle w:val="BodyText"/>
            </w:pPr>
          </w:p>
        </w:tc>
      </w:tr>
      <w:tr w:rsidR="004A7F33" w:rsidRPr="009031EA" w:rsidTr="004A7F33">
        <w:trPr>
          <w:trHeight w:val="176"/>
        </w:trPr>
        <w:tc>
          <w:tcPr>
            <w:tcW w:w="2268" w:type="dxa"/>
          </w:tcPr>
          <w:p w:rsidR="004A7F33" w:rsidRPr="002153B0" w:rsidRDefault="004A7F33" w:rsidP="004A7F33">
            <w:r>
              <w:t>Trigger</w:t>
            </w:r>
          </w:p>
        </w:tc>
        <w:tc>
          <w:tcPr>
            <w:tcW w:w="6192" w:type="dxa"/>
            <w:gridSpan w:val="2"/>
          </w:tcPr>
          <w:p w:rsidR="004A7F33" w:rsidRPr="006D15FA" w:rsidRDefault="004A7F33" w:rsidP="004A7F33">
            <w:pPr>
              <w:pStyle w:val="BodyText"/>
            </w:pPr>
            <w:r>
              <w:t xml:space="preserve">User has selected the option to disconnect the </w:t>
            </w:r>
            <w:r w:rsidR="00A65E57">
              <w:t>subscriber</w:t>
            </w:r>
          </w:p>
        </w:tc>
      </w:tr>
      <w:tr w:rsidR="004A7F33" w:rsidRPr="006D15FA" w:rsidTr="004A7F33">
        <w:trPr>
          <w:trHeight w:val="176"/>
        </w:trPr>
        <w:tc>
          <w:tcPr>
            <w:tcW w:w="2268" w:type="dxa"/>
          </w:tcPr>
          <w:p w:rsidR="004A7F33" w:rsidRDefault="004A7F33" w:rsidP="004A7F33">
            <w:r>
              <w:t>Minimum guarantees</w:t>
            </w:r>
          </w:p>
        </w:tc>
        <w:tc>
          <w:tcPr>
            <w:tcW w:w="6192" w:type="dxa"/>
            <w:gridSpan w:val="2"/>
          </w:tcPr>
          <w:p w:rsidR="004A7F33" w:rsidRPr="006D15FA" w:rsidRDefault="004A7F33" w:rsidP="004A7F33">
            <w:pPr>
              <w:pStyle w:val="BodyText"/>
            </w:pPr>
            <w:r>
              <w:t xml:space="preserve">Channel/CSR light application advises user why </w:t>
            </w:r>
            <w:r w:rsidR="00A65E57">
              <w:t>subscriber</w:t>
            </w:r>
            <w:r>
              <w:t xml:space="preserve"> can’t be disconnected</w:t>
            </w:r>
          </w:p>
        </w:tc>
      </w:tr>
      <w:tr w:rsidR="004A7F33" w:rsidRPr="008F2898" w:rsidTr="004A7F33">
        <w:trPr>
          <w:trHeight w:val="176"/>
        </w:trPr>
        <w:tc>
          <w:tcPr>
            <w:tcW w:w="2268" w:type="dxa"/>
          </w:tcPr>
          <w:p w:rsidR="004A7F33" w:rsidRDefault="004A7F33" w:rsidP="004A7F33">
            <w:r>
              <w:t>Success guarantees:</w:t>
            </w:r>
          </w:p>
        </w:tc>
        <w:tc>
          <w:tcPr>
            <w:tcW w:w="6192" w:type="dxa"/>
            <w:gridSpan w:val="2"/>
          </w:tcPr>
          <w:p w:rsidR="004A7F33" w:rsidRPr="006D15FA" w:rsidRDefault="004A7F33" w:rsidP="004A7F33">
            <w:pPr>
              <w:pStyle w:val="BodyText"/>
            </w:pPr>
            <w:r>
              <w:t xml:space="preserve">Disconnect </w:t>
            </w:r>
            <w:r w:rsidR="00A13724">
              <w:t>Subscriber</w:t>
            </w:r>
            <w:r>
              <w:t xml:space="preserve"> order is provisioned in billing</w:t>
            </w:r>
          </w:p>
        </w:tc>
      </w:tr>
      <w:tr w:rsidR="004A7F33" w:rsidRPr="009031EA" w:rsidTr="004A7F33">
        <w:trPr>
          <w:trHeight w:val="176"/>
        </w:trPr>
        <w:tc>
          <w:tcPr>
            <w:tcW w:w="2268" w:type="dxa"/>
          </w:tcPr>
          <w:p w:rsidR="004A7F33" w:rsidRPr="002153B0" w:rsidRDefault="004A7F33" w:rsidP="004A7F33">
            <w:r w:rsidRPr="002153B0">
              <w:t>Normal Flow:</w:t>
            </w:r>
          </w:p>
        </w:tc>
        <w:tc>
          <w:tcPr>
            <w:tcW w:w="6192" w:type="dxa"/>
            <w:gridSpan w:val="2"/>
          </w:tcPr>
          <w:p w:rsidR="004A7F33" w:rsidRDefault="004A7F33" w:rsidP="000F7361">
            <w:pPr>
              <w:pStyle w:val="Body"/>
              <w:numPr>
                <w:ilvl w:val="0"/>
                <w:numId w:val="586"/>
              </w:numPr>
            </w:pPr>
            <w:r>
              <w:t>User set disconnect reason (selected from list), disconnect date and submits (A1)</w:t>
            </w:r>
          </w:p>
          <w:p w:rsidR="004A7F33" w:rsidRDefault="004A7F33" w:rsidP="000F7361">
            <w:pPr>
              <w:pStyle w:val="Body"/>
              <w:numPr>
                <w:ilvl w:val="0"/>
                <w:numId w:val="586"/>
              </w:numPr>
            </w:pPr>
            <w:r>
              <w:t xml:space="preserve">Channel/CSR light application displays disconnect impacts </w:t>
            </w:r>
            <w:r w:rsidR="00E9039E">
              <w:t xml:space="preserve">and potential disconnection charges (refer to use case charge administrative event) </w:t>
            </w:r>
          </w:p>
          <w:p w:rsidR="004A7F33" w:rsidRDefault="004A7F33" w:rsidP="000F7361">
            <w:pPr>
              <w:pStyle w:val="Body"/>
              <w:numPr>
                <w:ilvl w:val="0"/>
                <w:numId w:val="586"/>
              </w:numPr>
            </w:pPr>
            <w:r>
              <w:t>Channel/CSR light application asks user if unbilled installment charges must be rolled up to next bill or waived</w:t>
            </w:r>
          </w:p>
          <w:p w:rsidR="004A7F33" w:rsidRDefault="004A7F33" w:rsidP="000F7361">
            <w:pPr>
              <w:pStyle w:val="Body"/>
              <w:numPr>
                <w:ilvl w:val="0"/>
                <w:numId w:val="586"/>
              </w:numPr>
            </w:pPr>
            <w:r>
              <w:t>Channel/CSR light application asks user if termination fees must be waived</w:t>
            </w:r>
          </w:p>
          <w:p w:rsidR="004A7F33" w:rsidRDefault="004A7F33" w:rsidP="000F7361">
            <w:pPr>
              <w:pStyle w:val="Body"/>
              <w:numPr>
                <w:ilvl w:val="0"/>
                <w:numId w:val="586"/>
              </w:numPr>
            </w:pPr>
            <w:r>
              <w:t>Channel/CSR light application asks user if unmet obligation fees must be waived</w:t>
            </w:r>
          </w:p>
          <w:p w:rsidR="004A7F33" w:rsidRDefault="004A7F33" w:rsidP="000F7361">
            <w:pPr>
              <w:pStyle w:val="Body"/>
              <w:numPr>
                <w:ilvl w:val="0"/>
                <w:numId w:val="586"/>
              </w:numPr>
            </w:pPr>
            <w:r>
              <w:t>User set requested information and confirms (A2)</w:t>
            </w:r>
            <w:r w:rsidR="00E9039E">
              <w:t>(A3)</w:t>
            </w:r>
          </w:p>
          <w:p w:rsidR="004A7F33" w:rsidRPr="006D15FA" w:rsidRDefault="004A7F33" w:rsidP="000F7361">
            <w:pPr>
              <w:pStyle w:val="Body"/>
              <w:numPr>
                <w:ilvl w:val="0"/>
                <w:numId w:val="586"/>
              </w:numPr>
            </w:pPr>
            <w:r>
              <w:t>Channel/CSR light application submits the disconnect request to billing</w:t>
            </w:r>
          </w:p>
        </w:tc>
      </w:tr>
      <w:tr w:rsidR="004A7F33" w:rsidRPr="002153B0" w:rsidTr="004A7F33">
        <w:trPr>
          <w:trHeight w:val="176"/>
        </w:trPr>
        <w:tc>
          <w:tcPr>
            <w:tcW w:w="2268" w:type="dxa"/>
          </w:tcPr>
          <w:p w:rsidR="004A7F33" w:rsidRDefault="004A7F33" w:rsidP="004A7F33">
            <w:r>
              <w:t>Alternative Flows:</w:t>
            </w:r>
          </w:p>
        </w:tc>
        <w:tc>
          <w:tcPr>
            <w:tcW w:w="6192" w:type="dxa"/>
            <w:gridSpan w:val="2"/>
          </w:tcPr>
          <w:p w:rsidR="004A7F33" w:rsidRDefault="004A7F33" w:rsidP="004A7F33">
            <w:pPr>
              <w:pStyle w:val="Body"/>
              <w:ind w:left="0"/>
            </w:pPr>
            <w:r>
              <w:t xml:space="preserve">A1 </w:t>
            </w:r>
            <w:r w:rsidR="00A13724">
              <w:t>Subscriber</w:t>
            </w:r>
            <w:r>
              <w:t xml:space="preserve"> can’t be disconnected (see detailed requirements)</w:t>
            </w:r>
          </w:p>
          <w:p w:rsidR="004A7F33" w:rsidRDefault="004A7F33" w:rsidP="000F7361">
            <w:pPr>
              <w:pStyle w:val="Body"/>
              <w:numPr>
                <w:ilvl w:val="0"/>
                <w:numId w:val="587"/>
              </w:numPr>
            </w:pPr>
            <w:r>
              <w:t xml:space="preserve">Channel/CSR light displays reason why </w:t>
            </w:r>
            <w:r w:rsidR="00A65E57">
              <w:t>subscriber</w:t>
            </w:r>
            <w:r>
              <w:t xml:space="preserve"> can’t be disconnected</w:t>
            </w:r>
          </w:p>
          <w:p w:rsidR="004A7F33" w:rsidRDefault="004A7F33" w:rsidP="004A7F33">
            <w:pPr>
              <w:pStyle w:val="Body"/>
              <w:ind w:left="0"/>
            </w:pPr>
            <w:r>
              <w:t>A2: User cancels</w:t>
            </w:r>
          </w:p>
          <w:p w:rsidR="00E9039E" w:rsidRDefault="004A7F33" w:rsidP="000F7361">
            <w:pPr>
              <w:pStyle w:val="Body"/>
              <w:numPr>
                <w:ilvl w:val="0"/>
                <w:numId w:val="588"/>
              </w:numPr>
            </w:pPr>
            <w:r>
              <w:t xml:space="preserve">Channel/CSR light application redirects user to the </w:t>
            </w:r>
            <w:r w:rsidR="00A65E57">
              <w:t>subscriber</w:t>
            </w:r>
            <w:r>
              <w:t xml:space="preserve"> summary</w:t>
            </w:r>
          </w:p>
          <w:p w:rsidR="00E9039E" w:rsidRDefault="00E9039E" w:rsidP="00E9039E">
            <w:pPr>
              <w:pStyle w:val="Body"/>
              <w:ind w:left="0"/>
            </w:pPr>
            <w:r>
              <w:t>A3: charge associated to disconnect event has been found</w:t>
            </w:r>
          </w:p>
          <w:p w:rsidR="00E9039E" w:rsidRDefault="00472D89" w:rsidP="000F7361">
            <w:pPr>
              <w:pStyle w:val="Body"/>
              <w:numPr>
                <w:ilvl w:val="0"/>
                <w:numId w:val="731"/>
              </w:numPr>
            </w:pPr>
            <w:r>
              <w:t>Channel/CSR light will ask the user if he wants to waive it</w:t>
            </w:r>
          </w:p>
          <w:p w:rsidR="00E9039E" w:rsidRDefault="00E9039E" w:rsidP="00E9039E">
            <w:pPr>
              <w:pStyle w:val="Body"/>
              <w:ind w:left="0"/>
            </w:pPr>
          </w:p>
        </w:tc>
      </w:tr>
    </w:tbl>
    <w:p w:rsidR="004A7F33" w:rsidRDefault="004A7F33" w:rsidP="004A7F33"/>
    <w:p w:rsidR="004A7F33" w:rsidRDefault="004A7F33" w:rsidP="004A7F33">
      <w:pPr>
        <w:pStyle w:val="Requirements"/>
        <w:ind w:left="288"/>
      </w:pPr>
    </w:p>
    <w:p w:rsidR="004A7F33" w:rsidRDefault="004A7F33" w:rsidP="004A7F33">
      <w:pPr>
        <w:pStyle w:val="Heading3forModuleRequirements"/>
      </w:pPr>
      <w:bookmarkStart w:id="2518" w:name="_Toc233601439"/>
      <w:bookmarkStart w:id="2519" w:name="_Toc253578274"/>
      <w:bookmarkStart w:id="2520" w:name="_Toc253579303"/>
      <w:r>
        <w:t>Channel/CSR light application requirements</w:t>
      </w:r>
      <w:bookmarkEnd w:id="2518"/>
      <w:bookmarkEnd w:id="2519"/>
      <w:bookmarkEnd w:id="2520"/>
    </w:p>
    <w:p w:rsidR="004A7F33" w:rsidRDefault="00460216" w:rsidP="004A7F33">
      <w:pPr>
        <w:pStyle w:val="Requirements"/>
      </w:pPr>
      <w:bookmarkStart w:id="2521" w:name="_Toc253579304"/>
      <w:r>
        <w:t>CHA-3.26</w:t>
      </w:r>
      <w:r w:rsidR="004A7F33">
        <w:t xml:space="preserve">.4.10 Channel/CSR light application shall allow user suspending a </w:t>
      </w:r>
      <w:r w:rsidR="00A65E57">
        <w:t>subscriber</w:t>
      </w:r>
      <w:r w:rsidR="004A7F33">
        <w:t xml:space="preserve"> with respect of use case suspend </w:t>
      </w:r>
      <w:r w:rsidR="00A65E57">
        <w:t>subscriber</w:t>
      </w:r>
      <w:bookmarkEnd w:id="2521"/>
    </w:p>
    <w:p w:rsidR="004A7F33" w:rsidRDefault="00460216" w:rsidP="004A7F33">
      <w:pPr>
        <w:pStyle w:val="Requirements"/>
      </w:pPr>
      <w:bookmarkStart w:id="2522" w:name="_Toc253579305"/>
      <w:r>
        <w:t>CHA-3.26</w:t>
      </w:r>
      <w:r w:rsidR="004A7F33">
        <w:t xml:space="preserve">.4.20 Channel/CSR light application shall validate the </w:t>
      </w:r>
      <w:r w:rsidR="00A65E57">
        <w:t>subscriber</w:t>
      </w:r>
      <w:r w:rsidR="004A7F33">
        <w:t xml:space="preserve"> can be suspended</w:t>
      </w:r>
      <w:bookmarkEnd w:id="2522"/>
    </w:p>
    <w:p w:rsidR="004A7F33" w:rsidRDefault="00460216" w:rsidP="004A7F33">
      <w:pPr>
        <w:pStyle w:val="Requirements"/>
        <w:ind w:left="288"/>
      </w:pPr>
      <w:bookmarkStart w:id="2523" w:name="_Toc253579306"/>
      <w:r>
        <w:t>CHA-3.26</w:t>
      </w:r>
      <w:r w:rsidR="004A7F33">
        <w:t xml:space="preserve">.4.20.1 Channel/CSR light application shall validate the current </w:t>
      </w:r>
      <w:r w:rsidR="00A65E57">
        <w:t>subscriber</w:t>
      </w:r>
      <w:r w:rsidR="004A7F33">
        <w:t xml:space="preserve"> billing status allows to transition to suspend state</w:t>
      </w:r>
      <w:bookmarkEnd w:id="2523"/>
    </w:p>
    <w:p w:rsidR="004A7F33" w:rsidRDefault="00460216" w:rsidP="004A7F33">
      <w:pPr>
        <w:pStyle w:val="Requirements"/>
        <w:ind w:left="288"/>
        <w:rPr>
          <w:rFonts w:cs="Arial"/>
        </w:rPr>
      </w:pPr>
      <w:bookmarkStart w:id="2524" w:name="_Toc253579307"/>
      <w:r>
        <w:t>CHA-3.26</w:t>
      </w:r>
      <w:r w:rsidR="004A7F33">
        <w:t xml:space="preserve">.4.20.2 When integrated with Comverse one billing, current </w:t>
      </w:r>
      <w:r w:rsidR="00A65E57">
        <w:t>subscriber</w:t>
      </w:r>
      <w:r w:rsidR="004A7F33">
        <w:t xml:space="preserve"> billing status shall be </w:t>
      </w:r>
      <w:r w:rsidR="004A7F33" w:rsidRPr="004962DB">
        <w:rPr>
          <w:rFonts w:cs="Arial"/>
        </w:rPr>
        <w:t>Active</w:t>
      </w:r>
      <w:r w:rsidR="004A7F33">
        <w:rPr>
          <w:rFonts w:cs="Arial"/>
        </w:rPr>
        <w:t>.</w:t>
      </w:r>
      <w:bookmarkEnd w:id="2524"/>
    </w:p>
    <w:p w:rsidR="004A7F33" w:rsidRDefault="00460216" w:rsidP="004A7F33">
      <w:pPr>
        <w:pStyle w:val="Requirements"/>
        <w:ind w:left="288"/>
      </w:pPr>
      <w:bookmarkStart w:id="2525" w:name="_Toc253579308"/>
      <w:r>
        <w:t>CHA-3.26</w:t>
      </w:r>
      <w:r w:rsidR="004A7F33">
        <w:t xml:space="preserve">.4.20.3 Channel/CSR light shall support configuring which </w:t>
      </w:r>
      <w:r w:rsidR="00A65E57">
        <w:t>subscriber</w:t>
      </w:r>
      <w:r w:rsidR="004A7F33">
        <w:t xml:space="preserve"> statuses allows to transition to suspend state</w:t>
      </w:r>
      <w:bookmarkEnd w:id="2525"/>
    </w:p>
    <w:p w:rsidR="004A7F33" w:rsidRDefault="00460216" w:rsidP="004A7F33">
      <w:pPr>
        <w:pStyle w:val="Requirements"/>
        <w:ind w:left="288"/>
      </w:pPr>
      <w:bookmarkStart w:id="2526" w:name="_Toc253579309"/>
      <w:r>
        <w:t>CHA-3.26</w:t>
      </w:r>
      <w:r w:rsidR="004A7F33">
        <w:t>.4.20.4 Channel/CSR light shall validate there is no other pending life cycle order preventing the suspension (typically an already suspend subscriber order)</w:t>
      </w:r>
      <w:bookmarkEnd w:id="2526"/>
    </w:p>
    <w:p w:rsidR="004A7F33" w:rsidRDefault="00460216" w:rsidP="004A7F33">
      <w:pPr>
        <w:pStyle w:val="Requirements"/>
        <w:ind w:left="288"/>
      </w:pPr>
      <w:bookmarkStart w:id="2527" w:name="_Toc253579310"/>
      <w:r>
        <w:t>CHA-3.26</w:t>
      </w:r>
      <w:r w:rsidR="004A7F33">
        <w:t xml:space="preserve">.4.20.5 Channel/CSR light shall display reason why the </w:t>
      </w:r>
      <w:r w:rsidR="00A65E57">
        <w:t>subscriber</w:t>
      </w:r>
      <w:r w:rsidR="004A7F33">
        <w:t xml:space="preserve"> can’t be suspended</w:t>
      </w:r>
      <w:bookmarkEnd w:id="2527"/>
    </w:p>
    <w:p w:rsidR="004A7F33" w:rsidRDefault="00460216" w:rsidP="004A7F33">
      <w:pPr>
        <w:pStyle w:val="Requirements"/>
      </w:pPr>
      <w:bookmarkStart w:id="2528" w:name="_Toc253579311"/>
      <w:r>
        <w:t>CHA-3.26</w:t>
      </w:r>
      <w:r w:rsidR="004A7F33">
        <w:t>.4.30 Channel/CSR light application shall allow user to set the suspension reason</w:t>
      </w:r>
      <w:bookmarkEnd w:id="2528"/>
    </w:p>
    <w:p w:rsidR="004A7F33" w:rsidRDefault="00460216" w:rsidP="004A7F33">
      <w:pPr>
        <w:pStyle w:val="Requirements"/>
        <w:ind w:left="288"/>
      </w:pPr>
      <w:bookmarkStart w:id="2529" w:name="_Toc253579312"/>
      <w:r>
        <w:t>CHA-3.26</w:t>
      </w:r>
      <w:r w:rsidR="004A7F33">
        <w:t>.4.30.1 When integrated with Comverse one billing, Channel/CSR light application shall propose OOTB same reasons as the ones proposed in CSM</w:t>
      </w:r>
      <w:bookmarkEnd w:id="2529"/>
    </w:p>
    <w:p w:rsidR="004A7F33" w:rsidRDefault="00460216" w:rsidP="004A7F33">
      <w:pPr>
        <w:pStyle w:val="Requirements"/>
      </w:pPr>
      <w:bookmarkStart w:id="2530" w:name="_Toc253579313"/>
      <w:r>
        <w:t>CHA-3.26</w:t>
      </w:r>
      <w:r w:rsidR="004A7F33">
        <w:t>.4.40 Channel/CSR light application shall force user to set the suspension start date</w:t>
      </w:r>
      <w:bookmarkEnd w:id="2530"/>
    </w:p>
    <w:p w:rsidR="004A7F33" w:rsidRDefault="00460216" w:rsidP="004A7F33">
      <w:pPr>
        <w:pStyle w:val="Requirements"/>
        <w:ind w:left="288"/>
      </w:pPr>
      <w:bookmarkStart w:id="2531" w:name="_Toc253579314"/>
      <w:r>
        <w:t>CHA-3.26</w:t>
      </w:r>
      <w:r w:rsidR="004A7F33">
        <w:t>.4.40.1 Channel/CSR light application shall propose by default the current date time</w:t>
      </w:r>
      <w:bookmarkEnd w:id="2531"/>
    </w:p>
    <w:p w:rsidR="004A7F33" w:rsidRDefault="00460216" w:rsidP="004A7F33">
      <w:pPr>
        <w:pStyle w:val="Requirements"/>
        <w:ind w:left="288"/>
      </w:pPr>
      <w:bookmarkStart w:id="2532" w:name="_Toc253579315"/>
      <w:r>
        <w:t>CHA-3.26</w:t>
      </w:r>
      <w:r w:rsidR="004A7F33">
        <w:t>.4.40.2 Channel/CSR light application shall not allow user setting a suspension date time in the past</w:t>
      </w:r>
      <w:bookmarkEnd w:id="2532"/>
    </w:p>
    <w:p w:rsidR="004A7F33" w:rsidRDefault="00460216" w:rsidP="004A7F33">
      <w:pPr>
        <w:pStyle w:val="Requirements"/>
      </w:pPr>
      <w:bookmarkStart w:id="2533" w:name="_Toc253579316"/>
      <w:r>
        <w:t>CHA-3.26</w:t>
      </w:r>
      <w:r w:rsidR="004A7F33">
        <w:t xml:space="preserve">.4.50 Channel/CSR light application shall allow user to set a resume date when suspending a </w:t>
      </w:r>
      <w:r w:rsidR="00A65E57">
        <w:t>subscriber</w:t>
      </w:r>
      <w:bookmarkEnd w:id="2533"/>
    </w:p>
    <w:p w:rsidR="004A7F33" w:rsidRDefault="00460216" w:rsidP="004A7F33">
      <w:pPr>
        <w:pStyle w:val="Requirements"/>
        <w:ind w:left="288"/>
      </w:pPr>
      <w:bookmarkStart w:id="2534" w:name="_Toc253579317"/>
      <w:r>
        <w:t>CHA-3.26</w:t>
      </w:r>
      <w:r w:rsidR="004A7F33">
        <w:t>.4.50.1 Channel/CSR light application shall validate the resume date is not before the suspension date</w:t>
      </w:r>
      <w:bookmarkEnd w:id="2534"/>
    </w:p>
    <w:p w:rsidR="004A7F33" w:rsidRDefault="00460216" w:rsidP="004A7F33">
      <w:pPr>
        <w:pStyle w:val="Requirements"/>
      </w:pPr>
      <w:bookmarkStart w:id="2535" w:name="_Toc253579318"/>
      <w:r>
        <w:t>CHA-3.26</w:t>
      </w:r>
      <w:r w:rsidR="004A7F33">
        <w:t xml:space="preserve">.4.60 Channel/CSR light application shall allow user resuming a </w:t>
      </w:r>
      <w:r w:rsidR="00A65E57">
        <w:t>subscriber</w:t>
      </w:r>
      <w:r w:rsidR="004A7F33">
        <w:t xml:space="preserve"> with respect of use case resume </w:t>
      </w:r>
      <w:r w:rsidR="00A65E57">
        <w:t>subscriber</w:t>
      </w:r>
      <w:bookmarkEnd w:id="2535"/>
    </w:p>
    <w:p w:rsidR="004A7F33" w:rsidRDefault="00460216" w:rsidP="004A7F33">
      <w:pPr>
        <w:pStyle w:val="Requirements"/>
      </w:pPr>
      <w:bookmarkStart w:id="2536" w:name="_Toc253579319"/>
      <w:r>
        <w:t>CHA-3.26</w:t>
      </w:r>
      <w:r w:rsidR="004A7F33">
        <w:t xml:space="preserve">.4.70 Channel/CSR light application shall validate the </w:t>
      </w:r>
      <w:r w:rsidR="00A65E57">
        <w:t>subscriber</w:t>
      </w:r>
      <w:r w:rsidR="004A7F33">
        <w:t xml:space="preserve"> can be resumed</w:t>
      </w:r>
      <w:bookmarkEnd w:id="2536"/>
    </w:p>
    <w:p w:rsidR="004A7F33" w:rsidRDefault="00460216" w:rsidP="004A7F33">
      <w:pPr>
        <w:pStyle w:val="Requirements"/>
        <w:ind w:left="288"/>
      </w:pPr>
      <w:bookmarkStart w:id="2537" w:name="_Toc253579320"/>
      <w:r>
        <w:t>CHA-3.26</w:t>
      </w:r>
      <w:r w:rsidR="004A7F33">
        <w:t xml:space="preserve">.4.70.1 Channel/CSR light application shall validate either one of the following conditions is true: the current </w:t>
      </w:r>
      <w:r w:rsidR="00A65E57">
        <w:t>subscriber</w:t>
      </w:r>
      <w:r w:rsidR="004A7F33">
        <w:t xml:space="preserve"> billing status is suspended, there is a pending or in progress suspend order</w:t>
      </w:r>
      <w:bookmarkEnd w:id="2537"/>
      <w:r w:rsidR="004A7F33">
        <w:t xml:space="preserve"> </w:t>
      </w:r>
    </w:p>
    <w:p w:rsidR="004A7F33" w:rsidRDefault="00460216" w:rsidP="004A7F33">
      <w:pPr>
        <w:pStyle w:val="Requirements"/>
        <w:ind w:left="288"/>
      </w:pPr>
      <w:bookmarkStart w:id="2538" w:name="_Toc253579321"/>
      <w:r>
        <w:t>CHA-3.26</w:t>
      </w:r>
      <w:r w:rsidR="004A7F33">
        <w:t xml:space="preserve">.4.70.2 Channel/CSR light shall support configuring which </w:t>
      </w:r>
      <w:r w:rsidR="00A65E57">
        <w:t>subscriber</w:t>
      </w:r>
      <w:r w:rsidR="004A7F33">
        <w:t xml:space="preserve"> statuses identified a ‘suspended’ </w:t>
      </w:r>
      <w:r w:rsidR="00A65E57">
        <w:t>subscriber</w:t>
      </w:r>
      <w:bookmarkEnd w:id="2538"/>
    </w:p>
    <w:p w:rsidR="004A7F33" w:rsidRDefault="00460216" w:rsidP="004A7F33">
      <w:pPr>
        <w:pStyle w:val="Requirements"/>
        <w:ind w:left="288"/>
      </w:pPr>
      <w:bookmarkStart w:id="2539" w:name="_Toc253579322"/>
      <w:r>
        <w:t>CHA-3.26</w:t>
      </w:r>
      <w:r w:rsidR="004A7F33">
        <w:t xml:space="preserve">.4.70.3 Channel/CSR light shall validate there is no other pending life cycle order preventing to resume the </w:t>
      </w:r>
      <w:r w:rsidR="00A65E57">
        <w:t>subscriber</w:t>
      </w:r>
      <w:r w:rsidR="004A7F33">
        <w:t xml:space="preserve"> (typically an already resume subscriber order)</w:t>
      </w:r>
      <w:bookmarkEnd w:id="2539"/>
    </w:p>
    <w:p w:rsidR="004A7F33" w:rsidRDefault="00460216" w:rsidP="004A7F33">
      <w:pPr>
        <w:pStyle w:val="Requirements"/>
        <w:ind w:left="288"/>
      </w:pPr>
      <w:bookmarkStart w:id="2540" w:name="_Toc253579323"/>
      <w:r>
        <w:t>CHA-3.26</w:t>
      </w:r>
      <w:r w:rsidR="004A7F33">
        <w:t xml:space="preserve">.4.70.5 Channel/CSR light shall display reason why the </w:t>
      </w:r>
      <w:r w:rsidR="00A65E57">
        <w:t>subscriber</w:t>
      </w:r>
      <w:r w:rsidR="004A7F33">
        <w:t xml:space="preserve"> can’t be resumed</w:t>
      </w:r>
      <w:bookmarkEnd w:id="2540"/>
    </w:p>
    <w:p w:rsidR="004A7F33" w:rsidRDefault="00460216" w:rsidP="004A7F33">
      <w:pPr>
        <w:pStyle w:val="Requirements"/>
      </w:pPr>
      <w:bookmarkStart w:id="2541" w:name="_Toc253579324"/>
      <w:r>
        <w:t>CHA-3.26</w:t>
      </w:r>
      <w:r w:rsidR="004A7F33">
        <w:t>.4.80 Channel/CSR light application shall allow user to set the resume reason</w:t>
      </w:r>
      <w:bookmarkEnd w:id="2541"/>
    </w:p>
    <w:p w:rsidR="004A7F33" w:rsidRDefault="00460216" w:rsidP="004A7F33">
      <w:pPr>
        <w:pStyle w:val="Requirements"/>
        <w:ind w:left="288"/>
      </w:pPr>
      <w:bookmarkStart w:id="2542" w:name="_Toc253579325"/>
      <w:r>
        <w:t>CHA-3.26</w:t>
      </w:r>
      <w:r w:rsidR="004A7F33">
        <w:t>.4.80.1 When integrated with Comverse one billing, Channel/CSR light application shall propose OOTB same reasons as the ones proposed in CSM</w:t>
      </w:r>
      <w:bookmarkEnd w:id="2542"/>
    </w:p>
    <w:p w:rsidR="004A7F33" w:rsidRDefault="00460216" w:rsidP="004A7F33">
      <w:pPr>
        <w:pStyle w:val="Requirements"/>
      </w:pPr>
      <w:bookmarkStart w:id="2543" w:name="_Toc253579326"/>
      <w:r>
        <w:t>CHA-3.26</w:t>
      </w:r>
      <w:r w:rsidR="004A7F33">
        <w:t>.4.90 Channel/CSR light application shall force user to set the resume date</w:t>
      </w:r>
      <w:bookmarkEnd w:id="2543"/>
    </w:p>
    <w:p w:rsidR="004A7F33" w:rsidRDefault="00460216" w:rsidP="004A7F33">
      <w:pPr>
        <w:pStyle w:val="Requirements"/>
        <w:ind w:left="288"/>
      </w:pPr>
      <w:bookmarkStart w:id="2544" w:name="_Toc253579327"/>
      <w:r>
        <w:t>CHA-3.26</w:t>
      </w:r>
      <w:r w:rsidR="004A7F33">
        <w:t xml:space="preserve">.4.90.1 If there is no pending or in progress suspend </w:t>
      </w:r>
      <w:r w:rsidR="00A65E57">
        <w:t>subscriber</w:t>
      </w:r>
      <w:r w:rsidR="004A7F33">
        <w:t xml:space="preserve"> order, Channel/CSR light application shall propose by default the current date time</w:t>
      </w:r>
      <w:bookmarkEnd w:id="2544"/>
    </w:p>
    <w:p w:rsidR="004A7F33" w:rsidRDefault="00460216" w:rsidP="004A7F33">
      <w:pPr>
        <w:pStyle w:val="Requirements"/>
        <w:ind w:left="288"/>
      </w:pPr>
      <w:bookmarkStart w:id="2545" w:name="_Toc253579328"/>
      <w:r>
        <w:t>CHA-3.26</w:t>
      </w:r>
      <w:r w:rsidR="004A7F33">
        <w:t xml:space="preserve">.4.90.2 If there is already a pending or in progress suspend </w:t>
      </w:r>
      <w:r w:rsidR="00A65E57">
        <w:t>subscriber</w:t>
      </w:r>
      <w:r w:rsidR="004A7F33">
        <w:t xml:space="preserve"> order, Channel/CSR light application shall propose by default the suspend date</w:t>
      </w:r>
      <w:bookmarkEnd w:id="2545"/>
    </w:p>
    <w:p w:rsidR="004A7F33" w:rsidRDefault="00460216" w:rsidP="004A7F33">
      <w:pPr>
        <w:pStyle w:val="Requirements"/>
        <w:ind w:left="288"/>
      </w:pPr>
      <w:bookmarkStart w:id="2546" w:name="_Toc253579329"/>
      <w:r>
        <w:t>CHA-3.26</w:t>
      </w:r>
      <w:r w:rsidR="004A7F33">
        <w:t>.4.90.3 Channel/CSR light application shall not allow user setting a resume date time in the past</w:t>
      </w:r>
      <w:bookmarkEnd w:id="2546"/>
    </w:p>
    <w:p w:rsidR="004A7F33" w:rsidRDefault="00460216" w:rsidP="004A7F33">
      <w:pPr>
        <w:pStyle w:val="Requirements"/>
        <w:ind w:left="288"/>
      </w:pPr>
      <w:bookmarkStart w:id="2547" w:name="_Toc253579330"/>
      <w:r>
        <w:t>CHA-3.26</w:t>
      </w:r>
      <w:r w:rsidR="004A7F33">
        <w:t xml:space="preserve">.4.90.4 Channel/CSR light application shall not allow user setting a resume date before suspend date of in progress or pending suspend </w:t>
      </w:r>
      <w:r w:rsidR="00A65E57">
        <w:t>subscriber</w:t>
      </w:r>
      <w:r w:rsidR="004A7F33">
        <w:t xml:space="preserve"> order (for the same </w:t>
      </w:r>
      <w:r w:rsidR="00A65E57">
        <w:t>subscriber</w:t>
      </w:r>
      <w:r w:rsidR="004A7F33">
        <w:t>)</w:t>
      </w:r>
      <w:bookmarkEnd w:id="2547"/>
    </w:p>
    <w:p w:rsidR="004A7F33" w:rsidRDefault="00460216" w:rsidP="004A7F33">
      <w:pPr>
        <w:pStyle w:val="Requirements"/>
      </w:pPr>
      <w:bookmarkStart w:id="2548" w:name="_Toc253579331"/>
      <w:r>
        <w:t>CHA-3.26</w:t>
      </w:r>
      <w:r w:rsidR="004A7F33">
        <w:t xml:space="preserve">.4.100 Channel/CSR light application shall allow user fraud locking a </w:t>
      </w:r>
      <w:r w:rsidR="00A65E57">
        <w:t>subscriber</w:t>
      </w:r>
      <w:r w:rsidR="004A7F33">
        <w:t xml:space="preserve"> with respect of use case fraud lock </w:t>
      </w:r>
      <w:r w:rsidR="00A65E57">
        <w:t>subscriber</w:t>
      </w:r>
      <w:bookmarkEnd w:id="2548"/>
    </w:p>
    <w:p w:rsidR="004A7F33" w:rsidRDefault="00460216" w:rsidP="004A7F33">
      <w:pPr>
        <w:pStyle w:val="Requirements"/>
      </w:pPr>
      <w:bookmarkStart w:id="2549" w:name="_Toc253579332"/>
      <w:r>
        <w:t>CHA-3.26</w:t>
      </w:r>
      <w:r w:rsidR="004A7F33">
        <w:t xml:space="preserve">.4.110 Channel/CSR light application shall validate the </w:t>
      </w:r>
      <w:r w:rsidR="00A65E57">
        <w:t>subscriber</w:t>
      </w:r>
      <w:r w:rsidR="004A7F33">
        <w:t xml:space="preserve"> can be fraud locked</w:t>
      </w:r>
      <w:bookmarkEnd w:id="2549"/>
    </w:p>
    <w:p w:rsidR="004A7F33" w:rsidRDefault="00460216" w:rsidP="004A7F33">
      <w:pPr>
        <w:pStyle w:val="Requirements"/>
        <w:ind w:left="288"/>
      </w:pPr>
      <w:bookmarkStart w:id="2550" w:name="_Toc253579333"/>
      <w:r>
        <w:t>CHA-3.26</w:t>
      </w:r>
      <w:r w:rsidR="004A7F33">
        <w:t xml:space="preserve">.4.110.1 Channel/CSR light application shall validate the current </w:t>
      </w:r>
      <w:r w:rsidR="00A65E57">
        <w:t>subscriber</w:t>
      </w:r>
      <w:r w:rsidR="004A7F33">
        <w:t xml:space="preserve"> billing status allows to transition to fraud lock state</w:t>
      </w:r>
      <w:bookmarkEnd w:id="2550"/>
    </w:p>
    <w:p w:rsidR="004A7F33" w:rsidRDefault="00460216" w:rsidP="004A7F33">
      <w:pPr>
        <w:pStyle w:val="Requirements"/>
        <w:ind w:left="288"/>
        <w:rPr>
          <w:rFonts w:cs="Arial"/>
        </w:rPr>
      </w:pPr>
      <w:bookmarkStart w:id="2551" w:name="_Toc253579334"/>
      <w:r>
        <w:t>CHA-3.26</w:t>
      </w:r>
      <w:r w:rsidR="004A7F33">
        <w:t xml:space="preserve">.4.110.2 When integrated with Comverse one billing, current </w:t>
      </w:r>
      <w:r w:rsidR="00A65E57">
        <w:t>subscriber</w:t>
      </w:r>
      <w:r w:rsidR="004A7F33">
        <w:t xml:space="preserve"> billing status shall be </w:t>
      </w:r>
      <w:r w:rsidR="004A7F33" w:rsidRPr="004962DB">
        <w:rPr>
          <w:rFonts w:cs="Arial"/>
        </w:rPr>
        <w:t>Active</w:t>
      </w:r>
      <w:r w:rsidR="004A7F33">
        <w:rPr>
          <w:rFonts w:cs="Arial"/>
        </w:rPr>
        <w:t xml:space="preserve"> or Suspended</w:t>
      </w:r>
      <w:bookmarkEnd w:id="2551"/>
    </w:p>
    <w:p w:rsidR="004A7F33" w:rsidRDefault="00460216" w:rsidP="004A7F33">
      <w:pPr>
        <w:pStyle w:val="Requirements"/>
        <w:ind w:left="288"/>
      </w:pPr>
      <w:bookmarkStart w:id="2552" w:name="_Toc253579335"/>
      <w:r>
        <w:t>CHA-3.26</w:t>
      </w:r>
      <w:r w:rsidR="004A7F33">
        <w:t xml:space="preserve">.4.110.3 Channel/CSR light shall support configuring which </w:t>
      </w:r>
      <w:r w:rsidR="00A65E57">
        <w:t>subscriber</w:t>
      </w:r>
      <w:r w:rsidR="004A7F33">
        <w:t xml:space="preserve"> statuses allows to transition to fraud lock state</w:t>
      </w:r>
      <w:bookmarkEnd w:id="2552"/>
    </w:p>
    <w:p w:rsidR="004A7F33" w:rsidRDefault="00460216" w:rsidP="004A7F33">
      <w:pPr>
        <w:pStyle w:val="Requirements"/>
        <w:ind w:left="288"/>
      </w:pPr>
      <w:bookmarkStart w:id="2553" w:name="_Toc253579336"/>
      <w:r>
        <w:t>CHA-3.26</w:t>
      </w:r>
      <w:r w:rsidR="004A7F33">
        <w:t xml:space="preserve">.4.110.4 Channel/CSR light shall validate there is no other pending life cycle order preventing to fraud lock the </w:t>
      </w:r>
      <w:r w:rsidR="00A65E57">
        <w:t>subscriber</w:t>
      </w:r>
      <w:r w:rsidR="004A7F33">
        <w:t xml:space="preserve"> (typically an already fraud lock subscriber order)</w:t>
      </w:r>
      <w:bookmarkEnd w:id="2553"/>
    </w:p>
    <w:p w:rsidR="004A7F33" w:rsidRDefault="00460216" w:rsidP="004A7F33">
      <w:pPr>
        <w:pStyle w:val="Requirements"/>
        <w:ind w:left="288"/>
      </w:pPr>
      <w:bookmarkStart w:id="2554" w:name="_Toc253579337"/>
      <w:r>
        <w:t>CHA-3.26</w:t>
      </w:r>
      <w:r w:rsidR="004A7F33">
        <w:t xml:space="preserve">.4.110.4 Channel/CSR light shall display reason why the </w:t>
      </w:r>
      <w:r w:rsidR="00A65E57">
        <w:t>subscriber</w:t>
      </w:r>
      <w:r w:rsidR="004A7F33">
        <w:t xml:space="preserve"> can’t be fraud locked</w:t>
      </w:r>
      <w:bookmarkEnd w:id="2554"/>
    </w:p>
    <w:p w:rsidR="004A7F33" w:rsidRDefault="00460216" w:rsidP="004A7F33">
      <w:pPr>
        <w:pStyle w:val="Requirements"/>
      </w:pPr>
      <w:bookmarkStart w:id="2555" w:name="_Toc253579338"/>
      <w:r>
        <w:t>CHA-3.26</w:t>
      </w:r>
      <w:r w:rsidR="004A7F33">
        <w:t>.4.120 Channel/CSR light application shall allow user to set the fraud lock reason</w:t>
      </w:r>
      <w:bookmarkEnd w:id="2555"/>
    </w:p>
    <w:p w:rsidR="004A7F33" w:rsidRDefault="00460216" w:rsidP="004A7F33">
      <w:pPr>
        <w:pStyle w:val="Requirements"/>
        <w:ind w:left="288"/>
      </w:pPr>
      <w:bookmarkStart w:id="2556" w:name="_Toc253579339"/>
      <w:r>
        <w:t>CHA-3.26</w:t>
      </w:r>
      <w:r w:rsidR="004A7F33">
        <w:t>.4.120.1 When integrated with Comverse one billing, Channel/CSR light application shall propose OOTB same reasons as the ones proposed in CSM</w:t>
      </w:r>
      <w:bookmarkEnd w:id="2556"/>
    </w:p>
    <w:p w:rsidR="004A7F33" w:rsidRDefault="00460216" w:rsidP="004A7F33">
      <w:pPr>
        <w:pStyle w:val="Requirements"/>
      </w:pPr>
      <w:bookmarkStart w:id="2557" w:name="_Toc253579340"/>
      <w:r>
        <w:t>CHA-3.26</w:t>
      </w:r>
      <w:r w:rsidR="004A7F33">
        <w:t xml:space="preserve">.4.130 Channel/CSR light application shall allow user unlocking a fraud locked </w:t>
      </w:r>
      <w:r w:rsidR="00A65E57">
        <w:t>subscriber</w:t>
      </w:r>
      <w:r w:rsidR="004A7F33">
        <w:t xml:space="preserve"> with respect of use case unlock fraud locked </w:t>
      </w:r>
      <w:r w:rsidR="00A65E57">
        <w:t>subscriber</w:t>
      </w:r>
      <w:bookmarkEnd w:id="2557"/>
    </w:p>
    <w:p w:rsidR="004A7F33" w:rsidRDefault="00460216" w:rsidP="004A7F33">
      <w:pPr>
        <w:pStyle w:val="Requirements"/>
      </w:pPr>
      <w:bookmarkStart w:id="2558" w:name="_Toc253579341"/>
      <w:r>
        <w:t>CHA-3.26</w:t>
      </w:r>
      <w:r w:rsidR="004A7F33">
        <w:t xml:space="preserve">.4.140 Channel/CSR light application shall validate the </w:t>
      </w:r>
      <w:r w:rsidR="00A65E57">
        <w:t>subscriber</w:t>
      </w:r>
      <w:r w:rsidR="004A7F33">
        <w:t xml:space="preserve"> can be unlocked</w:t>
      </w:r>
      <w:bookmarkEnd w:id="2558"/>
    </w:p>
    <w:p w:rsidR="004A7F33" w:rsidRDefault="00460216" w:rsidP="004A7F33">
      <w:pPr>
        <w:pStyle w:val="Requirements"/>
        <w:ind w:left="288"/>
      </w:pPr>
      <w:bookmarkStart w:id="2559" w:name="_Toc253579342"/>
      <w:r>
        <w:t>CHA-3.26</w:t>
      </w:r>
      <w:r w:rsidR="004A7F33">
        <w:t xml:space="preserve">.4.140.1 Channel/CSR light application shall validate the current </w:t>
      </w:r>
      <w:r w:rsidR="00A65E57">
        <w:t>subscriber</w:t>
      </w:r>
      <w:r w:rsidR="004A7F33">
        <w:t xml:space="preserve"> billing status allows to unlocked a </w:t>
      </w:r>
      <w:r w:rsidR="00A65E57">
        <w:t>subscriber</w:t>
      </w:r>
      <w:bookmarkEnd w:id="2559"/>
    </w:p>
    <w:p w:rsidR="004A7F33" w:rsidRDefault="00460216" w:rsidP="004A7F33">
      <w:pPr>
        <w:pStyle w:val="Requirements"/>
        <w:ind w:left="288"/>
        <w:rPr>
          <w:rFonts w:cs="Arial"/>
        </w:rPr>
      </w:pPr>
      <w:bookmarkStart w:id="2560" w:name="_Toc253579343"/>
      <w:r>
        <w:t>CHA-3.26</w:t>
      </w:r>
      <w:r w:rsidR="004A7F33">
        <w:t xml:space="preserve">.4.140.2 When integrated with Comverse one billing, current </w:t>
      </w:r>
      <w:r w:rsidR="00A65E57">
        <w:t>subscriber</w:t>
      </w:r>
      <w:r w:rsidR="004A7F33">
        <w:t xml:space="preserve"> billing status shall be </w:t>
      </w:r>
      <w:r w:rsidR="004A7F33">
        <w:rPr>
          <w:rFonts w:cs="Arial"/>
        </w:rPr>
        <w:t>fraud locked</w:t>
      </w:r>
      <w:bookmarkEnd w:id="2560"/>
    </w:p>
    <w:p w:rsidR="004A7F33" w:rsidRDefault="00460216" w:rsidP="004A7F33">
      <w:pPr>
        <w:pStyle w:val="Requirements"/>
        <w:ind w:left="288"/>
      </w:pPr>
      <w:bookmarkStart w:id="2561" w:name="_Toc253579344"/>
      <w:r>
        <w:t>CHA-3.26</w:t>
      </w:r>
      <w:r w:rsidR="004A7F33">
        <w:t xml:space="preserve">.4.140.3 Channel/CSR light shall support configuring which </w:t>
      </w:r>
      <w:r w:rsidR="00A65E57">
        <w:t>subscriber</w:t>
      </w:r>
      <w:r w:rsidR="004A7F33">
        <w:t xml:space="preserve"> statuses allows to unlock a fraud locked </w:t>
      </w:r>
      <w:r w:rsidR="00A65E57">
        <w:t>subscriber</w:t>
      </w:r>
      <w:bookmarkEnd w:id="2561"/>
    </w:p>
    <w:p w:rsidR="004A7F33" w:rsidRDefault="00460216" w:rsidP="004A7F33">
      <w:pPr>
        <w:pStyle w:val="Requirements"/>
        <w:ind w:left="288"/>
      </w:pPr>
      <w:bookmarkStart w:id="2562" w:name="_Toc253579345"/>
      <w:r>
        <w:t>CHA-3.26</w:t>
      </w:r>
      <w:r w:rsidR="004A7F33">
        <w:t xml:space="preserve">.4.140.4 Channel/CSR light shall validate there is no other pending life cycle order preventing to unlock the </w:t>
      </w:r>
      <w:r w:rsidR="00A65E57">
        <w:t>subscriber</w:t>
      </w:r>
      <w:r w:rsidR="004A7F33">
        <w:t xml:space="preserve"> (typically an already unlock subscriber order)</w:t>
      </w:r>
      <w:bookmarkEnd w:id="2562"/>
    </w:p>
    <w:p w:rsidR="004A7F33" w:rsidRDefault="00460216" w:rsidP="004A7F33">
      <w:pPr>
        <w:pStyle w:val="Requirements"/>
        <w:ind w:left="288"/>
      </w:pPr>
      <w:bookmarkStart w:id="2563" w:name="_Toc253579346"/>
      <w:r>
        <w:t>CHA-3.26</w:t>
      </w:r>
      <w:r w:rsidR="004A7F33">
        <w:t xml:space="preserve">.4.140.5 Channel/CSR light shall display reason why the </w:t>
      </w:r>
      <w:r w:rsidR="00A65E57">
        <w:t>subscriber</w:t>
      </w:r>
      <w:r w:rsidR="004A7F33">
        <w:t xml:space="preserve"> can’t be unlocked</w:t>
      </w:r>
      <w:bookmarkEnd w:id="2563"/>
    </w:p>
    <w:p w:rsidR="004A7F33" w:rsidRDefault="00460216" w:rsidP="004A7F33">
      <w:pPr>
        <w:pStyle w:val="Requirements"/>
      </w:pPr>
      <w:bookmarkStart w:id="2564" w:name="_Toc253579347"/>
      <w:r>
        <w:t>CHA-3.26</w:t>
      </w:r>
      <w:r w:rsidR="004A7F33">
        <w:t>.4.150 Channel/CSR light application shall allow user to set the unlock reason</w:t>
      </w:r>
      <w:bookmarkEnd w:id="2564"/>
    </w:p>
    <w:p w:rsidR="004A7F33" w:rsidRDefault="00460216" w:rsidP="004A7F33">
      <w:pPr>
        <w:pStyle w:val="Requirements"/>
        <w:ind w:left="288"/>
      </w:pPr>
      <w:bookmarkStart w:id="2565" w:name="_Toc253579348"/>
      <w:r>
        <w:t>CHA-3.26</w:t>
      </w:r>
      <w:r w:rsidR="004A7F33">
        <w:t>.4.150.1 When integrated with Comverse one billing, Channel/CSR light application shall propose OOTB same reasons as the ones proposed in CSM</w:t>
      </w:r>
      <w:bookmarkEnd w:id="2565"/>
    </w:p>
    <w:p w:rsidR="004A7F33" w:rsidRDefault="00460216" w:rsidP="004A7F33">
      <w:pPr>
        <w:pStyle w:val="Requirements"/>
      </w:pPr>
      <w:bookmarkStart w:id="2566" w:name="_Toc253579349"/>
      <w:r>
        <w:t>CHA-3.26</w:t>
      </w:r>
      <w:r w:rsidR="004A7F33">
        <w:t xml:space="preserve">.4.160 Channel/CSR light application shall allow user disconnecting a </w:t>
      </w:r>
      <w:r w:rsidR="00A65E57">
        <w:t>subscriber</w:t>
      </w:r>
      <w:r w:rsidR="004A7F33">
        <w:t xml:space="preserve"> with respect of use case disconnect </w:t>
      </w:r>
      <w:r w:rsidR="00A65E57">
        <w:t>subscriber</w:t>
      </w:r>
      <w:bookmarkEnd w:id="2566"/>
    </w:p>
    <w:p w:rsidR="004A7F33" w:rsidRDefault="00460216" w:rsidP="004A7F33">
      <w:pPr>
        <w:pStyle w:val="Requirements"/>
      </w:pPr>
      <w:bookmarkStart w:id="2567" w:name="_Toc253579350"/>
      <w:r>
        <w:t>CHA-3.26</w:t>
      </w:r>
      <w:r w:rsidR="004A7F33">
        <w:t xml:space="preserve">.4.170 Channel/CSR light application shall validate the </w:t>
      </w:r>
      <w:r w:rsidR="00A65E57">
        <w:t>subscriber</w:t>
      </w:r>
      <w:r w:rsidR="004A7F33">
        <w:t xml:space="preserve"> can be disconnected</w:t>
      </w:r>
      <w:bookmarkEnd w:id="2567"/>
    </w:p>
    <w:p w:rsidR="004A7F33" w:rsidRDefault="00460216" w:rsidP="004A7F33">
      <w:pPr>
        <w:pStyle w:val="Requirements"/>
        <w:ind w:left="288"/>
      </w:pPr>
      <w:bookmarkStart w:id="2568" w:name="_Toc253579351"/>
      <w:r>
        <w:t>CHA-3.26</w:t>
      </w:r>
      <w:r w:rsidR="004A7F33">
        <w:t xml:space="preserve">.4.170.1 Channel/CSR light application shall validate the current </w:t>
      </w:r>
      <w:r w:rsidR="00A65E57">
        <w:t>subscriber</w:t>
      </w:r>
      <w:r w:rsidR="004A7F33">
        <w:t xml:space="preserve"> billing status allows to transition to disconnect state</w:t>
      </w:r>
      <w:bookmarkEnd w:id="2568"/>
    </w:p>
    <w:p w:rsidR="004A7F33" w:rsidRDefault="00460216" w:rsidP="004A7F33">
      <w:pPr>
        <w:pStyle w:val="Requirements"/>
        <w:ind w:left="288"/>
        <w:rPr>
          <w:rFonts w:cs="Arial"/>
        </w:rPr>
      </w:pPr>
      <w:bookmarkStart w:id="2569" w:name="_Toc253579352"/>
      <w:r>
        <w:t>CHA-3.26</w:t>
      </w:r>
      <w:r w:rsidR="004A7F33">
        <w:t xml:space="preserve">.4.170.2 When integrated with Comverse one billing, current </w:t>
      </w:r>
      <w:r w:rsidR="00A65E57">
        <w:t>subscriber</w:t>
      </w:r>
      <w:r w:rsidR="004A7F33">
        <w:t xml:space="preserve"> billing status shall be </w:t>
      </w:r>
      <w:r w:rsidR="004A7F33" w:rsidRPr="004962DB">
        <w:rPr>
          <w:rFonts w:cs="Arial"/>
        </w:rPr>
        <w:t>Active</w:t>
      </w:r>
      <w:r w:rsidR="004A7F33">
        <w:rPr>
          <w:rFonts w:cs="Arial"/>
        </w:rPr>
        <w:t>, Suspended or Fraud locked</w:t>
      </w:r>
      <w:bookmarkEnd w:id="2569"/>
    </w:p>
    <w:p w:rsidR="004A7F33" w:rsidRDefault="00460216" w:rsidP="004A7F33">
      <w:pPr>
        <w:pStyle w:val="Requirements"/>
        <w:ind w:left="288"/>
      </w:pPr>
      <w:bookmarkStart w:id="2570" w:name="_Toc253579353"/>
      <w:r>
        <w:t>CHA-3.26</w:t>
      </w:r>
      <w:r w:rsidR="004A7F33">
        <w:t xml:space="preserve">.4.170.3 Channel/CSR light shall support configuring which </w:t>
      </w:r>
      <w:r w:rsidR="00A65E57">
        <w:t>subscriber</w:t>
      </w:r>
      <w:r w:rsidR="004A7F33">
        <w:t xml:space="preserve"> statuses allows to transition to disconnected</w:t>
      </w:r>
      <w:bookmarkEnd w:id="2570"/>
    </w:p>
    <w:p w:rsidR="004A7F33" w:rsidRDefault="00460216" w:rsidP="004A7F33">
      <w:pPr>
        <w:pStyle w:val="Requirements"/>
        <w:ind w:left="288"/>
      </w:pPr>
      <w:bookmarkStart w:id="2571" w:name="_Toc253579354"/>
      <w:r>
        <w:t>CHA-3.26</w:t>
      </w:r>
      <w:r w:rsidR="004A7F33">
        <w:t xml:space="preserve">.4.170.4 Channel/CSR light shall validate there is no other pending life cycle order preventing to disconnect the </w:t>
      </w:r>
      <w:r w:rsidR="00A65E57">
        <w:t>subscriber</w:t>
      </w:r>
      <w:r w:rsidR="004A7F33">
        <w:t xml:space="preserve"> (typically an already disconnect subscriber order)</w:t>
      </w:r>
      <w:bookmarkEnd w:id="2571"/>
    </w:p>
    <w:p w:rsidR="004A7F33" w:rsidRDefault="00460216" w:rsidP="004A7F33">
      <w:pPr>
        <w:pStyle w:val="Requirements"/>
        <w:ind w:left="288"/>
      </w:pPr>
      <w:bookmarkStart w:id="2572" w:name="_Toc253579355"/>
      <w:r>
        <w:t>CHA-3.26</w:t>
      </w:r>
      <w:r w:rsidR="004A7F33">
        <w:t xml:space="preserve">.4.170.4 Channel/CSR light shall display reason why the </w:t>
      </w:r>
      <w:r w:rsidR="00A65E57">
        <w:t>subscriber</w:t>
      </w:r>
      <w:r w:rsidR="004A7F33">
        <w:t xml:space="preserve"> can’t be disconnected</w:t>
      </w:r>
      <w:bookmarkEnd w:id="2572"/>
    </w:p>
    <w:p w:rsidR="004A7F33" w:rsidRDefault="00460216" w:rsidP="004A7F33">
      <w:pPr>
        <w:pStyle w:val="Requirements"/>
      </w:pPr>
      <w:bookmarkStart w:id="2573" w:name="_Toc253579356"/>
      <w:r>
        <w:t>CHA-3.26</w:t>
      </w:r>
      <w:r w:rsidR="004A7F33">
        <w:t>.4.180 Channel/CSR light application shall allow user to set the disconnect reason</w:t>
      </w:r>
      <w:bookmarkEnd w:id="2573"/>
    </w:p>
    <w:p w:rsidR="004A7F33" w:rsidRDefault="00460216" w:rsidP="004A7F33">
      <w:pPr>
        <w:pStyle w:val="Requirements"/>
        <w:ind w:left="288"/>
      </w:pPr>
      <w:bookmarkStart w:id="2574" w:name="_Toc253579357"/>
      <w:r>
        <w:t>CHA-3.26</w:t>
      </w:r>
      <w:r w:rsidR="004A7F33">
        <w:t>.4.180.1 When integrated with Comverse one billing, Channel/CSR light application shall propose OOTB same reasons as the ones proposed in CSM</w:t>
      </w:r>
      <w:bookmarkEnd w:id="2574"/>
    </w:p>
    <w:p w:rsidR="004A7F33" w:rsidRDefault="00460216" w:rsidP="004A7F33">
      <w:pPr>
        <w:pStyle w:val="Requirements"/>
      </w:pPr>
      <w:bookmarkStart w:id="2575" w:name="_Toc253579358"/>
      <w:r>
        <w:t>CHA-3.26</w:t>
      </w:r>
      <w:r w:rsidR="004A7F33">
        <w:t>.4.190 Channel/CSR light application shall allow user to set the disconnect reason</w:t>
      </w:r>
      <w:bookmarkEnd w:id="2575"/>
    </w:p>
    <w:p w:rsidR="004A7F33" w:rsidRDefault="00460216" w:rsidP="004A7F33">
      <w:pPr>
        <w:pStyle w:val="Requirements"/>
        <w:ind w:left="288"/>
      </w:pPr>
      <w:bookmarkStart w:id="2576" w:name="_Toc253579359"/>
      <w:r>
        <w:t>CHA-3.26</w:t>
      </w:r>
      <w:r w:rsidR="004A7F33">
        <w:t>.4.190.1 When integrated with Comverse one billing, Channel/CSR light application shall propose OOTB same reasons as the ones proposed in CSM</w:t>
      </w:r>
      <w:bookmarkEnd w:id="2576"/>
    </w:p>
    <w:p w:rsidR="004A7F33" w:rsidRDefault="00460216" w:rsidP="004A7F33">
      <w:pPr>
        <w:pStyle w:val="Requirements"/>
      </w:pPr>
      <w:bookmarkStart w:id="2577" w:name="_Toc253579360"/>
      <w:r>
        <w:t>CHA-3.26</w:t>
      </w:r>
      <w:r w:rsidR="004A7F33">
        <w:t xml:space="preserve">.4.200 Channel/CSR light shall display impact of disconnecting the </w:t>
      </w:r>
      <w:r w:rsidR="00A65E57">
        <w:t>subscriber</w:t>
      </w:r>
      <w:r w:rsidR="004A7F33">
        <w:t xml:space="preserve"> (when the disconnection date will be reached)</w:t>
      </w:r>
      <w:bookmarkEnd w:id="2577"/>
    </w:p>
    <w:p w:rsidR="004A7F33" w:rsidRDefault="00460216" w:rsidP="004A7F33">
      <w:pPr>
        <w:pStyle w:val="Requirements"/>
        <w:ind w:left="288"/>
      </w:pPr>
      <w:bookmarkStart w:id="2578" w:name="_Toc253579361"/>
      <w:r>
        <w:t>CHA-3.26</w:t>
      </w:r>
      <w:r w:rsidR="004A7F33">
        <w:t>.4.200.1 Channel/CSR light shall display prepaid balances that will be confiscated</w:t>
      </w:r>
      <w:bookmarkEnd w:id="2578"/>
    </w:p>
    <w:p w:rsidR="004A7F33" w:rsidRDefault="00460216" w:rsidP="004A7F33">
      <w:pPr>
        <w:pStyle w:val="Requirements"/>
        <w:ind w:left="288"/>
      </w:pPr>
      <w:bookmarkStart w:id="2579" w:name="_Toc253579362"/>
      <w:r>
        <w:t>CHA-3.26</w:t>
      </w:r>
      <w:r w:rsidR="004A7F33">
        <w:t>.4.200.2 Channel/CSR light shall display accumulators that will be lost</w:t>
      </w:r>
      <w:bookmarkEnd w:id="2579"/>
    </w:p>
    <w:p w:rsidR="004A7F33" w:rsidRDefault="00460216" w:rsidP="004A7F33">
      <w:pPr>
        <w:pStyle w:val="Requirements"/>
        <w:ind w:left="288"/>
      </w:pPr>
      <w:bookmarkStart w:id="2580" w:name="_Toc253579363"/>
      <w:r>
        <w:t>CHA-3.26</w:t>
      </w:r>
      <w:r w:rsidR="004A7F33">
        <w:t>.4.200.3 Channel/CSR light shall display unbilled installment charges that will be billed on the final bill</w:t>
      </w:r>
      <w:bookmarkEnd w:id="2580"/>
    </w:p>
    <w:p w:rsidR="004A7F33" w:rsidRDefault="00460216" w:rsidP="004A7F33">
      <w:pPr>
        <w:pStyle w:val="Requirements"/>
        <w:ind w:left="288"/>
      </w:pPr>
      <w:bookmarkStart w:id="2581" w:name="_Toc253579364"/>
      <w:r>
        <w:t>CHA-3.26</w:t>
      </w:r>
      <w:r w:rsidR="004A7F33">
        <w:t xml:space="preserve">.4.200.4 Channel/CSR light shall display </w:t>
      </w:r>
      <w:r w:rsidR="00A13724">
        <w:t>Subscriber</w:t>
      </w:r>
      <w:r w:rsidR="004A7F33">
        <w:t xml:space="preserve"> engagement termination fees that will be applied</w:t>
      </w:r>
      <w:bookmarkEnd w:id="2581"/>
      <w:r w:rsidR="004A7F33">
        <w:t xml:space="preserve"> </w:t>
      </w:r>
    </w:p>
    <w:p w:rsidR="004A7F33" w:rsidRDefault="00460216" w:rsidP="004A7F33">
      <w:pPr>
        <w:pStyle w:val="Requirements"/>
        <w:ind w:left="288"/>
      </w:pPr>
      <w:bookmarkStart w:id="2582" w:name="_Toc253579365"/>
      <w:r>
        <w:t>CHA-3.26</w:t>
      </w:r>
      <w:r w:rsidR="004A7F33">
        <w:t xml:space="preserve">.4.200.5 Channel/CSR light shall display </w:t>
      </w:r>
      <w:r w:rsidR="00A13724">
        <w:t>Subscriber</w:t>
      </w:r>
      <w:r w:rsidR="004A7F33">
        <w:t xml:space="preserve"> engagement unmet obligation fees that will be applied</w:t>
      </w:r>
      <w:bookmarkEnd w:id="2582"/>
    </w:p>
    <w:p w:rsidR="004A7F33" w:rsidRDefault="00460216" w:rsidP="004A7F33">
      <w:pPr>
        <w:pStyle w:val="Requirements"/>
      </w:pPr>
      <w:bookmarkStart w:id="2583" w:name="_Toc253579366"/>
      <w:r>
        <w:t>CHA-3.26</w:t>
      </w:r>
      <w:r w:rsidR="004A7F33">
        <w:t>.4.210 Channel/CSR light shall propose user to waive unbilled installment charges</w:t>
      </w:r>
      <w:bookmarkEnd w:id="2583"/>
    </w:p>
    <w:p w:rsidR="004A7F33" w:rsidRDefault="00460216" w:rsidP="004A7F33">
      <w:pPr>
        <w:pStyle w:val="Requirements"/>
        <w:ind w:left="288"/>
      </w:pPr>
      <w:bookmarkStart w:id="2584" w:name="_Toc253579367"/>
      <w:r>
        <w:t>CHA-3.26</w:t>
      </w:r>
      <w:r w:rsidR="004A7F33">
        <w:t>.4.210.1 Channel/CSR light shall support configuring (at least at application level) if this option is available</w:t>
      </w:r>
      <w:bookmarkEnd w:id="2584"/>
    </w:p>
    <w:p w:rsidR="004A7F33" w:rsidRDefault="00460216" w:rsidP="004A7F33">
      <w:pPr>
        <w:pStyle w:val="Requirements"/>
        <w:ind w:left="288"/>
      </w:pPr>
      <w:bookmarkStart w:id="2585" w:name="_Toc253579368"/>
      <w:r>
        <w:t>CHA-3.26</w:t>
      </w:r>
      <w:r w:rsidR="004A7F33">
        <w:t>.4.210.2 Channel/CSR light shall not display this option is there is no unbilled installment charges</w:t>
      </w:r>
      <w:bookmarkEnd w:id="2585"/>
    </w:p>
    <w:p w:rsidR="004A7F33" w:rsidRDefault="00460216" w:rsidP="004A7F33">
      <w:pPr>
        <w:pStyle w:val="Requirements"/>
      </w:pPr>
      <w:bookmarkStart w:id="2586" w:name="_Toc253579369"/>
      <w:r>
        <w:t>CHA-3.26</w:t>
      </w:r>
      <w:r w:rsidR="004A7F33">
        <w:t>.4.220 Channel/CSR light shall propose user to waive Termination fees</w:t>
      </w:r>
      <w:bookmarkEnd w:id="2586"/>
    </w:p>
    <w:p w:rsidR="004A7F33" w:rsidRDefault="00460216" w:rsidP="004A7F33">
      <w:pPr>
        <w:pStyle w:val="Requirements"/>
        <w:ind w:left="288"/>
      </w:pPr>
      <w:bookmarkStart w:id="2587" w:name="_Toc253579370"/>
      <w:r>
        <w:t>CHA-3.26</w:t>
      </w:r>
      <w:r w:rsidR="004A7F33">
        <w:t>.4.220.1 Channel/CSR light shall support configuring (at least at application level) if this option is available</w:t>
      </w:r>
      <w:bookmarkEnd w:id="2587"/>
    </w:p>
    <w:p w:rsidR="004A7F33" w:rsidRDefault="00460216" w:rsidP="004A7F33">
      <w:pPr>
        <w:pStyle w:val="Requirements"/>
        <w:ind w:left="288"/>
      </w:pPr>
      <w:bookmarkStart w:id="2588" w:name="_Toc253579371"/>
      <w:r>
        <w:t>CHA-3.26</w:t>
      </w:r>
      <w:r w:rsidR="004A7F33">
        <w:t>.4.220.2 Channel/CSR light shall not display this option is there is no termination fee to apply</w:t>
      </w:r>
      <w:bookmarkEnd w:id="2588"/>
    </w:p>
    <w:p w:rsidR="004A7F33" w:rsidRDefault="00460216" w:rsidP="004A7F33">
      <w:pPr>
        <w:pStyle w:val="Requirements"/>
      </w:pPr>
      <w:bookmarkStart w:id="2589" w:name="_Toc253579372"/>
      <w:r>
        <w:t>CHA-3.26</w:t>
      </w:r>
      <w:r w:rsidR="004A7F33">
        <w:t>.4.230 Channel/CSR light shall propose user to waive unmet obligation fees</w:t>
      </w:r>
      <w:bookmarkEnd w:id="2589"/>
    </w:p>
    <w:p w:rsidR="004A7F33" w:rsidRDefault="00460216" w:rsidP="004A7F33">
      <w:pPr>
        <w:pStyle w:val="Requirements"/>
        <w:ind w:left="288"/>
      </w:pPr>
      <w:bookmarkStart w:id="2590" w:name="_Toc253579373"/>
      <w:r>
        <w:t>CHA-3.26</w:t>
      </w:r>
      <w:r w:rsidR="004A7F33">
        <w:t>.4.230.1 Channel/CSR light shall support configuring (at least at application level) if this option is available</w:t>
      </w:r>
      <w:bookmarkEnd w:id="2590"/>
    </w:p>
    <w:p w:rsidR="004A7F33" w:rsidRDefault="00460216" w:rsidP="004A7F33">
      <w:pPr>
        <w:pStyle w:val="Requirements"/>
        <w:ind w:left="288"/>
      </w:pPr>
      <w:bookmarkStart w:id="2591" w:name="_Toc253579374"/>
      <w:r>
        <w:t>CHA-3.26</w:t>
      </w:r>
      <w:r w:rsidR="004A7F33">
        <w:t>.4.230.2 Channel/CSR light shall not display this option is there is no unmet obligation fee to apply</w:t>
      </w:r>
      <w:bookmarkEnd w:id="2591"/>
    </w:p>
    <w:p w:rsidR="004A7F33" w:rsidRDefault="00460216" w:rsidP="004A7F33">
      <w:pPr>
        <w:pStyle w:val="Requirements"/>
      </w:pPr>
      <w:bookmarkStart w:id="2592" w:name="_Toc253579375"/>
      <w:r>
        <w:t>CHA-3.26</w:t>
      </w:r>
      <w:r w:rsidR="004A7F33">
        <w:t>.4.500 When integrated with Comverse one, Channel/CSR light application shall allow configuring if a workflow must be generated (default configuration) or not</w:t>
      </w:r>
      <w:bookmarkEnd w:id="2592"/>
    </w:p>
    <w:p w:rsidR="004A7F33" w:rsidRDefault="004A7F33" w:rsidP="004A7F33">
      <w:pPr>
        <w:pStyle w:val="Requirements"/>
        <w:ind w:left="288"/>
      </w:pPr>
    </w:p>
    <w:p w:rsidR="006E508B" w:rsidRDefault="006E508B" w:rsidP="006E508B">
      <w:pPr>
        <w:pStyle w:val="Requirements"/>
        <w:ind w:left="288"/>
      </w:pPr>
    </w:p>
    <w:p w:rsidR="006E508B" w:rsidRDefault="006E508B" w:rsidP="006E508B">
      <w:pPr>
        <w:pStyle w:val="Capability"/>
      </w:pPr>
      <w:bookmarkStart w:id="2593" w:name="_Toc233601440"/>
      <w:bookmarkStart w:id="2594" w:name="_Toc253578275"/>
      <w:bookmarkStart w:id="2595" w:name="_Toc253579376"/>
      <w:r>
        <w:t xml:space="preserve">Capability </w:t>
      </w:r>
      <w:r>
        <w:fldChar w:fldCharType="begin"/>
      </w:r>
      <w:r>
        <w:instrText xml:space="preserve"> LISTNUM "business req" \* MERGEFORMAT </w:instrText>
      </w:r>
      <w:r>
        <w:fldChar w:fldCharType="separate"/>
      </w:r>
      <w:r>
        <w:rPr>
          <w:noProof/>
        </w:rPr>
        <w:t>1</w:t>
      </w:r>
      <w:r>
        <w:fldChar w:fldCharType="end">
          <w:numberingChange w:id="2596" w:author="Raphaël Guého" w:date="2010-01-04T14:43:00Z" w:original="26."/>
        </w:fldChar>
      </w:r>
      <w:r>
        <w:t xml:space="preserve"> Account life cycle management</w:t>
      </w:r>
      <w:bookmarkEnd w:id="2593"/>
      <w:bookmarkEnd w:id="2594"/>
      <w:bookmarkEnd w:id="2595"/>
    </w:p>
    <w:p w:rsidR="006E508B" w:rsidRDefault="006E508B" w:rsidP="006E508B">
      <w:pPr>
        <w:pStyle w:val="Heading3"/>
      </w:pPr>
      <w:bookmarkStart w:id="2597" w:name="_Toc233601441"/>
      <w:bookmarkStart w:id="2598" w:name="_Toc253578276"/>
      <w:r>
        <w:t>Capability Description</w:t>
      </w:r>
      <w:bookmarkEnd w:id="2597"/>
      <w:bookmarkEnd w:id="2598"/>
    </w:p>
    <w:p w:rsidR="006E508B" w:rsidRDefault="006E508B" w:rsidP="006E508B">
      <w:pPr>
        <w:pStyle w:val="BodyText"/>
      </w:pPr>
      <w:r>
        <w:t>This capability allows user to disconnect one account</w:t>
      </w:r>
    </w:p>
    <w:p w:rsidR="006E508B" w:rsidRDefault="006E508B" w:rsidP="006E508B">
      <w:pPr>
        <w:pStyle w:val="Heading3"/>
      </w:pPr>
      <w:bookmarkStart w:id="2599" w:name="_Toc233601442"/>
      <w:bookmarkStart w:id="2600" w:name="_Toc253578277"/>
      <w:r>
        <w:t>Capability Assumptions/Dependencies</w:t>
      </w:r>
      <w:bookmarkEnd w:id="2599"/>
      <w:bookmarkEnd w:id="2600"/>
    </w:p>
    <w:p w:rsidR="006E508B" w:rsidRDefault="006E508B" w:rsidP="006E508B">
      <w:pPr>
        <w:pStyle w:val="Heading3"/>
      </w:pPr>
      <w:bookmarkStart w:id="2601" w:name="_Toc233601443"/>
      <w:bookmarkStart w:id="2602" w:name="_Toc253578278"/>
      <w:r>
        <w:t>Capability Use Cases</w:t>
      </w:r>
      <w:bookmarkEnd w:id="2601"/>
      <w:bookmarkEnd w:id="2602"/>
    </w:p>
    <w:p w:rsidR="006E508B" w:rsidRPr="00AC7903" w:rsidRDefault="006E508B" w:rsidP="006E508B">
      <w:pPr>
        <w:pStyle w:val="Heading4"/>
        <w:tabs>
          <w:tab w:val="num" w:pos="1494"/>
        </w:tabs>
        <w:ind w:left="1494"/>
      </w:pPr>
      <w:bookmarkStart w:id="2603" w:name="_Toc233601444"/>
      <w:bookmarkStart w:id="2604" w:name="_Toc253578279"/>
      <w:r>
        <w:t>Use Case:  Disconnect account</w:t>
      </w:r>
      <w:bookmarkEnd w:id="2603"/>
      <w:bookmarkEnd w:id="2604"/>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Tr="006E508B">
        <w:trPr>
          <w:trHeight w:val="360"/>
        </w:trPr>
        <w:tc>
          <w:tcPr>
            <w:tcW w:w="5580" w:type="dxa"/>
            <w:gridSpan w:val="2"/>
            <w:shd w:val="clear" w:color="auto" w:fill="E6E6E6"/>
          </w:tcPr>
          <w:p w:rsidR="006E508B" w:rsidRDefault="006E508B" w:rsidP="006E508B">
            <w:pPr>
              <w:pStyle w:val="TableHeading"/>
            </w:pPr>
            <w:r>
              <w:t>Disconnect account</w:t>
            </w:r>
          </w:p>
        </w:tc>
        <w:tc>
          <w:tcPr>
            <w:tcW w:w="2880" w:type="dxa"/>
            <w:shd w:val="clear" w:color="auto" w:fill="E6E6E6"/>
          </w:tcPr>
          <w:p w:rsidR="006E508B" w:rsidRDefault="006E508B" w:rsidP="006E508B">
            <w:pPr>
              <w:pStyle w:val="TableHeading"/>
            </w:pPr>
            <w:r>
              <w:t xml:space="preserve">AML0010 </w:t>
            </w:r>
          </w:p>
        </w:tc>
      </w:tr>
      <w:tr w:rsidR="006E508B" w:rsidTr="006E508B">
        <w:tc>
          <w:tcPr>
            <w:tcW w:w="2268" w:type="dxa"/>
          </w:tcPr>
          <w:p w:rsidR="006E508B" w:rsidRDefault="006E508B" w:rsidP="006E508B">
            <w:r>
              <w:t>Primary actors</w:t>
            </w:r>
          </w:p>
        </w:tc>
        <w:tc>
          <w:tcPr>
            <w:tcW w:w="6192" w:type="dxa"/>
            <w:gridSpan w:val="2"/>
          </w:tcPr>
          <w:p w:rsidR="006E508B" w:rsidRDefault="006E508B" w:rsidP="006E508B">
            <w:pPr>
              <w:pStyle w:val="BodyText"/>
            </w:pPr>
            <w:r>
              <w:t>Dealer User</w:t>
            </w:r>
          </w:p>
          <w:p w:rsidR="006E508B" w:rsidRPr="006D15FA" w:rsidRDefault="006E508B" w:rsidP="006E508B">
            <w:pPr>
              <w:pStyle w:val="BodyText"/>
            </w:pPr>
            <w:r>
              <w:t>CSR user</w:t>
            </w:r>
          </w:p>
        </w:tc>
      </w:tr>
      <w:tr w:rsidR="006E508B" w:rsidTr="006E508B">
        <w:tc>
          <w:tcPr>
            <w:tcW w:w="2268" w:type="dxa"/>
          </w:tcPr>
          <w:p w:rsidR="006E508B" w:rsidRDefault="006E508B" w:rsidP="006E508B">
            <w:r>
              <w:t>Summary Goal</w:t>
            </w:r>
          </w:p>
        </w:tc>
        <w:tc>
          <w:tcPr>
            <w:tcW w:w="6192" w:type="dxa"/>
            <w:gridSpan w:val="2"/>
          </w:tcPr>
          <w:p w:rsidR="006E508B" w:rsidRDefault="006E508B" w:rsidP="006E508B">
            <w:r>
              <w:t xml:space="preserve">This Use Case allows user to disconnect an account </w:t>
            </w:r>
          </w:p>
        </w:tc>
      </w:tr>
      <w:tr w:rsidR="006E508B" w:rsidRPr="008F2898" w:rsidTr="006E508B">
        <w:trPr>
          <w:trHeight w:val="176"/>
        </w:trPr>
        <w:tc>
          <w:tcPr>
            <w:tcW w:w="2268" w:type="dxa"/>
          </w:tcPr>
          <w:p w:rsidR="006E508B" w:rsidRDefault="006E508B" w:rsidP="006E508B">
            <w:r>
              <w:t>Pre-conditions</w:t>
            </w:r>
          </w:p>
        </w:tc>
        <w:tc>
          <w:tcPr>
            <w:tcW w:w="6192" w:type="dxa"/>
            <w:gridSpan w:val="2"/>
          </w:tcPr>
          <w:p w:rsidR="006E508B" w:rsidRPr="006D15FA" w:rsidRDefault="006E508B" w:rsidP="006E508B">
            <w:pPr>
              <w:pStyle w:val="BodyText"/>
            </w:pPr>
            <w:r>
              <w:t>User is in context of a specific account</w:t>
            </w:r>
          </w:p>
        </w:tc>
      </w:tr>
      <w:tr w:rsidR="006E508B" w:rsidRPr="009031EA" w:rsidTr="006E508B">
        <w:trPr>
          <w:trHeight w:val="176"/>
        </w:trPr>
        <w:tc>
          <w:tcPr>
            <w:tcW w:w="2268" w:type="dxa"/>
          </w:tcPr>
          <w:p w:rsidR="006E508B" w:rsidRPr="002153B0" w:rsidRDefault="006E508B" w:rsidP="006E508B">
            <w:r>
              <w:t>Trigger</w:t>
            </w:r>
          </w:p>
        </w:tc>
        <w:tc>
          <w:tcPr>
            <w:tcW w:w="6192" w:type="dxa"/>
            <w:gridSpan w:val="2"/>
          </w:tcPr>
          <w:p w:rsidR="006E508B" w:rsidRPr="006D15FA" w:rsidRDefault="006E508B" w:rsidP="006E508B">
            <w:pPr>
              <w:pStyle w:val="BodyText"/>
            </w:pPr>
            <w:r>
              <w:t>User has selected the option to disconnect the account</w:t>
            </w:r>
          </w:p>
        </w:tc>
      </w:tr>
      <w:tr w:rsidR="006E508B" w:rsidRPr="006D15FA" w:rsidTr="006E508B">
        <w:trPr>
          <w:trHeight w:val="176"/>
        </w:trPr>
        <w:tc>
          <w:tcPr>
            <w:tcW w:w="2268" w:type="dxa"/>
          </w:tcPr>
          <w:p w:rsidR="006E508B" w:rsidRDefault="006E508B" w:rsidP="006E508B">
            <w:r>
              <w:t>Minimum guarantees</w:t>
            </w:r>
          </w:p>
        </w:tc>
        <w:tc>
          <w:tcPr>
            <w:tcW w:w="6192" w:type="dxa"/>
            <w:gridSpan w:val="2"/>
          </w:tcPr>
          <w:p w:rsidR="006E508B" w:rsidRPr="006D15FA" w:rsidRDefault="006E508B" w:rsidP="006E508B">
            <w:pPr>
              <w:pStyle w:val="BodyText"/>
            </w:pPr>
            <w:r>
              <w:t>Channel/CSR light application advises user why account can’t be disconnected</w:t>
            </w:r>
          </w:p>
        </w:tc>
      </w:tr>
      <w:tr w:rsidR="006E508B" w:rsidRPr="008F2898" w:rsidTr="006E508B">
        <w:trPr>
          <w:trHeight w:val="176"/>
        </w:trPr>
        <w:tc>
          <w:tcPr>
            <w:tcW w:w="2268" w:type="dxa"/>
          </w:tcPr>
          <w:p w:rsidR="006E508B" w:rsidRDefault="006E508B" w:rsidP="006E508B">
            <w:r>
              <w:t>Success guarantees:</w:t>
            </w:r>
          </w:p>
        </w:tc>
        <w:tc>
          <w:tcPr>
            <w:tcW w:w="6192" w:type="dxa"/>
            <w:gridSpan w:val="2"/>
          </w:tcPr>
          <w:p w:rsidR="006E508B" w:rsidRPr="006D15FA" w:rsidRDefault="006E508B" w:rsidP="006E508B">
            <w:pPr>
              <w:pStyle w:val="BodyText"/>
            </w:pPr>
            <w:r>
              <w:t>Account disconnect order has been created in billing</w:t>
            </w:r>
          </w:p>
        </w:tc>
      </w:tr>
      <w:tr w:rsidR="006E508B" w:rsidRPr="009031EA" w:rsidTr="006E508B">
        <w:trPr>
          <w:trHeight w:val="176"/>
        </w:trPr>
        <w:tc>
          <w:tcPr>
            <w:tcW w:w="2268" w:type="dxa"/>
          </w:tcPr>
          <w:p w:rsidR="006E508B" w:rsidRPr="002153B0" w:rsidRDefault="006E508B" w:rsidP="006E508B">
            <w:r w:rsidRPr="002153B0">
              <w:t>Normal Flow:</w:t>
            </w:r>
          </w:p>
        </w:tc>
        <w:tc>
          <w:tcPr>
            <w:tcW w:w="6192" w:type="dxa"/>
            <w:gridSpan w:val="2"/>
          </w:tcPr>
          <w:p w:rsidR="006E508B" w:rsidRDefault="006E508B" w:rsidP="000F7361">
            <w:pPr>
              <w:pStyle w:val="Body"/>
              <w:numPr>
                <w:ilvl w:val="0"/>
                <w:numId w:val="589"/>
              </w:numPr>
            </w:pPr>
            <w:r>
              <w:t>User set disconnect date time, disconnect reason (selected from list) and submits (A1)</w:t>
            </w:r>
          </w:p>
          <w:p w:rsidR="006E508B" w:rsidRDefault="006E508B" w:rsidP="000F7361">
            <w:pPr>
              <w:pStyle w:val="Body"/>
              <w:numPr>
                <w:ilvl w:val="0"/>
                <w:numId w:val="589"/>
              </w:numPr>
            </w:pPr>
            <w:r>
              <w:t>Channel/CSR light application displays impacts for the accounts and for all subscribers that will be disconnected</w:t>
            </w:r>
          </w:p>
          <w:p w:rsidR="006E508B" w:rsidRDefault="006E508B" w:rsidP="000F7361">
            <w:pPr>
              <w:pStyle w:val="Body"/>
              <w:numPr>
                <w:ilvl w:val="0"/>
                <w:numId w:val="589"/>
              </w:numPr>
            </w:pPr>
            <w:r>
              <w:t>User confirms(A2)</w:t>
            </w:r>
          </w:p>
          <w:p w:rsidR="006E508B" w:rsidRDefault="006E508B" w:rsidP="000F7361">
            <w:pPr>
              <w:pStyle w:val="Body"/>
              <w:numPr>
                <w:ilvl w:val="0"/>
                <w:numId w:val="589"/>
              </w:numPr>
            </w:pPr>
            <w:r>
              <w:t>User specifies optionally a final billing address</w:t>
            </w:r>
            <w:r w:rsidR="000A3B05">
              <w:t xml:space="preserve"> (A3)</w:t>
            </w:r>
          </w:p>
          <w:p w:rsidR="006E508B" w:rsidRDefault="006E508B" w:rsidP="000F7361">
            <w:pPr>
              <w:pStyle w:val="Body"/>
              <w:numPr>
                <w:ilvl w:val="0"/>
                <w:numId w:val="589"/>
              </w:numPr>
            </w:pPr>
            <w:r>
              <w:t>Channel/CSR light application asks user if unbilled installment charges must be rolled up to next bill or waived</w:t>
            </w:r>
          </w:p>
          <w:p w:rsidR="006E508B" w:rsidRDefault="006E508B" w:rsidP="000F7361">
            <w:pPr>
              <w:pStyle w:val="Body"/>
              <w:numPr>
                <w:ilvl w:val="0"/>
                <w:numId w:val="589"/>
              </w:numPr>
            </w:pPr>
            <w:r>
              <w:t xml:space="preserve">Channel/CSR light application asks user if refinance </w:t>
            </w:r>
            <w:r w:rsidR="000A3B05">
              <w:t>plan</w:t>
            </w:r>
            <w:r>
              <w:t xml:space="preserve"> must be rolled up or billed as schedule</w:t>
            </w:r>
          </w:p>
          <w:p w:rsidR="006E508B" w:rsidRDefault="006E508B" w:rsidP="000F7361">
            <w:pPr>
              <w:pStyle w:val="Body"/>
              <w:numPr>
                <w:ilvl w:val="0"/>
                <w:numId w:val="589"/>
              </w:numPr>
            </w:pPr>
            <w:r>
              <w:t>Channel/CSR light application asks user if termination fees must be waived</w:t>
            </w:r>
          </w:p>
          <w:p w:rsidR="006E508B" w:rsidRDefault="006E508B" w:rsidP="000F7361">
            <w:pPr>
              <w:pStyle w:val="Body"/>
              <w:numPr>
                <w:ilvl w:val="0"/>
                <w:numId w:val="589"/>
              </w:numPr>
            </w:pPr>
            <w:r>
              <w:t>Channel/CSR light application asks user if unmet obligation fees must be waived</w:t>
            </w:r>
          </w:p>
          <w:p w:rsidR="006E508B" w:rsidRDefault="006E508B" w:rsidP="000F7361">
            <w:pPr>
              <w:pStyle w:val="Body"/>
              <w:numPr>
                <w:ilvl w:val="0"/>
                <w:numId w:val="589"/>
              </w:numPr>
            </w:pPr>
            <w:r>
              <w:t>User set requested information and confirms (A2)</w:t>
            </w:r>
          </w:p>
          <w:p w:rsidR="006E508B" w:rsidRPr="006D15FA" w:rsidRDefault="006E508B" w:rsidP="000F7361">
            <w:pPr>
              <w:pStyle w:val="Body"/>
              <w:numPr>
                <w:ilvl w:val="0"/>
                <w:numId w:val="589"/>
              </w:numPr>
            </w:pPr>
            <w:r>
              <w:t>Channel/CSR light application submits the account disconnect request to billing</w:t>
            </w:r>
          </w:p>
        </w:tc>
      </w:tr>
      <w:tr w:rsidR="006E508B" w:rsidRPr="002153B0" w:rsidTr="006E508B">
        <w:trPr>
          <w:trHeight w:val="176"/>
        </w:trPr>
        <w:tc>
          <w:tcPr>
            <w:tcW w:w="2268" w:type="dxa"/>
          </w:tcPr>
          <w:p w:rsidR="006E508B" w:rsidRDefault="006E508B" w:rsidP="006E508B">
            <w:r>
              <w:t>Alternative Flows:</w:t>
            </w:r>
          </w:p>
        </w:tc>
        <w:tc>
          <w:tcPr>
            <w:tcW w:w="6192" w:type="dxa"/>
            <w:gridSpan w:val="2"/>
          </w:tcPr>
          <w:p w:rsidR="006E508B" w:rsidRDefault="006E508B" w:rsidP="006E508B">
            <w:pPr>
              <w:pStyle w:val="Body"/>
              <w:ind w:left="0"/>
            </w:pPr>
            <w:r>
              <w:t>A1: Account can’t be disconnected (see detailed requirements)</w:t>
            </w:r>
          </w:p>
          <w:p w:rsidR="006E508B" w:rsidRDefault="006E508B" w:rsidP="000F7361">
            <w:pPr>
              <w:pStyle w:val="Body"/>
              <w:numPr>
                <w:ilvl w:val="0"/>
                <w:numId w:val="590"/>
              </w:numPr>
            </w:pPr>
            <w:r>
              <w:t>Channel/CSR light displays reason why account can’t be disconnected</w:t>
            </w:r>
          </w:p>
          <w:p w:rsidR="006E508B" w:rsidRDefault="006E508B" w:rsidP="006E508B">
            <w:pPr>
              <w:pStyle w:val="Body"/>
              <w:ind w:left="0"/>
            </w:pPr>
            <w:r>
              <w:t>A2: User cancels</w:t>
            </w:r>
          </w:p>
          <w:p w:rsidR="006E508B" w:rsidRDefault="006E508B" w:rsidP="000F7361">
            <w:pPr>
              <w:pStyle w:val="Body"/>
              <w:numPr>
                <w:ilvl w:val="0"/>
                <w:numId w:val="591"/>
              </w:numPr>
            </w:pPr>
            <w:r>
              <w:t>Channel/CSR light application redirects user to the account summary</w:t>
            </w:r>
          </w:p>
          <w:p w:rsidR="000A3B05" w:rsidRDefault="000A3B05" w:rsidP="000A3B05">
            <w:pPr>
              <w:pStyle w:val="Body"/>
              <w:ind w:left="0"/>
            </w:pPr>
            <w:r>
              <w:t>A3: there is a pending address modification request for the account:</w:t>
            </w:r>
          </w:p>
          <w:p w:rsidR="000A3B05" w:rsidRDefault="000A3B05" w:rsidP="000F7361">
            <w:pPr>
              <w:pStyle w:val="Body"/>
              <w:numPr>
                <w:ilvl w:val="0"/>
                <w:numId w:val="691"/>
              </w:numPr>
            </w:pPr>
            <w:r>
              <w:t>Channel/CSR light application advises user there is a pending address modification instead of proposing to change the address</w:t>
            </w:r>
          </w:p>
          <w:p w:rsidR="000A3B05" w:rsidRDefault="000A3B05" w:rsidP="000F7361">
            <w:pPr>
              <w:pStyle w:val="Body"/>
              <w:numPr>
                <w:ilvl w:val="0"/>
                <w:numId w:val="691"/>
              </w:numPr>
            </w:pPr>
            <w:r>
              <w:t>Next steps are similar to nominal cases</w:t>
            </w:r>
          </w:p>
        </w:tc>
      </w:tr>
    </w:tbl>
    <w:p w:rsidR="006E508B" w:rsidRDefault="006E508B" w:rsidP="006E508B"/>
    <w:p w:rsidR="006E508B" w:rsidRDefault="006E508B" w:rsidP="006E508B">
      <w:pPr>
        <w:pStyle w:val="Heading3forModuleRequirements"/>
      </w:pPr>
      <w:bookmarkStart w:id="2605" w:name="_Toc233601445"/>
      <w:bookmarkStart w:id="2606" w:name="_Toc253578280"/>
      <w:bookmarkStart w:id="2607" w:name="_Toc253579377"/>
      <w:r>
        <w:t>Channel/CSR light application requirements</w:t>
      </w:r>
      <w:bookmarkEnd w:id="2605"/>
      <w:bookmarkEnd w:id="2606"/>
      <w:bookmarkEnd w:id="2607"/>
    </w:p>
    <w:p w:rsidR="006E508B" w:rsidRDefault="00460216" w:rsidP="006E508B">
      <w:pPr>
        <w:pStyle w:val="Requirements"/>
      </w:pPr>
      <w:bookmarkStart w:id="2608" w:name="_Toc253579378"/>
      <w:r>
        <w:t>CHA-3.27</w:t>
      </w:r>
      <w:r w:rsidR="006E508B">
        <w:t>.4.10 Channel/CSR light application shall allow user disconnecting one account with respect of use case disconnect account</w:t>
      </w:r>
      <w:bookmarkEnd w:id="2608"/>
    </w:p>
    <w:p w:rsidR="006E508B" w:rsidRDefault="00460216" w:rsidP="006E508B">
      <w:pPr>
        <w:pStyle w:val="Requirements"/>
      </w:pPr>
      <w:bookmarkStart w:id="2609" w:name="_Toc253579379"/>
      <w:r>
        <w:t>CHA-3.27</w:t>
      </w:r>
      <w:r w:rsidR="006E508B">
        <w:t>.4.20 Channel/CSR light application shall validate the account can be disconnected</w:t>
      </w:r>
      <w:bookmarkEnd w:id="2609"/>
    </w:p>
    <w:p w:rsidR="006E508B" w:rsidRDefault="00460216" w:rsidP="006E508B">
      <w:pPr>
        <w:pStyle w:val="Requirements"/>
        <w:ind w:left="288"/>
      </w:pPr>
      <w:bookmarkStart w:id="2610" w:name="_Toc253579380"/>
      <w:r>
        <w:t>CHA-3.27</w:t>
      </w:r>
      <w:r w:rsidR="006E508B">
        <w:t>.4.20.1 Channel/CSR light application shall validate the current account billing status allows to transition to disconnect state</w:t>
      </w:r>
      <w:bookmarkEnd w:id="2610"/>
    </w:p>
    <w:p w:rsidR="006E508B" w:rsidRDefault="00460216" w:rsidP="006E508B">
      <w:pPr>
        <w:pStyle w:val="Requirements"/>
        <w:ind w:left="288"/>
        <w:rPr>
          <w:rFonts w:cs="Arial"/>
        </w:rPr>
      </w:pPr>
      <w:bookmarkStart w:id="2611" w:name="_Toc253579381"/>
      <w:r>
        <w:t>CHA-3.27</w:t>
      </w:r>
      <w:r w:rsidR="006E508B">
        <w:t xml:space="preserve">.4.20.2 When integrated with Comverse one billing, current account billing status shall be </w:t>
      </w:r>
      <w:r w:rsidR="006E508B" w:rsidRPr="004962DB">
        <w:rPr>
          <w:rFonts w:cs="Arial"/>
        </w:rPr>
        <w:t>Active</w:t>
      </w:r>
      <w:bookmarkEnd w:id="2611"/>
    </w:p>
    <w:p w:rsidR="006E508B" w:rsidRDefault="00460216" w:rsidP="006E508B">
      <w:pPr>
        <w:pStyle w:val="Requirements"/>
        <w:ind w:left="288"/>
      </w:pPr>
      <w:bookmarkStart w:id="2612" w:name="_Toc253579382"/>
      <w:r>
        <w:t>CHA-3.27</w:t>
      </w:r>
      <w:r w:rsidR="006E508B">
        <w:t>.4.20.3 Channel/CSR light shall support configuring which account statuses allows to transition to disconnected</w:t>
      </w:r>
      <w:bookmarkEnd w:id="2612"/>
    </w:p>
    <w:p w:rsidR="006E508B" w:rsidRDefault="00460216" w:rsidP="006E508B">
      <w:pPr>
        <w:pStyle w:val="Requirements"/>
        <w:ind w:left="288"/>
      </w:pPr>
      <w:bookmarkStart w:id="2613" w:name="_Toc253579383"/>
      <w:r>
        <w:t>CHA-3.27</w:t>
      </w:r>
      <w:r w:rsidR="006E508B">
        <w:t>.4.20.4 Channel/CSR light shall validate there is no child accounts in a status different from disconnected</w:t>
      </w:r>
      <w:bookmarkEnd w:id="2613"/>
    </w:p>
    <w:p w:rsidR="006E508B" w:rsidRDefault="00460216" w:rsidP="006E508B">
      <w:pPr>
        <w:pStyle w:val="Requirements"/>
        <w:ind w:left="288"/>
      </w:pPr>
      <w:bookmarkStart w:id="2614" w:name="_Toc253579384"/>
      <w:r>
        <w:t>CHA-3.27</w:t>
      </w:r>
      <w:r w:rsidR="006E508B">
        <w:t>.4.20.5 Channel/CSR light shall validate there is no account/offers prerequisite rules preventing account disconnection</w:t>
      </w:r>
      <w:bookmarkEnd w:id="2614"/>
    </w:p>
    <w:p w:rsidR="006E508B" w:rsidRDefault="00460216" w:rsidP="006E508B">
      <w:pPr>
        <w:pStyle w:val="Requirements"/>
        <w:ind w:left="288"/>
      </w:pPr>
      <w:bookmarkStart w:id="2615" w:name="_Toc253579385"/>
      <w:r>
        <w:t>CHA-3.27</w:t>
      </w:r>
      <w:r w:rsidR="006E508B">
        <w:t>.4.20.6 Channel/CSR light shall validate there is no other pending life cycle order preventing to disconnect the account (typically an already disconnect account order)</w:t>
      </w:r>
      <w:bookmarkEnd w:id="2615"/>
    </w:p>
    <w:p w:rsidR="006E508B" w:rsidRDefault="00460216" w:rsidP="006E508B">
      <w:pPr>
        <w:pStyle w:val="Requirements"/>
        <w:ind w:left="288"/>
      </w:pPr>
      <w:bookmarkStart w:id="2616" w:name="_Toc253579386"/>
      <w:r>
        <w:t>CHA-3.27</w:t>
      </w:r>
      <w:r w:rsidR="006E508B">
        <w:t>.4.20.7 Channel/CSR light shall display reason why the account can’t be disconnected</w:t>
      </w:r>
      <w:bookmarkEnd w:id="2616"/>
    </w:p>
    <w:p w:rsidR="006E508B" w:rsidRDefault="00460216" w:rsidP="006E508B">
      <w:pPr>
        <w:pStyle w:val="Requirements"/>
      </w:pPr>
      <w:bookmarkStart w:id="2617" w:name="_Toc253579387"/>
      <w:r>
        <w:t>CHA-3.27</w:t>
      </w:r>
      <w:r w:rsidR="006E508B">
        <w:t>.4.30 Channel/CSR light application shall allow user to set the disconnect reason</w:t>
      </w:r>
      <w:bookmarkEnd w:id="2617"/>
    </w:p>
    <w:p w:rsidR="006E508B" w:rsidRDefault="00460216" w:rsidP="006E508B">
      <w:pPr>
        <w:pStyle w:val="Requirements"/>
        <w:ind w:left="288"/>
      </w:pPr>
      <w:bookmarkStart w:id="2618" w:name="_Toc253579388"/>
      <w:r>
        <w:t>CHA-3.27</w:t>
      </w:r>
      <w:r w:rsidR="006E508B">
        <w:t>.4.30.1 When integrated with Comverse one billing, Channel/CSR light application shall propose OOTB same reasons as the ones proposed in CSM</w:t>
      </w:r>
      <w:bookmarkEnd w:id="2618"/>
    </w:p>
    <w:p w:rsidR="006E508B" w:rsidRDefault="00460216" w:rsidP="006E508B">
      <w:pPr>
        <w:pStyle w:val="Requirements"/>
      </w:pPr>
      <w:bookmarkStart w:id="2619" w:name="_Toc253579389"/>
      <w:r>
        <w:t>CHA-3.27</w:t>
      </w:r>
      <w:r w:rsidR="006E508B">
        <w:t>.4.40 Channel/CSR light application shall propose current date time as default to disconnect the account</w:t>
      </w:r>
      <w:bookmarkEnd w:id="2619"/>
    </w:p>
    <w:p w:rsidR="006E508B" w:rsidRDefault="00460216" w:rsidP="006E508B">
      <w:pPr>
        <w:pStyle w:val="Requirements"/>
      </w:pPr>
      <w:bookmarkStart w:id="2620" w:name="_Toc253579390"/>
      <w:r>
        <w:t>CHA-3.27</w:t>
      </w:r>
      <w:r w:rsidR="006E508B">
        <w:t>.4.50 Channel/CSR light shall display impact of disconnecting the account both for the account and for subscribers that will be disconnected (when the disconnection date will be reached)</w:t>
      </w:r>
      <w:bookmarkEnd w:id="2620"/>
    </w:p>
    <w:p w:rsidR="006E508B" w:rsidRPr="00DB5139" w:rsidRDefault="00460216" w:rsidP="006E508B">
      <w:pPr>
        <w:pStyle w:val="Requirements"/>
        <w:ind w:left="288"/>
        <w:rPr>
          <w:strike/>
        </w:rPr>
      </w:pPr>
      <w:bookmarkStart w:id="2621" w:name="_Toc253579391"/>
      <w:r w:rsidRPr="00DB5139">
        <w:rPr>
          <w:strike/>
        </w:rPr>
        <w:t>CHA-3.27</w:t>
      </w:r>
      <w:r w:rsidR="006E508B" w:rsidRPr="00DB5139">
        <w:rPr>
          <w:strike/>
        </w:rPr>
        <w:t>.4.50.1 Channel/CSR light application shall display list of subscribers that will be disconnected</w:t>
      </w:r>
      <w:bookmarkEnd w:id="2621"/>
    </w:p>
    <w:p w:rsidR="006E508B" w:rsidRDefault="00460216" w:rsidP="006E508B">
      <w:pPr>
        <w:pStyle w:val="Requirements"/>
        <w:ind w:left="288"/>
      </w:pPr>
      <w:bookmarkStart w:id="2622" w:name="_Toc253579392"/>
      <w:r>
        <w:t>CHA-3.27</w:t>
      </w:r>
      <w:r w:rsidR="006E508B">
        <w:t>.4.50.2 Channel/CSR light shall display prepaid balances that will be confiscated</w:t>
      </w:r>
      <w:r w:rsidR="0087245B">
        <w:t xml:space="preserve"> (account balances and account’s subscribers’ balances)</w:t>
      </w:r>
      <w:bookmarkEnd w:id="2622"/>
    </w:p>
    <w:p w:rsidR="006E508B" w:rsidRDefault="00460216" w:rsidP="006E508B">
      <w:pPr>
        <w:pStyle w:val="Requirements"/>
        <w:ind w:left="288"/>
      </w:pPr>
      <w:bookmarkStart w:id="2623" w:name="_Toc253579393"/>
      <w:r>
        <w:t>CHA-3.27</w:t>
      </w:r>
      <w:r w:rsidR="006E508B">
        <w:t>.4.50.3 Channel/CSR light shall display accumulators that will be lost</w:t>
      </w:r>
      <w:bookmarkEnd w:id="2623"/>
    </w:p>
    <w:p w:rsidR="006E508B" w:rsidRDefault="00460216" w:rsidP="006E508B">
      <w:pPr>
        <w:pStyle w:val="Requirements"/>
        <w:ind w:left="288"/>
      </w:pPr>
      <w:bookmarkStart w:id="2624" w:name="_Toc253579394"/>
      <w:r>
        <w:t>CHA-3.27</w:t>
      </w:r>
      <w:r w:rsidR="006E508B">
        <w:t>.4.50.4 Channel/CSR light shall display unbilled installment charges that will be billed on the final bill</w:t>
      </w:r>
      <w:bookmarkEnd w:id="2624"/>
    </w:p>
    <w:p w:rsidR="006E508B" w:rsidRDefault="00460216" w:rsidP="000A3B05">
      <w:pPr>
        <w:pStyle w:val="Requirements"/>
        <w:ind w:left="288"/>
      </w:pPr>
      <w:bookmarkStart w:id="2625" w:name="_Toc253579395"/>
      <w:r>
        <w:t>CHA-3.27</w:t>
      </w:r>
      <w:r w:rsidR="006E508B">
        <w:t xml:space="preserve">.4.50.5 Channel/CSR light shall display refinance </w:t>
      </w:r>
      <w:r w:rsidR="000A3B05">
        <w:t>plans</w:t>
      </w:r>
      <w:r w:rsidR="006E508B">
        <w:t xml:space="preserve"> still due</w:t>
      </w:r>
      <w:bookmarkEnd w:id="2625"/>
    </w:p>
    <w:p w:rsidR="006E508B" w:rsidRPr="00DB5139" w:rsidRDefault="00460216" w:rsidP="006E508B">
      <w:pPr>
        <w:pStyle w:val="Requirements"/>
        <w:ind w:left="288"/>
        <w:rPr>
          <w:strike/>
        </w:rPr>
      </w:pPr>
      <w:bookmarkStart w:id="2626" w:name="_Toc253579396"/>
      <w:r w:rsidRPr="00DB5139">
        <w:rPr>
          <w:strike/>
        </w:rPr>
        <w:t>CHA-3.27</w:t>
      </w:r>
      <w:r w:rsidR="006E508B" w:rsidRPr="00DB5139">
        <w:rPr>
          <w:strike/>
        </w:rPr>
        <w:t xml:space="preserve">.4.50.6 Channel/CSR light shall display </w:t>
      </w:r>
      <w:r w:rsidR="00A13724" w:rsidRPr="00DB5139">
        <w:rPr>
          <w:strike/>
        </w:rPr>
        <w:t>Subscriber</w:t>
      </w:r>
      <w:r w:rsidR="006E508B" w:rsidRPr="00DB5139">
        <w:rPr>
          <w:strike/>
        </w:rPr>
        <w:t xml:space="preserve"> engagement termination fees that will be applied</w:t>
      </w:r>
      <w:bookmarkEnd w:id="2626"/>
      <w:r w:rsidR="006E508B" w:rsidRPr="00DB5139">
        <w:rPr>
          <w:strike/>
        </w:rPr>
        <w:t xml:space="preserve"> </w:t>
      </w:r>
    </w:p>
    <w:p w:rsidR="006E508B" w:rsidRPr="00DB5139" w:rsidRDefault="00460216" w:rsidP="006E508B">
      <w:pPr>
        <w:pStyle w:val="Requirements"/>
        <w:ind w:left="288"/>
        <w:rPr>
          <w:strike/>
        </w:rPr>
      </w:pPr>
      <w:bookmarkStart w:id="2627" w:name="_Toc253579397"/>
      <w:r w:rsidRPr="00DB5139">
        <w:rPr>
          <w:strike/>
        </w:rPr>
        <w:t>CHA-3.27</w:t>
      </w:r>
      <w:r w:rsidR="006E508B" w:rsidRPr="00DB5139">
        <w:rPr>
          <w:strike/>
        </w:rPr>
        <w:t xml:space="preserve">.4.50.7 Channel/CSR light shall display </w:t>
      </w:r>
      <w:r w:rsidR="00A13724" w:rsidRPr="00DB5139">
        <w:rPr>
          <w:strike/>
        </w:rPr>
        <w:t>Subscriber</w:t>
      </w:r>
      <w:r w:rsidR="006E508B" w:rsidRPr="00DB5139">
        <w:rPr>
          <w:strike/>
        </w:rPr>
        <w:t xml:space="preserve"> engagement unmet obligation fees that will be applied</w:t>
      </w:r>
      <w:bookmarkEnd w:id="2627"/>
    </w:p>
    <w:p w:rsidR="006E508B" w:rsidRDefault="00460216" w:rsidP="006E508B">
      <w:pPr>
        <w:pStyle w:val="Requirements"/>
      </w:pPr>
      <w:bookmarkStart w:id="2628" w:name="_Toc253579398"/>
      <w:r>
        <w:t>CHA-3.27</w:t>
      </w:r>
      <w:r w:rsidR="006E508B">
        <w:t>.4.60 Channel/CSR light shall propose user to waive unbilled installment charges</w:t>
      </w:r>
      <w:bookmarkEnd w:id="2628"/>
    </w:p>
    <w:p w:rsidR="006E508B" w:rsidRDefault="00460216" w:rsidP="006E508B">
      <w:pPr>
        <w:pStyle w:val="Requirements"/>
        <w:ind w:left="288"/>
      </w:pPr>
      <w:bookmarkStart w:id="2629" w:name="_Toc253579399"/>
      <w:r>
        <w:t>CHA-3.27</w:t>
      </w:r>
      <w:r w:rsidR="006E508B">
        <w:t>.4.60.1 Channel/CSR light shall support configuring (at least at application level) if this option is available</w:t>
      </w:r>
      <w:bookmarkEnd w:id="2629"/>
    </w:p>
    <w:p w:rsidR="006E508B" w:rsidRDefault="00460216" w:rsidP="006E508B">
      <w:pPr>
        <w:pStyle w:val="Requirements"/>
        <w:ind w:left="288"/>
      </w:pPr>
      <w:bookmarkStart w:id="2630" w:name="_Toc253579400"/>
      <w:r>
        <w:t>CHA-3.27</w:t>
      </w:r>
      <w:r w:rsidR="006E508B">
        <w:t>.4.60.2 Channel/CSR light shall not display this option is there is no unbilled installment charges</w:t>
      </w:r>
      <w:bookmarkEnd w:id="2630"/>
    </w:p>
    <w:p w:rsidR="006E508B" w:rsidRDefault="00460216" w:rsidP="006E508B">
      <w:pPr>
        <w:pStyle w:val="Requirements"/>
      </w:pPr>
      <w:bookmarkStart w:id="2631" w:name="_Toc253579401"/>
      <w:r>
        <w:t>CHA-3.27</w:t>
      </w:r>
      <w:r w:rsidR="006E508B">
        <w:t>.4.60 Channel/CSR light shall propose user to waive Termination fees</w:t>
      </w:r>
      <w:bookmarkEnd w:id="2631"/>
    </w:p>
    <w:p w:rsidR="006E508B" w:rsidRDefault="00460216" w:rsidP="006E508B">
      <w:pPr>
        <w:pStyle w:val="Requirements"/>
        <w:ind w:left="288"/>
      </w:pPr>
      <w:bookmarkStart w:id="2632" w:name="_Toc253579402"/>
      <w:r>
        <w:t>CHA-3.27</w:t>
      </w:r>
      <w:r w:rsidR="006E508B">
        <w:t>.4.60.1 Channel/CSR light shall support configuring (at least at application level) if this option is available</w:t>
      </w:r>
      <w:bookmarkEnd w:id="2632"/>
    </w:p>
    <w:p w:rsidR="006E508B" w:rsidRDefault="00460216" w:rsidP="006E508B">
      <w:pPr>
        <w:pStyle w:val="Requirements"/>
        <w:ind w:left="288"/>
      </w:pPr>
      <w:bookmarkStart w:id="2633" w:name="_Toc253579403"/>
      <w:r>
        <w:t>CHA-3.27</w:t>
      </w:r>
      <w:r w:rsidR="006E508B">
        <w:t>.4.60.2 Channel/CSR light shall not display this option is there is no termination fee to apply</w:t>
      </w:r>
      <w:bookmarkEnd w:id="2633"/>
    </w:p>
    <w:p w:rsidR="006E508B" w:rsidRDefault="00460216" w:rsidP="006E508B">
      <w:pPr>
        <w:pStyle w:val="Requirements"/>
      </w:pPr>
      <w:bookmarkStart w:id="2634" w:name="_Toc253579404"/>
      <w:r>
        <w:t>CHA-3.27</w:t>
      </w:r>
      <w:r w:rsidR="006E508B">
        <w:t>.4.70 Channel/CSR light shall propose user to waive unmet obligation fees</w:t>
      </w:r>
      <w:bookmarkEnd w:id="2634"/>
    </w:p>
    <w:p w:rsidR="006E508B" w:rsidRDefault="00460216" w:rsidP="006E508B">
      <w:pPr>
        <w:pStyle w:val="Requirements"/>
        <w:ind w:left="288"/>
      </w:pPr>
      <w:bookmarkStart w:id="2635" w:name="_Toc253579405"/>
      <w:r>
        <w:t>CHA-3.27</w:t>
      </w:r>
      <w:r w:rsidR="006E508B">
        <w:t>.4.70.1 Channel/CSR light shall support configuring (at least at application level) if this option is available</w:t>
      </w:r>
      <w:bookmarkEnd w:id="2635"/>
    </w:p>
    <w:p w:rsidR="006E508B" w:rsidRDefault="00460216" w:rsidP="006E508B">
      <w:pPr>
        <w:pStyle w:val="Requirements"/>
        <w:ind w:left="288"/>
      </w:pPr>
      <w:bookmarkStart w:id="2636" w:name="_Toc253579406"/>
      <w:r>
        <w:t>CHA-3.27</w:t>
      </w:r>
      <w:r w:rsidR="006E508B">
        <w:t>.4.70.2 Channel/CSR light shall not display this option is there is no unmet obligation fee to apply</w:t>
      </w:r>
      <w:bookmarkEnd w:id="2636"/>
    </w:p>
    <w:p w:rsidR="006E508B" w:rsidRDefault="00460216" w:rsidP="000A3B05">
      <w:pPr>
        <w:pStyle w:val="Requirements"/>
      </w:pPr>
      <w:bookmarkStart w:id="2637" w:name="_Toc253579407"/>
      <w:r>
        <w:t>CHA-3.27</w:t>
      </w:r>
      <w:r w:rsidR="006E508B">
        <w:t xml:space="preserve">.4.80 Channel/CSR light shall propose user to Billed refinance </w:t>
      </w:r>
      <w:r w:rsidR="000A3B05">
        <w:t>plan</w:t>
      </w:r>
      <w:r w:rsidR="006E508B">
        <w:t xml:space="preserve"> as initially scheduled (default option) or to roll them up to final bill</w:t>
      </w:r>
      <w:bookmarkEnd w:id="2637"/>
    </w:p>
    <w:p w:rsidR="006E508B" w:rsidRDefault="00460216" w:rsidP="006E508B">
      <w:pPr>
        <w:pStyle w:val="Requirements"/>
        <w:ind w:left="288"/>
      </w:pPr>
      <w:bookmarkStart w:id="2638" w:name="_Toc253579408"/>
      <w:r>
        <w:t>CHA-3.27</w:t>
      </w:r>
      <w:r w:rsidR="006E508B">
        <w:t>.4.80.1 Channel/CSR light shall support configuring (at least at application level) if this option is available</w:t>
      </w:r>
      <w:bookmarkEnd w:id="2638"/>
    </w:p>
    <w:p w:rsidR="006E508B" w:rsidRDefault="00460216" w:rsidP="000A3B05">
      <w:pPr>
        <w:pStyle w:val="Requirements"/>
        <w:ind w:left="288"/>
      </w:pPr>
      <w:bookmarkStart w:id="2639" w:name="_Toc253579409"/>
      <w:r>
        <w:t>CHA-3.27</w:t>
      </w:r>
      <w:r w:rsidR="006E508B">
        <w:t xml:space="preserve">.4.80.2 Channel/CSR light shall not display this option is there is no refinance </w:t>
      </w:r>
      <w:r w:rsidR="000A3B05">
        <w:t>plan</w:t>
      </w:r>
      <w:r w:rsidR="006E508B">
        <w:t xml:space="preserve"> still due</w:t>
      </w:r>
      <w:bookmarkEnd w:id="2639"/>
    </w:p>
    <w:p w:rsidR="006E508B" w:rsidRDefault="00460216" w:rsidP="006E508B">
      <w:pPr>
        <w:pStyle w:val="Requirements"/>
      </w:pPr>
      <w:bookmarkStart w:id="2640" w:name="_Toc253579410"/>
      <w:r>
        <w:t>CHA-3.27</w:t>
      </w:r>
      <w:r w:rsidR="006E508B">
        <w:t>.4.90 Channel/CSR light shall propose user to set a final billing address</w:t>
      </w:r>
      <w:bookmarkEnd w:id="2640"/>
    </w:p>
    <w:p w:rsidR="006E508B" w:rsidRDefault="00460216" w:rsidP="006E508B">
      <w:pPr>
        <w:pStyle w:val="Requirements"/>
      </w:pPr>
      <w:bookmarkStart w:id="2641" w:name="_Toc253579411"/>
      <w:r>
        <w:t>CHA-3.27</w:t>
      </w:r>
      <w:r w:rsidR="006E508B">
        <w:t>.4.100 When integrated with Comverse one, Channel/CSR light application shall allow configuring if a workflow must be generated (default configuration) or not</w:t>
      </w:r>
      <w:bookmarkEnd w:id="2641"/>
    </w:p>
    <w:p w:rsidR="006E508B" w:rsidRDefault="006E508B" w:rsidP="006E508B">
      <w:pPr>
        <w:pStyle w:val="Requirements"/>
        <w:ind w:left="288"/>
      </w:pPr>
    </w:p>
    <w:p w:rsidR="006E508B" w:rsidRPr="007C62D7" w:rsidRDefault="006E508B" w:rsidP="006E508B">
      <w:pPr>
        <w:pStyle w:val="Capability"/>
      </w:pPr>
      <w:bookmarkStart w:id="2642" w:name="_Toc233601446"/>
      <w:bookmarkStart w:id="2643" w:name="_Toc253578281"/>
      <w:bookmarkStart w:id="2644" w:name="_Toc253579412"/>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645" w:author="Raphaël Guého" w:date="2010-01-04T14:43:00Z" w:original="27."/>
        </w:fldChar>
      </w:r>
      <w:r w:rsidRPr="007C62D7">
        <w:t xml:space="preserve"> </w:t>
      </w:r>
      <w:r>
        <w:t>Account/</w:t>
      </w:r>
      <w:r w:rsidR="00A65E57">
        <w:t>subscriber</w:t>
      </w:r>
      <w:r>
        <w:t xml:space="preserve"> activity </w:t>
      </w:r>
      <w:r w:rsidR="009B5427">
        <w:t xml:space="preserve">history </w:t>
      </w:r>
      <w:r>
        <w:t>view</w:t>
      </w:r>
      <w:bookmarkEnd w:id="2642"/>
      <w:bookmarkEnd w:id="2643"/>
      <w:bookmarkEnd w:id="2644"/>
    </w:p>
    <w:p w:rsidR="006E508B" w:rsidRPr="007C62D7" w:rsidRDefault="006E508B" w:rsidP="006E508B">
      <w:pPr>
        <w:pStyle w:val="Heading3"/>
      </w:pPr>
      <w:bookmarkStart w:id="2646" w:name="_Toc233601447"/>
      <w:bookmarkStart w:id="2647" w:name="_Toc253578282"/>
      <w:r w:rsidRPr="007C62D7">
        <w:t>Capability Description</w:t>
      </w:r>
      <w:bookmarkEnd w:id="2646"/>
      <w:bookmarkEnd w:id="2647"/>
    </w:p>
    <w:p w:rsidR="006E508B" w:rsidRPr="007C62D7" w:rsidRDefault="006E508B" w:rsidP="006E508B">
      <w:pPr>
        <w:pStyle w:val="BodyText"/>
      </w:pPr>
      <w:r w:rsidRPr="007C62D7">
        <w:t xml:space="preserve">This capability provides all use cases to allow a user </w:t>
      </w:r>
      <w:r>
        <w:t>analyzing account/</w:t>
      </w:r>
      <w:r w:rsidR="00A65E57">
        <w:t>subscriber</w:t>
      </w:r>
      <w:r>
        <w:t xml:space="preserve"> activity</w:t>
      </w:r>
      <w:r w:rsidR="009B5427">
        <w:t xml:space="preserve"> history</w:t>
      </w:r>
    </w:p>
    <w:p w:rsidR="006E508B" w:rsidRPr="007C62D7" w:rsidRDefault="006E508B" w:rsidP="006E508B">
      <w:pPr>
        <w:pStyle w:val="Heading3"/>
      </w:pPr>
      <w:bookmarkStart w:id="2648" w:name="_Toc233601448"/>
      <w:bookmarkStart w:id="2649" w:name="_Toc253578283"/>
      <w:r w:rsidRPr="007C62D7">
        <w:t>Capability Assumptions/Dependencies</w:t>
      </w:r>
      <w:bookmarkEnd w:id="2648"/>
      <w:bookmarkEnd w:id="2649"/>
    </w:p>
    <w:p w:rsidR="006E508B" w:rsidRDefault="006E508B" w:rsidP="006E508B">
      <w:pPr>
        <w:pStyle w:val="Heading3"/>
      </w:pPr>
      <w:bookmarkStart w:id="2650" w:name="_Toc233601449"/>
      <w:bookmarkStart w:id="2651" w:name="_Toc253578284"/>
      <w:r w:rsidRPr="007C62D7">
        <w:t>Capability Use Cases</w:t>
      </w:r>
      <w:bookmarkEnd w:id="2650"/>
      <w:bookmarkEnd w:id="2651"/>
    </w:p>
    <w:p w:rsidR="009B5427" w:rsidRPr="007C62D7" w:rsidRDefault="009B5427" w:rsidP="009B5427">
      <w:pPr>
        <w:pStyle w:val="Heading4"/>
      </w:pPr>
      <w:bookmarkStart w:id="2652" w:name="_Toc253578285"/>
      <w:r w:rsidRPr="007C62D7">
        <w:t xml:space="preserve">Use Case: </w:t>
      </w:r>
      <w:r>
        <w:t>View usage history</w:t>
      </w:r>
      <w:bookmarkEnd w:id="2652"/>
      <w:r w:rsidRPr="007C62D7">
        <w:t xml:space="preserve"> </w:t>
      </w:r>
    </w:p>
    <w:p w:rsidR="009B5427" w:rsidRDefault="009B5427" w:rsidP="009B5427">
      <w:pPr>
        <w:pStyle w:val="BodyText"/>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9B5427" w:rsidRPr="007C62D7" w:rsidTr="0088347F">
        <w:trPr>
          <w:trHeight w:val="360"/>
        </w:trPr>
        <w:tc>
          <w:tcPr>
            <w:tcW w:w="5580" w:type="dxa"/>
            <w:gridSpan w:val="2"/>
            <w:shd w:val="clear" w:color="auto" w:fill="E6E6E6"/>
          </w:tcPr>
          <w:p w:rsidR="009B5427" w:rsidRPr="007C62D7" w:rsidRDefault="009B5427" w:rsidP="0088347F">
            <w:pPr>
              <w:pStyle w:val="TableHeading"/>
            </w:pPr>
            <w:r w:rsidRPr="007C62D7">
              <w:t xml:space="preserve">View </w:t>
            </w:r>
            <w:r w:rsidR="0088347F">
              <w:t>usage history</w:t>
            </w:r>
          </w:p>
        </w:tc>
        <w:tc>
          <w:tcPr>
            <w:tcW w:w="2880" w:type="dxa"/>
            <w:shd w:val="clear" w:color="auto" w:fill="E6E6E6"/>
          </w:tcPr>
          <w:p w:rsidR="009B5427" w:rsidRPr="007C62D7" w:rsidRDefault="001C32F9" w:rsidP="0088347F">
            <w:pPr>
              <w:pStyle w:val="TableHeading"/>
            </w:pPr>
            <w:r>
              <w:t>ACA</w:t>
            </w:r>
            <w:r w:rsidR="009B5427" w:rsidRPr="007C62D7">
              <w:t>0</w:t>
            </w:r>
            <w:r>
              <w:t>010</w:t>
            </w:r>
            <w:r w:rsidR="009B5427" w:rsidRPr="007C62D7">
              <w:t xml:space="preserve"> </w:t>
            </w:r>
          </w:p>
        </w:tc>
      </w:tr>
      <w:tr w:rsidR="009B5427" w:rsidRPr="007C62D7" w:rsidTr="0088347F">
        <w:tc>
          <w:tcPr>
            <w:tcW w:w="2268" w:type="dxa"/>
          </w:tcPr>
          <w:p w:rsidR="009B5427" w:rsidRPr="007C62D7" w:rsidRDefault="009B5427" w:rsidP="0088347F">
            <w:r w:rsidRPr="007C62D7">
              <w:t>Primary actors</w:t>
            </w:r>
          </w:p>
        </w:tc>
        <w:tc>
          <w:tcPr>
            <w:tcW w:w="6192" w:type="dxa"/>
            <w:gridSpan w:val="2"/>
          </w:tcPr>
          <w:p w:rsidR="009B5427" w:rsidRDefault="009B5427" w:rsidP="0088347F">
            <w:pPr>
              <w:pStyle w:val="BodyText"/>
            </w:pPr>
            <w:r w:rsidRPr="007C62D7">
              <w:t>Dealer user</w:t>
            </w:r>
          </w:p>
          <w:p w:rsidR="009B5427" w:rsidRPr="007C62D7" w:rsidRDefault="009B5427" w:rsidP="0088347F">
            <w:pPr>
              <w:pStyle w:val="BodyText"/>
            </w:pPr>
            <w:r>
              <w:t>CSR user</w:t>
            </w:r>
          </w:p>
        </w:tc>
      </w:tr>
      <w:tr w:rsidR="009B5427" w:rsidRPr="007C62D7" w:rsidTr="0088347F">
        <w:tc>
          <w:tcPr>
            <w:tcW w:w="2268" w:type="dxa"/>
          </w:tcPr>
          <w:p w:rsidR="009B5427" w:rsidRPr="007C62D7" w:rsidRDefault="009B5427" w:rsidP="0088347F">
            <w:r w:rsidRPr="007C62D7">
              <w:t>Summary Goal</w:t>
            </w:r>
          </w:p>
        </w:tc>
        <w:tc>
          <w:tcPr>
            <w:tcW w:w="6192" w:type="dxa"/>
            <w:gridSpan w:val="2"/>
          </w:tcPr>
          <w:p w:rsidR="009B5427" w:rsidRPr="007C62D7" w:rsidRDefault="009B5427" w:rsidP="0088347F">
            <w:pPr>
              <w:pStyle w:val="BodyText"/>
            </w:pPr>
            <w:r w:rsidRPr="007C62D7">
              <w:t xml:space="preserve">This use case allows a user to view </w:t>
            </w:r>
            <w:r>
              <w:t>usage</w:t>
            </w:r>
            <w:r w:rsidRPr="007C62D7">
              <w:t xml:space="preserve"> </w:t>
            </w:r>
            <w:r>
              <w:t>history for account’s subscribers</w:t>
            </w:r>
          </w:p>
        </w:tc>
      </w:tr>
      <w:tr w:rsidR="009B5427" w:rsidRPr="007C62D7" w:rsidTr="0088347F">
        <w:trPr>
          <w:trHeight w:val="176"/>
        </w:trPr>
        <w:tc>
          <w:tcPr>
            <w:tcW w:w="2268" w:type="dxa"/>
          </w:tcPr>
          <w:p w:rsidR="009B5427" w:rsidRPr="007C62D7" w:rsidRDefault="009B5427" w:rsidP="0088347F">
            <w:r w:rsidRPr="007C62D7">
              <w:t>Pre-conditions</w:t>
            </w:r>
          </w:p>
        </w:tc>
        <w:tc>
          <w:tcPr>
            <w:tcW w:w="6192" w:type="dxa"/>
            <w:gridSpan w:val="2"/>
          </w:tcPr>
          <w:p w:rsidR="009B5427" w:rsidRPr="007C62D7" w:rsidRDefault="009B5427" w:rsidP="0088347F">
            <w:pPr>
              <w:pStyle w:val="BodyText"/>
            </w:pPr>
            <w:r>
              <w:t>User is in account or subscriber context</w:t>
            </w:r>
          </w:p>
        </w:tc>
      </w:tr>
      <w:tr w:rsidR="009B5427" w:rsidRPr="007C62D7" w:rsidTr="0088347F">
        <w:trPr>
          <w:trHeight w:val="176"/>
        </w:trPr>
        <w:tc>
          <w:tcPr>
            <w:tcW w:w="2268" w:type="dxa"/>
          </w:tcPr>
          <w:p w:rsidR="009B5427" w:rsidRPr="007C62D7" w:rsidRDefault="009B5427" w:rsidP="0088347F">
            <w:r w:rsidRPr="007C62D7">
              <w:t>Trigger</w:t>
            </w:r>
          </w:p>
        </w:tc>
        <w:tc>
          <w:tcPr>
            <w:tcW w:w="6192" w:type="dxa"/>
            <w:gridSpan w:val="2"/>
          </w:tcPr>
          <w:p w:rsidR="009B5427" w:rsidRPr="007C62D7" w:rsidRDefault="009B5427" w:rsidP="0088347F">
            <w:pPr>
              <w:pStyle w:val="BodyText"/>
            </w:pPr>
            <w:r w:rsidRPr="007C62D7">
              <w:t xml:space="preserve">The user has chosen to view </w:t>
            </w:r>
            <w:r>
              <w:t>usage</w:t>
            </w:r>
            <w:r w:rsidRPr="007C62D7">
              <w:t xml:space="preserve"> </w:t>
            </w:r>
            <w:r>
              <w:t>history</w:t>
            </w:r>
          </w:p>
        </w:tc>
      </w:tr>
      <w:tr w:rsidR="009B5427" w:rsidRPr="007C62D7" w:rsidTr="0088347F">
        <w:trPr>
          <w:trHeight w:val="176"/>
        </w:trPr>
        <w:tc>
          <w:tcPr>
            <w:tcW w:w="2268" w:type="dxa"/>
          </w:tcPr>
          <w:p w:rsidR="009B5427" w:rsidRPr="007C62D7" w:rsidRDefault="009B5427" w:rsidP="0088347F">
            <w:r w:rsidRPr="007C62D7">
              <w:t>Minimum guarantees</w:t>
            </w:r>
          </w:p>
        </w:tc>
        <w:tc>
          <w:tcPr>
            <w:tcW w:w="6192" w:type="dxa"/>
            <w:gridSpan w:val="2"/>
          </w:tcPr>
          <w:p w:rsidR="009B5427" w:rsidRPr="007C62D7" w:rsidRDefault="009B5427" w:rsidP="0088347F">
            <w:pPr>
              <w:pStyle w:val="BodyText"/>
            </w:pPr>
            <w:r>
              <w:t>Channel application will prevent retrieving too many calls (configurable)</w:t>
            </w:r>
          </w:p>
        </w:tc>
      </w:tr>
      <w:tr w:rsidR="009B5427" w:rsidRPr="007C62D7" w:rsidTr="0088347F">
        <w:trPr>
          <w:trHeight w:val="176"/>
        </w:trPr>
        <w:tc>
          <w:tcPr>
            <w:tcW w:w="2268" w:type="dxa"/>
          </w:tcPr>
          <w:p w:rsidR="009B5427" w:rsidRPr="007C62D7" w:rsidRDefault="009B5427" w:rsidP="0088347F">
            <w:r w:rsidRPr="007C62D7">
              <w:t>Success guarantees:</w:t>
            </w:r>
          </w:p>
        </w:tc>
        <w:tc>
          <w:tcPr>
            <w:tcW w:w="6192" w:type="dxa"/>
            <w:gridSpan w:val="2"/>
          </w:tcPr>
          <w:p w:rsidR="009B5427" w:rsidRPr="007C62D7" w:rsidRDefault="009B5427" w:rsidP="0088347F">
            <w:pPr>
              <w:pStyle w:val="BodyText"/>
            </w:pPr>
            <w:r w:rsidRPr="007C62D7">
              <w:t>Channel/CSR light Application display</w:t>
            </w:r>
            <w:r>
              <w:t>s</w:t>
            </w:r>
            <w:r w:rsidRPr="007C62D7">
              <w:t xml:space="preserve"> </w:t>
            </w:r>
            <w:r>
              <w:t>usage history</w:t>
            </w:r>
          </w:p>
        </w:tc>
      </w:tr>
      <w:tr w:rsidR="009B5427" w:rsidRPr="007C62D7" w:rsidTr="0088347F">
        <w:trPr>
          <w:trHeight w:val="176"/>
        </w:trPr>
        <w:tc>
          <w:tcPr>
            <w:tcW w:w="2268" w:type="dxa"/>
          </w:tcPr>
          <w:p w:rsidR="009B5427" w:rsidRPr="007C62D7" w:rsidRDefault="009B5427" w:rsidP="0088347F">
            <w:r w:rsidRPr="007C62D7">
              <w:t>Normal Flow:</w:t>
            </w:r>
          </w:p>
        </w:tc>
        <w:tc>
          <w:tcPr>
            <w:tcW w:w="6192" w:type="dxa"/>
            <w:gridSpan w:val="2"/>
          </w:tcPr>
          <w:p w:rsidR="009B5427" w:rsidRDefault="009B5427" w:rsidP="000F7361">
            <w:pPr>
              <w:pStyle w:val="ListNumberUC"/>
              <w:numPr>
                <w:ilvl w:val="0"/>
                <w:numId w:val="701"/>
              </w:numPr>
            </w:pPr>
            <w:r>
              <w:t>Channel CSR/light displays search criteria to the user</w:t>
            </w:r>
          </w:p>
          <w:p w:rsidR="009B5427" w:rsidRPr="007C62D7" w:rsidRDefault="009B5427" w:rsidP="0088347F">
            <w:pPr>
              <w:pStyle w:val="ListNumberUC"/>
            </w:pPr>
            <w:r>
              <w:t>User set criteria</w:t>
            </w:r>
          </w:p>
          <w:p w:rsidR="009B5427" w:rsidRPr="007C62D7" w:rsidRDefault="009B5427" w:rsidP="009B5427">
            <w:pPr>
              <w:pStyle w:val="ListNumberUC"/>
            </w:pPr>
            <w:r w:rsidRPr="007C62D7">
              <w:t xml:space="preserve">Channel/CSR light application get </w:t>
            </w:r>
            <w:r>
              <w:t>usage history</w:t>
            </w:r>
            <w:r w:rsidRPr="007C62D7">
              <w:t xml:space="preserve"> for the </w:t>
            </w:r>
            <w:r>
              <w:t>account/subscriber</w:t>
            </w:r>
            <w:r w:rsidRPr="007C62D7">
              <w:t xml:space="preserve"> and </w:t>
            </w:r>
            <w:r>
              <w:t>matching entered criteria</w:t>
            </w:r>
            <w:r w:rsidRPr="007C62D7">
              <w:t xml:space="preserve"> (A</w:t>
            </w:r>
            <w:r>
              <w:t>1</w:t>
            </w:r>
            <w:r w:rsidRPr="007C62D7">
              <w:t>)(A</w:t>
            </w:r>
            <w:r>
              <w:t>2</w:t>
            </w:r>
            <w:r w:rsidRPr="007C62D7">
              <w:t>)</w:t>
            </w:r>
          </w:p>
          <w:p w:rsidR="009B5427" w:rsidRPr="007C62D7" w:rsidRDefault="009B5427" w:rsidP="0088347F">
            <w:pPr>
              <w:pStyle w:val="ListNumberUC"/>
            </w:pPr>
            <w:r w:rsidRPr="007C62D7">
              <w:t xml:space="preserve">Channel/CSR light application displays the list of returned </w:t>
            </w:r>
            <w:r>
              <w:t>calls(A3)</w:t>
            </w:r>
          </w:p>
        </w:tc>
      </w:tr>
      <w:tr w:rsidR="009B5427" w:rsidRPr="007C62D7" w:rsidTr="0088347F">
        <w:trPr>
          <w:trHeight w:val="176"/>
        </w:trPr>
        <w:tc>
          <w:tcPr>
            <w:tcW w:w="2268" w:type="dxa"/>
          </w:tcPr>
          <w:p w:rsidR="009B5427" w:rsidRPr="007C62D7" w:rsidRDefault="009B5427" w:rsidP="0088347F">
            <w:r w:rsidRPr="007C62D7">
              <w:t>Alternative Flows:</w:t>
            </w:r>
          </w:p>
        </w:tc>
        <w:tc>
          <w:tcPr>
            <w:tcW w:w="6192" w:type="dxa"/>
            <w:gridSpan w:val="2"/>
          </w:tcPr>
          <w:p w:rsidR="009B5427" w:rsidRPr="007C62D7" w:rsidRDefault="009B5427" w:rsidP="009B5427">
            <w:pPr>
              <w:pStyle w:val="BodyText"/>
            </w:pPr>
            <w:r>
              <w:t>A1</w:t>
            </w:r>
            <w:r w:rsidRPr="007C62D7">
              <w:t xml:space="preserve">. There is no </w:t>
            </w:r>
            <w:r>
              <w:t>usage history matching the entered criteria</w:t>
            </w:r>
          </w:p>
          <w:p w:rsidR="009B5427" w:rsidRPr="007C62D7" w:rsidRDefault="009B5427" w:rsidP="000F7361">
            <w:pPr>
              <w:pStyle w:val="ListNumberUC"/>
              <w:numPr>
                <w:ilvl w:val="0"/>
                <w:numId w:val="702"/>
              </w:numPr>
            </w:pPr>
            <w:r w:rsidRPr="007C62D7">
              <w:t xml:space="preserve">Channel/CSR light application displays a call informing user there is no </w:t>
            </w:r>
            <w:r>
              <w:t>usage founds</w:t>
            </w:r>
          </w:p>
          <w:p w:rsidR="009B5427" w:rsidRPr="007C62D7" w:rsidRDefault="009B5427" w:rsidP="0088347F">
            <w:pPr>
              <w:pStyle w:val="BodyText"/>
            </w:pPr>
            <w:r w:rsidRPr="007C62D7">
              <w:t>A</w:t>
            </w:r>
            <w:r>
              <w:t>2</w:t>
            </w:r>
            <w:r w:rsidRPr="007C62D7">
              <w:t xml:space="preserve">. Channel/CSR light application can’t get </w:t>
            </w:r>
            <w:r>
              <w:t>usage</w:t>
            </w:r>
            <w:r w:rsidRPr="007C62D7">
              <w:t xml:space="preserve"> due to technical reasons</w:t>
            </w:r>
          </w:p>
          <w:p w:rsidR="009B5427" w:rsidRDefault="009B5427" w:rsidP="000F7361">
            <w:pPr>
              <w:pStyle w:val="ListNumberUC"/>
              <w:numPr>
                <w:ilvl w:val="0"/>
                <w:numId w:val="709"/>
              </w:numPr>
            </w:pPr>
            <w:r w:rsidRPr="007C62D7">
              <w:t>Channel/CSR light application display a message informing user the service is temporally unavailable and to try later</w:t>
            </w:r>
          </w:p>
          <w:p w:rsidR="00505CF6" w:rsidRDefault="00505CF6" w:rsidP="00505CF6">
            <w:pPr>
              <w:pStyle w:val="ListNumberUC"/>
              <w:numPr>
                <w:ilvl w:val="0"/>
                <w:numId w:val="0"/>
              </w:numPr>
            </w:pPr>
            <w:r>
              <w:t>A3. There are two records matching set criteria:</w:t>
            </w:r>
          </w:p>
          <w:p w:rsidR="00505CF6" w:rsidRPr="007C62D7" w:rsidRDefault="00505CF6" w:rsidP="000F7361">
            <w:pPr>
              <w:pStyle w:val="ListNumberUC"/>
              <w:numPr>
                <w:ilvl w:val="0"/>
                <w:numId w:val="708"/>
              </w:numPr>
            </w:pPr>
            <w:r>
              <w:t>Channel/CSR light displays a message informing user there are two many calls to display and he should refines his criteria</w:t>
            </w:r>
          </w:p>
        </w:tc>
      </w:tr>
    </w:tbl>
    <w:p w:rsidR="009B5427" w:rsidRDefault="009B5427" w:rsidP="009B5427">
      <w:pPr>
        <w:pStyle w:val="BodyText"/>
      </w:pPr>
    </w:p>
    <w:p w:rsidR="009B5427" w:rsidRPr="009B5427" w:rsidRDefault="009B5427" w:rsidP="009B5427">
      <w:pPr>
        <w:pStyle w:val="Body"/>
      </w:pPr>
    </w:p>
    <w:p w:rsidR="006E508B" w:rsidRDefault="006E508B" w:rsidP="006E508B"/>
    <w:p w:rsidR="006E508B" w:rsidRPr="007C62D7" w:rsidRDefault="006E508B" w:rsidP="006E508B">
      <w:pPr>
        <w:pStyle w:val="Heading4"/>
      </w:pPr>
      <w:bookmarkStart w:id="2653" w:name="_Toc233601453"/>
      <w:bookmarkStart w:id="2654" w:name="_Toc253578286"/>
      <w:r w:rsidRPr="007C62D7">
        <w:t xml:space="preserve">Use Case:  View </w:t>
      </w:r>
      <w:r>
        <w:t>MTR history</w:t>
      </w:r>
      <w:bookmarkEnd w:id="2654"/>
      <w:r>
        <w:t xml:space="preserve"> </w:t>
      </w:r>
      <w:bookmarkEnd w:id="2653"/>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rsidRPr="007C62D7">
              <w:t xml:space="preserve">View </w:t>
            </w:r>
            <w:r>
              <w:t>MTR history</w:t>
            </w:r>
          </w:p>
        </w:tc>
        <w:tc>
          <w:tcPr>
            <w:tcW w:w="2880" w:type="dxa"/>
            <w:shd w:val="clear" w:color="auto" w:fill="E6E6E6"/>
          </w:tcPr>
          <w:p w:rsidR="006E508B" w:rsidRPr="007C62D7" w:rsidRDefault="006E508B" w:rsidP="006E508B">
            <w:pPr>
              <w:pStyle w:val="TableHeading"/>
            </w:pPr>
            <w:r>
              <w:t>ACA</w:t>
            </w:r>
            <w:r w:rsidRPr="007C62D7">
              <w:t>00</w:t>
            </w:r>
            <w:r w:rsidR="006268D3">
              <w:t>2</w:t>
            </w:r>
            <w:r>
              <w:t>0</w:t>
            </w:r>
            <w:r w:rsidRPr="007C62D7">
              <w:t xml:space="preserve"> </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Default="006E508B" w:rsidP="006E508B">
            <w:pPr>
              <w:pStyle w:val="BodyText"/>
            </w:pPr>
            <w:r w:rsidRPr="007C62D7">
              <w:t>Dealer user</w:t>
            </w:r>
          </w:p>
          <w:p w:rsidR="006E508B" w:rsidRPr="007C62D7" w:rsidRDefault="006E508B" w:rsidP="001C6190">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to view </w:t>
            </w:r>
            <w:r>
              <w:t>MTR history for a specific account</w:t>
            </w:r>
            <w:r w:rsidR="00925A27">
              <w:t xml:space="preserve"> or subscriber</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in the context of an account</w:t>
            </w:r>
            <w:r w:rsidR="00925A27">
              <w:t xml:space="preserve"> or of a subscriber</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view MTR option</w:t>
            </w:r>
            <w:r w:rsidRPr="007C62D7">
              <w:t xml:space="preserve"> </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r>
              <w:t>Channel application will prevent retrieving too many MTR records (configurable)</w:t>
            </w: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Channel/CSR light Application display</w:t>
            </w:r>
            <w:r>
              <w:t>s</w:t>
            </w:r>
            <w:r w:rsidRPr="007C62D7">
              <w:t xml:space="preserve"> </w:t>
            </w:r>
            <w:r>
              <w:t>MTR history</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Default="006E508B" w:rsidP="000F7361">
            <w:pPr>
              <w:pStyle w:val="ListNumberUC"/>
              <w:numPr>
                <w:ilvl w:val="0"/>
                <w:numId w:val="704"/>
              </w:numPr>
            </w:pPr>
            <w:r>
              <w:t>User set criteria to retrieve MTR records and submit</w:t>
            </w:r>
          </w:p>
          <w:p w:rsidR="006E508B" w:rsidRDefault="006E508B" w:rsidP="000F7361">
            <w:pPr>
              <w:pStyle w:val="ListNumberUC"/>
              <w:numPr>
                <w:ilvl w:val="0"/>
                <w:numId w:val="704"/>
              </w:numPr>
            </w:pPr>
            <w:r w:rsidRPr="007C62D7">
              <w:t xml:space="preserve">Channel/CSR light application get the list of </w:t>
            </w:r>
            <w:r>
              <w:t>records</w:t>
            </w:r>
            <w:r w:rsidRPr="007C62D7">
              <w:t xml:space="preserve"> </w:t>
            </w:r>
            <w:r>
              <w:t>according to set criteria</w:t>
            </w:r>
            <w:r w:rsidRPr="007C62D7">
              <w:t xml:space="preserve"> (A</w:t>
            </w:r>
            <w:r>
              <w:t>1</w:t>
            </w:r>
            <w:r w:rsidRPr="007C62D7">
              <w:t>)(A</w:t>
            </w:r>
            <w:r>
              <w:t>2</w:t>
            </w:r>
            <w:r w:rsidRPr="007C62D7">
              <w:t>)</w:t>
            </w:r>
          </w:p>
          <w:p w:rsidR="006E508B" w:rsidRPr="007C62D7" w:rsidRDefault="006E508B" w:rsidP="000F7361">
            <w:pPr>
              <w:pStyle w:val="ListNumberUC"/>
              <w:numPr>
                <w:ilvl w:val="0"/>
                <w:numId w:val="704"/>
              </w:numPr>
            </w:pPr>
            <w:r w:rsidRPr="007C62D7">
              <w:t xml:space="preserve">Channel/CSR light application displays the list of </w:t>
            </w:r>
            <w:r>
              <w:t>selected MTR records (A3)(A4)</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Pr="007C62D7" w:rsidRDefault="006E508B" w:rsidP="006E508B">
            <w:pPr>
              <w:pStyle w:val="BodyText"/>
            </w:pPr>
            <w:r w:rsidRPr="007C62D7">
              <w:t>A</w:t>
            </w:r>
            <w:r>
              <w:t>1</w:t>
            </w:r>
            <w:r w:rsidRPr="007C62D7">
              <w:t xml:space="preserve">. There is no </w:t>
            </w:r>
            <w:r>
              <w:t>records matching set criteria</w:t>
            </w:r>
          </w:p>
          <w:p w:rsidR="006E508B" w:rsidRPr="007C62D7" w:rsidRDefault="006E508B" w:rsidP="000F7361">
            <w:pPr>
              <w:pStyle w:val="ListNumberUC"/>
              <w:numPr>
                <w:ilvl w:val="0"/>
                <w:numId w:val="705"/>
              </w:numPr>
            </w:pPr>
            <w:r w:rsidRPr="007C62D7">
              <w:t xml:space="preserve">Channel/CSR light application displays a call informing user there is no </w:t>
            </w:r>
            <w:r>
              <w:t>record</w:t>
            </w:r>
            <w:r w:rsidRPr="007C62D7">
              <w:t xml:space="preserve"> </w:t>
            </w:r>
            <w:r>
              <w:t>matching set criteria</w:t>
            </w:r>
          </w:p>
          <w:p w:rsidR="006E508B" w:rsidRPr="007C62D7" w:rsidRDefault="006E508B" w:rsidP="006E508B">
            <w:pPr>
              <w:pStyle w:val="BodyText"/>
            </w:pPr>
            <w:r w:rsidRPr="007C62D7">
              <w:t>A</w:t>
            </w:r>
            <w:r>
              <w:t>2</w:t>
            </w:r>
            <w:r w:rsidRPr="007C62D7">
              <w:t xml:space="preserve">. Channel/CSR light application can’t </w:t>
            </w:r>
            <w:r>
              <w:t>access to records</w:t>
            </w:r>
            <w:r w:rsidRPr="007C62D7">
              <w:t xml:space="preserve"> due to technical reasons</w:t>
            </w:r>
          </w:p>
          <w:p w:rsidR="006E508B" w:rsidRDefault="006E508B" w:rsidP="000F7361">
            <w:pPr>
              <w:pStyle w:val="ListNumberUC"/>
              <w:numPr>
                <w:ilvl w:val="0"/>
                <w:numId w:val="706"/>
              </w:numPr>
            </w:pPr>
            <w:r w:rsidRPr="007C62D7">
              <w:t>Channel/CSR light application display</w:t>
            </w:r>
            <w:r>
              <w:t>s</w:t>
            </w:r>
            <w:r w:rsidRPr="007C62D7">
              <w:t xml:space="preserve"> a message informing user the service is temporally unavailable and to try later</w:t>
            </w:r>
          </w:p>
          <w:p w:rsidR="006E508B" w:rsidRDefault="006E508B" w:rsidP="006E508B">
            <w:pPr>
              <w:pStyle w:val="ListNumberUC"/>
              <w:numPr>
                <w:ilvl w:val="0"/>
                <w:numId w:val="0"/>
              </w:numPr>
            </w:pPr>
            <w:r>
              <w:t>A3: There are two many records to return</w:t>
            </w:r>
          </w:p>
          <w:p w:rsidR="006E508B" w:rsidRDefault="006E508B" w:rsidP="000F7361">
            <w:pPr>
              <w:pStyle w:val="ListNumberUC"/>
              <w:numPr>
                <w:ilvl w:val="0"/>
                <w:numId w:val="597"/>
              </w:numPr>
            </w:pPr>
            <w:r>
              <w:t>Channel CSR light returns max numbers of records and displays a warning specifying there are more results available but user should refine his criteria</w:t>
            </w:r>
          </w:p>
          <w:p w:rsidR="006E508B" w:rsidRDefault="006E508B" w:rsidP="006E508B">
            <w:pPr>
              <w:pStyle w:val="ListNumberUC"/>
              <w:numPr>
                <w:ilvl w:val="0"/>
                <w:numId w:val="0"/>
              </w:numPr>
            </w:pPr>
            <w:r>
              <w:t>A4: user selects one MTR</w:t>
            </w:r>
          </w:p>
          <w:p w:rsidR="006E508B" w:rsidRPr="007C62D7" w:rsidRDefault="006E508B" w:rsidP="000F7361">
            <w:pPr>
              <w:pStyle w:val="ListNumberUC"/>
              <w:numPr>
                <w:ilvl w:val="0"/>
                <w:numId w:val="707"/>
              </w:numPr>
            </w:pPr>
            <w:r>
              <w:t>Channel CSR light displays impact on balances (if any)</w:t>
            </w:r>
          </w:p>
        </w:tc>
      </w:tr>
    </w:tbl>
    <w:p w:rsidR="006E508B" w:rsidRDefault="006E508B" w:rsidP="006E508B">
      <w:pPr>
        <w:pStyle w:val="Requirements"/>
        <w:ind w:left="288"/>
      </w:pPr>
    </w:p>
    <w:p w:rsidR="00945825" w:rsidRPr="007C62D7" w:rsidRDefault="00945825" w:rsidP="00945825">
      <w:pPr>
        <w:pStyle w:val="Heading4"/>
      </w:pPr>
      <w:bookmarkStart w:id="2655" w:name="_Toc253578287"/>
      <w:r w:rsidRPr="007C62D7">
        <w:t xml:space="preserve">Use Case : </w:t>
      </w:r>
      <w:r>
        <w:t>View RC history</w:t>
      </w:r>
      <w:bookmarkEnd w:id="2655"/>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945825" w:rsidRPr="007C62D7" w:rsidTr="00537217">
        <w:trPr>
          <w:gridAfter w:val="1"/>
          <w:wAfter w:w="18" w:type="dxa"/>
          <w:trHeight w:val="360"/>
        </w:trPr>
        <w:tc>
          <w:tcPr>
            <w:tcW w:w="5580" w:type="dxa"/>
            <w:gridSpan w:val="2"/>
            <w:shd w:val="clear" w:color="auto" w:fill="E6E6E6"/>
          </w:tcPr>
          <w:p w:rsidR="00945825" w:rsidRPr="007C62D7" w:rsidRDefault="00945825" w:rsidP="00537217">
            <w:pPr>
              <w:pStyle w:val="TableHeading"/>
            </w:pPr>
            <w:r>
              <w:t>View RC history</w:t>
            </w:r>
            <w:r w:rsidRPr="007C62D7">
              <w:t xml:space="preserve"> </w:t>
            </w:r>
          </w:p>
        </w:tc>
        <w:tc>
          <w:tcPr>
            <w:tcW w:w="2610" w:type="dxa"/>
            <w:shd w:val="clear" w:color="auto" w:fill="E6E6E6"/>
          </w:tcPr>
          <w:p w:rsidR="00945825" w:rsidRPr="007C62D7" w:rsidRDefault="00267638" w:rsidP="00537217">
            <w:pPr>
              <w:pStyle w:val="TableHeading"/>
            </w:pPr>
            <w:r>
              <w:t>ACA</w:t>
            </w:r>
            <w:r w:rsidR="00945825" w:rsidRPr="007C62D7">
              <w:t>0</w:t>
            </w:r>
            <w:r w:rsidR="00945825">
              <w:t>030</w:t>
            </w:r>
            <w:r w:rsidR="00945825" w:rsidRPr="007C62D7">
              <w:t xml:space="preserve"> </w:t>
            </w:r>
          </w:p>
        </w:tc>
      </w:tr>
      <w:tr w:rsidR="00945825" w:rsidRPr="007C62D7" w:rsidTr="00537217">
        <w:tc>
          <w:tcPr>
            <w:tcW w:w="2268" w:type="dxa"/>
          </w:tcPr>
          <w:p w:rsidR="00945825" w:rsidRPr="007C62D7" w:rsidRDefault="00945825" w:rsidP="00537217">
            <w:r w:rsidRPr="007C62D7">
              <w:t>Primary actors</w:t>
            </w:r>
          </w:p>
        </w:tc>
        <w:tc>
          <w:tcPr>
            <w:tcW w:w="5940" w:type="dxa"/>
            <w:gridSpan w:val="3"/>
          </w:tcPr>
          <w:p w:rsidR="00945825" w:rsidRDefault="00945825" w:rsidP="00537217">
            <w:r w:rsidRPr="007C62D7">
              <w:t>Dealer User</w:t>
            </w:r>
          </w:p>
          <w:p w:rsidR="00945825" w:rsidRPr="007C62D7" w:rsidRDefault="00945825" w:rsidP="00537217">
            <w:r>
              <w:t>CSR user</w:t>
            </w:r>
          </w:p>
        </w:tc>
      </w:tr>
      <w:tr w:rsidR="00945825" w:rsidRPr="007C62D7" w:rsidTr="00537217">
        <w:tc>
          <w:tcPr>
            <w:tcW w:w="2268" w:type="dxa"/>
          </w:tcPr>
          <w:p w:rsidR="00945825" w:rsidRPr="007C62D7" w:rsidRDefault="00945825" w:rsidP="00537217">
            <w:r w:rsidRPr="007C62D7">
              <w:t>Summary:</w:t>
            </w:r>
          </w:p>
        </w:tc>
        <w:tc>
          <w:tcPr>
            <w:tcW w:w="5940" w:type="dxa"/>
            <w:gridSpan w:val="3"/>
          </w:tcPr>
          <w:p w:rsidR="00945825" w:rsidRPr="007C62D7" w:rsidRDefault="00945825" w:rsidP="00537217">
            <w:r w:rsidRPr="007C62D7">
              <w:t xml:space="preserve">This use case allows a user to </w:t>
            </w:r>
            <w:r>
              <w:t>view RC history for a specific account or subscriber</w:t>
            </w:r>
          </w:p>
        </w:tc>
      </w:tr>
      <w:tr w:rsidR="00945825" w:rsidRPr="007C62D7" w:rsidTr="00537217">
        <w:trPr>
          <w:trHeight w:val="176"/>
        </w:trPr>
        <w:tc>
          <w:tcPr>
            <w:tcW w:w="2268" w:type="dxa"/>
          </w:tcPr>
          <w:p w:rsidR="00945825" w:rsidRPr="007C62D7" w:rsidRDefault="00945825" w:rsidP="00537217">
            <w:r w:rsidRPr="007C62D7">
              <w:t>Pre-conditions:</w:t>
            </w:r>
          </w:p>
        </w:tc>
        <w:tc>
          <w:tcPr>
            <w:tcW w:w="5940" w:type="dxa"/>
            <w:gridSpan w:val="3"/>
          </w:tcPr>
          <w:p w:rsidR="00945825" w:rsidRPr="007C62D7" w:rsidRDefault="00945825" w:rsidP="000F7361">
            <w:pPr>
              <w:pStyle w:val="BodyText"/>
              <w:numPr>
                <w:ilvl w:val="0"/>
                <w:numId w:val="301"/>
              </w:numPr>
            </w:pPr>
            <w:r w:rsidRPr="007C62D7">
              <w:t>The user is in the context of a</w:t>
            </w:r>
            <w:r>
              <w:t>n account or subscriber</w:t>
            </w:r>
          </w:p>
        </w:tc>
      </w:tr>
      <w:tr w:rsidR="00945825" w:rsidRPr="007C62D7" w:rsidTr="00537217">
        <w:trPr>
          <w:trHeight w:val="176"/>
        </w:trPr>
        <w:tc>
          <w:tcPr>
            <w:tcW w:w="2268" w:type="dxa"/>
          </w:tcPr>
          <w:p w:rsidR="00945825" w:rsidRPr="007C62D7" w:rsidRDefault="00945825" w:rsidP="00537217">
            <w:r w:rsidRPr="007C62D7">
              <w:t>Trigger:</w:t>
            </w:r>
          </w:p>
        </w:tc>
        <w:tc>
          <w:tcPr>
            <w:tcW w:w="5940" w:type="dxa"/>
            <w:gridSpan w:val="3"/>
          </w:tcPr>
          <w:p w:rsidR="00945825" w:rsidRPr="007C62D7" w:rsidRDefault="00945825" w:rsidP="00537217">
            <w:pPr>
              <w:rPr>
                <w:rFonts w:cs="Arial"/>
              </w:rPr>
            </w:pPr>
            <w:r>
              <w:rPr>
                <w:rFonts w:cs="Arial"/>
              </w:rPr>
              <w:t>User selects</w:t>
            </w:r>
            <w:r w:rsidRPr="007C62D7">
              <w:rPr>
                <w:rFonts w:cs="Arial"/>
              </w:rPr>
              <w:t xml:space="preserve"> the option </w:t>
            </w:r>
            <w:r>
              <w:rPr>
                <w:rFonts w:cs="Arial"/>
              </w:rPr>
              <w:t>to view RC history</w:t>
            </w:r>
          </w:p>
        </w:tc>
      </w:tr>
      <w:tr w:rsidR="00945825" w:rsidRPr="007C62D7" w:rsidTr="00537217">
        <w:trPr>
          <w:trHeight w:val="176"/>
        </w:trPr>
        <w:tc>
          <w:tcPr>
            <w:tcW w:w="2268" w:type="dxa"/>
          </w:tcPr>
          <w:p w:rsidR="00945825" w:rsidRPr="007C62D7" w:rsidRDefault="00945825" w:rsidP="00537217">
            <w:r w:rsidRPr="007C62D7">
              <w:t>Minimum guarantees:</w:t>
            </w:r>
          </w:p>
        </w:tc>
        <w:tc>
          <w:tcPr>
            <w:tcW w:w="5940" w:type="dxa"/>
            <w:gridSpan w:val="3"/>
          </w:tcPr>
          <w:p w:rsidR="00945825" w:rsidRPr="007C62D7" w:rsidRDefault="00945825" w:rsidP="00537217">
            <w:pPr>
              <w:rPr>
                <w:rFonts w:cs="Arial"/>
              </w:rPr>
            </w:pPr>
            <w:r w:rsidRPr="007C62D7">
              <w:rPr>
                <w:rFonts w:cs="Arial"/>
              </w:rPr>
              <w:t>Channel/CSR light</w:t>
            </w:r>
            <w:r>
              <w:rPr>
                <w:rFonts w:cs="Arial"/>
              </w:rPr>
              <w:t xml:space="preserve"> application informs user if there is no RC</w:t>
            </w:r>
          </w:p>
        </w:tc>
      </w:tr>
      <w:tr w:rsidR="00945825" w:rsidRPr="007C62D7" w:rsidTr="00537217">
        <w:trPr>
          <w:trHeight w:val="176"/>
        </w:trPr>
        <w:tc>
          <w:tcPr>
            <w:tcW w:w="2268" w:type="dxa"/>
          </w:tcPr>
          <w:p w:rsidR="00945825" w:rsidRPr="007C62D7" w:rsidRDefault="00945825" w:rsidP="00537217">
            <w:r w:rsidRPr="007C62D7">
              <w:t>Success guarantees:</w:t>
            </w:r>
          </w:p>
        </w:tc>
        <w:tc>
          <w:tcPr>
            <w:tcW w:w="5940" w:type="dxa"/>
            <w:gridSpan w:val="3"/>
          </w:tcPr>
          <w:p w:rsidR="00945825" w:rsidRPr="007C62D7" w:rsidRDefault="00945825" w:rsidP="00537217">
            <w:pPr>
              <w:rPr>
                <w:rFonts w:cs="Arial"/>
              </w:rPr>
            </w:pPr>
            <w:r w:rsidRPr="007C62D7">
              <w:rPr>
                <w:rFonts w:cs="Arial"/>
              </w:rPr>
              <w:t>Channel/CSR light</w:t>
            </w:r>
            <w:r>
              <w:rPr>
                <w:rFonts w:cs="Arial"/>
              </w:rPr>
              <w:t xml:space="preserve"> application displays RC history</w:t>
            </w:r>
          </w:p>
        </w:tc>
      </w:tr>
      <w:tr w:rsidR="00945825" w:rsidRPr="007C62D7" w:rsidTr="00537217">
        <w:trPr>
          <w:trHeight w:val="176"/>
        </w:trPr>
        <w:tc>
          <w:tcPr>
            <w:tcW w:w="2268" w:type="dxa"/>
          </w:tcPr>
          <w:p w:rsidR="00945825" w:rsidRPr="007C62D7" w:rsidRDefault="00945825" w:rsidP="00537217">
            <w:r w:rsidRPr="007C62D7">
              <w:t>Normal Flow:</w:t>
            </w:r>
          </w:p>
        </w:tc>
        <w:tc>
          <w:tcPr>
            <w:tcW w:w="5940" w:type="dxa"/>
            <w:gridSpan w:val="3"/>
          </w:tcPr>
          <w:p w:rsidR="00945825" w:rsidRDefault="00267638" w:rsidP="000F7361">
            <w:pPr>
              <w:pStyle w:val="BodyText"/>
              <w:numPr>
                <w:ilvl w:val="0"/>
                <w:numId w:val="710"/>
              </w:numPr>
            </w:pPr>
            <w:r>
              <w:t>User set criteria to retrieve RC history and submits</w:t>
            </w:r>
          </w:p>
          <w:p w:rsidR="00945825" w:rsidRDefault="00945825" w:rsidP="000F7361">
            <w:pPr>
              <w:pStyle w:val="BodyText"/>
              <w:numPr>
                <w:ilvl w:val="0"/>
                <w:numId w:val="710"/>
              </w:numPr>
            </w:pPr>
            <w:r>
              <w:t xml:space="preserve">Channel/CSR light application fetches in billing system list of </w:t>
            </w:r>
            <w:r w:rsidR="00267638">
              <w:t>RC matching criteria</w:t>
            </w:r>
            <w:r>
              <w:t xml:space="preserve"> </w:t>
            </w:r>
          </w:p>
          <w:p w:rsidR="00945825" w:rsidRPr="007C62D7" w:rsidRDefault="00945825" w:rsidP="000F7361">
            <w:pPr>
              <w:pStyle w:val="BodyText"/>
              <w:numPr>
                <w:ilvl w:val="0"/>
                <w:numId w:val="710"/>
              </w:numPr>
            </w:pPr>
            <w:r>
              <w:t xml:space="preserve">Channel/CSR light application displays </w:t>
            </w:r>
            <w:r w:rsidR="00267638">
              <w:t>RC history</w:t>
            </w:r>
            <w:r>
              <w:t xml:space="preserve"> (A1)(A2)</w:t>
            </w:r>
            <w:r w:rsidR="00267638">
              <w:t>(A3)</w:t>
            </w:r>
          </w:p>
        </w:tc>
      </w:tr>
      <w:tr w:rsidR="00945825" w:rsidRPr="007C62D7" w:rsidTr="00537217">
        <w:trPr>
          <w:trHeight w:val="176"/>
        </w:trPr>
        <w:tc>
          <w:tcPr>
            <w:tcW w:w="2268" w:type="dxa"/>
          </w:tcPr>
          <w:p w:rsidR="00945825" w:rsidRPr="007C62D7" w:rsidRDefault="00945825" w:rsidP="00537217">
            <w:r w:rsidRPr="007C62D7">
              <w:t>Alternative Flows:</w:t>
            </w:r>
          </w:p>
        </w:tc>
        <w:tc>
          <w:tcPr>
            <w:tcW w:w="5940" w:type="dxa"/>
            <w:gridSpan w:val="3"/>
          </w:tcPr>
          <w:p w:rsidR="00945825" w:rsidRDefault="00945825" w:rsidP="00537217">
            <w:pPr>
              <w:rPr>
                <w:rFonts w:cs="Arial"/>
              </w:rPr>
            </w:pPr>
            <w:r>
              <w:rPr>
                <w:rFonts w:cs="Arial"/>
              </w:rPr>
              <w:t>A1: Application can’t access to the service for technical reason</w:t>
            </w:r>
          </w:p>
          <w:p w:rsidR="00945825" w:rsidRDefault="00945825" w:rsidP="000F7361">
            <w:pPr>
              <w:numPr>
                <w:ilvl w:val="0"/>
                <w:numId w:val="711"/>
              </w:numPr>
              <w:rPr>
                <w:rFonts w:cs="Arial"/>
              </w:rPr>
            </w:pPr>
            <w:r>
              <w:rPr>
                <w:rFonts w:cs="Arial"/>
              </w:rPr>
              <w:t>Channel/CSR light informs user service is temporally unavailable and to try later</w:t>
            </w:r>
          </w:p>
          <w:p w:rsidR="00945825" w:rsidRDefault="00945825" w:rsidP="00267638">
            <w:pPr>
              <w:rPr>
                <w:rFonts w:cs="Arial"/>
              </w:rPr>
            </w:pPr>
            <w:r>
              <w:rPr>
                <w:rFonts w:cs="Arial"/>
              </w:rPr>
              <w:t>A2: There is no RC to display</w:t>
            </w:r>
          </w:p>
          <w:p w:rsidR="00945825" w:rsidRDefault="00945825" w:rsidP="000F7361">
            <w:pPr>
              <w:numPr>
                <w:ilvl w:val="0"/>
                <w:numId w:val="712"/>
              </w:numPr>
              <w:rPr>
                <w:rFonts w:cs="Arial"/>
              </w:rPr>
            </w:pPr>
            <w:r>
              <w:rPr>
                <w:rFonts w:cs="Arial"/>
              </w:rPr>
              <w:t>Channel/CSR light informs user there is no term to display</w:t>
            </w:r>
          </w:p>
          <w:p w:rsidR="00267638" w:rsidRDefault="00267638" w:rsidP="00267638">
            <w:pPr>
              <w:rPr>
                <w:rFonts w:cs="Arial"/>
              </w:rPr>
            </w:pPr>
            <w:r>
              <w:rPr>
                <w:rFonts w:cs="Arial"/>
              </w:rPr>
              <w:t>A3: There are two many rows returned</w:t>
            </w:r>
          </w:p>
          <w:p w:rsidR="00267638" w:rsidRPr="007C62D7" w:rsidRDefault="00267638" w:rsidP="000F7361">
            <w:pPr>
              <w:numPr>
                <w:ilvl w:val="0"/>
                <w:numId w:val="713"/>
              </w:numPr>
              <w:rPr>
                <w:rFonts w:cs="Arial"/>
              </w:rPr>
            </w:pPr>
            <w:r>
              <w:rPr>
                <w:rFonts w:cs="Arial"/>
              </w:rPr>
              <w:t>Channel/CSR light advises user there are two many rows selected and he should refine his criteria</w:t>
            </w:r>
          </w:p>
        </w:tc>
      </w:tr>
    </w:tbl>
    <w:p w:rsidR="00945825" w:rsidRDefault="00945825" w:rsidP="00945825"/>
    <w:p w:rsidR="00A10454" w:rsidRPr="007C62D7" w:rsidRDefault="00A10454" w:rsidP="00A10454">
      <w:pPr>
        <w:pStyle w:val="Heading4"/>
      </w:pPr>
      <w:bookmarkStart w:id="2656" w:name="_Toc253578288"/>
      <w:r w:rsidRPr="007C62D7">
        <w:t xml:space="preserve">Use Case : </w:t>
      </w:r>
      <w:r>
        <w:t>View NRC history</w:t>
      </w:r>
      <w:bookmarkEnd w:id="2656"/>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A10454" w:rsidRPr="007C62D7" w:rsidTr="00537217">
        <w:trPr>
          <w:gridAfter w:val="1"/>
          <w:wAfter w:w="18" w:type="dxa"/>
          <w:trHeight w:val="360"/>
        </w:trPr>
        <w:tc>
          <w:tcPr>
            <w:tcW w:w="5580" w:type="dxa"/>
            <w:gridSpan w:val="2"/>
            <w:shd w:val="clear" w:color="auto" w:fill="E6E6E6"/>
          </w:tcPr>
          <w:p w:rsidR="00A10454" w:rsidRPr="007C62D7" w:rsidRDefault="00A10454" w:rsidP="00537217">
            <w:pPr>
              <w:pStyle w:val="TableHeading"/>
            </w:pPr>
            <w:r>
              <w:t>View NRC history</w:t>
            </w:r>
            <w:r w:rsidRPr="007C62D7">
              <w:t xml:space="preserve"> </w:t>
            </w:r>
          </w:p>
        </w:tc>
        <w:tc>
          <w:tcPr>
            <w:tcW w:w="2610" w:type="dxa"/>
            <w:shd w:val="clear" w:color="auto" w:fill="E6E6E6"/>
          </w:tcPr>
          <w:p w:rsidR="00A10454" w:rsidRPr="007C62D7" w:rsidRDefault="00A10454" w:rsidP="00537217">
            <w:pPr>
              <w:pStyle w:val="TableHeading"/>
            </w:pPr>
            <w:r>
              <w:t>ACA</w:t>
            </w:r>
            <w:r w:rsidRPr="007C62D7">
              <w:t>0</w:t>
            </w:r>
            <w:r>
              <w:t>040</w:t>
            </w:r>
            <w:r w:rsidRPr="007C62D7">
              <w:t xml:space="preserve"> </w:t>
            </w:r>
          </w:p>
        </w:tc>
      </w:tr>
      <w:tr w:rsidR="00A10454" w:rsidRPr="007C62D7" w:rsidTr="00537217">
        <w:tc>
          <w:tcPr>
            <w:tcW w:w="2268" w:type="dxa"/>
          </w:tcPr>
          <w:p w:rsidR="00A10454" w:rsidRPr="007C62D7" w:rsidRDefault="00A10454" w:rsidP="00537217">
            <w:r w:rsidRPr="007C62D7">
              <w:t>Primary actors</w:t>
            </w:r>
          </w:p>
        </w:tc>
        <w:tc>
          <w:tcPr>
            <w:tcW w:w="5940" w:type="dxa"/>
            <w:gridSpan w:val="3"/>
          </w:tcPr>
          <w:p w:rsidR="00A10454" w:rsidRDefault="00A10454" w:rsidP="00537217">
            <w:r w:rsidRPr="007C62D7">
              <w:t>Dealer User</w:t>
            </w:r>
          </w:p>
          <w:p w:rsidR="00A10454" w:rsidRPr="007C62D7" w:rsidRDefault="00A10454" w:rsidP="00537217">
            <w:r>
              <w:t>CSR user</w:t>
            </w:r>
          </w:p>
        </w:tc>
      </w:tr>
      <w:tr w:rsidR="00A10454" w:rsidRPr="007C62D7" w:rsidTr="00537217">
        <w:tc>
          <w:tcPr>
            <w:tcW w:w="2268" w:type="dxa"/>
          </w:tcPr>
          <w:p w:rsidR="00A10454" w:rsidRPr="007C62D7" w:rsidRDefault="00A10454" w:rsidP="00537217">
            <w:r w:rsidRPr="007C62D7">
              <w:t>Summary:</w:t>
            </w:r>
          </w:p>
        </w:tc>
        <w:tc>
          <w:tcPr>
            <w:tcW w:w="5940" w:type="dxa"/>
            <w:gridSpan w:val="3"/>
          </w:tcPr>
          <w:p w:rsidR="00A10454" w:rsidRPr="007C62D7" w:rsidRDefault="00A10454" w:rsidP="00537217">
            <w:r w:rsidRPr="007C62D7">
              <w:t xml:space="preserve">This use case allows a user to </w:t>
            </w:r>
            <w:r>
              <w:t>view NRC history for a specific account or subscriber</w:t>
            </w:r>
          </w:p>
        </w:tc>
      </w:tr>
      <w:tr w:rsidR="00A10454" w:rsidRPr="007C62D7" w:rsidTr="00537217">
        <w:trPr>
          <w:trHeight w:val="176"/>
        </w:trPr>
        <w:tc>
          <w:tcPr>
            <w:tcW w:w="2268" w:type="dxa"/>
          </w:tcPr>
          <w:p w:rsidR="00A10454" w:rsidRPr="007C62D7" w:rsidRDefault="00A10454" w:rsidP="00537217">
            <w:r w:rsidRPr="007C62D7">
              <w:t>Pre-conditions:</w:t>
            </w:r>
          </w:p>
        </w:tc>
        <w:tc>
          <w:tcPr>
            <w:tcW w:w="5940" w:type="dxa"/>
            <w:gridSpan w:val="3"/>
          </w:tcPr>
          <w:p w:rsidR="00A10454" w:rsidRPr="007C62D7" w:rsidRDefault="00A10454" w:rsidP="000F7361">
            <w:pPr>
              <w:pStyle w:val="BodyText"/>
              <w:numPr>
                <w:ilvl w:val="0"/>
                <w:numId w:val="301"/>
              </w:numPr>
            </w:pPr>
            <w:r w:rsidRPr="007C62D7">
              <w:t>The user is in the context of a</w:t>
            </w:r>
            <w:r>
              <w:t>n account or subscriber</w:t>
            </w:r>
          </w:p>
        </w:tc>
      </w:tr>
      <w:tr w:rsidR="00A10454" w:rsidRPr="007C62D7" w:rsidTr="00537217">
        <w:trPr>
          <w:trHeight w:val="176"/>
        </w:trPr>
        <w:tc>
          <w:tcPr>
            <w:tcW w:w="2268" w:type="dxa"/>
          </w:tcPr>
          <w:p w:rsidR="00A10454" w:rsidRPr="007C62D7" w:rsidRDefault="00A10454" w:rsidP="00537217">
            <w:r w:rsidRPr="007C62D7">
              <w:t>Trigger:</w:t>
            </w:r>
          </w:p>
        </w:tc>
        <w:tc>
          <w:tcPr>
            <w:tcW w:w="5940" w:type="dxa"/>
            <w:gridSpan w:val="3"/>
          </w:tcPr>
          <w:p w:rsidR="00A10454" w:rsidRPr="007C62D7" w:rsidRDefault="00A10454" w:rsidP="00537217">
            <w:pPr>
              <w:rPr>
                <w:rFonts w:cs="Arial"/>
              </w:rPr>
            </w:pPr>
            <w:r>
              <w:rPr>
                <w:rFonts w:cs="Arial"/>
              </w:rPr>
              <w:t>User selects</w:t>
            </w:r>
            <w:r w:rsidRPr="007C62D7">
              <w:rPr>
                <w:rFonts w:cs="Arial"/>
              </w:rPr>
              <w:t xml:space="preserve"> the option </w:t>
            </w:r>
            <w:r>
              <w:rPr>
                <w:rFonts w:cs="Arial"/>
              </w:rPr>
              <w:t>to view NRC history</w:t>
            </w:r>
          </w:p>
        </w:tc>
      </w:tr>
      <w:tr w:rsidR="00A10454" w:rsidRPr="007C62D7" w:rsidTr="00537217">
        <w:trPr>
          <w:trHeight w:val="176"/>
        </w:trPr>
        <w:tc>
          <w:tcPr>
            <w:tcW w:w="2268" w:type="dxa"/>
          </w:tcPr>
          <w:p w:rsidR="00A10454" w:rsidRPr="007C62D7" w:rsidRDefault="00A10454" w:rsidP="00537217">
            <w:r w:rsidRPr="007C62D7">
              <w:t>Minimum guarantees:</w:t>
            </w:r>
          </w:p>
        </w:tc>
        <w:tc>
          <w:tcPr>
            <w:tcW w:w="5940" w:type="dxa"/>
            <w:gridSpan w:val="3"/>
          </w:tcPr>
          <w:p w:rsidR="00A10454" w:rsidRPr="007C62D7" w:rsidRDefault="00A10454" w:rsidP="00537217">
            <w:pPr>
              <w:rPr>
                <w:rFonts w:cs="Arial"/>
              </w:rPr>
            </w:pPr>
            <w:r w:rsidRPr="007C62D7">
              <w:rPr>
                <w:rFonts w:cs="Arial"/>
              </w:rPr>
              <w:t>Channel/CSR light</w:t>
            </w:r>
            <w:r>
              <w:rPr>
                <w:rFonts w:cs="Arial"/>
              </w:rPr>
              <w:t xml:space="preserve"> application informs user if there is no NRC</w:t>
            </w:r>
          </w:p>
        </w:tc>
      </w:tr>
      <w:tr w:rsidR="00A10454" w:rsidRPr="007C62D7" w:rsidTr="00537217">
        <w:trPr>
          <w:trHeight w:val="176"/>
        </w:trPr>
        <w:tc>
          <w:tcPr>
            <w:tcW w:w="2268" w:type="dxa"/>
          </w:tcPr>
          <w:p w:rsidR="00A10454" w:rsidRPr="007C62D7" w:rsidRDefault="00A10454" w:rsidP="00537217">
            <w:r w:rsidRPr="007C62D7">
              <w:t>Success guarantees:</w:t>
            </w:r>
          </w:p>
        </w:tc>
        <w:tc>
          <w:tcPr>
            <w:tcW w:w="5940" w:type="dxa"/>
            <w:gridSpan w:val="3"/>
          </w:tcPr>
          <w:p w:rsidR="00A10454" w:rsidRPr="007C62D7" w:rsidRDefault="00A10454" w:rsidP="00537217">
            <w:pPr>
              <w:rPr>
                <w:rFonts w:cs="Arial"/>
              </w:rPr>
            </w:pPr>
            <w:r w:rsidRPr="007C62D7">
              <w:rPr>
                <w:rFonts w:cs="Arial"/>
              </w:rPr>
              <w:t>Channel/CSR light</w:t>
            </w:r>
            <w:r>
              <w:rPr>
                <w:rFonts w:cs="Arial"/>
              </w:rPr>
              <w:t xml:space="preserve"> application displays NRC history</w:t>
            </w:r>
          </w:p>
        </w:tc>
      </w:tr>
      <w:tr w:rsidR="00A10454" w:rsidRPr="007C62D7" w:rsidTr="00537217">
        <w:trPr>
          <w:trHeight w:val="176"/>
        </w:trPr>
        <w:tc>
          <w:tcPr>
            <w:tcW w:w="2268" w:type="dxa"/>
          </w:tcPr>
          <w:p w:rsidR="00A10454" w:rsidRPr="007C62D7" w:rsidRDefault="00A10454" w:rsidP="00537217">
            <w:r w:rsidRPr="007C62D7">
              <w:t>Normal Flow:</w:t>
            </w:r>
          </w:p>
        </w:tc>
        <w:tc>
          <w:tcPr>
            <w:tcW w:w="5940" w:type="dxa"/>
            <w:gridSpan w:val="3"/>
          </w:tcPr>
          <w:p w:rsidR="00A10454" w:rsidRDefault="00A10454" w:rsidP="000F7361">
            <w:pPr>
              <w:pStyle w:val="BodyText"/>
              <w:numPr>
                <w:ilvl w:val="0"/>
                <w:numId w:val="714"/>
              </w:numPr>
            </w:pPr>
            <w:r>
              <w:t>User set criteria to retrieve NRC history and submits</w:t>
            </w:r>
          </w:p>
          <w:p w:rsidR="00A10454" w:rsidRDefault="00A10454" w:rsidP="000F7361">
            <w:pPr>
              <w:pStyle w:val="BodyText"/>
              <w:numPr>
                <w:ilvl w:val="0"/>
                <w:numId w:val="714"/>
              </w:numPr>
            </w:pPr>
            <w:r>
              <w:t xml:space="preserve">Channel/CSR light application fetches in billing system list of NRC matching criteria </w:t>
            </w:r>
          </w:p>
          <w:p w:rsidR="00A10454" w:rsidRPr="007C62D7" w:rsidRDefault="00A10454" w:rsidP="000F7361">
            <w:pPr>
              <w:pStyle w:val="BodyText"/>
              <w:numPr>
                <w:ilvl w:val="0"/>
                <w:numId w:val="714"/>
              </w:numPr>
            </w:pPr>
            <w:r>
              <w:t>Channel/CSR light application displays NRC history (A1)(A2)(A3)</w:t>
            </w:r>
          </w:p>
        </w:tc>
      </w:tr>
      <w:tr w:rsidR="00A10454" w:rsidRPr="007C62D7" w:rsidTr="00537217">
        <w:trPr>
          <w:trHeight w:val="176"/>
        </w:trPr>
        <w:tc>
          <w:tcPr>
            <w:tcW w:w="2268" w:type="dxa"/>
          </w:tcPr>
          <w:p w:rsidR="00A10454" w:rsidRPr="007C62D7" w:rsidRDefault="00A10454" w:rsidP="00537217">
            <w:r w:rsidRPr="007C62D7">
              <w:t>Alternative Flows:</w:t>
            </w:r>
          </w:p>
        </w:tc>
        <w:tc>
          <w:tcPr>
            <w:tcW w:w="5940" w:type="dxa"/>
            <w:gridSpan w:val="3"/>
          </w:tcPr>
          <w:p w:rsidR="00A10454" w:rsidRDefault="00A10454" w:rsidP="00537217">
            <w:pPr>
              <w:rPr>
                <w:rFonts w:cs="Arial"/>
              </w:rPr>
            </w:pPr>
            <w:r>
              <w:rPr>
                <w:rFonts w:cs="Arial"/>
              </w:rPr>
              <w:t>A1: Application can’t access to the service for technical reason</w:t>
            </w:r>
          </w:p>
          <w:p w:rsidR="00A10454" w:rsidRDefault="00A10454" w:rsidP="000F7361">
            <w:pPr>
              <w:numPr>
                <w:ilvl w:val="0"/>
                <w:numId w:val="715"/>
              </w:numPr>
              <w:rPr>
                <w:rFonts w:cs="Arial"/>
              </w:rPr>
            </w:pPr>
            <w:r>
              <w:rPr>
                <w:rFonts w:cs="Arial"/>
              </w:rPr>
              <w:t>Channel/CSR light informs user service is temporally unavailable and to try later</w:t>
            </w:r>
          </w:p>
          <w:p w:rsidR="00A10454" w:rsidRDefault="00A10454" w:rsidP="00537217">
            <w:pPr>
              <w:rPr>
                <w:rFonts w:cs="Arial"/>
              </w:rPr>
            </w:pPr>
            <w:r>
              <w:rPr>
                <w:rFonts w:cs="Arial"/>
              </w:rPr>
              <w:t>A2: There is no NRC to display</w:t>
            </w:r>
          </w:p>
          <w:p w:rsidR="00A10454" w:rsidRDefault="00A10454" w:rsidP="000F7361">
            <w:pPr>
              <w:numPr>
                <w:ilvl w:val="0"/>
                <w:numId w:val="716"/>
              </w:numPr>
              <w:rPr>
                <w:rFonts w:cs="Arial"/>
              </w:rPr>
            </w:pPr>
            <w:r>
              <w:rPr>
                <w:rFonts w:cs="Arial"/>
              </w:rPr>
              <w:t>Channel/CSR light informs user there is no term to display</w:t>
            </w:r>
          </w:p>
          <w:p w:rsidR="00A10454" w:rsidRDefault="00A10454" w:rsidP="00537217">
            <w:pPr>
              <w:rPr>
                <w:rFonts w:cs="Arial"/>
              </w:rPr>
            </w:pPr>
            <w:r>
              <w:rPr>
                <w:rFonts w:cs="Arial"/>
              </w:rPr>
              <w:t>A3: There are two many rows returned</w:t>
            </w:r>
          </w:p>
          <w:p w:rsidR="00A10454" w:rsidRPr="007C62D7" w:rsidRDefault="00A10454" w:rsidP="000F7361">
            <w:pPr>
              <w:numPr>
                <w:ilvl w:val="0"/>
                <w:numId w:val="717"/>
              </w:numPr>
              <w:rPr>
                <w:rFonts w:cs="Arial"/>
              </w:rPr>
            </w:pPr>
            <w:r>
              <w:rPr>
                <w:rFonts w:cs="Arial"/>
              </w:rPr>
              <w:t>Channel/CSR light advises user there are two many rows selected and he should refine his criteria</w:t>
            </w:r>
          </w:p>
        </w:tc>
      </w:tr>
    </w:tbl>
    <w:p w:rsidR="00A10454" w:rsidRDefault="00A10454" w:rsidP="00A10454"/>
    <w:p w:rsidR="00BA2B4E" w:rsidRPr="007C62D7" w:rsidRDefault="00BA2B4E" w:rsidP="00BA2B4E">
      <w:pPr>
        <w:pStyle w:val="Heading4"/>
      </w:pPr>
      <w:bookmarkStart w:id="2657" w:name="_Toc253578289"/>
      <w:r w:rsidRPr="007C62D7">
        <w:t xml:space="preserve">Use Case : </w:t>
      </w:r>
      <w:r>
        <w:t>View  subscriber combined history</w:t>
      </w:r>
      <w:bookmarkEnd w:id="2657"/>
    </w:p>
    <w:tbl>
      <w:tblPr>
        <w:tblW w:w="820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610"/>
        <w:gridCol w:w="18"/>
      </w:tblGrid>
      <w:tr w:rsidR="00BA2B4E" w:rsidRPr="007C62D7" w:rsidTr="00077CA5">
        <w:trPr>
          <w:gridAfter w:val="1"/>
          <w:wAfter w:w="18" w:type="dxa"/>
          <w:trHeight w:val="360"/>
        </w:trPr>
        <w:tc>
          <w:tcPr>
            <w:tcW w:w="5580" w:type="dxa"/>
            <w:gridSpan w:val="2"/>
            <w:shd w:val="clear" w:color="auto" w:fill="E6E6E6"/>
          </w:tcPr>
          <w:p w:rsidR="00BA2B4E" w:rsidRPr="007C62D7" w:rsidRDefault="00BA2B4E" w:rsidP="00BA2B4E">
            <w:pPr>
              <w:pStyle w:val="TableHeading"/>
            </w:pPr>
            <w:r>
              <w:t>View subscriber combined history</w:t>
            </w:r>
            <w:r w:rsidRPr="007C62D7">
              <w:t xml:space="preserve"> </w:t>
            </w:r>
          </w:p>
        </w:tc>
        <w:tc>
          <w:tcPr>
            <w:tcW w:w="2610" w:type="dxa"/>
            <w:shd w:val="clear" w:color="auto" w:fill="E6E6E6"/>
          </w:tcPr>
          <w:p w:rsidR="00BA2B4E" w:rsidRPr="007C62D7" w:rsidRDefault="00BA2B4E" w:rsidP="00077CA5">
            <w:pPr>
              <w:pStyle w:val="TableHeading"/>
            </w:pPr>
            <w:r>
              <w:t>ACA</w:t>
            </w:r>
            <w:r w:rsidRPr="007C62D7">
              <w:t>0</w:t>
            </w:r>
            <w:r>
              <w:t>050</w:t>
            </w:r>
            <w:r w:rsidRPr="007C62D7">
              <w:t xml:space="preserve"> </w:t>
            </w:r>
          </w:p>
        </w:tc>
      </w:tr>
      <w:tr w:rsidR="00BA2B4E" w:rsidRPr="007C62D7" w:rsidTr="00077CA5">
        <w:tc>
          <w:tcPr>
            <w:tcW w:w="2268" w:type="dxa"/>
          </w:tcPr>
          <w:p w:rsidR="00BA2B4E" w:rsidRPr="007C62D7" w:rsidRDefault="00BA2B4E" w:rsidP="00077CA5">
            <w:r w:rsidRPr="007C62D7">
              <w:t>Primary actors</w:t>
            </w:r>
          </w:p>
        </w:tc>
        <w:tc>
          <w:tcPr>
            <w:tcW w:w="5940" w:type="dxa"/>
            <w:gridSpan w:val="3"/>
          </w:tcPr>
          <w:p w:rsidR="00BA2B4E" w:rsidRDefault="00BA2B4E" w:rsidP="00077CA5">
            <w:r w:rsidRPr="007C62D7">
              <w:t>Dealer User</w:t>
            </w:r>
          </w:p>
          <w:p w:rsidR="00BA2B4E" w:rsidRPr="007C62D7" w:rsidRDefault="00BA2B4E" w:rsidP="00077CA5">
            <w:r>
              <w:t>CSR user</w:t>
            </w:r>
          </w:p>
        </w:tc>
      </w:tr>
      <w:tr w:rsidR="00BA2B4E" w:rsidRPr="007C62D7" w:rsidTr="00077CA5">
        <w:tc>
          <w:tcPr>
            <w:tcW w:w="2268" w:type="dxa"/>
          </w:tcPr>
          <w:p w:rsidR="00BA2B4E" w:rsidRPr="007C62D7" w:rsidRDefault="00BA2B4E" w:rsidP="00077CA5">
            <w:r w:rsidRPr="007C62D7">
              <w:t>Summary:</w:t>
            </w:r>
          </w:p>
        </w:tc>
        <w:tc>
          <w:tcPr>
            <w:tcW w:w="5940" w:type="dxa"/>
            <w:gridSpan w:val="3"/>
          </w:tcPr>
          <w:p w:rsidR="00BA2B4E" w:rsidRPr="007C62D7" w:rsidRDefault="00BA2B4E" w:rsidP="00BA2B4E">
            <w:r w:rsidRPr="007C62D7">
              <w:t xml:space="preserve">This use case allows a user to </w:t>
            </w:r>
            <w:r>
              <w:t xml:space="preserve">view subscriber history of all transactions billed or unbilled applied to a balance (MTR, Recharge, </w:t>
            </w:r>
            <w:r w:rsidR="00D32AAB">
              <w:t xml:space="preserve">RC, NRC, adjustments </w:t>
            </w:r>
            <w:r>
              <w:t>and usage)</w:t>
            </w:r>
          </w:p>
        </w:tc>
      </w:tr>
      <w:tr w:rsidR="00BA2B4E" w:rsidRPr="007C62D7" w:rsidTr="00077CA5">
        <w:trPr>
          <w:trHeight w:val="176"/>
        </w:trPr>
        <w:tc>
          <w:tcPr>
            <w:tcW w:w="2268" w:type="dxa"/>
          </w:tcPr>
          <w:p w:rsidR="00BA2B4E" w:rsidRPr="007C62D7" w:rsidRDefault="00BA2B4E" w:rsidP="00077CA5">
            <w:r w:rsidRPr="007C62D7">
              <w:t>Pre-conditions:</w:t>
            </w:r>
          </w:p>
        </w:tc>
        <w:tc>
          <w:tcPr>
            <w:tcW w:w="5940" w:type="dxa"/>
            <w:gridSpan w:val="3"/>
          </w:tcPr>
          <w:p w:rsidR="00BA2B4E" w:rsidRPr="007C62D7" w:rsidRDefault="00BA2B4E" w:rsidP="000F7361">
            <w:pPr>
              <w:pStyle w:val="BodyText"/>
              <w:numPr>
                <w:ilvl w:val="0"/>
                <w:numId w:val="301"/>
              </w:numPr>
            </w:pPr>
            <w:r w:rsidRPr="007C62D7">
              <w:t xml:space="preserve">The user is in the context of </w:t>
            </w:r>
            <w:r>
              <w:t>a subscriber</w:t>
            </w:r>
          </w:p>
        </w:tc>
      </w:tr>
      <w:tr w:rsidR="00BA2B4E" w:rsidRPr="007C62D7" w:rsidTr="00077CA5">
        <w:trPr>
          <w:trHeight w:val="176"/>
        </w:trPr>
        <w:tc>
          <w:tcPr>
            <w:tcW w:w="2268" w:type="dxa"/>
          </w:tcPr>
          <w:p w:rsidR="00BA2B4E" w:rsidRPr="007C62D7" w:rsidRDefault="00BA2B4E" w:rsidP="00077CA5">
            <w:r w:rsidRPr="007C62D7">
              <w:t>Trigger:</w:t>
            </w:r>
          </w:p>
        </w:tc>
        <w:tc>
          <w:tcPr>
            <w:tcW w:w="5940" w:type="dxa"/>
            <w:gridSpan w:val="3"/>
          </w:tcPr>
          <w:p w:rsidR="00BA2B4E" w:rsidRPr="007C62D7" w:rsidRDefault="00BA2B4E" w:rsidP="00BA2B4E">
            <w:pPr>
              <w:rPr>
                <w:rFonts w:cs="Arial"/>
              </w:rPr>
            </w:pPr>
            <w:r>
              <w:rPr>
                <w:rFonts w:cs="Arial"/>
              </w:rPr>
              <w:t>User selects</w:t>
            </w:r>
            <w:r w:rsidRPr="007C62D7">
              <w:rPr>
                <w:rFonts w:cs="Arial"/>
              </w:rPr>
              <w:t xml:space="preserve"> the option </w:t>
            </w:r>
            <w:r>
              <w:rPr>
                <w:rFonts w:cs="Arial"/>
              </w:rPr>
              <w:t>to view combined history</w:t>
            </w:r>
          </w:p>
        </w:tc>
      </w:tr>
      <w:tr w:rsidR="00BA2B4E" w:rsidRPr="007C62D7" w:rsidTr="00077CA5">
        <w:trPr>
          <w:trHeight w:val="176"/>
        </w:trPr>
        <w:tc>
          <w:tcPr>
            <w:tcW w:w="2268" w:type="dxa"/>
          </w:tcPr>
          <w:p w:rsidR="00BA2B4E" w:rsidRPr="007C62D7" w:rsidRDefault="00BA2B4E" w:rsidP="00077CA5">
            <w:r w:rsidRPr="007C62D7">
              <w:t>Minimum guarantees:</w:t>
            </w:r>
          </w:p>
        </w:tc>
        <w:tc>
          <w:tcPr>
            <w:tcW w:w="5940" w:type="dxa"/>
            <w:gridSpan w:val="3"/>
          </w:tcPr>
          <w:p w:rsidR="00BA2B4E" w:rsidRPr="007C62D7" w:rsidRDefault="00BA2B4E" w:rsidP="00BA2B4E">
            <w:pPr>
              <w:rPr>
                <w:rFonts w:cs="Arial"/>
              </w:rPr>
            </w:pPr>
            <w:r w:rsidRPr="007C62D7">
              <w:rPr>
                <w:rFonts w:cs="Arial"/>
              </w:rPr>
              <w:t>Channel/CSR light</w:t>
            </w:r>
            <w:r>
              <w:rPr>
                <w:rFonts w:cs="Arial"/>
              </w:rPr>
              <w:t xml:space="preserve"> application informs user if there is no transactions for specified criteria</w:t>
            </w:r>
          </w:p>
        </w:tc>
      </w:tr>
      <w:tr w:rsidR="00BA2B4E" w:rsidRPr="007C62D7" w:rsidTr="00077CA5">
        <w:trPr>
          <w:trHeight w:val="176"/>
        </w:trPr>
        <w:tc>
          <w:tcPr>
            <w:tcW w:w="2268" w:type="dxa"/>
          </w:tcPr>
          <w:p w:rsidR="00BA2B4E" w:rsidRPr="007C62D7" w:rsidRDefault="00BA2B4E" w:rsidP="00077CA5">
            <w:r w:rsidRPr="007C62D7">
              <w:t>Success guarantees:</w:t>
            </w:r>
          </w:p>
        </w:tc>
        <w:tc>
          <w:tcPr>
            <w:tcW w:w="5940" w:type="dxa"/>
            <w:gridSpan w:val="3"/>
          </w:tcPr>
          <w:p w:rsidR="00BA2B4E" w:rsidRPr="007C62D7" w:rsidRDefault="00BA2B4E" w:rsidP="00BA2B4E">
            <w:pPr>
              <w:rPr>
                <w:rFonts w:cs="Arial"/>
              </w:rPr>
            </w:pPr>
            <w:r w:rsidRPr="007C62D7">
              <w:rPr>
                <w:rFonts w:cs="Arial"/>
              </w:rPr>
              <w:t>Channel/CSR light</w:t>
            </w:r>
            <w:r>
              <w:rPr>
                <w:rFonts w:cs="Arial"/>
              </w:rPr>
              <w:t xml:space="preserve"> application displays transactions history</w:t>
            </w:r>
          </w:p>
        </w:tc>
      </w:tr>
      <w:tr w:rsidR="00BA2B4E" w:rsidRPr="007C62D7" w:rsidTr="00077CA5">
        <w:trPr>
          <w:trHeight w:val="176"/>
        </w:trPr>
        <w:tc>
          <w:tcPr>
            <w:tcW w:w="2268" w:type="dxa"/>
          </w:tcPr>
          <w:p w:rsidR="00BA2B4E" w:rsidRPr="007C62D7" w:rsidRDefault="00BA2B4E" w:rsidP="00077CA5">
            <w:r w:rsidRPr="007C62D7">
              <w:t>Normal Flow:</w:t>
            </w:r>
          </w:p>
        </w:tc>
        <w:tc>
          <w:tcPr>
            <w:tcW w:w="5940" w:type="dxa"/>
            <w:gridSpan w:val="3"/>
          </w:tcPr>
          <w:p w:rsidR="00BA2B4E" w:rsidRDefault="00BA2B4E" w:rsidP="000F7361">
            <w:pPr>
              <w:pStyle w:val="BodyText"/>
              <w:numPr>
                <w:ilvl w:val="0"/>
                <w:numId w:val="724"/>
              </w:numPr>
            </w:pPr>
            <w:r>
              <w:t>User set criteria to retrieve transaction history and submits</w:t>
            </w:r>
          </w:p>
          <w:p w:rsidR="00BA2B4E" w:rsidRDefault="00BA2B4E" w:rsidP="000F7361">
            <w:pPr>
              <w:pStyle w:val="BodyText"/>
              <w:numPr>
                <w:ilvl w:val="0"/>
                <w:numId w:val="724"/>
              </w:numPr>
            </w:pPr>
            <w:r>
              <w:t xml:space="preserve">Channel/CSR light application fetches in billing system </w:t>
            </w:r>
            <w:r w:rsidR="00B20214">
              <w:t>transactions matching criteria</w:t>
            </w:r>
          </w:p>
          <w:p w:rsidR="00BA2B4E" w:rsidRPr="007C62D7" w:rsidRDefault="00BA2B4E" w:rsidP="000F7361">
            <w:pPr>
              <w:pStyle w:val="BodyText"/>
              <w:numPr>
                <w:ilvl w:val="0"/>
                <w:numId w:val="724"/>
              </w:numPr>
            </w:pPr>
            <w:r>
              <w:t xml:space="preserve">Channel/CSR light application displays </w:t>
            </w:r>
            <w:r w:rsidR="00B20214">
              <w:t>transactions</w:t>
            </w:r>
            <w:r>
              <w:t xml:space="preserve"> history (A1)(A2)(A3)</w:t>
            </w:r>
            <w:r w:rsidR="00B20214">
              <w:t>(A4)</w:t>
            </w:r>
          </w:p>
        </w:tc>
      </w:tr>
      <w:tr w:rsidR="00BA2B4E" w:rsidRPr="007C62D7" w:rsidTr="00077CA5">
        <w:trPr>
          <w:trHeight w:val="176"/>
        </w:trPr>
        <w:tc>
          <w:tcPr>
            <w:tcW w:w="2268" w:type="dxa"/>
          </w:tcPr>
          <w:p w:rsidR="00BA2B4E" w:rsidRPr="007C62D7" w:rsidRDefault="00BA2B4E" w:rsidP="00077CA5">
            <w:r w:rsidRPr="007C62D7">
              <w:t>Alternative Flows:</w:t>
            </w:r>
          </w:p>
        </w:tc>
        <w:tc>
          <w:tcPr>
            <w:tcW w:w="5940" w:type="dxa"/>
            <w:gridSpan w:val="3"/>
          </w:tcPr>
          <w:p w:rsidR="00BA2B4E" w:rsidRDefault="00BA2B4E" w:rsidP="00077CA5">
            <w:pPr>
              <w:rPr>
                <w:rFonts w:cs="Arial"/>
              </w:rPr>
            </w:pPr>
            <w:r>
              <w:rPr>
                <w:rFonts w:cs="Arial"/>
              </w:rPr>
              <w:t>A1: Application can’t access to the service for technical reason</w:t>
            </w:r>
          </w:p>
          <w:p w:rsidR="00BA2B4E" w:rsidRDefault="00BA2B4E" w:rsidP="000F7361">
            <w:pPr>
              <w:numPr>
                <w:ilvl w:val="0"/>
                <w:numId w:val="725"/>
              </w:numPr>
              <w:rPr>
                <w:rFonts w:cs="Arial"/>
              </w:rPr>
            </w:pPr>
            <w:r>
              <w:rPr>
                <w:rFonts w:cs="Arial"/>
              </w:rPr>
              <w:t>Channel/CSR light informs user service is temporally unavailable and to try later</w:t>
            </w:r>
          </w:p>
          <w:p w:rsidR="00BA2B4E" w:rsidRDefault="00BA2B4E" w:rsidP="00077CA5">
            <w:pPr>
              <w:rPr>
                <w:rFonts w:cs="Arial"/>
              </w:rPr>
            </w:pPr>
            <w:r>
              <w:rPr>
                <w:rFonts w:cs="Arial"/>
              </w:rPr>
              <w:t xml:space="preserve">A2: There is no </w:t>
            </w:r>
            <w:r w:rsidR="00B20214">
              <w:rPr>
                <w:rFonts w:cs="Arial"/>
              </w:rPr>
              <w:t>transaction</w:t>
            </w:r>
            <w:r>
              <w:rPr>
                <w:rFonts w:cs="Arial"/>
              </w:rPr>
              <w:t xml:space="preserve"> to display</w:t>
            </w:r>
          </w:p>
          <w:p w:rsidR="00BA2B4E" w:rsidRDefault="00BA2B4E" w:rsidP="000F7361">
            <w:pPr>
              <w:numPr>
                <w:ilvl w:val="0"/>
                <w:numId w:val="726"/>
              </w:numPr>
              <w:rPr>
                <w:rFonts w:cs="Arial"/>
              </w:rPr>
            </w:pPr>
            <w:r>
              <w:rPr>
                <w:rFonts w:cs="Arial"/>
              </w:rPr>
              <w:t xml:space="preserve">Channel/CSR light informs user there is no </w:t>
            </w:r>
            <w:r w:rsidR="00B20214">
              <w:rPr>
                <w:rFonts w:cs="Arial"/>
              </w:rPr>
              <w:t>transaction</w:t>
            </w:r>
            <w:r>
              <w:rPr>
                <w:rFonts w:cs="Arial"/>
              </w:rPr>
              <w:t xml:space="preserve"> to display</w:t>
            </w:r>
          </w:p>
          <w:p w:rsidR="00BA2B4E" w:rsidRDefault="00BA2B4E" w:rsidP="00077CA5">
            <w:pPr>
              <w:rPr>
                <w:rFonts w:cs="Arial"/>
              </w:rPr>
            </w:pPr>
            <w:r>
              <w:rPr>
                <w:rFonts w:cs="Arial"/>
              </w:rPr>
              <w:t>A3: There are two many rows returned</w:t>
            </w:r>
          </w:p>
          <w:p w:rsidR="00B20214" w:rsidRDefault="00BA2B4E" w:rsidP="000F7361">
            <w:pPr>
              <w:numPr>
                <w:ilvl w:val="0"/>
                <w:numId w:val="727"/>
              </w:numPr>
              <w:rPr>
                <w:rFonts w:cs="Arial"/>
              </w:rPr>
            </w:pPr>
            <w:r>
              <w:rPr>
                <w:rFonts w:cs="Arial"/>
              </w:rPr>
              <w:t>Channel/CSR light advises user there are two many rows selected and he should refine his criteria</w:t>
            </w:r>
          </w:p>
          <w:p w:rsidR="00B20214" w:rsidRDefault="00B20214" w:rsidP="00B20214">
            <w:pPr>
              <w:rPr>
                <w:rFonts w:cs="Arial"/>
              </w:rPr>
            </w:pPr>
            <w:r>
              <w:rPr>
                <w:rFonts w:cs="Arial"/>
              </w:rPr>
              <w:t>A4: User selects one row:</w:t>
            </w:r>
          </w:p>
          <w:p w:rsidR="00B20214" w:rsidRPr="00B20214" w:rsidRDefault="00B20214" w:rsidP="000F7361">
            <w:pPr>
              <w:numPr>
                <w:ilvl w:val="0"/>
                <w:numId w:val="728"/>
              </w:numPr>
              <w:rPr>
                <w:rFonts w:cs="Arial"/>
              </w:rPr>
            </w:pPr>
            <w:r>
              <w:rPr>
                <w:rFonts w:cs="Arial"/>
              </w:rPr>
              <w:t>Channel/CSR light displays details of the transaction depending on its type</w:t>
            </w:r>
          </w:p>
        </w:tc>
      </w:tr>
    </w:tbl>
    <w:p w:rsidR="00BA2B4E" w:rsidRDefault="00BA2B4E" w:rsidP="00BA2B4E"/>
    <w:p w:rsidR="00BA2B4E" w:rsidRDefault="00BA2B4E" w:rsidP="00BA2B4E"/>
    <w:p w:rsidR="006E508B" w:rsidRDefault="006E508B" w:rsidP="006E508B"/>
    <w:p w:rsidR="006E508B" w:rsidRDefault="006E508B" w:rsidP="006E508B">
      <w:pPr>
        <w:pStyle w:val="Heading3forModuleRequirements"/>
      </w:pPr>
      <w:bookmarkStart w:id="2658" w:name="_Toc233601454"/>
      <w:bookmarkStart w:id="2659" w:name="_Toc253578290"/>
      <w:bookmarkStart w:id="2660" w:name="_Toc253579413"/>
      <w:r>
        <w:t>Channel/CSR light application requirements</w:t>
      </w:r>
      <w:bookmarkEnd w:id="2658"/>
      <w:bookmarkEnd w:id="2659"/>
      <w:bookmarkEnd w:id="2660"/>
    </w:p>
    <w:p w:rsidR="00C43B7A" w:rsidRPr="007C62D7" w:rsidRDefault="00C43B7A" w:rsidP="00C43B7A">
      <w:pPr>
        <w:pStyle w:val="Requirements"/>
      </w:pPr>
      <w:bookmarkStart w:id="2661" w:name="_Toc253579414"/>
      <w:r>
        <w:t>CHA-3.28</w:t>
      </w:r>
      <w:r w:rsidRPr="007C62D7">
        <w:t>.4.</w:t>
      </w:r>
      <w:r>
        <w:t>10</w:t>
      </w:r>
      <w:r w:rsidRPr="007C62D7">
        <w:t xml:space="preserve"> Channel/CSR light application shall allow user to view </w:t>
      </w:r>
      <w:r>
        <w:t>usage history for one account or a specific subscriber with respect of use case view usage history</w:t>
      </w:r>
      <w:r w:rsidRPr="007C62D7">
        <w:t>.</w:t>
      </w:r>
      <w:bookmarkEnd w:id="2661"/>
    </w:p>
    <w:p w:rsidR="00C43B7A" w:rsidRDefault="00C43B7A" w:rsidP="00C43B7A">
      <w:pPr>
        <w:pStyle w:val="Requirements"/>
        <w:ind w:left="288"/>
      </w:pPr>
      <w:bookmarkStart w:id="2662" w:name="_Toc253579415"/>
      <w:r>
        <w:t>CHA-3.28.4.10</w:t>
      </w:r>
      <w:r w:rsidRPr="007C62D7">
        <w:t xml:space="preserve">.1 Channel/CSR light application shall </w:t>
      </w:r>
      <w:r>
        <w:t>p</w:t>
      </w:r>
      <w:r>
        <w:t>ropose</w:t>
      </w:r>
      <w:r w:rsidRPr="007C62D7">
        <w:t xml:space="preserve"> </w:t>
      </w:r>
      <w:r>
        <w:t>several filter criteria to user</w:t>
      </w:r>
      <w:bookmarkEnd w:id="2662"/>
    </w:p>
    <w:p w:rsidR="00C43B7A" w:rsidRDefault="00C43B7A" w:rsidP="00C43B7A">
      <w:pPr>
        <w:pStyle w:val="Requirements"/>
        <w:ind w:left="576"/>
      </w:pPr>
      <w:bookmarkStart w:id="2663" w:name="_Toc253579416"/>
      <w:r>
        <w:t>CHA-3.28.4.10.1.</w:t>
      </w:r>
      <w:r w:rsidRPr="007C62D7">
        <w:t>1 Channel/CSR light application shall</w:t>
      </w:r>
      <w:r>
        <w:t xml:space="preserve"> support filtering usage by one or more subscribers (optional criteria)</w:t>
      </w:r>
      <w:bookmarkEnd w:id="2663"/>
    </w:p>
    <w:p w:rsidR="00C43B7A" w:rsidRDefault="00C43B7A" w:rsidP="00C43B7A">
      <w:pPr>
        <w:pStyle w:val="Requirements"/>
        <w:ind w:left="576"/>
      </w:pPr>
      <w:bookmarkStart w:id="2664" w:name="_Toc253579417"/>
      <w:r>
        <w:t>CHA-3.28.4.10</w:t>
      </w:r>
      <w:r w:rsidRPr="007C62D7">
        <w:t>.</w:t>
      </w:r>
      <w:r>
        <w:t>1.2</w:t>
      </w:r>
      <w:r w:rsidRPr="007C62D7">
        <w:t xml:space="preserve"> Channel/CSR light application shall</w:t>
      </w:r>
      <w:r>
        <w:t xml:space="preserve"> support filtering usage by one or more usage type (optional criteria)</w:t>
      </w:r>
      <w:bookmarkEnd w:id="2664"/>
    </w:p>
    <w:p w:rsidR="00C43B7A" w:rsidRDefault="00C43B7A" w:rsidP="00C43B7A">
      <w:pPr>
        <w:pStyle w:val="Requirements"/>
        <w:ind w:left="576"/>
      </w:pPr>
      <w:bookmarkStart w:id="2665" w:name="_Toc253579418"/>
      <w:r>
        <w:t>CHA-3.28.4.10</w:t>
      </w:r>
      <w:r w:rsidRPr="007C62D7">
        <w:t>.</w:t>
      </w:r>
      <w:r>
        <w:t>1.3</w:t>
      </w:r>
      <w:r w:rsidRPr="007C62D7">
        <w:t xml:space="preserve"> Channel/CSR light application shall</w:t>
      </w:r>
      <w:r>
        <w:t xml:space="preserve"> support filtering usage for a period of time (mandatory criteria)</w:t>
      </w:r>
      <w:bookmarkEnd w:id="2665"/>
    </w:p>
    <w:p w:rsidR="00C43B7A" w:rsidRPr="007C62D7" w:rsidRDefault="00C43B7A" w:rsidP="00C43B7A">
      <w:pPr>
        <w:pStyle w:val="Requirements"/>
        <w:ind w:left="576"/>
      </w:pPr>
      <w:bookmarkStart w:id="2666" w:name="_Toc253579419"/>
      <w:r>
        <w:t>CHA-3.28.4.10</w:t>
      </w:r>
      <w:r w:rsidRPr="007C62D7">
        <w:t>.</w:t>
      </w:r>
      <w:r>
        <w:t>1.4</w:t>
      </w:r>
      <w:r w:rsidRPr="007C62D7">
        <w:t xml:space="preserve"> Channel/CSR light application shall</w:t>
      </w:r>
      <w:r>
        <w:t xml:space="preserve"> propose by default the current date and minus a configurable number of day (five by default)</w:t>
      </w:r>
      <w:bookmarkEnd w:id="2666"/>
      <w:r>
        <w:t xml:space="preserve"> </w:t>
      </w:r>
    </w:p>
    <w:p w:rsidR="00C43B7A" w:rsidRDefault="00C43B7A" w:rsidP="00C43B7A">
      <w:pPr>
        <w:pStyle w:val="Requirements"/>
        <w:ind w:left="288"/>
      </w:pPr>
      <w:bookmarkStart w:id="2667" w:name="_Toc253579420"/>
      <w:r>
        <w:t>CHA-3.28.4.10</w:t>
      </w:r>
      <w:r w:rsidRPr="007C62D7">
        <w:t>.2 Channel/CSR light application shall support configuring at design time the maximum number of calls that can be retrieved</w:t>
      </w:r>
      <w:bookmarkEnd w:id="2667"/>
    </w:p>
    <w:p w:rsidR="00C43B7A" w:rsidRPr="007C62D7" w:rsidRDefault="00C43B7A" w:rsidP="00C43B7A">
      <w:pPr>
        <w:pStyle w:val="Requirements"/>
        <w:ind w:left="288"/>
      </w:pPr>
      <w:bookmarkStart w:id="2668" w:name="_Toc253579421"/>
      <w:r>
        <w:t>CHA-3.28.4.10</w:t>
      </w:r>
      <w:r w:rsidRPr="007C62D7">
        <w:t xml:space="preserve">.3 </w:t>
      </w:r>
      <w:r>
        <w:t xml:space="preserve">Channel/CSR light application shall display for every call: Call date time, </w:t>
      </w:r>
      <w:r w:rsidDel="000009F7">
        <w:t>Service name (i.e. FAUT application name)</w:t>
      </w:r>
      <w:r>
        <w:t xml:space="preserve"> Usage type, Subscriber primary identifier, origin, target, unit type and quantity, amount.</w:t>
      </w:r>
      <w:bookmarkEnd w:id="2668"/>
    </w:p>
    <w:p w:rsidR="00C43B7A" w:rsidRDefault="00C43B7A" w:rsidP="00C43B7A">
      <w:pPr>
        <w:pStyle w:val="Requirements"/>
        <w:ind w:left="288"/>
      </w:pPr>
      <w:bookmarkStart w:id="2669" w:name="_Toc253579422"/>
      <w:r>
        <w:t>CHA-3.28.4.10</w:t>
      </w:r>
      <w:r w:rsidRPr="007C62D7">
        <w:t>.</w:t>
      </w:r>
      <w:r>
        <w:t>4</w:t>
      </w:r>
      <w:r w:rsidRPr="007C62D7">
        <w:t xml:space="preserve"> Channel/CSR light application shall </w:t>
      </w:r>
      <w:r>
        <w:t>allow defining a mask to apply on origin and target for confidentiality reason</w:t>
      </w:r>
      <w:r w:rsidRPr="007C62D7">
        <w:t>.</w:t>
      </w:r>
      <w:r>
        <w:t xml:space="preserve"> </w:t>
      </w:r>
      <w:r w:rsidDel="000009F7">
        <w:t>This mask could be different in Channel and CSR light</w:t>
      </w:r>
      <w:bookmarkEnd w:id="2669"/>
    </w:p>
    <w:p w:rsidR="00C43B7A" w:rsidRDefault="00C43B7A" w:rsidP="00C43B7A">
      <w:pPr>
        <w:pStyle w:val="Requirements"/>
        <w:ind w:left="288"/>
      </w:pPr>
      <w:bookmarkStart w:id="2670" w:name="_Toc253579423"/>
      <w:r>
        <w:t>CHA-3.28.4.10</w:t>
      </w:r>
      <w:r w:rsidRPr="007C62D7">
        <w:t>.</w:t>
      </w:r>
      <w:r>
        <w:t>5</w:t>
      </w:r>
      <w:r w:rsidRPr="007C62D7">
        <w:t xml:space="preserve"> Channel/CSR light application shall </w:t>
      </w:r>
      <w:r>
        <w:t xml:space="preserve">allow user grouping calls by </w:t>
      </w:r>
      <w:r w:rsidDel="000009F7">
        <w:t xml:space="preserve">service </w:t>
      </w:r>
      <w:r>
        <w:t>usage type, subscriber</w:t>
      </w:r>
      <w:r w:rsidDel="000009F7">
        <w:t xml:space="preserve"> and </w:t>
      </w:r>
      <w:r>
        <w:t>unit type and sum number of calls</w:t>
      </w:r>
      <w:r w:rsidR="00FC5141">
        <w:t xml:space="preserve"> (or record)</w:t>
      </w:r>
      <w:r>
        <w:t xml:space="preserve"> and amount</w:t>
      </w:r>
      <w:r w:rsidR="00FC5141">
        <w:t xml:space="preserve"> (i.e. pre credit amount)</w:t>
      </w:r>
      <w:bookmarkEnd w:id="2670"/>
    </w:p>
    <w:p w:rsidR="00C43B7A" w:rsidRDefault="00C43B7A" w:rsidP="00505CF6">
      <w:pPr>
        <w:pStyle w:val="Requirements"/>
        <w:ind w:left="288"/>
      </w:pPr>
      <w:bookmarkStart w:id="2671" w:name="_Toc253579424"/>
      <w:r>
        <w:t>CHA-3.28.4.10</w:t>
      </w:r>
      <w:r w:rsidRPr="007C62D7">
        <w:t>.</w:t>
      </w:r>
      <w:r w:rsidR="0088347F">
        <w:t>7</w:t>
      </w:r>
      <w:r w:rsidRPr="007C62D7">
        <w:t xml:space="preserve"> Channel/CSR light application shall </w:t>
      </w:r>
      <w:r>
        <w:t>allow user sorting calls on any attribute</w:t>
      </w:r>
      <w:bookmarkEnd w:id="2671"/>
    </w:p>
    <w:p w:rsidR="00941733" w:rsidRDefault="00941733" w:rsidP="00941733">
      <w:pPr>
        <w:pStyle w:val="Requirements"/>
      </w:pPr>
      <w:bookmarkStart w:id="2672" w:name="_Toc253579425"/>
      <w:r>
        <w:t>CHA-3.24</w:t>
      </w:r>
      <w:r w:rsidRPr="007C62D7">
        <w:t>.4.</w:t>
      </w:r>
      <w:r>
        <w:t>190</w:t>
      </w:r>
      <w:r w:rsidRPr="007C62D7">
        <w:t xml:space="preserve"> Channel/CSR light application shall allow </w:t>
      </w:r>
      <w:r>
        <w:t>user to display unbilled MTR for a specific account with respect of use case View ‘unbilled’ MTR</w:t>
      </w:r>
      <w:bookmarkEnd w:id="2672"/>
    </w:p>
    <w:p w:rsidR="00941733" w:rsidRDefault="00941733" w:rsidP="00941733">
      <w:pPr>
        <w:pStyle w:val="Requirements"/>
        <w:ind w:left="288"/>
      </w:pPr>
      <w:bookmarkStart w:id="2673" w:name="_Toc253579426"/>
      <w:r>
        <w:t>CHA-3.24</w:t>
      </w:r>
      <w:r w:rsidRPr="007C62D7">
        <w:t>.4.</w:t>
      </w:r>
      <w:r>
        <w:t>190.1</w:t>
      </w:r>
      <w:r w:rsidRPr="007C62D7">
        <w:t xml:space="preserve"> Channel/CSR light application shall </w:t>
      </w:r>
      <w:r>
        <w:t>display for every MTR record, the MTR type, the transaction date and the subscriber primary external id when relevant</w:t>
      </w:r>
      <w:bookmarkEnd w:id="2673"/>
    </w:p>
    <w:p w:rsidR="00941733" w:rsidRDefault="00941733" w:rsidP="00941733">
      <w:pPr>
        <w:pStyle w:val="Requirements"/>
        <w:ind w:left="288"/>
      </w:pPr>
      <w:bookmarkStart w:id="2674" w:name="_Toc253579427"/>
      <w:r>
        <w:t>CHA-3.24</w:t>
      </w:r>
      <w:r w:rsidRPr="007C62D7">
        <w:t>.4.</w:t>
      </w:r>
      <w:r>
        <w:t>190.2</w:t>
      </w:r>
      <w:r w:rsidRPr="007C62D7">
        <w:t xml:space="preserve"> Channel/CSR light application shall </w:t>
      </w:r>
      <w:r>
        <w:t>allow user to access to detail of one MTR with for every MTR record, the charge amount, write off amount, grant amount, bonus item, bonus awarded, discount item, discount awarded, plus the list of impacted balances</w:t>
      </w:r>
      <w:bookmarkEnd w:id="2674"/>
    </w:p>
    <w:p w:rsidR="00941733" w:rsidRDefault="00941733" w:rsidP="00941733">
      <w:pPr>
        <w:pStyle w:val="Requirements"/>
        <w:ind w:left="288"/>
      </w:pPr>
      <w:bookmarkStart w:id="2675" w:name="_Toc253579428"/>
      <w:r>
        <w:t>CHA-3.24</w:t>
      </w:r>
      <w:r w:rsidRPr="007C62D7">
        <w:t>.4.</w:t>
      </w:r>
      <w:r>
        <w:t>190.3</w:t>
      </w:r>
      <w:r w:rsidRPr="007C62D7">
        <w:t xml:space="preserve"> Channel/CSR light application shall </w:t>
      </w:r>
      <w:r>
        <w:t>display for every impacted balance, the balance name, transaction impact and new balance value</w:t>
      </w:r>
      <w:bookmarkEnd w:id="2675"/>
      <w:r>
        <w:t xml:space="preserve"> </w:t>
      </w:r>
    </w:p>
    <w:p w:rsidR="006E508B" w:rsidRDefault="00460216" w:rsidP="00941733">
      <w:pPr>
        <w:pStyle w:val="Requirements"/>
      </w:pPr>
      <w:bookmarkStart w:id="2676" w:name="_Toc253579429"/>
      <w:r>
        <w:t>CHA-3.28</w:t>
      </w:r>
      <w:r w:rsidR="006E508B" w:rsidRPr="007C62D7">
        <w:t>.4.</w:t>
      </w:r>
      <w:r w:rsidR="00941733">
        <w:t>2</w:t>
      </w:r>
      <w:r w:rsidR="00941733" w:rsidRPr="007C62D7">
        <w:t xml:space="preserve">0 </w:t>
      </w:r>
      <w:r w:rsidR="006E508B" w:rsidRPr="007C62D7">
        <w:t xml:space="preserve">Channel/CSR light application shall allow </w:t>
      </w:r>
      <w:r w:rsidR="006E508B">
        <w:t>user to display MTR history for a specific account</w:t>
      </w:r>
      <w:r w:rsidR="00AD0CEE">
        <w:t>/subscriber</w:t>
      </w:r>
      <w:r w:rsidR="006E508B">
        <w:t xml:space="preserve"> with respect of use case View MTR history</w:t>
      </w:r>
      <w:bookmarkEnd w:id="2676"/>
    </w:p>
    <w:p w:rsidR="006E508B" w:rsidRDefault="00460216" w:rsidP="00941733">
      <w:pPr>
        <w:pStyle w:val="Requirements"/>
        <w:ind w:left="288"/>
      </w:pPr>
      <w:bookmarkStart w:id="2677" w:name="_Toc253579430"/>
      <w:r>
        <w:t>CHA-3.28</w:t>
      </w:r>
      <w:r w:rsidR="006E508B" w:rsidRPr="007C62D7">
        <w:t>.4.</w:t>
      </w:r>
      <w:r w:rsidR="00941733">
        <w:t>20</w:t>
      </w:r>
      <w:r w:rsidR="006E508B">
        <w:t>.1</w:t>
      </w:r>
      <w:r w:rsidR="006E508B" w:rsidRPr="007C62D7">
        <w:t xml:space="preserve"> Channel/CSR light application shall </w:t>
      </w:r>
      <w:r w:rsidR="006E508B">
        <w:t>support configuring at design time the maximum number of MTR records that can be retrieved</w:t>
      </w:r>
      <w:bookmarkEnd w:id="2677"/>
    </w:p>
    <w:p w:rsidR="00941733" w:rsidRDefault="00941733" w:rsidP="00941733">
      <w:pPr>
        <w:pStyle w:val="Requirements"/>
        <w:ind w:left="288"/>
      </w:pPr>
      <w:bookmarkStart w:id="2678" w:name="_Toc253579431"/>
      <w:r>
        <w:t>CHA-3.28.4.20.2</w:t>
      </w:r>
      <w:r w:rsidRPr="007C62D7">
        <w:t xml:space="preserve"> Channel/CSR light application shall </w:t>
      </w:r>
      <w:r>
        <w:t>display for every MTR record, the MTR type, the transaction date and the subscriber primary external id when relevant</w:t>
      </w:r>
      <w:bookmarkEnd w:id="2678"/>
    </w:p>
    <w:p w:rsidR="00941733" w:rsidRDefault="00941733" w:rsidP="00941733">
      <w:pPr>
        <w:pStyle w:val="Requirements"/>
        <w:ind w:left="288"/>
      </w:pPr>
      <w:bookmarkStart w:id="2679" w:name="_Toc253579432"/>
      <w:r>
        <w:t>CHA-3.28.4.20.3</w:t>
      </w:r>
      <w:r w:rsidRPr="007C62D7">
        <w:t xml:space="preserve"> Channel/CSR light application shall </w:t>
      </w:r>
      <w:r>
        <w:t>allow user to access to detail of one MTR with for every MTR record, the charge amount, write off amount, grant amount, bonus item, bonus awarded, discount item, discount awarded, plus the list of impacted balances</w:t>
      </w:r>
      <w:bookmarkEnd w:id="2679"/>
    </w:p>
    <w:p w:rsidR="00941733" w:rsidRDefault="00941733" w:rsidP="00941733">
      <w:pPr>
        <w:pStyle w:val="Requirements"/>
        <w:ind w:left="288"/>
      </w:pPr>
      <w:bookmarkStart w:id="2680" w:name="_Toc253579433"/>
      <w:r>
        <w:t>CHA-3.28.4.20.4</w:t>
      </w:r>
      <w:r w:rsidRPr="007C62D7">
        <w:t xml:space="preserve"> Channel/CSR light application shall </w:t>
      </w:r>
      <w:r>
        <w:t>display for every impacted balance, the balance name, transaction impact and new balance value</w:t>
      </w:r>
      <w:bookmarkEnd w:id="2680"/>
      <w:r>
        <w:t xml:space="preserve"> </w:t>
      </w:r>
    </w:p>
    <w:p w:rsidR="006E508B" w:rsidRDefault="00460216" w:rsidP="00941733">
      <w:pPr>
        <w:pStyle w:val="Requirements"/>
        <w:ind w:left="288"/>
      </w:pPr>
      <w:bookmarkStart w:id="2681" w:name="_Toc253579434"/>
      <w:r>
        <w:t>CHA-3.28</w:t>
      </w:r>
      <w:r w:rsidR="006E508B" w:rsidRPr="007C62D7">
        <w:t>.</w:t>
      </w:r>
      <w:r w:rsidR="006E508B">
        <w:t>4.</w:t>
      </w:r>
      <w:r w:rsidR="00941733">
        <w:t>20</w:t>
      </w:r>
      <w:r w:rsidR="006E508B" w:rsidRPr="007C62D7">
        <w:t>.</w:t>
      </w:r>
      <w:r w:rsidR="00941733">
        <w:t>5</w:t>
      </w:r>
      <w:r w:rsidR="00941733" w:rsidRPr="007C62D7">
        <w:t xml:space="preserve"> </w:t>
      </w:r>
      <w:r w:rsidR="006E508B" w:rsidRPr="007C62D7">
        <w:t xml:space="preserve">Channel/CSR light application shall </w:t>
      </w:r>
      <w:r w:rsidR="006E508B">
        <w:t>allow user filtering MTR records by period of time (from date time, to date time)</w:t>
      </w:r>
      <w:bookmarkEnd w:id="2681"/>
    </w:p>
    <w:p w:rsidR="006E508B" w:rsidRDefault="006E508B" w:rsidP="00941733">
      <w:pPr>
        <w:pStyle w:val="Requirements"/>
        <w:ind w:left="288"/>
      </w:pPr>
      <w:bookmarkStart w:id="2682" w:name="_Toc253579435"/>
      <w:r w:rsidRPr="007C62D7">
        <w:t>CHA-</w:t>
      </w:r>
      <w:r>
        <w:t>3.2</w:t>
      </w:r>
      <w:r w:rsidR="00460216">
        <w:t>8</w:t>
      </w:r>
      <w:r w:rsidRPr="007C62D7">
        <w:t>.</w:t>
      </w:r>
      <w:r>
        <w:t>4.</w:t>
      </w:r>
      <w:r w:rsidR="00941733">
        <w:t>20</w:t>
      </w:r>
      <w:r w:rsidRPr="007C62D7">
        <w:t>.</w:t>
      </w:r>
      <w:r w:rsidR="00941733">
        <w:t>6</w:t>
      </w:r>
      <w:r w:rsidR="00941733" w:rsidRPr="007C62D7">
        <w:t xml:space="preserve"> </w:t>
      </w:r>
      <w:r w:rsidRPr="007C62D7">
        <w:t xml:space="preserve">Channel/CSR light application shall </w:t>
      </w:r>
      <w:r>
        <w:t>allow configuring at application level default period of time (from now) to process the search</w:t>
      </w:r>
      <w:r w:rsidR="00292493">
        <w:t xml:space="preserve"> (default will be 5 days)</w:t>
      </w:r>
      <w:bookmarkEnd w:id="2682"/>
    </w:p>
    <w:p w:rsidR="00C435DE" w:rsidRDefault="00C435DE" w:rsidP="00C435DE">
      <w:pPr>
        <w:pStyle w:val="Requirements"/>
      </w:pPr>
      <w:bookmarkStart w:id="2683" w:name="_Toc253579436"/>
      <w:r>
        <w:t>CHA-3.28</w:t>
      </w:r>
      <w:r w:rsidRPr="007C62D7">
        <w:t>.4.</w:t>
      </w:r>
      <w:r>
        <w:t>30</w:t>
      </w:r>
      <w:r w:rsidRPr="007C62D7">
        <w:t xml:space="preserve"> Channel/CSR light application shall allow </w:t>
      </w:r>
      <w:r>
        <w:t>user to display RC history for a specific account or subscriber with respect of use case View RC history</w:t>
      </w:r>
      <w:bookmarkEnd w:id="2683"/>
    </w:p>
    <w:p w:rsidR="00C435DE" w:rsidRDefault="00C435DE" w:rsidP="00C435DE">
      <w:pPr>
        <w:pStyle w:val="Requirements"/>
        <w:ind w:left="288"/>
      </w:pPr>
      <w:bookmarkStart w:id="2684" w:name="_Toc253579437"/>
      <w:r>
        <w:t>CHA-3.28</w:t>
      </w:r>
      <w:r w:rsidRPr="007C62D7">
        <w:t>.4.</w:t>
      </w:r>
      <w:r>
        <w:t>30.1</w:t>
      </w:r>
      <w:r w:rsidRPr="007C62D7">
        <w:t xml:space="preserve"> Channel/CSR light application shall </w:t>
      </w:r>
      <w:r>
        <w:t>support configuring at design time the maximum number of RC that can be retrieved</w:t>
      </w:r>
      <w:bookmarkEnd w:id="2684"/>
    </w:p>
    <w:p w:rsidR="00C435DE" w:rsidRDefault="00C435DE" w:rsidP="00C435DE">
      <w:pPr>
        <w:pStyle w:val="Requirements"/>
        <w:ind w:left="288"/>
      </w:pPr>
      <w:bookmarkStart w:id="2685" w:name="_Toc253579438"/>
      <w:r>
        <w:t>CHA-3.28</w:t>
      </w:r>
      <w:r w:rsidRPr="007C62D7">
        <w:t>.4.</w:t>
      </w:r>
      <w:r>
        <w:t>30.2</w:t>
      </w:r>
      <w:r w:rsidRPr="007C62D7">
        <w:t xml:space="preserve"> Channel/CSR light application shall </w:t>
      </w:r>
      <w:r>
        <w:t>display for every RC the RC display value, RC apply date, Subscriber primary external id when relevant and RC amount and currency</w:t>
      </w:r>
      <w:bookmarkEnd w:id="2685"/>
    </w:p>
    <w:p w:rsidR="00C435DE" w:rsidRDefault="00C435DE" w:rsidP="00C435DE">
      <w:pPr>
        <w:pStyle w:val="Requirements"/>
        <w:ind w:left="288"/>
      </w:pPr>
      <w:bookmarkStart w:id="2686" w:name="_Toc253579439"/>
      <w:r>
        <w:t>CHA-3.28</w:t>
      </w:r>
      <w:r w:rsidRPr="007C62D7">
        <w:t>.4.</w:t>
      </w:r>
      <w:r>
        <w:t>30</w:t>
      </w:r>
      <w:r w:rsidRPr="007C62D7">
        <w:t>.</w:t>
      </w:r>
      <w:r>
        <w:t>3</w:t>
      </w:r>
      <w:r w:rsidRPr="007C62D7">
        <w:t xml:space="preserve"> Channel/CSR light application shall </w:t>
      </w:r>
      <w:r>
        <w:t>allow user filtering RC records by period of time (from date time, to date time)</w:t>
      </w:r>
      <w:bookmarkEnd w:id="2686"/>
    </w:p>
    <w:p w:rsidR="00C435DE" w:rsidRDefault="00C435DE" w:rsidP="00C435DE">
      <w:pPr>
        <w:pStyle w:val="Requirements"/>
        <w:ind w:left="288"/>
      </w:pPr>
      <w:bookmarkStart w:id="2687" w:name="_Toc253579440"/>
      <w:r w:rsidRPr="007C62D7">
        <w:t>CHA-</w:t>
      </w:r>
      <w:r>
        <w:t>3.28</w:t>
      </w:r>
      <w:r w:rsidRPr="007C62D7">
        <w:t>.4.</w:t>
      </w:r>
      <w:r>
        <w:t>30</w:t>
      </w:r>
      <w:r w:rsidRPr="007C62D7">
        <w:t>.</w:t>
      </w:r>
      <w:r>
        <w:t>4</w:t>
      </w:r>
      <w:r w:rsidRPr="007C62D7">
        <w:t xml:space="preserve"> </w:t>
      </w:r>
      <w:r w:rsidRPr="007C62D7">
        <w:t xml:space="preserve">Channel/CSR light application shall </w:t>
      </w:r>
      <w:r>
        <w:t>allow configuring at application level default period of time (from now) to process the search</w:t>
      </w:r>
      <w:r w:rsidR="00292493">
        <w:t xml:space="preserve"> (default will be 5 days)</w:t>
      </w:r>
      <w:bookmarkEnd w:id="2687"/>
    </w:p>
    <w:p w:rsidR="00C435DE" w:rsidRDefault="00C435DE" w:rsidP="00C435DE">
      <w:pPr>
        <w:pStyle w:val="Requirements"/>
      </w:pPr>
      <w:bookmarkStart w:id="2688" w:name="_Toc253579441"/>
      <w:r>
        <w:t>CHA-3.28.4.40</w:t>
      </w:r>
      <w:r w:rsidRPr="007C62D7">
        <w:t xml:space="preserve"> Channel/CSR light application shall allow </w:t>
      </w:r>
      <w:r>
        <w:t>user to display NRC history for a specific account or subscriber with respect of use case View NRC history</w:t>
      </w:r>
      <w:bookmarkEnd w:id="2688"/>
    </w:p>
    <w:p w:rsidR="00C435DE" w:rsidRDefault="00C435DE" w:rsidP="00C435DE">
      <w:pPr>
        <w:pStyle w:val="Requirements"/>
        <w:ind w:left="288"/>
      </w:pPr>
      <w:bookmarkStart w:id="2689" w:name="_Toc253579442"/>
      <w:r>
        <w:t>CHA-3.28.4.40.1</w:t>
      </w:r>
      <w:r w:rsidRPr="007C62D7">
        <w:t xml:space="preserve"> Channel/CSR light application shall </w:t>
      </w:r>
      <w:r>
        <w:t>support configuring at design time the maximum number of NRC that can be retrieved</w:t>
      </w:r>
      <w:bookmarkEnd w:id="2689"/>
    </w:p>
    <w:p w:rsidR="00C435DE" w:rsidRDefault="00C435DE" w:rsidP="00C435DE">
      <w:pPr>
        <w:pStyle w:val="Requirements"/>
        <w:ind w:left="288"/>
      </w:pPr>
      <w:bookmarkStart w:id="2690" w:name="_Toc253579443"/>
      <w:r>
        <w:t>CHA-3.28.4.40.2</w:t>
      </w:r>
      <w:r w:rsidRPr="007C62D7">
        <w:t xml:space="preserve"> Channel/CSR light application shall </w:t>
      </w:r>
      <w:r>
        <w:t>display for every NRC the NRC display value, NRC apply date, Subscriber primary external id when relevant and NRC amount and currency</w:t>
      </w:r>
      <w:bookmarkEnd w:id="2690"/>
    </w:p>
    <w:p w:rsidR="00C435DE" w:rsidRDefault="00C435DE" w:rsidP="00C435DE">
      <w:pPr>
        <w:pStyle w:val="Requirements"/>
        <w:ind w:left="288"/>
      </w:pPr>
      <w:bookmarkStart w:id="2691" w:name="_Toc253579444"/>
      <w:r>
        <w:t>CHA-3.28.4.40</w:t>
      </w:r>
      <w:r w:rsidRPr="007C62D7">
        <w:t>.</w:t>
      </w:r>
      <w:r>
        <w:t>3</w:t>
      </w:r>
      <w:r w:rsidRPr="007C62D7">
        <w:t xml:space="preserve"> Channel/CSR light application shall </w:t>
      </w:r>
      <w:r>
        <w:t>allow user filtering NRC records by period of time (from date time, to date time)</w:t>
      </w:r>
      <w:bookmarkEnd w:id="2691"/>
    </w:p>
    <w:p w:rsidR="00C435DE" w:rsidRDefault="00C435DE" w:rsidP="00C435DE">
      <w:pPr>
        <w:pStyle w:val="Requirements"/>
        <w:ind w:left="288"/>
      </w:pPr>
      <w:bookmarkStart w:id="2692" w:name="_Toc253579445"/>
      <w:r w:rsidRPr="007C62D7">
        <w:t>CHA-</w:t>
      </w:r>
      <w:r>
        <w:t>3.28.4.40</w:t>
      </w:r>
      <w:r w:rsidRPr="007C62D7">
        <w:t>.</w:t>
      </w:r>
      <w:r>
        <w:t>4</w:t>
      </w:r>
      <w:r w:rsidRPr="007C62D7">
        <w:t xml:space="preserve"> </w:t>
      </w:r>
      <w:r w:rsidRPr="007C62D7">
        <w:t xml:space="preserve">Channel/CSR light application shall </w:t>
      </w:r>
      <w:r>
        <w:t>allow configuring at application level default period of time (from now) to process the search</w:t>
      </w:r>
      <w:r w:rsidR="00292493">
        <w:t xml:space="preserve"> (default will be 5 days)</w:t>
      </w:r>
      <w:bookmarkEnd w:id="2692"/>
    </w:p>
    <w:p w:rsidR="00B20214" w:rsidRDefault="00B20214" w:rsidP="00B20214">
      <w:pPr>
        <w:pStyle w:val="Requirements"/>
      </w:pPr>
      <w:bookmarkStart w:id="2693" w:name="_Toc253579446"/>
      <w:r>
        <w:t>CHA-3.28.4.50</w:t>
      </w:r>
      <w:r w:rsidRPr="007C62D7">
        <w:t xml:space="preserve"> Channel/CSR light application shall </w:t>
      </w:r>
      <w:r>
        <w:t>display transactions combined history for a specific subscriber with respect of use case ‘View subscriber combined history’</w:t>
      </w:r>
      <w:bookmarkEnd w:id="2693"/>
    </w:p>
    <w:p w:rsidR="00B20214" w:rsidRDefault="00B20214" w:rsidP="00B20214">
      <w:pPr>
        <w:pStyle w:val="Requirements"/>
        <w:ind w:left="288"/>
      </w:pPr>
      <w:bookmarkStart w:id="2694" w:name="_Toc253579447"/>
      <w:r>
        <w:t>CHA-3.28.4.50.1</w:t>
      </w:r>
      <w:r w:rsidRPr="007C62D7">
        <w:t xml:space="preserve"> Channel/CSR light application shall allow </w:t>
      </w:r>
      <w:r>
        <w:t>configuring at desing time the maximum number of transactions that will be displayed</w:t>
      </w:r>
      <w:bookmarkEnd w:id="2694"/>
    </w:p>
    <w:p w:rsidR="00B20214" w:rsidRDefault="00B20214" w:rsidP="00B20214">
      <w:pPr>
        <w:pStyle w:val="Requirements"/>
        <w:ind w:left="288"/>
      </w:pPr>
      <w:bookmarkStart w:id="2695" w:name="_Toc253579448"/>
      <w:r>
        <w:t>CHA-3.28.4.50.2</w:t>
      </w:r>
      <w:r w:rsidRPr="007C62D7">
        <w:t xml:space="preserve"> Channel/CSR light application shall </w:t>
      </w:r>
      <w:r>
        <w:t>display for every transaction the transaction type, the transaction FAUT when applicable, the transaction description</w:t>
      </w:r>
      <w:r w:rsidR="00D32AAB">
        <w:t>, the transaction unit value and type when applicable, the amount charged to the core balance, the value of the core balance after the transaction, the total monetary amount of the transaction, the total non monetary amount and unit type of the transaction.</w:t>
      </w:r>
      <w:bookmarkEnd w:id="2695"/>
    </w:p>
    <w:p w:rsidR="00D32AAB" w:rsidRDefault="00D32AAB" w:rsidP="00D32AAB">
      <w:pPr>
        <w:pStyle w:val="Requirements"/>
        <w:ind w:left="576"/>
      </w:pPr>
      <w:bookmarkStart w:id="2696" w:name="_Toc253579449"/>
      <w:r>
        <w:t>CHA-3.28.4.50.2.1</w:t>
      </w:r>
      <w:r w:rsidRPr="007C62D7">
        <w:t xml:space="preserve"> </w:t>
      </w:r>
      <w:r>
        <w:t xml:space="preserve">for usage, </w:t>
      </w:r>
      <w:r w:rsidRPr="007C62D7">
        <w:t xml:space="preserve">Channel/CSR light application shall </w:t>
      </w:r>
      <w:r>
        <w:t>display the usage application display value as transaction type or ‘usage’ if application id is null</w:t>
      </w:r>
      <w:bookmarkEnd w:id="2696"/>
    </w:p>
    <w:p w:rsidR="00D32AAB" w:rsidRDefault="00D32AAB" w:rsidP="00D32AAB">
      <w:pPr>
        <w:pStyle w:val="Requirements"/>
        <w:ind w:left="576"/>
      </w:pPr>
      <w:bookmarkStart w:id="2697" w:name="_Toc253579450"/>
      <w:r>
        <w:t>CHA-3.28.4.50.2.2</w:t>
      </w:r>
      <w:r w:rsidRPr="007C62D7">
        <w:t xml:space="preserve"> </w:t>
      </w:r>
      <w:r>
        <w:t xml:space="preserve">for MTR, </w:t>
      </w:r>
      <w:r w:rsidRPr="007C62D7">
        <w:t xml:space="preserve">Channel/CSR light application shall </w:t>
      </w:r>
      <w:r>
        <w:t>display the MTR type/subtype as transaction type</w:t>
      </w:r>
      <w:bookmarkEnd w:id="2697"/>
    </w:p>
    <w:p w:rsidR="00D32AAB" w:rsidRDefault="00D32AAB" w:rsidP="00D32AAB">
      <w:pPr>
        <w:pStyle w:val="Requirements"/>
        <w:ind w:left="576"/>
      </w:pPr>
      <w:bookmarkStart w:id="2698" w:name="_Toc253579451"/>
      <w:r>
        <w:t>CHA-3.28.4.50.2.3</w:t>
      </w:r>
      <w:r w:rsidRPr="007C62D7">
        <w:t xml:space="preserve"> </w:t>
      </w:r>
      <w:r>
        <w:t xml:space="preserve">for RC, NRC, Recharges and adjustments, </w:t>
      </w:r>
      <w:r w:rsidRPr="007C62D7">
        <w:t xml:space="preserve">Channel/CSR light application shall </w:t>
      </w:r>
      <w:r>
        <w:t>display static localized strings ‘RC’, ’NRC’, ’Recharge’, ‘adjustments’ as transaction type</w:t>
      </w:r>
      <w:bookmarkEnd w:id="2698"/>
    </w:p>
    <w:p w:rsidR="00D32AAB" w:rsidRDefault="00D32AAB" w:rsidP="00D32AAB">
      <w:pPr>
        <w:pStyle w:val="Requirements"/>
        <w:ind w:left="576"/>
      </w:pPr>
      <w:bookmarkStart w:id="2699" w:name="_Toc253579452"/>
      <w:r>
        <w:t>CHA-3.28.4.50.2.</w:t>
      </w:r>
      <w:r w:rsidR="004B49B7">
        <w:t>4</w:t>
      </w:r>
      <w:r w:rsidRPr="007C62D7">
        <w:t xml:space="preserve"> </w:t>
      </w:r>
      <w:r>
        <w:t xml:space="preserve">Channel/CSR light application shall display </w:t>
      </w:r>
      <w:r w:rsidR="004B49B7">
        <w:t>FAUT</w:t>
      </w:r>
      <w:r>
        <w:t xml:space="preserve"> value for </w:t>
      </w:r>
      <w:r w:rsidR="004B49B7">
        <w:t>usage transactions and null otherwise</w:t>
      </w:r>
      <w:bookmarkEnd w:id="2699"/>
    </w:p>
    <w:p w:rsidR="004B49B7" w:rsidRDefault="004B49B7" w:rsidP="004B49B7">
      <w:pPr>
        <w:pStyle w:val="Requirements"/>
        <w:ind w:left="576"/>
      </w:pPr>
      <w:bookmarkStart w:id="2700" w:name="_Toc253579453"/>
      <w:r>
        <w:t>CHA-3.28.4.50.2.5</w:t>
      </w:r>
      <w:r w:rsidRPr="007C62D7">
        <w:t xml:space="preserve"> </w:t>
      </w:r>
      <w:r>
        <w:t>Channel/CSR light application shall display in description column NRC/RC display value for NRC/RC transaction, Adjustments description for adjustments, b-number for usage transactions and null for other transaction types</w:t>
      </w:r>
      <w:bookmarkEnd w:id="2700"/>
    </w:p>
    <w:p w:rsidR="004B49B7" w:rsidRDefault="004B49B7" w:rsidP="004B49B7">
      <w:pPr>
        <w:pStyle w:val="Requirements"/>
        <w:ind w:left="576"/>
      </w:pPr>
      <w:bookmarkStart w:id="2701" w:name="_Toc253579454"/>
      <w:r>
        <w:t>CHA-3.28.4.50.2.6</w:t>
      </w:r>
      <w:r w:rsidRPr="007C62D7">
        <w:t xml:space="preserve"> </w:t>
      </w:r>
      <w:r>
        <w:t>Channel/CSR light application shall display units and unit type only for usage transactions and null otherwise</w:t>
      </w:r>
      <w:bookmarkEnd w:id="2701"/>
    </w:p>
    <w:p w:rsidR="004B49B7" w:rsidRDefault="004B49B7" w:rsidP="004B49B7">
      <w:pPr>
        <w:pStyle w:val="Requirements"/>
        <w:ind w:left="576"/>
      </w:pPr>
      <w:bookmarkStart w:id="2702" w:name="_Toc253579455"/>
      <w:r>
        <w:t>CHA-3.28.4.50.2.7</w:t>
      </w:r>
      <w:r w:rsidRPr="007C62D7">
        <w:t xml:space="preserve"> </w:t>
      </w:r>
      <w:r>
        <w:t>Channel/CSR light application shall display total non monetary amount value if transaction impacts non monetary balances of the same type, ‘see detail’ if the transaction impacts non monetary balances of different unit type, null if the transaction doesn’t impact any non monetary balances</w:t>
      </w:r>
      <w:bookmarkEnd w:id="2702"/>
    </w:p>
    <w:p w:rsidR="004B49B7" w:rsidRDefault="004B49B7" w:rsidP="004B49B7">
      <w:pPr>
        <w:pStyle w:val="Requirements"/>
        <w:ind w:left="288"/>
      </w:pPr>
      <w:bookmarkStart w:id="2703" w:name="_Toc253579456"/>
      <w:r>
        <w:t>CHA-3.28.4.50.3</w:t>
      </w:r>
      <w:r w:rsidRPr="007C62D7">
        <w:t xml:space="preserve"> Channel/CSR light application shall </w:t>
      </w:r>
      <w:r>
        <w:t>suppo</w:t>
      </w:r>
      <w:r w:rsidR="00D70A94">
        <w:t>rt sorting transactions by type and date</w:t>
      </w:r>
      <w:bookmarkEnd w:id="2703"/>
    </w:p>
    <w:p w:rsidR="00D70A94" w:rsidRDefault="00D70A94" w:rsidP="00D70A94">
      <w:pPr>
        <w:pStyle w:val="Requirements"/>
        <w:ind w:left="288"/>
      </w:pPr>
      <w:bookmarkStart w:id="2704" w:name="_Toc253579457"/>
      <w:r>
        <w:t>CHA-3.28.4.50.4</w:t>
      </w:r>
      <w:r w:rsidRPr="007C62D7">
        <w:t xml:space="preserve"> Channel/CSR light application shall </w:t>
      </w:r>
      <w:r>
        <w:t>support grouping/ungrouping transactions by type and sum the impact on the core balance and the total monetary amount of transactions</w:t>
      </w:r>
      <w:bookmarkEnd w:id="2704"/>
    </w:p>
    <w:p w:rsidR="00D70A94" w:rsidRDefault="00D70A94" w:rsidP="00D70A94">
      <w:pPr>
        <w:pStyle w:val="Requirements"/>
        <w:ind w:left="288"/>
      </w:pPr>
      <w:bookmarkStart w:id="2705" w:name="_Toc253579458"/>
      <w:r>
        <w:t>CHA-3.28.4.50.5</w:t>
      </w:r>
      <w:r w:rsidRPr="007C62D7">
        <w:t xml:space="preserve"> Channel/CSR light application shall </w:t>
      </w:r>
      <w:r>
        <w:t xml:space="preserve">support searching transaction by transaction date (from date to date), transaction type, </w:t>
      </w:r>
      <w:r w:rsidR="00775659">
        <w:t>Application id</w:t>
      </w:r>
      <w:r>
        <w:t xml:space="preserve"> and 0 amount transaction (yes/no)</w:t>
      </w:r>
      <w:bookmarkEnd w:id="2705"/>
    </w:p>
    <w:p w:rsidR="00D70A94" w:rsidRPr="00775659" w:rsidRDefault="00D70A94" w:rsidP="00D70A94">
      <w:pPr>
        <w:pStyle w:val="Requirements"/>
        <w:ind w:left="576"/>
        <w:rPr>
          <w:strike/>
        </w:rPr>
      </w:pPr>
      <w:bookmarkStart w:id="2706" w:name="_Toc253579459"/>
      <w:r w:rsidRPr="00775659">
        <w:rPr>
          <w:strike/>
        </w:rPr>
        <w:t>CHA-3.28.4.50.5.1 Channel/CSR light application shall propose selecting FAUT by first selecting application</w:t>
      </w:r>
      <w:bookmarkEnd w:id="2706"/>
    </w:p>
    <w:p w:rsidR="00775659" w:rsidRDefault="00D70A94" w:rsidP="00775659">
      <w:pPr>
        <w:pStyle w:val="Requirements"/>
        <w:ind w:left="576"/>
      </w:pPr>
      <w:bookmarkStart w:id="2707" w:name="_Toc253579460"/>
      <w:r>
        <w:t>CHA-3.28.4.50.5.2</w:t>
      </w:r>
      <w:r w:rsidRPr="007C62D7">
        <w:t xml:space="preserve"> Channel/CSR light application shall </w:t>
      </w:r>
      <w:r>
        <w:t>propose by default current date for to</w:t>
      </w:r>
      <w:r w:rsidR="00E737E8">
        <w:t>day</w:t>
      </w:r>
      <w:r>
        <w:t xml:space="preserve"> criteria minus a configurable number of days for from date </w:t>
      </w:r>
      <w:r w:rsidR="00EE741F">
        <w:t>criteria.</w:t>
      </w:r>
      <w:r w:rsidR="00F97839">
        <w:t>(default will be 5 days)</w:t>
      </w:r>
      <w:bookmarkEnd w:id="2707"/>
    </w:p>
    <w:p w:rsidR="00EE741F" w:rsidRDefault="00EE741F" w:rsidP="00EE741F">
      <w:pPr>
        <w:pStyle w:val="Requirements"/>
        <w:ind w:left="288"/>
      </w:pPr>
      <w:bookmarkStart w:id="2708" w:name="_Toc253579461"/>
      <w:r>
        <w:t>CHA-3.28.4.50.</w:t>
      </w:r>
      <w:r w:rsidR="00F97839">
        <w:t>6</w:t>
      </w:r>
      <w:r w:rsidRPr="007C62D7">
        <w:t xml:space="preserve"> Channel/CSR light application shall </w:t>
      </w:r>
      <w:r>
        <w:t xml:space="preserve">support </w:t>
      </w:r>
      <w:r w:rsidR="00F97839">
        <w:t>printing and exporting as CSV selected transactions</w:t>
      </w:r>
      <w:bookmarkEnd w:id="2708"/>
    </w:p>
    <w:p w:rsidR="00F97839" w:rsidRDefault="00775659" w:rsidP="00EE741F">
      <w:pPr>
        <w:pStyle w:val="Requirements"/>
        <w:ind w:left="288"/>
      </w:pPr>
      <w:bookmarkStart w:id="2709" w:name="_Toc253579462"/>
      <w:r>
        <w:t>CHA-3.28.4.50.7</w:t>
      </w:r>
      <w:r w:rsidRPr="007C62D7">
        <w:t xml:space="preserve"> Channel/CSR light application shall </w:t>
      </w:r>
      <w:r>
        <w:t>support filtering returned transaction by FAUT found in returned transactions</w:t>
      </w:r>
      <w:bookmarkEnd w:id="2709"/>
    </w:p>
    <w:p w:rsidR="00080321" w:rsidRDefault="00080321" w:rsidP="00941733">
      <w:pPr>
        <w:pStyle w:val="Requirements"/>
        <w:ind w:left="288"/>
      </w:pPr>
    </w:p>
    <w:p w:rsidR="006E508B" w:rsidRPr="007C62D7" w:rsidRDefault="006E508B" w:rsidP="006E508B">
      <w:pPr>
        <w:pStyle w:val="Capability"/>
      </w:pPr>
      <w:bookmarkStart w:id="2710" w:name="_Toc233601455"/>
      <w:bookmarkStart w:id="2711" w:name="_Toc253578291"/>
      <w:bookmarkStart w:id="2712" w:name="_Toc253579463"/>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713" w:author="Raphaël Guého" w:date="2010-01-04T14:43:00Z" w:original="28."/>
        </w:fldChar>
      </w:r>
      <w:r w:rsidRPr="007C62D7">
        <w:t xml:space="preserve"> </w:t>
      </w:r>
      <w:r>
        <w:t>Usage and charge adjustment</w:t>
      </w:r>
      <w:bookmarkEnd w:id="2710"/>
      <w:bookmarkEnd w:id="2711"/>
      <w:bookmarkEnd w:id="2712"/>
    </w:p>
    <w:p w:rsidR="006E508B" w:rsidRPr="007C62D7" w:rsidRDefault="006E508B" w:rsidP="006E508B">
      <w:pPr>
        <w:pStyle w:val="Heading3"/>
      </w:pPr>
      <w:bookmarkStart w:id="2714" w:name="_Toc233601456"/>
      <w:bookmarkStart w:id="2715" w:name="_Toc253578292"/>
      <w:r w:rsidRPr="007C62D7">
        <w:t>Capability Description</w:t>
      </w:r>
      <w:bookmarkEnd w:id="2714"/>
      <w:bookmarkEnd w:id="2715"/>
    </w:p>
    <w:p w:rsidR="006E508B" w:rsidRPr="007C62D7" w:rsidRDefault="006E508B" w:rsidP="006E508B">
      <w:pPr>
        <w:pStyle w:val="BodyText"/>
      </w:pPr>
      <w:r w:rsidRPr="007C62D7">
        <w:t xml:space="preserve">This capability </w:t>
      </w:r>
      <w:r>
        <w:t>allows user to view usage and charge adjustment, to create new one and delete or reverse them.</w:t>
      </w:r>
    </w:p>
    <w:p w:rsidR="006E508B" w:rsidRPr="007C62D7" w:rsidRDefault="006E508B" w:rsidP="006E508B">
      <w:pPr>
        <w:pStyle w:val="Heading3"/>
      </w:pPr>
      <w:bookmarkStart w:id="2716" w:name="_Toc233601457"/>
      <w:bookmarkStart w:id="2717" w:name="_Toc253578293"/>
      <w:r w:rsidRPr="007C62D7">
        <w:t>Capability Assumptions/Dependencies</w:t>
      </w:r>
      <w:bookmarkEnd w:id="2716"/>
      <w:bookmarkEnd w:id="2717"/>
    </w:p>
    <w:p w:rsidR="006E508B" w:rsidRPr="007C62D7" w:rsidRDefault="006E508B" w:rsidP="006E508B">
      <w:pPr>
        <w:pStyle w:val="Heading3"/>
      </w:pPr>
      <w:bookmarkStart w:id="2718" w:name="_Toc233601458"/>
      <w:bookmarkStart w:id="2719" w:name="_Toc253578294"/>
      <w:r w:rsidRPr="007C62D7">
        <w:t>Capability Use Cases</w:t>
      </w:r>
      <w:bookmarkEnd w:id="2718"/>
      <w:bookmarkEnd w:id="2719"/>
    </w:p>
    <w:p w:rsidR="006E508B" w:rsidRPr="007C62D7" w:rsidRDefault="006E508B" w:rsidP="006E508B">
      <w:pPr>
        <w:pStyle w:val="Heading4"/>
      </w:pPr>
      <w:bookmarkStart w:id="2720" w:name="_Toc233601459"/>
      <w:bookmarkStart w:id="2721" w:name="_Toc253578295"/>
      <w:r w:rsidRPr="007C62D7">
        <w:t xml:space="preserve">Use Case:  View </w:t>
      </w:r>
      <w:r>
        <w:t>adjustments appearing on one invoice</w:t>
      </w:r>
      <w:bookmarkEnd w:id="2720"/>
      <w:bookmarkEnd w:id="2721"/>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rsidRPr="007C62D7">
              <w:t xml:space="preserve">View </w:t>
            </w:r>
            <w:r>
              <w:t>adjustments appearing on one invoice</w:t>
            </w:r>
          </w:p>
        </w:tc>
        <w:tc>
          <w:tcPr>
            <w:tcW w:w="2880" w:type="dxa"/>
            <w:shd w:val="clear" w:color="auto" w:fill="E6E6E6"/>
          </w:tcPr>
          <w:p w:rsidR="006E508B" w:rsidRPr="007C62D7" w:rsidRDefault="006E508B" w:rsidP="006E508B">
            <w:pPr>
              <w:pStyle w:val="TableHeading"/>
            </w:pPr>
            <w:r>
              <w:t>UCD0010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Default="006E508B" w:rsidP="006E508B">
            <w:pPr>
              <w:pStyle w:val="BodyText"/>
            </w:pPr>
            <w:r w:rsidRPr="007C62D7">
              <w:t>Dealer user</w:t>
            </w:r>
          </w:p>
          <w:p w:rsidR="006E508B" w:rsidRPr="007C62D7" w:rsidRDefault="006E508B" w:rsidP="001C6190">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viewing adjustments created previously and appearing in a specific invoice</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in the context of one invoice</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option to view adjustments appearing on the invoice</w:t>
            </w:r>
            <w:r w:rsidRPr="007C62D7">
              <w:t xml:space="preserve"> </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r>
              <w:t>Channel application will display a message informing user there is no adjustments appearing on this invoice</w:t>
            </w: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91B82" w:rsidP="006E508B">
            <w:pPr>
              <w:pStyle w:val="BodyText"/>
            </w:pPr>
            <w:r>
              <w:t>Channel/CSR light a</w:t>
            </w:r>
            <w:r w:rsidR="006E508B" w:rsidRPr="007C62D7">
              <w:t>pplication display</w:t>
            </w:r>
            <w:r w:rsidR="006E508B">
              <w:t>s</w:t>
            </w:r>
            <w:r w:rsidR="006E508B" w:rsidRPr="007C62D7">
              <w:t xml:space="preserve"> </w:t>
            </w:r>
            <w:r w:rsidR="006E508B">
              <w:t>adjustments appearing on the invoice</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Pr="007C62D7" w:rsidRDefault="006E508B" w:rsidP="000F7361">
            <w:pPr>
              <w:pStyle w:val="ListNumberUC"/>
              <w:numPr>
                <w:ilvl w:val="0"/>
                <w:numId w:val="599"/>
              </w:numPr>
            </w:pPr>
            <w:r w:rsidRPr="007C62D7">
              <w:t xml:space="preserve">Channel/CSR light application </w:t>
            </w:r>
            <w:r>
              <w:t>displays list of adjustments appearing on the invoice (A1)(A2)</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Pr="007C62D7" w:rsidRDefault="006E508B" w:rsidP="006E508B">
            <w:pPr>
              <w:pStyle w:val="BodyText"/>
            </w:pPr>
            <w:r w:rsidRPr="007C62D7">
              <w:t>A</w:t>
            </w:r>
            <w:r>
              <w:t>1</w:t>
            </w:r>
            <w:r w:rsidRPr="007C62D7">
              <w:t xml:space="preserve">. There is no </w:t>
            </w:r>
            <w:r>
              <w:t>adjustments for the invoice</w:t>
            </w:r>
          </w:p>
          <w:p w:rsidR="006E508B" w:rsidRPr="007C62D7" w:rsidRDefault="006E508B" w:rsidP="000F7361">
            <w:pPr>
              <w:pStyle w:val="ListNumberUC"/>
              <w:numPr>
                <w:ilvl w:val="0"/>
                <w:numId w:val="737"/>
              </w:numPr>
            </w:pPr>
            <w:r w:rsidRPr="007C62D7">
              <w:t xml:space="preserve">Channel/CSR light application displays </w:t>
            </w:r>
            <w:r>
              <w:t>a message informing user there is no adjustments for the invoice</w:t>
            </w:r>
          </w:p>
          <w:p w:rsidR="006E508B" w:rsidRPr="007C62D7" w:rsidRDefault="006E508B" w:rsidP="006E508B">
            <w:pPr>
              <w:pStyle w:val="BodyText"/>
            </w:pPr>
            <w:r w:rsidRPr="007C62D7">
              <w:t>A</w:t>
            </w:r>
            <w:r>
              <w:t>2</w:t>
            </w:r>
            <w:r w:rsidRPr="007C62D7">
              <w:t xml:space="preserve">. Channel/CSR light application can’t </w:t>
            </w:r>
            <w:r>
              <w:t>access to records</w:t>
            </w:r>
            <w:r w:rsidRPr="007C62D7">
              <w:t xml:space="preserve"> due to technical reasons</w:t>
            </w:r>
          </w:p>
          <w:p w:rsidR="006E508B" w:rsidRPr="007C62D7" w:rsidRDefault="006E508B" w:rsidP="000F7361">
            <w:pPr>
              <w:pStyle w:val="ListNumberUC"/>
              <w:numPr>
                <w:ilvl w:val="0"/>
                <w:numId w:val="600"/>
              </w:numPr>
            </w:pPr>
            <w:r w:rsidRPr="007C62D7">
              <w:t>Channel/CSR light application display</w:t>
            </w:r>
            <w:r>
              <w:t>s</w:t>
            </w:r>
            <w:r w:rsidRPr="007C62D7">
              <w:t xml:space="preserve"> a message informing user the service is temporally unavailable and to try later</w:t>
            </w:r>
          </w:p>
        </w:tc>
      </w:tr>
    </w:tbl>
    <w:p w:rsidR="006E508B" w:rsidRDefault="006E508B" w:rsidP="006E508B">
      <w:pPr>
        <w:pStyle w:val="Requirements"/>
        <w:ind w:left="288"/>
      </w:pPr>
    </w:p>
    <w:p w:rsidR="006E508B" w:rsidRPr="007C62D7" w:rsidRDefault="006E508B" w:rsidP="006E508B">
      <w:pPr>
        <w:pStyle w:val="Heading4"/>
      </w:pPr>
      <w:bookmarkStart w:id="2722" w:name="_Toc233601460"/>
      <w:bookmarkStart w:id="2723" w:name="_Toc253578296"/>
      <w:r w:rsidRPr="007C62D7">
        <w:t xml:space="preserve">Use Case:  View </w:t>
      </w:r>
      <w:r>
        <w:t>account unbilled adjustments</w:t>
      </w:r>
      <w:bookmarkEnd w:id="2722"/>
      <w:bookmarkEnd w:id="2723"/>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rsidRPr="007C62D7">
              <w:t xml:space="preserve">View </w:t>
            </w:r>
            <w:r>
              <w:t>account unbilled adjustments</w:t>
            </w:r>
          </w:p>
        </w:tc>
        <w:tc>
          <w:tcPr>
            <w:tcW w:w="2880" w:type="dxa"/>
            <w:shd w:val="clear" w:color="auto" w:fill="E6E6E6"/>
          </w:tcPr>
          <w:p w:rsidR="006E508B" w:rsidRPr="007C62D7" w:rsidRDefault="006E508B" w:rsidP="006E508B">
            <w:pPr>
              <w:pStyle w:val="TableHeading"/>
            </w:pPr>
            <w:r>
              <w:t>UCD0020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Default="006E508B" w:rsidP="006E508B">
            <w:pPr>
              <w:pStyle w:val="BodyText"/>
            </w:pPr>
            <w:r w:rsidRPr="007C62D7">
              <w:t>Dealer user</w:t>
            </w:r>
          </w:p>
          <w:p w:rsidR="006E508B" w:rsidRPr="007C62D7" w:rsidRDefault="006E508B" w:rsidP="001C6190">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viewing unbilled adjustments for a specific account</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in the context of one account</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option to view unbilled adjustments for a specific account</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r>
              <w:t>Channel application will display a message informing user there is no unbilled adjustments for this account</w:t>
            </w: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Channel/CSR light Application display</w:t>
            </w:r>
            <w:r>
              <w:t>s</w:t>
            </w:r>
            <w:r w:rsidRPr="007C62D7">
              <w:t xml:space="preserve"> </w:t>
            </w:r>
            <w:r>
              <w:t>unbilled adjustments</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Pr="007C62D7" w:rsidRDefault="006E508B" w:rsidP="000F7361">
            <w:pPr>
              <w:pStyle w:val="ListNumberUC"/>
              <w:numPr>
                <w:ilvl w:val="0"/>
                <w:numId w:val="601"/>
              </w:numPr>
            </w:pPr>
            <w:r w:rsidRPr="007C62D7">
              <w:t xml:space="preserve">Channel/CSR light application </w:t>
            </w:r>
            <w:r>
              <w:t>displays list of unbilled adjustments for the account (A1)(A2)</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Pr="007C62D7" w:rsidRDefault="006E508B" w:rsidP="006E508B">
            <w:pPr>
              <w:pStyle w:val="BodyText"/>
            </w:pPr>
            <w:r w:rsidRPr="007C62D7">
              <w:t>A</w:t>
            </w:r>
            <w:r>
              <w:t>1</w:t>
            </w:r>
            <w:r w:rsidRPr="007C62D7">
              <w:t xml:space="preserve">. There is no </w:t>
            </w:r>
            <w:r>
              <w:t>unbilled adjustments for the account</w:t>
            </w:r>
          </w:p>
          <w:p w:rsidR="006E508B" w:rsidRPr="007C62D7" w:rsidRDefault="006E508B" w:rsidP="000F7361">
            <w:pPr>
              <w:pStyle w:val="ListNumberUC"/>
              <w:numPr>
                <w:ilvl w:val="0"/>
                <w:numId w:val="738"/>
              </w:numPr>
            </w:pPr>
            <w:r w:rsidRPr="007C62D7">
              <w:t xml:space="preserve">Channel/CSR light application displays </w:t>
            </w:r>
            <w:r>
              <w:t>a message informing user there is no unbilled adjustments for the account</w:t>
            </w:r>
          </w:p>
          <w:p w:rsidR="006E508B" w:rsidRPr="007C62D7" w:rsidRDefault="006E508B" w:rsidP="006E508B">
            <w:pPr>
              <w:pStyle w:val="BodyText"/>
            </w:pPr>
            <w:r w:rsidRPr="007C62D7">
              <w:t>A</w:t>
            </w:r>
            <w:r>
              <w:t>2</w:t>
            </w:r>
            <w:r w:rsidRPr="007C62D7">
              <w:t>. Channel/CSR light application</w:t>
            </w:r>
            <w:r w:rsidRPr="007C62D7">
              <w:t xml:space="preserve"> can’t </w:t>
            </w:r>
            <w:r>
              <w:t>access to records</w:t>
            </w:r>
            <w:r w:rsidRPr="007C62D7">
              <w:t xml:space="preserve"> due to technical reasons</w:t>
            </w:r>
          </w:p>
          <w:p w:rsidR="006E508B" w:rsidRPr="007C62D7" w:rsidRDefault="006E508B" w:rsidP="000F7361">
            <w:pPr>
              <w:pStyle w:val="ListNumberUC"/>
              <w:numPr>
                <w:ilvl w:val="0"/>
                <w:numId w:val="602"/>
              </w:numPr>
            </w:pPr>
            <w:r w:rsidRPr="007C62D7">
              <w:t>Channel/CSR light application display</w:t>
            </w:r>
            <w:r>
              <w:t>s</w:t>
            </w:r>
            <w:r w:rsidRPr="007C62D7">
              <w:t xml:space="preserve"> a message informing user the service is temporally unavailable and to try later</w:t>
            </w:r>
          </w:p>
        </w:tc>
      </w:tr>
    </w:tbl>
    <w:p w:rsidR="006E508B" w:rsidRDefault="006E508B" w:rsidP="006E508B">
      <w:pPr>
        <w:pStyle w:val="Requirements"/>
        <w:ind w:left="288"/>
      </w:pPr>
    </w:p>
    <w:p w:rsidR="006E508B" w:rsidRPr="002379A7" w:rsidRDefault="006E508B" w:rsidP="006E508B">
      <w:pPr>
        <w:pStyle w:val="Heading4"/>
        <w:rPr>
          <w:strike/>
        </w:rPr>
      </w:pPr>
      <w:bookmarkStart w:id="2724" w:name="_Toc233601461"/>
      <w:bookmarkStart w:id="2725" w:name="_Toc253578297"/>
      <w:r w:rsidRPr="002379A7">
        <w:rPr>
          <w:strike/>
        </w:rPr>
        <w:t>Use Case:  View invoice originally created adjustments</w:t>
      </w:r>
      <w:bookmarkEnd w:id="2724"/>
      <w:bookmarkEnd w:id="2725"/>
    </w:p>
    <w:p w:rsidR="006E508B" w:rsidRPr="002379A7" w:rsidRDefault="006E508B" w:rsidP="006E508B">
      <w:pPr>
        <w:pStyle w:val="Instructions"/>
        <w:rPr>
          <w:strike/>
        </w:rPr>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2379A7" w:rsidTr="006E508B">
        <w:trPr>
          <w:trHeight w:val="360"/>
        </w:trPr>
        <w:tc>
          <w:tcPr>
            <w:tcW w:w="5580" w:type="dxa"/>
            <w:gridSpan w:val="2"/>
            <w:shd w:val="clear" w:color="auto" w:fill="E6E6E6"/>
          </w:tcPr>
          <w:p w:rsidR="006E508B" w:rsidRPr="002379A7" w:rsidRDefault="006E508B" w:rsidP="006E508B">
            <w:pPr>
              <w:pStyle w:val="TableHeading"/>
              <w:rPr>
                <w:strike/>
              </w:rPr>
            </w:pPr>
            <w:r w:rsidRPr="002379A7">
              <w:rPr>
                <w:strike/>
              </w:rPr>
              <w:t>View invoice originally created adjustments</w:t>
            </w:r>
          </w:p>
        </w:tc>
        <w:tc>
          <w:tcPr>
            <w:tcW w:w="2880" w:type="dxa"/>
            <w:shd w:val="clear" w:color="auto" w:fill="E6E6E6"/>
          </w:tcPr>
          <w:p w:rsidR="006E508B" w:rsidRPr="002379A7" w:rsidRDefault="006E508B" w:rsidP="006E508B">
            <w:pPr>
              <w:pStyle w:val="TableHeading"/>
              <w:rPr>
                <w:strike/>
              </w:rPr>
            </w:pPr>
            <w:r w:rsidRPr="002379A7">
              <w:rPr>
                <w:strike/>
              </w:rPr>
              <w:t>UCD0030</w:t>
            </w:r>
          </w:p>
        </w:tc>
      </w:tr>
      <w:tr w:rsidR="006E508B" w:rsidRPr="002379A7" w:rsidTr="006E508B">
        <w:tc>
          <w:tcPr>
            <w:tcW w:w="2268" w:type="dxa"/>
          </w:tcPr>
          <w:p w:rsidR="006E508B" w:rsidRPr="002379A7" w:rsidRDefault="006E508B" w:rsidP="006E508B">
            <w:pPr>
              <w:rPr>
                <w:strike/>
              </w:rPr>
            </w:pPr>
            <w:r w:rsidRPr="002379A7">
              <w:rPr>
                <w:strike/>
              </w:rPr>
              <w:t>Primary actors</w:t>
            </w:r>
          </w:p>
        </w:tc>
        <w:tc>
          <w:tcPr>
            <w:tcW w:w="6192" w:type="dxa"/>
            <w:gridSpan w:val="2"/>
          </w:tcPr>
          <w:p w:rsidR="006E508B" w:rsidRPr="002379A7" w:rsidRDefault="006E508B" w:rsidP="006E508B">
            <w:pPr>
              <w:pStyle w:val="BodyText"/>
              <w:rPr>
                <w:strike/>
              </w:rPr>
            </w:pPr>
            <w:r w:rsidRPr="002379A7">
              <w:rPr>
                <w:strike/>
              </w:rPr>
              <w:t>Dealer user</w:t>
            </w:r>
          </w:p>
          <w:p w:rsidR="006E508B" w:rsidRPr="002379A7" w:rsidRDefault="006E508B" w:rsidP="001C6190">
            <w:pPr>
              <w:pStyle w:val="BodyText"/>
              <w:rPr>
                <w:strike/>
              </w:rPr>
            </w:pPr>
            <w:r w:rsidRPr="002379A7">
              <w:rPr>
                <w:strike/>
              </w:rPr>
              <w:t>CSR user</w:t>
            </w:r>
          </w:p>
        </w:tc>
      </w:tr>
      <w:tr w:rsidR="006E508B" w:rsidRPr="002379A7" w:rsidTr="006E508B">
        <w:tc>
          <w:tcPr>
            <w:tcW w:w="2268" w:type="dxa"/>
          </w:tcPr>
          <w:p w:rsidR="006E508B" w:rsidRPr="002379A7" w:rsidRDefault="006E508B" w:rsidP="006E508B">
            <w:pPr>
              <w:rPr>
                <w:strike/>
              </w:rPr>
            </w:pPr>
            <w:r w:rsidRPr="002379A7">
              <w:rPr>
                <w:strike/>
              </w:rPr>
              <w:t>Summary Goal</w:t>
            </w:r>
          </w:p>
        </w:tc>
        <w:tc>
          <w:tcPr>
            <w:tcW w:w="6192" w:type="dxa"/>
            <w:gridSpan w:val="2"/>
          </w:tcPr>
          <w:p w:rsidR="006E508B" w:rsidRPr="002379A7" w:rsidRDefault="006E508B" w:rsidP="006E508B">
            <w:pPr>
              <w:pStyle w:val="BodyText"/>
              <w:rPr>
                <w:strike/>
              </w:rPr>
            </w:pPr>
            <w:r w:rsidRPr="002379A7">
              <w:rPr>
                <w:strike/>
              </w:rPr>
              <w:t>This use case allows a user viewing adjustments originally created for one invoice</w:t>
            </w:r>
          </w:p>
        </w:tc>
      </w:tr>
      <w:tr w:rsidR="006E508B" w:rsidRPr="002379A7" w:rsidTr="006E508B">
        <w:trPr>
          <w:trHeight w:val="176"/>
        </w:trPr>
        <w:tc>
          <w:tcPr>
            <w:tcW w:w="2268" w:type="dxa"/>
          </w:tcPr>
          <w:p w:rsidR="006E508B" w:rsidRPr="002379A7" w:rsidRDefault="006E508B" w:rsidP="006E508B">
            <w:pPr>
              <w:rPr>
                <w:strike/>
              </w:rPr>
            </w:pPr>
            <w:r w:rsidRPr="002379A7">
              <w:rPr>
                <w:strike/>
              </w:rPr>
              <w:t>Pre-conditions</w:t>
            </w:r>
          </w:p>
        </w:tc>
        <w:tc>
          <w:tcPr>
            <w:tcW w:w="6192" w:type="dxa"/>
            <w:gridSpan w:val="2"/>
          </w:tcPr>
          <w:p w:rsidR="006E508B" w:rsidRPr="002379A7" w:rsidRDefault="006E508B" w:rsidP="006E508B">
            <w:pPr>
              <w:pStyle w:val="BodyText"/>
              <w:rPr>
                <w:strike/>
              </w:rPr>
            </w:pPr>
            <w:r w:rsidRPr="002379A7">
              <w:rPr>
                <w:strike/>
              </w:rPr>
              <w:t>User is in the context of one invoice</w:t>
            </w:r>
          </w:p>
        </w:tc>
      </w:tr>
      <w:tr w:rsidR="006E508B" w:rsidRPr="002379A7" w:rsidTr="006E508B">
        <w:trPr>
          <w:trHeight w:val="176"/>
        </w:trPr>
        <w:tc>
          <w:tcPr>
            <w:tcW w:w="2268" w:type="dxa"/>
          </w:tcPr>
          <w:p w:rsidR="006E508B" w:rsidRPr="002379A7" w:rsidRDefault="006E508B" w:rsidP="006E508B">
            <w:pPr>
              <w:rPr>
                <w:strike/>
              </w:rPr>
            </w:pPr>
            <w:r w:rsidRPr="002379A7">
              <w:rPr>
                <w:strike/>
              </w:rPr>
              <w:t>Trigger</w:t>
            </w:r>
          </w:p>
        </w:tc>
        <w:tc>
          <w:tcPr>
            <w:tcW w:w="6192" w:type="dxa"/>
            <w:gridSpan w:val="2"/>
          </w:tcPr>
          <w:p w:rsidR="006E508B" w:rsidRPr="002379A7" w:rsidRDefault="006E508B" w:rsidP="006E508B">
            <w:pPr>
              <w:pStyle w:val="BodyText"/>
              <w:rPr>
                <w:strike/>
              </w:rPr>
            </w:pPr>
            <w:r w:rsidRPr="002379A7">
              <w:rPr>
                <w:strike/>
              </w:rPr>
              <w:t xml:space="preserve">User has selected the option to view adjustments originally created on one invoice </w:t>
            </w:r>
          </w:p>
        </w:tc>
      </w:tr>
      <w:tr w:rsidR="006E508B" w:rsidRPr="002379A7" w:rsidTr="006E508B">
        <w:trPr>
          <w:trHeight w:val="176"/>
        </w:trPr>
        <w:tc>
          <w:tcPr>
            <w:tcW w:w="2268" w:type="dxa"/>
          </w:tcPr>
          <w:p w:rsidR="006E508B" w:rsidRPr="002379A7" w:rsidRDefault="006E508B" w:rsidP="006E508B">
            <w:pPr>
              <w:rPr>
                <w:strike/>
              </w:rPr>
            </w:pPr>
            <w:r w:rsidRPr="002379A7">
              <w:rPr>
                <w:strike/>
              </w:rPr>
              <w:t>Minimum guarantees</w:t>
            </w:r>
          </w:p>
        </w:tc>
        <w:tc>
          <w:tcPr>
            <w:tcW w:w="6192" w:type="dxa"/>
            <w:gridSpan w:val="2"/>
          </w:tcPr>
          <w:p w:rsidR="006E508B" w:rsidRPr="002379A7" w:rsidRDefault="006E508B" w:rsidP="006E508B">
            <w:pPr>
              <w:pStyle w:val="BodyText"/>
              <w:rPr>
                <w:strike/>
              </w:rPr>
            </w:pPr>
            <w:r w:rsidRPr="002379A7">
              <w:rPr>
                <w:strike/>
              </w:rPr>
              <w:t>Channel application will display a message informing user there is no adjustments created for this invoice</w:t>
            </w:r>
          </w:p>
        </w:tc>
      </w:tr>
      <w:tr w:rsidR="006E508B" w:rsidRPr="002379A7" w:rsidTr="006E508B">
        <w:trPr>
          <w:trHeight w:val="176"/>
        </w:trPr>
        <w:tc>
          <w:tcPr>
            <w:tcW w:w="2268" w:type="dxa"/>
          </w:tcPr>
          <w:p w:rsidR="006E508B" w:rsidRPr="002379A7" w:rsidRDefault="006E508B" w:rsidP="006E508B">
            <w:pPr>
              <w:rPr>
                <w:strike/>
              </w:rPr>
            </w:pPr>
            <w:r w:rsidRPr="002379A7">
              <w:rPr>
                <w:strike/>
              </w:rPr>
              <w:t>Success guarantees:</w:t>
            </w:r>
          </w:p>
        </w:tc>
        <w:tc>
          <w:tcPr>
            <w:tcW w:w="6192" w:type="dxa"/>
            <w:gridSpan w:val="2"/>
          </w:tcPr>
          <w:p w:rsidR="006E508B" w:rsidRPr="002379A7" w:rsidRDefault="006E508B" w:rsidP="006E508B">
            <w:pPr>
              <w:pStyle w:val="BodyText"/>
              <w:rPr>
                <w:strike/>
              </w:rPr>
            </w:pPr>
            <w:r w:rsidRPr="002379A7">
              <w:rPr>
                <w:strike/>
              </w:rPr>
              <w:t xml:space="preserve">Channel/CSR light Application displays </w:t>
            </w:r>
            <w:r w:rsidR="00E12928" w:rsidRPr="002379A7">
              <w:rPr>
                <w:strike/>
              </w:rPr>
              <w:t xml:space="preserve">all </w:t>
            </w:r>
            <w:r w:rsidRPr="002379A7">
              <w:rPr>
                <w:strike/>
              </w:rPr>
              <w:t>adjustments</w:t>
            </w:r>
            <w:r w:rsidR="00E12928" w:rsidRPr="002379A7">
              <w:rPr>
                <w:strike/>
              </w:rPr>
              <w:t xml:space="preserve"> created on invoice balances, RC/NRC and Usage of a specific invoice</w:t>
            </w:r>
          </w:p>
        </w:tc>
      </w:tr>
      <w:tr w:rsidR="006E508B" w:rsidRPr="002379A7" w:rsidTr="006E508B">
        <w:trPr>
          <w:trHeight w:val="176"/>
        </w:trPr>
        <w:tc>
          <w:tcPr>
            <w:tcW w:w="2268" w:type="dxa"/>
          </w:tcPr>
          <w:p w:rsidR="006E508B" w:rsidRPr="002379A7" w:rsidRDefault="006E508B" w:rsidP="006E508B">
            <w:pPr>
              <w:rPr>
                <w:strike/>
              </w:rPr>
            </w:pPr>
            <w:r w:rsidRPr="002379A7">
              <w:rPr>
                <w:strike/>
              </w:rPr>
              <w:t>Normal Flow:</w:t>
            </w:r>
          </w:p>
        </w:tc>
        <w:tc>
          <w:tcPr>
            <w:tcW w:w="6192" w:type="dxa"/>
            <w:gridSpan w:val="2"/>
          </w:tcPr>
          <w:p w:rsidR="006E508B" w:rsidRPr="002379A7" w:rsidRDefault="006E508B" w:rsidP="000F7361">
            <w:pPr>
              <w:pStyle w:val="ListNumberUC"/>
              <w:numPr>
                <w:ilvl w:val="0"/>
                <w:numId w:val="603"/>
              </w:numPr>
              <w:rPr>
                <w:strike/>
              </w:rPr>
            </w:pPr>
            <w:r w:rsidRPr="002379A7">
              <w:rPr>
                <w:strike/>
              </w:rPr>
              <w:t>Channel/CSR light application displays list of adjustments created for the invoice</w:t>
            </w:r>
          </w:p>
        </w:tc>
      </w:tr>
      <w:tr w:rsidR="006E508B" w:rsidRPr="002379A7" w:rsidTr="006E508B">
        <w:trPr>
          <w:trHeight w:val="176"/>
        </w:trPr>
        <w:tc>
          <w:tcPr>
            <w:tcW w:w="2268" w:type="dxa"/>
          </w:tcPr>
          <w:p w:rsidR="006E508B" w:rsidRPr="002379A7" w:rsidRDefault="006E508B" w:rsidP="006E508B">
            <w:pPr>
              <w:rPr>
                <w:strike/>
              </w:rPr>
            </w:pPr>
            <w:r w:rsidRPr="002379A7">
              <w:rPr>
                <w:strike/>
              </w:rPr>
              <w:t>Alternative Flows:</w:t>
            </w:r>
          </w:p>
        </w:tc>
        <w:tc>
          <w:tcPr>
            <w:tcW w:w="6192" w:type="dxa"/>
            <w:gridSpan w:val="2"/>
          </w:tcPr>
          <w:p w:rsidR="006E508B" w:rsidRPr="002379A7" w:rsidRDefault="006E508B" w:rsidP="006E508B">
            <w:pPr>
              <w:pStyle w:val="BodyText"/>
              <w:rPr>
                <w:strike/>
              </w:rPr>
            </w:pPr>
            <w:r w:rsidRPr="002379A7">
              <w:rPr>
                <w:strike/>
              </w:rPr>
              <w:t>A1. There is no adjustments created for the invoice</w:t>
            </w:r>
          </w:p>
          <w:p w:rsidR="006E508B" w:rsidRPr="002379A7" w:rsidRDefault="006E508B" w:rsidP="000F7361">
            <w:pPr>
              <w:pStyle w:val="ListNumberUC"/>
              <w:numPr>
                <w:ilvl w:val="0"/>
                <w:numId w:val="604"/>
              </w:numPr>
              <w:rPr>
                <w:strike/>
              </w:rPr>
            </w:pPr>
            <w:r w:rsidRPr="002379A7">
              <w:rPr>
                <w:strike/>
              </w:rPr>
              <w:t>Channel/CSR light application displays a message informing user there is no created adjustments for the invoice</w:t>
            </w:r>
          </w:p>
          <w:p w:rsidR="006E508B" w:rsidRPr="002379A7" w:rsidRDefault="006E508B" w:rsidP="006E508B">
            <w:pPr>
              <w:pStyle w:val="BodyText"/>
              <w:rPr>
                <w:strike/>
              </w:rPr>
            </w:pPr>
            <w:r w:rsidRPr="002379A7">
              <w:rPr>
                <w:strike/>
              </w:rPr>
              <w:t>A2. Channel/CSR light application can’t access to records due to technical reasons</w:t>
            </w:r>
          </w:p>
          <w:p w:rsidR="006E508B" w:rsidRPr="002379A7" w:rsidRDefault="006E508B" w:rsidP="000F7361">
            <w:pPr>
              <w:pStyle w:val="ListNumberUC"/>
              <w:numPr>
                <w:ilvl w:val="0"/>
                <w:numId w:val="605"/>
              </w:numPr>
              <w:rPr>
                <w:strike/>
              </w:rPr>
            </w:pPr>
            <w:r w:rsidRPr="002379A7">
              <w:rPr>
                <w:strike/>
              </w:rPr>
              <w:t>Channel/CSR light application displays a message informing user the service is temporally unavailable and to try later</w:t>
            </w:r>
          </w:p>
        </w:tc>
      </w:tr>
    </w:tbl>
    <w:p w:rsidR="006E508B" w:rsidRPr="002379A7" w:rsidRDefault="006E508B" w:rsidP="006E508B">
      <w:pPr>
        <w:pStyle w:val="Requirements"/>
        <w:ind w:left="288"/>
        <w:rPr>
          <w:strike/>
        </w:rPr>
      </w:pPr>
    </w:p>
    <w:p w:rsidR="006E508B" w:rsidRPr="007C62D7" w:rsidRDefault="006E508B" w:rsidP="006E508B">
      <w:pPr>
        <w:pStyle w:val="Heading4"/>
      </w:pPr>
      <w:bookmarkStart w:id="2726" w:name="_Toc233601462"/>
      <w:bookmarkStart w:id="2727" w:name="_Toc253578298"/>
      <w:r w:rsidRPr="007C62D7">
        <w:t xml:space="preserve">Use Case:  View </w:t>
      </w:r>
      <w:r>
        <w:t>invoice balance,/usage,/charge adjustments</w:t>
      </w:r>
      <w:bookmarkEnd w:id="2726"/>
      <w:bookmarkEnd w:id="2727"/>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rsidRPr="007C62D7">
              <w:t xml:space="preserve">View </w:t>
            </w:r>
            <w:r>
              <w:t>invoice balance/usage/charge adjustments</w:t>
            </w:r>
          </w:p>
        </w:tc>
        <w:tc>
          <w:tcPr>
            <w:tcW w:w="2880" w:type="dxa"/>
            <w:shd w:val="clear" w:color="auto" w:fill="E6E6E6"/>
          </w:tcPr>
          <w:p w:rsidR="006E508B" w:rsidRPr="007C62D7" w:rsidRDefault="006E508B" w:rsidP="006E508B">
            <w:pPr>
              <w:pStyle w:val="TableHeading"/>
            </w:pPr>
            <w:r>
              <w:t>UCD0040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Default="006E508B" w:rsidP="006E508B">
            <w:pPr>
              <w:pStyle w:val="BodyText"/>
            </w:pPr>
            <w:r w:rsidRPr="007C62D7">
              <w:t>Dealer user</w:t>
            </w:r>
          </w:p>
          <w:p w:rsidR="006E508B" w:rsidRPr="007C62D7" w:rsidRDefault="006E508B" w:rsidP="001C6190">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viewing adjustments for a specific invoice balance or specific billed/unbilled usage record, or for a specific billed/unbilled RC/NRC</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in the context of an invoice balance or of a billed/unbilled usage record or of a billed/unbilled RC/NRC</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 xml:space="preserve">User has selected the option to view adjustments </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r>
              <w:t>Channel application will display a message informing user there is no adjustments created for this entity</w:t>
            </w: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Channel/CSR light Application display</w:t>
            </w:r>
            <w:r>
              <w:t>s</w:t>
            </w:r>
            <w:r w:rsidRPr="007C62D7">
              <w:t xml:space="preserve"> </w:t>
            </w:r>
            <w:r>
              <w:t>adjustments</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Pr="007C62D7" w:rsidRDefault="006E508B" w:rsidP="000F7361">
            <w:pPr>
              <w:pStyle w:val="ListNumberUC"/>
              <w:numPr>
                <w:ilvl w:val="0"/>
                <w:numId w:val="606"/>
              </w:numPr>
            </w:pPr>
            <w:r w:rsidRPr="007C62D7">
              <w:t xml:space="preserve">Channel/CSR light application </w:t>
            </w:r>
            <w:r>
              <w:t>displays list of adjustments created for the selected entity</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Pr="007C62D7" w:rsidRDefault="006E508B" w:rsidP="006E508B">
            <w:pPr>
              <w:pStyle w:val="BodyText"/>
            </w:pPr>
            <w:r w:rsidRPr="007C62D7">
              <w:t>A</w:t>
            </w:r>
            <w:r>
              <w:t>1</w:t>
            </w:r>
            <w:r w:rsidRPr="007C62D7">
              <w:t xml:space="preserve">. There is no </w:t>
            </w:r>
            <w:r>
              <w:t>adjustments created for the selected entity</w:t>
            </w:r>
          </w:p>
          <w:p w:rsidR="006E508B" w:rsidRPr="007C62D7" w:rsidRDefault="006E508B" w:rsidP="000F7361">
            <w:pPr>
              <w:pStyle w:val="ListNumberUC"/>
              <w:numPr>
                <w:ilvl w:val="0"/>
                <w:numId w:val="607"/>
              </w:numPr>
            </w:pPr>
            <w:r w:rsidRPr="007C62D7">
              <w:t xml:space="preserve">Channel/CSR light application displays </w:t>
            </w:r>
            <w:r>
              <w:t>a message informing user there is no created adjustments for the entity</w:t>
            </w:r>
          </w:p>
          <w:p w:rsidR="006E508B" w:rsidRPr="007C62D7" w:rsidRDefault="006E508B" w:rsidP="006E508B">
            <w:pPr>
              <w:pStyle w:val="BodyText"/>
            </w:pPr>
            <w:r w:rsidRPr="007C62D7">
              <w:t>A</w:t>
            </w:r>
            <w:r>
              <w:t>2</w:t>
            </w:r>
            <w:r w:rsidRPr="007C62D7">
              <w:t xml:space="preserve">. Channel/CSR light application can’t </w:t>
            </w:r>
            <w:r>
              <w:t>access to records</w:t>
            </w:r>
            <w:r w:rsidRPr="007C62D7">
              <w:t xml:space="preserve"> due to technical reasons</w:t>
            </w:r>
          </w:p>
          <w:p w:rsidR="006E508B" w:rsidRPr="007C62D7" w:rsidRDefault="006E508B" w:rsidP="000F7361">
            <w:pPr>
              <w:pStyle w:val="ListNumberUC"/>
              <w:numPr>
                <w:ilvl w:val="0"/>
                <w:numId w:val="608"/>
              </w:numPr>
            </w:pPr>
            <w:r w:rsidRPr="007C62D7">
              <w:t>Channel/CSR light application display</w:t>
            </w:r>
            <w:r>
              <w:t>s</w:t>
            </w:r>
            <w:r w:rsidRPr="007C62D7">
              <w:t xml:space="preserve"> a message informing user the service is temporally unavailable and to try later</w:t>
            </w:r>
          </w:p>
        </w:tc>
      </w:tr>
    </w:tbl>
    <w:p w:rsidR="006E508B" w:rsidRDefault="006E508B" w:rsidP="006E508B">
      <w:pPr>
        <w:pStyle w:val="Requirements"/>
        <w:ind w:left="288"/>
      </w:pPr>
    </w:p>
    <w:p w:rsidR="006E508B" w:rsidRPr="007C62D7" w:rsidRDefault="006E508B" w:rsidP="006E508B">
      <w:pPr>
        <w:pStyle w:val="Heading4"/>
      </w:pPr>
      <w:bookmarkStart w:id="2728" w:name="_Toc233601463"/>
      <w:bookmarkStart w:id="2729" w:name="_Toc253578299"/>
      <w:r w:rsidRPr="007C62D7">
        <w:t xml:space="preserve">Use Case:  View </w:t>
      </w:r>
      <w:r>
        <w:t>adjustment detail</w:t>
      </w:r>
      <w:bookmarkEnd w:id="2728"/>
      <w:bookmarkEnd w:id="2729"/>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rsidRPr="007C62D7">
              <w:t xml:space="preserve">View </w:t>
            </w:r>
            <w:r>
              <w:t>adjustment detail</w:t>
            </w:r>
          </w:p>
        </w:tc>
        <w:tc>
          <w:tcPr>
            <w:tcW w:w="2880" w:type="dxa"/>
            <w:shd w:val="clear" w:color="auto" w:fill="E6E6E6"/>
          </w:tcPr>
          <w:p w:rsidR="006E508B" w:rsidRPr="007C62D7" w:rsidRDefault="006E508B" w:rsidP="006E508B">
            <w:pPr>
              <w:pStyle w:val="TableHeading"/>
            </w:pPr>
            <w:r>
              <w:t>UCD0050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Default="006E508B" w:rsidP="006E508B">
            <w:pPr>
              <w:pStyle w:val="BodyText"/>
            </w:pPr>
            <w:r w:rsidRPr="007C62D7">
              <w:t>Dealer user</w:t>
            </w:r>
          </w:p>
          <w:p w:rsidR="006E508B" w:rsidRPr="007C62D7" w:rsidRDefault="006E508B" w:rsidP="001C6190">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viewing detail of a specific usage/charge adjustment</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viewing adjustments list</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option to view adjustment detail</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Channel/CSR light Application display</w:t>
            </w:r>
            <w:r>
              <w:t>s</w:t>
            </w:r>
            <w:r w:rsidRPr="007C62D7">
              <w:t xml:space="preserve"> </w:t>
            </w:r>
            <w:r>
              <w:t>adjustment detail</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Pr="007C62D7" w:rsidRDefault="006E508B" w:rsidP="000F7361">
            <w:pPr>
              <w:pStyle w:val="ListNumberUC"/>
              <w:numPr>
                <w:ilvl w:val="0"/>
                <w:numId w:val="609"/>
              </w:numPr>
            </w:pPr>
            <w:r w:rsidRPr="007C62D7">
              <w:t xml:space="preserve">Channel/CSR light application </w:t>
            </w:r>
            <w:r>
              <w:t>displays adjustment details</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Pr="007C62D7" w:rsidRDefault="006E508B" w:rsidP="006E508B">
            <w:pPr>
              <w:pStyle w:val="ListNumberUC"/>
              <w:numPr>
                <w:ilvl w:val="0"/>
                <w:numId w:val="0"/>
              </w:numPr>
            </w:pPr>
          </w:p>
        </w:tc>
      </w:tr>
    </w:tbl>
    <w:p w:rsidR="006E508B" w:rsidRDefault="006E508B" w:rsidP="006E508B">
      <w:pPr>
        <w:pStyle w:val="Requirements"/>
        <w:ind w:left="288"/>
      </w:pPr>
    </w:p>
    <w:p w:rsidR="006E508B" w:rsidRPr="007C62D7" w:rsidRDefault="006E508B" w:rsidP="006E508B">
      <w:pPr>
        <w:pStyle w:val="Heading4"/>
      </w:pPr>
      <w:bookmarkStart w:id="2730" w:name="_Toc233601464"/>
      <w:bookmarkStart w:id="2731" w:name="_Toc253578300"/>
      <w:r w:rsidRPr="007C62D7">
        <w:t xml:space="preserve">Use Case:  </w:t>
      </w:r>
      <w:r>
        <w:t>Create</w:t>
      </w:r>
      <w:r w:rsidRPr="007C62D7">
        <w:t xml:space="preserve"> </w:t>
      </w:r>
      <w:r>
        <w:t>invoice balance/usage/charge adjustment</w:t>
      </w:r>
      <w:bookmarkEnd w:id="2730"/>
      <w:bookmarkEnd w:id="2731"/>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t>Create</w:t>
            </w:r>
            <w:r w:rsidRPr="007C62D7">
              <w:t xml:space="preserve"> </w:t>
            </w:r>
            <w:r>
              <w:t>invoice balance/usage/charge adjustment</w:t>
            </w:r>
          </w:p>
        </w:tc>
        <w:tc>
          <w:tcPr>
            <w:tcW w:w="2880" w:type="dxa"/>
            <w:shd w:val="clear" w:color="auto" w:fill="E6E6E6"/>
          </w:tcPr>
          <w:p w:rsidR="006E508B" w:rsidRPr="007C62D7" w:rsidRDefault="006E508B" w:rsidP="006E508B">
            <w:pPr>
              <w:pStyle w:val="TableHeading"/>
            </w:pPr>
            <w:r>
              <w:t>UCD0060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Pr="007C62D7" w:rsidRDefault="006E508B" w:rsidP="006E508B">
            <w:pPr>
              <w:pStyle w:val="BodyText"/>
            </w:pPr>
            <w:r>
              <w:t>CSR user</w:t>
            </w:r>
          </w:p>
        </w:tc>
      </w:tr>
      <w:tr w:rsidR="006E508B" w:rsidRPr="007C62D7" w:rsidTr="00936B3A">
        <w:trPr>
          <w:trHeight w:val="872"/>
        </w:trPr>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creating a new adjustment for a specific invoice balance, usage record</w:t>
            </w:r>
            <w:r w:rsidR="00E12928">
              <w:t xml:space="preserve"> (billed/unbilled)</w:t>
            </w:r>
            <w:r>
              <w:t>, RC or NRC</w:t>
            </w:r>
            <w:r w:rsidR="00E12928">
              <w:t xml:space="preserve"> (billed/unbilled)</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viewing adjustments list</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option to add adjustment</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r>
              <w:t>Channel application prevents user of creating a new adjustment if adjustable amount is null</w:t>
            </w: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 xml:space="preserve">Channel/CSR light Application </w:t>
            </w:r>
            <w:r>
              <w:t>creates a new adjustment</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Default="006E508B" w:rsidP="000F7361">
            <w:pPr>
              <w:pStyle w:val="ListNumberUC"/>
              <w:numPr>
                <w:ilvl w:val="0"/>
                <w:numId w:val="610"/>
              </w:numPr>
            </w:pPr>
            <w:r w:rsidRPr="007C62D7">
              <w:t xml:space="preserve">Channel/CSR light application </w:t>
            </w:r>
            <w:r>
              <w:t>displays entity initial amount, total of adjustments already cre</w:t>
            </w:r>
            <w:r>
              <w:t>ated for this entity and the total adjustable amount (A1)</w:t>
            </w:r>
          </w:p>
          <w:p w:rsidR="006E508B" w:rsidRDefault="006E508B" w:rsidP="000F7361">
            <w:pPr>
              <w:pStyle w:val="ListNumberUC"/>
              <w:numPr>
                <w:ilvl w:val="0"/>
                <w:numId w:val="610"/>
              </w:numPr>
            </w:pPr>
            <w:r>
              <w:t>User specifies the adjustment type, the adjustment reason, annotation (optional), and the adjustment amount (with adjustment calculation method)</w:t>
            </w:r>
          </w:p>
          <w:p w:rsidR="006E508B" w:rsidRDefault="006E508B" w:rsidP="000F7361">
            <w:pPr>
              <w:pStyle w:val="ListNumberUC"/>
              <w:numPr>
                <w:ilvl w:val="0"/>
                <w:numId w:val="610"/>
              </w:numPr>
            </w:pPr>
            <w:r w:rsidRPr="007C62D7">
              <w:t xml:space="preserve">Channel/CSR light application </w:t>
            </w:r>
            <w:r>
              <w:t>displays adjustment calculated amount and request user confirmation (A3)(A4)</w:t>
            </w:r>
          </w:p>
          <w:p w:rsidR="006E508B" w:rsidRDefault="006E508B" w:rsidP="000F7361">
            <w:pPr>
              <w:pStyle w:val="ListNumberUC"/>
              <w:numPr>
                <w:ilvl w:val="0"/>
                <w:numId w:val="610"/>
              </w:numPr>
            </w:pPr>
            <w:r>
              <w:t>Use confirms (A2)</w:t>
            </w:r>
          </w:p>
          <w:p w:rsidR="006E508B" w:rsidRPr="007C62D7" w:rsidRDefault="006E508B" w:rsidP="000F7361">
            <w:pPr>
              <w:pStyle w:val="ListNumberUC"/>
              <w:numPr>
                <w:ilvl w:val="0"/>
                <w:numId w:val="610"/>
              </w:numPr>
            </w:pPr>
            <w:r>
              <w:t>Channel/CSR light application confirms adjustment has been created and redirects user to the adjustment list showing the new adjustment (A5)</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Default="006E508B" w:rsidP="006E508B">
            <w:pPr>
              <w:pStyle w:val="ListNumberUC"/>
              <w:numPr>
                <w:ilvl w:val="0"/>
                <w:numId w:val="0"/>
              </w:numPr>
            </w:pPr>
            <w:r>
              <w:t>A1: the authorized amount to adjust is null</w:t>
            </w:r>
          </w:p>
          <w:p w:rsidR="006E508B" w:rsidRDefault="006E508B" w:rsidP="000F7361">
            <w:pPr>
              <w:pStyle w:val="ListNumberUC"/>
              <w:numPr>
                <w:ilvl w:val="0"/>
                <w:numId w:val="614"/>
              </w:numPr>
            </w:pPr>
            <w:r>
              <w:t>Channel/CSR light application displays an error message to inform user he can’t adjust the entity.</w:t>
            </w:r>
          </w:p>
          <w:p w:rsidR="006E508B" w:rsidRDefault="006E508B" w:rsidP="006E508B">
            <w:pPr>
              <w:pStyle w:val="ListNumberUC"/>
              <w:numPr>
                <w:ilvl w:val="0"/>
                <w:numId w:val="0"/>
              </w:numPr>
            </w:pPr>
            <w:r>
              <w:t>A2: User cancels</w:t>
            </w:r>
          </w:p>
          <w:p w:rsidR="006E508B" w:rsidRDefault="006E508B" w:rsidP="000F7361">
            <w:pPr>
              <w:pStyle w:val="ListNumberUC"/>
              <w:numPr>
                <w:ilvl w:val="0"/>
                <w:numId w:val="611"/>
              </w:numPr>
            </w:pPr>
            <w:r>
              <w:t>Channel/CSR light application redirects user to the adjustments list</w:t>
            </w:r>
          </w:p>
          <w:p w:rsidR="006E508B" w:rsidRDefault="006E508B" w:rsidP="006E508B">
            <w:pPr>
              <w:pStyle w:val="ListNumberUC"/>
              <w:numPr>
                <w:ilvl w:val="0"/>
                <w:numId w:val="0"/>
              </w:numPr>
            </w:pPr>
            <w:r>
              <w:t>A3: According to adjustment amount and user configuration, adjustment need to be approved by supervisor</w:t>
            </w:r>
          </w:p>
          <w:p w:rsidR="006E508B" w:rsidRDefault="006E508B" w:rsidP="000F7361">
            <w:pPr>
              <w:pStyle w:val="ListNumberUC"/>
              <w:numPr>
                <w:ilvl w:val="0"/>
                <w:numId w:val="612"/>
              </w:numPr>
            </w:pPr>
            <w:r>
              <w:t>Channel/CSR light application requests user confirmation and advises him, adjustment will need to be approved by supervisor</w:t>
            </w:r>
          </w:p>
          <w:p w:rsidR="006E508B" w:rsidRDefault="006E508B" w:rsidP="006E508B">
            <w:pPr>
              <w:pStyle w:val="ListNumberUC"/>
              <w:numPr>
                <w:ilvl w:val="0"/>
                <w:numId w:val="0"/>
              </w:numPr>
            </w:pPr>
            <w:r>
              <w:t>A4: User has entered an invalid amount</w:t>
            </w:r>
          </w:p>
          <w:p w:rsidR="006E508B" w:rsidRDefault="006E508B" w:rsidP="000F7361">
            <w:pPr>
              <w:pStyle w:val="ListNumberUC"/>
              <w:numPr>
                <w:ilvl w:val="0"/>
                <w:numId w:val="613"/>
              </w:numPr>
            </w:pPr>
            <w:r>
              <w:t>Channel/CSR light informs user the entered amount is too large</w:t>
            </w:r>
          </w:p>
          <w:p w:rsidR="006E508B" w:rsidRDefault="006E508B" w:rsidP="006E508B">
            <w:pPr>
              <w:pStyle w:val="ListNumberUC"/>
              <w:numPr>
                <w:ilvl w:val="0"/>
                <w:numId w:val="0"/>
              </w:numPr>
            </w:pPr>
            <w:r>
              <w:t>A5: Channel/CSR lights can’t create the adjustment</w:t>
            </w:r>
          </w:p>
          <w:p w:rsidR="006E508B" w:rsidRPr="007C62D7" w:rsidRDefault="006E508B" w:rsidP="000F7361">
            <w:pPr>
              <w:pStyle w:val="ListNumberUC"/>
              <w:numPr>
                <w:ilvl w:val="0"/>
                <w:numId w:val="615"/>
              </w:numPr>
            </w:pPr>
            <w:r w:rsidRPr="007C62D7">
              <w:t>Channel/CSR light application display</w:t>
            </w:r>
            <w:r>
              <w:t>s</w:t>
            </w:r>
            <w:r w:rsidRPr="007C62D7">
              <w:t xml:space="preserve"> a message informing user the service is temporally unavailable and to try later</w:t>
            </w:r>
          </w:p>
        </w:tc>
      </w:tr>
    </w:tbl>
    <w:p w:rsidR="006E508B" w:rsidRDefault="006E508B" w:rsidP="006E508B">
      <w:pPr>
        <w:pStyle w:val="Requirements"/>
        <w:ind w:left="288"/>
      </w:pPr>
    </w:p>
    <w:p w:rsidR="006E508B" w:rsidRPr="007C62D7" w:rsidRDefault="006E508B" w:rsidP="006E508B">
      <w:pPr>
        <w:pStyle w:val="Heading4"/>
      </w:pPr>
      <w:bookmarkStart w:id="2732" w:name="_Toc233601465"/>
      <w:bookmarkStart w:id="2733" w:name="_Toc253578301"/>
      <w:r w:rsidRPr="007C62D7">
        <w:t>Use Case</w:t>
      </w:r>
      <w:r>
        <w:t xml:space="preserve">: </w:t>
      </w:r>
      <w:r w:rsidR="00626203">
        <w:t xml:space="preserve"> </w:t>
      </w:r>
      <w:r>
        <w:t>Delete</w:t>
      </w:r>
      <w:r w:rsidRPr="007C62D7">
        <w:t xml:space="preserve"> </w:t>
      </w:r>
      <w:r>
        <w:t>adjustment</w:t>
      </w:r>
      <w:bookmarkEnd w:id="2732"/>
      <w:bookmarkEnd w:id="2733"/>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t>Delete adjustment</w:t>
            </w:r>
          </w:p>
        </w:tc>
        <w:tc>
          <w:tcPr>
            <w:tcW w:w="2880" w:type="dxa"/>
            <w:shd w:val="clear" w:color="auto" w:fill="E6E6E6"/>
          </w:tcPr>
          <w:p w:rsidR="006E508B" w:rsidRPr="007C62D7" w:rsidRDefault="006E508B" w:rsidP="006E508B">
            <w:pPr>
              <w:pStyle w:val="TableHeading"/>
            </w:pPr>
            <w:r>
              <w:t>UCD0070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Pr="007C62D7" w:rsidRDefault="006E508B" w:rsidP="006E508B">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deleting an unbilled adjustment created for an invoice balance, usage and RC/NRC</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in the context of an unbilled adjustment</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option to delete the adjustment</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 xml:space="preserve">Channel/CSR light Application </w:t>
            </w:r>
            <w:r>
              <w:t>deletes the adjustment</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Default="006E508B" w:rsidP="000F7361">
            <w:pPr>
              <w:pStyle w:val="ListNumberUC"/>
              <w:numPr>
                <w:ilvl w:val="0"/>
                <w:numId w:val="616"/>
              </w:numPr>
            </w:pPr>
            <w:r w:rsidRPr="007C62D7">
              <w:t xml:space="preserve">Channel/CSR light application </w:t>
            </w:r>
            <w:r>
              <w:t>requests user confirmation to delete the adjustment</w:t>
            </w:r>
          </w:p>
          <w:p w:rsidR="006E508B" w:rsidRDefault="006E508B" w:rsidP="000F7361">
            <w:pPr>
              <w:pStyle w:val="ListNumberUC"/>
              <w:numPr>
                <w:ilvl w:val="0"/>
                <w:numId w:val="616"/>
              </w:numPr>
            </w:pPr>
            <w:r>
              <w:t>User confirms (A1)</w:t>
            </w:r>
          </w:p>
          <w:p w:rsidR="006E508B" w:rsidRDefault="006E508B" w:rsidP="000F7361">
            <w:pPr>
              <w:pStyle w:val="ListNumberUC"/>
              <w:numPr>
                <w:ilvl w:val="0"/>
                <w:numId w:val="616"/>
              </w:numPr>
            </w:pPr>
            <w:r>
              <w:t>Channel/CSR light application deletes the adjustment</w:t>
            </w:r>
          </w:p>
          <w:p w:rsidR="006E508B" w:rsidRPr="007C62D7" w:rsidRDefault="006E508B" w:rsidP="000F7361">
            <w:pPr>
              <w:pStyle w:val="ListNumberUC"/>
              <w:numPr>
                <w:ilvl w:val="0"/>
                <w:numId w:val="616"/>
              </w:numPr>
            </w:pPr>
            <w:r>
              <w:t>Channel/CSR light confirms adjustment has been deleted and redirects user to the adjustments list (A2)</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Default="006E508B" w:rsidP="006E508B">
            <w:pPr>
              <w:pStyle w:val="ListNumberUC"/>
              <w:numPr>
                <w:ilvl w:val="0"/>
                <w:numId w:val="0"/>
              </w:numPr>
            </w:pPr>
            <w:r>
              <w:t>A1: user cancels</w:t>
            </w:r>
          </w:p>
          <w:p w:rsidR="006E508B" w:rsidRDefault="006E508B" w:rsidP="000F7361">
            <w:pPr>
              <w:pStyle w:val="ListNumberUC"/>
              <w:numPr>
                <w:ilvl w:val="0"/>
                <w:numId w:val="617"/>
              </w:numPr>
            </w:pPr>
            <w:r>
              <w:t>Channel/CSR light redirects user to the previous steps before entering in the use case</w:t>
            </w:r>
          </w:p>
          <w:p w:rsidR="006E508B" w:rsidRDefault="006E508B" w:rsidP="006E508B">
            <w:pPr>
              <w:pStyle w:val="ListNumberUC"/>
              <w:numPr>
                <w:ilvl w:val="0"/>
                <w:numId w:val="0"/>
              </w:numPr>
            </w:pPr>
            <w:r>
              <w:t>A2: Channel/CSR light can’t delete the adjustment</w:t>
            </w:r>
          </w:p>
          <w:p w:rsidR="006E508B" w:rsidRPr="007C62D7" w:rsidRDefault="006E508B" w:rsidP="000F7361">
            <w:pPr>
              <w:pStyle w:val="ListNumberUC"/>
              <w:numPr>
                <w:ilvl w:val="0"/>
                <w:numId w:val="618"/>
              </w:numPr>
            </w:pPr>
            <w:r w:rsidRPr="007C62D7">
              <w:t>Channel/CSR light application display</w:t>
            </w:r>
            <w:r>
              <w:t>s</w:t>
            </w:r>
            <w:r w:rsidRPr="007C62D7">
              <w:t xml:space="preserve"> a message informing user the service is temporally unavailable and to try later</w:t>
            </w:r>
          </w:p>
        </w:tc>
      </w:tr>
    </w:tbl>
    <w:p w:rsidR="006E508B" w:rsidRDefault="006E508B" w:rsidP="006E508B">
      <w:pPr>
        <w:pStyle w:val="Requirements"/>
        <w:ind w:left="288"/>
      </w:pPr>
    </w:p>
    <w:p w:rsidR="006E508B" w:rsidRPr="007C62D7" w:rsidRDefault="006E508B" w:rsidP="006E508B">
      <w:pPr>
        <w:pStyle w:val="Heading4"/>
      </w:pPr>
      <w:bookmarkStart w:id="2734" w:name="_Toc233601466"/>
      <w:bookmarkStart w:id="2735" w:name="_Toc253578302"/>
      <w:r w:rsidRPr="007C62D7">
        <w:t>Use Case</w:t>
      </w:r>
      <w:r>
        <w:t xml:space="preserve">: </w:t>
      </w:r>
      <w:r w:rsidR="00626203">
        <w:t xml:space="preserve"> </w:t>
      </w:r>
      <w:r>
        <w:t>Reverse</w:t>
      </w:r>
      <w:r w:rsidRPr="007C62D7">
        <w:t xml:space="preserve"> </w:t>
      </w:r>
      <w:r>
        <w:t>adjustment</w:t>
      </w:r>
      <w:bookmarkEnd w:id="2734"/>
      <w:bookmarkEnd w:id="2735"/>
    </w:p>
    <w:p w:rsidR="006E508B" w:rsidRPr="007C62D7" w:rsidRDefault="006E508B" w:rsidP="006E508B">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6E508B" w:rsidRPr="007C62D7" w:rsidTr="006E508B">
        <w:trPr>
          <w:trHeight w:val="360"/>
        </w:trPr>
        <w:tc>
          <w:tcPr>
            <w:tcW w:w="5580" w:type="dxa"/>
            <w:gridSpan w:val="2"/>
            <w:shd w:val="clear" w:color="auto" w:fill="E6E6E6"/>
          </w:tcPr>
          <w:p w:rsidR="006E508B" w:rsidRPr="007C62D7" w:rsidRDefault="006E508B" w:rsidP="006E508B">
            <w:pPr>
              <w:pStyle w:val="TableHeading"/>
            </w:pPr>
            <w:r>
              <w:t>Reverse adjustment</w:t>
            </w:r>
          </w:p>
        </w:tc>
        <w:tc>
          <w:tcPr>
            <w:tcW w:w="2880" w:type="dxa"/>
            <w:shd w:val="clear" w:color="auto" w:fill="E6E6E6"/>
          </w:tcPr>
          <w:p w:rsidR="006E508B" w:rsidRPr="007C62D7" w:rsidRDefault="006E508B" w:rsidP="006E508B">
            <w:pPr>
              <w:pStyle w:val="TableHeading"/>
            </w:pPr>
            <w:r>
              <w:t>UCD0080</w:t>
            </w:r>
          </w:p>
        </w:tc>
      </w:tr>
      <w:tr w:rsidR="006E508B" w:rsidRPr="007C62D7" w:rsidTr="006E508B">
        <w:tc>
          <w:tcPr>
            <w:tcW w:w="2268" w:type="dxa"/>
          </w:tcPr>
          <w:p w:rsidR="006E508B" w:rsidRPr="007C62D7" w:rsidRDefault="006E508B" w:rsidP="006E508B">
            <w:r w:rsidRPr="007C62D7">
              <w:t>Primary actors</w:t>
            </w:r>
          </w:p>
        </w:tc>
        <w:tc>
          <w:tcPr>
            <w:tcW w:w="6192" w:type="dxa"/>
            <w:gridSpan w:val="2"/>
          </w:tcPr>
          <w:p w:rsidR="006E508B" w:rsidRPr="007C62D7" w:rsidRDefault="006E508B" w:rsidP="006E508B">
            <w:pPr>
              <w:pStyle w:val="BodyText"/>
            </w:pPr>
            <w:r>
              <w:t>CSR user</w:t>
            </w:r>
          </w:p>
        </w:tc>
      </w:tr>
      <w:tr w:rsidR="006E508B" w:rsidRPr="007C62D7" w:rsidTr="006E508B">
        <w:tc>
          <w:tcPr>
            <w:tcW w:w="2268" w:type="dxa"/>
          </w:tcPr>
          <w:p w:rsidR="006E508B" w:rsidRPr="007C62D7" w:rsidRDefault="006E508B" w:rsidP="006E508B">
            <w:r w:rsidRPr="007C62D7">
              <w:t>Summary Goal</w:t>
            </w:r>
          </w:p>
        </w:tc>
        <w:tc>
          <w:tcPr>
            <w:tcW w:w="6192" w:type="dxa"/>
            <w:gridSpan w:val="2"/>
          </w:tcPr>
          <w:p w:rsidR="006E508B" w:rsidRPr="007C62D7" w:rsidRDefault="006E508B" w:rsidP="006E508B">
            <w:pPr>
              <w:pStyle w:val="BodyText"/>
            </w:pPr>
            <w:r w:rsidRPr="007C62D7">
              <w:t xml:space="preserve">This use case allows a user </w:t>
            </w:r>
            <w:r>
              <w:t>reversing a billed adjustment created for an invoice balance, usage and RC/NRC</w:t>
            </w:r>
          </w:p>
        </w:tc>
      </w:tr>
      <w:tr w:rsidR="006E508B" w:rsidRPr="007C62D7" w:rsidTr="006E508B">
        <w:trPr>
          <w:trHeight w:val="176"/>
        </w:trPr>
        <w:tc>
          <w:tcPr>
            <w:tcW w:w="2268" w:type="dxa"/>
          </w:tcPr>
          <w:p w:rsidR="006E508B" w:rsidRPr="007C62D7" w:rsidRDefault="006E508B" w:rsidP="006E508B">
            <w:r w:rsidRPr="007C62D7">
              <w:t>Pre-conditions</w:t>
            </w:r>
          </w:p>
        </w:tc>
        <w:tc>
          <w:tcPr>
            <w:tcW w:w="6192" w:type="dxa"/>
            <w:gridSpan w:val="2"/>
          </w:tcPr>
          <w:p w:rsidR="006E508B" w:rsidRPr="007C62D7" w:rsidRDefault="006E508B" w:rsidP="006E508B">
            <w:pPr>
              <w:pStyle w:val="BodyText"/>
            </w:pPr>
            <w:r>
              <w:t>U</w:t>
            </w:r>
            <w:r w:rsidRPr="007C62D7">
              <w:t xml:space="preserve">ser </w:t>
            </w:r>
            <w:r>
              <w:t>is in the context of a billed adjustment</w:t>
            </w:r>
          </w:p>
        </w:tc>
      </w:tr>
      <w:tr w:rsidR="006E508B" w:rsidRPr="007C62D7" w:rsidTr="006E508B">
        <w:trPr>
          <w:trHeight w:val="176"/>
        </w:trPr>
        <w:tc>
          <w:tcPr>
            <w:tcW w:w="2268" w:type="dxa"/>
          </w:tcPr>
          <w:p w:rsidR="006E508B" w:rsidRPr="007C62D7" w:rsidRDefault="006E508B" w:rsidP="006E508B">
            <w:r w:rsidRPr="007C62D7">
              <w:t>Trigger</w:t>
            </w:r>
          </w:p>
        </w:tc>
        <w:tc>
          <w:tcPr>
            <w:tcW w:w="6192" w:type="dxa"/>
            <w:gridSpan w:val="2"/>
          </w:tcPr>
          <w:p w:rsidR="006E508B" w:rsidRPr="007C62D7" w:rsidRDefault="006E508B" w:rsidP="006E508B">
            <w:pPr>
              <w:pStyle w:val="BodyText"/>
            </w:pPr>
            <w:r>
              <w:t>User has selected the option to reverse the adjustment</w:t>
            </w:r>
          </w:p>
        </w:tc>
      </w:tr>
      <w:tr w:rsidR="006E508B" w:rsidRPr="007C62D7" w:rsidTr="006E508B">
        <w:trPr>
          <w:trHeight w:val="176"/>
        </w:trPr>
        <w:tc>
          <w:tcPr>
            <w:tcW w:w="2268" w:type="dxa"/>
          </w:tcPr>
          <w:p w:rsidR="006E508B" w:rsidRPr="007C62D7" w:rsidRDefault="006E508B" w:rsidP="006E508B">
            <w:r w:rsidRPr="007C62D7">
              <w:t>Minimum guarantees</w:t>
            </w:r>
          </w:p>
        </w:tc>
        <w:tc>
          <w:tcPr>
            <w:tcW w:w="6192" w:type="dxa"/>
            <w:gridSpan w:val="2"/>
          </w:tcPr>
          <w:p w:rsidR="006E508B" w:rsidRPr="007C62D7" w:rsidRDefault="006E508B" w:rsidP="006E508B">
            <w:pPr>
              <w:pStyle w:val="BodyText"/>
            </w:pPr>
          </w:p>
        </w:tc>
      </w:tr>
      <w:tr w:rsidR="006E508B" w:rsidRPr="007C62D7" w:rsidTr="006E508B">
        <w:trPr>
          <w:trHeight w:val="176"/>
        </w:trPr>
        <w:tc>
          <w:tcPr>
            <w:tcW w:w="2268" w:type="dxa"/>
          </w:tcPr>
          <w:p w:rsidR="006E508B" w:rsidRPr="007C62D7" w:rsidRDefault="006E508B" w:rsidP="006E508B">
            <w:r w:rsidRPr="007C62D7">
              <w:t>Success guarantees:</w:t>
            </w:r>
          </w:p>
        </w:tc>
        <w:tc>
          <w:tcPr>
            <w:tcW w:w="6192" w:type="dxa"/>
            <w:gridSpan w:val="2"/>
          </w:tcPr>
          <w:p w:rsidR="006E508B" w:rsidRPr="007C62D7" w:rsidRDefault="006E508B" w:rsidP="006E508B">
            <w:pPr>
              <w:pStyle w:val="BodyText"/>
            </w:pPr>
            <w:r w:rsidRPr="007C62D7">
              <w:t xml:space="preserve">Channel/CSR light Application </w:t>
            </w:r>
            <w:r>
              <w:t>reverses the adjustment</w:t>
            </w:r>
          </w:p>
        </w:tc>
      </w:tr>
      <w:tr w:rsidR="006E508B" w:rsidRPr="007C62D7" w:rsidTr="006E508B">
        <w:trPr>
          <w:trHeight w:val="176"/>
        </w:trPr>
        <w:tc>
          <w:tcPr>
            <w:tcW w:w="2268" w:type="dxa"/>
          </w:tcPr>
          <w:p w:rsidR="006E508B" w:rsidRPr="007C62D7" w:rsidRDefault="006E508B" w:rsidP="006E508B">
            <w:r w:rsidRPr="007C62D7">
              <w:t>Normal Flow:</w:t>
            </w:r>
          </w:p>
        </w:tc>
        <w:tc>
          <w:tcPr>
            <w:tcW w:w="6192" w:type="dxa"/>
            <w:gridSpan w:val="2"/>
          </w:tcPr>
          <w:p w:rsidR="006E508B" w:rsidRDefault="006E508B" w:rsidP="000F7361">
            <w:pPr>
              <w:pStyle w:val="ListNumberUC"/>
              <w:numPr>
                <w:ilvl w:val="0"/>
                <w:numId w:val="619"/>
              </w:numPr>
            </w:pPr>
            <w:r>
              <w:t>User selects the reason to reverse the adjustment</w:t>
            </w:r>
          </w:p>
          <w:p w:rsidR="006E508B" w:rsidRDefault="006E508B" w:rsidP="000F7361">
            <w:pPr>
              <w:pStyle w:val="ListNumberUC"/>
              <w:numPr>
                <w:ilvl w:val="0"/>
                <w:numId w:val="619"/>
              </w:numPr>
            </w:pPr>
            <w:r w:rsidRPr="007C62D7">
              <w:t xml:space="preserve">Channel/CSR light application </w:t>
            </w:r>
            <w:r>
              <w:t>requests user confirmation to reverse the adjustment</w:t>
            </w:r>
          </w:p>
          <w:p w:rsidR="006E508B" w:rsidRDefault="006E508B" w:rsidP="000F7361">
            <w:pPr>
              <w:pStyle w:val="ListNumberUC"/>
              <w:numPr>
                <w:ilvl w:val="0"/>
                <w:numId w:val="619"/>
              </w:numPr>
            </w:pPr>
            <w:r>
              <w:t>User confirms (A1)</w:t>
            </w:r>
          </w:p>
          <w:p w:rsidR="006E508B" w:rsidRDefault="006E508B" w:rsidP="000F7361">
            <w:pPr>
              <w:pStyle w:val="ListNumberUC"/>
              <w:numPr>
                <w:ilvl w:val="0"/>
                <w:numId w:val="619"/>
              </w:numPr>
            </w:pPr>
            <w:r>
              <w:t>Channel/CSR light application reverses the adjustment</w:t>
            </w:r>
          </w:p>
          <w:p w:rsidR="006E508B" w:rsidRPr="007C62D7" w:rsidRDefault="006E508B" w:rsidP="000F7361">
            <w:pPr>
              <w:pStyle w:val="ListNumberUC"/>
              <w:numPr>
                <w:ilvl w:val="0"/>
                <w:numId w:val="619"/>
              </w:numPr>
            </w:pPr>
            <w:r>
              <w:t>Channel/CSR light confirms adjustment has been reversed and redirects user to the adjustments list (A2)</w:t>
            </w:r>
          </w:p>
        </w:tc>
      </w:tr>
      <w:tr w:rsidR="006E508B" w:rsidRPr="007C62D7" w:rsidTr="006E508B">
        <w:trPr>
          <w:trHeight w:val="176"/>
        </w:trPr>
        <w:tc>
          <w:tcPr>
            <w:tcW w:w="2268" w:type="dxa"/>
          </w:tcPr>
          <w:p w:rsidR="006E508B" w:rsidRPr="007C62D7" w:rsidRDefault="006E508B" w:rsidP="006E508B">
            <w:r w:rsidRPr="007C62D7">
              <w:t>Alternative Flows:</w:t>
            </w:r>
          </w:p>
        </w:tc>
        <w:tc>
          <w:tcPr>
            <w:tcW w:w="6192" w:type="dxa"/>
            <w:gridSpan w:val="2"/>
          </w:tcPr>
          <w:p w:rsidR="006E508B" w:rsidRDefault="006E508B" w:rsidP="006E508B">
            <w:pPr>
              <w:pStyle w:val="ListNumberUC"/>
              <w:numPr>
                <w:ilvl w:val="0"/>
                <w:numId w:val="0"/>
              </w:numPr>
            </w:pPr>
            <w:r>
              <w:t>A1: user cancels</w:t>
            </w:r>
          </w:p>
          <w:p w:rsidR="006E508B" w:rsidRDefault="006E508B" w:rsidP="000F7361">
            <w:pPr>
              <w:pStyle w:val="ListNumberUC"/>
              <w:numPr>
                <w:ilvl w:val="0"/>
                <w:numId w:val="620"/>
              </w:numPr>
            </w:pPr>
            <w:r>
              <w:t>Channel/CSR light redirects user to the previous steps before entering in the use case</w:t>
            </w:r>
          </w:p>
          <w:p w:rsidR="006E508B" w:rsidRDefault="006E508B" w:rsidP="006E508B">
            <w:pPr>
              <w:pStyle w:val="ListNumberUC"/>
              <w:numPr>
                <w:ilvl w:val="0"/>
                <w:numId w:val="0"/>
              </w:numPr>
            </w:pPr>
            <w:r>
              <w:t>A2: Channel/CSR light can’t delete the adjustment</w:t>
            </w:r>
          </w:p>
          <w:p w:rsidR="006E508B" w:rsidRPr="007C62D7" w:rsidRDefault="006E508B" w:rsidP="000F7361">
            <w:pPr>
              <w:pStyle w:val="ListNumberUC"/>
              <w:numPr>
                <w:ilvl w:val="0"/>
                <w:numId w:val="621"/>
              </w:numPr>
            </w:pPr>
            <w:r w:rsidRPr="007C62D7">
              <w:t>Channel/CSR light application display</w:t>
            </w:r>
            <w:r>
              <w:t>s</w:t>
            </w:r>
            <w:r w:rsidRPr="007C62D7">
              <w:t xml:space="preserve"> a message informing user the service is temporally unavailable and to try later</w:t>
            </w:r>
          </w:p>
        </w:tc>
      </w:tr>
    </w:tbl>
    <w:p w:rsidR="006E508B" w:rsidRDefault="006E508B" w:rsidP="006E508B">
      <w:pPr>
        <w:pStyle w:val="Requirements"/>
      </w:pPr>
    </w:p>
    <w:p w:rsidR="006E508B" w:rsidRDefault="006E508B" w:rsidP="006E508B">
      <w:pPr>
        <w:pStyle w:val="Heading3forModuleRequirements"/>
      </w:pPr>
      <w:bookmarkStart w:id="2736" w:name="_Toc233601467"/>
      <w:bookmarkStart w:id="2737" w:name="_Toc253578303"/>
      <w:bookmarkStart w:id="2738" w:name="_Toc253579464"/>
      <w:r>
        <w:t>Channel/CSR light application requirements</w:t>
      </w:r>
      <w:bookmarkEnd w:id="2736"/>
      <w:bookmarkEnd w:id="2737"/>
      <w:bookmarkEnd w:id="2738"/>
    </w:p>
    <w:p w:rsidR="006E508B" w:rsidRDefault="00460216" w:rsidP="006E508B">
      <w:pPr>
        <w:pStyle w:val="Requirements"/>
      </w:pPr>
      <w:bookmarkStart w:id="2739" w:name="_Toc253579465"/>
      <w:r>
        <w:t>CHA-3.29</w:t>
      </w:r>
      <w:r w:rsidR="006E508B" w:rsidRPr="007C62D7">
        <w:t>.4.</w:t>
      </w:r>
      <w:r w:rsidR="006E508B">
        <w:t>1</w:t>
      </w:r>
      <w:r w:rsidR="006E508B" w:rsidRPr="007C62D7">
        <w:t xml:space="preserve">0 Channel/CSR light application shall </w:t>
      </w:r>
      <w:r w:rsidR="006E508B">
        <w:t>display adjustments appearing on a specific invoice with respect of use case view adjustments appearing on one invoice</w:t>
      </w:r>
      <w:bookmarkEnd w:id="2739"/>
    </w:p>
    <w:p w:rsidR="006E508B" w:rsidRDefault="00460216" w:rsidP="006E508B">
      <w:pPr>
        <w:pStyle w:val="Requirements"/>
        <w:ind w:left="288"/>
      </w:pPr>
      <w:bookmarkStart w:id="2740" w:name="_Toc253579466"/>
      <w:r>
        <w:t>CHA-3.29</w:t>
      </w:r>
      <w:r w:rsidR="006E508B" w:rsidRPr="007C62D7">
        <w:t>.4.</w:t>
      </w:r>
      <w:r w:rsidR="006E508B">
        <w:t>1</w:t>
      </w:r>
      <w:r w:rsidR="006E508B" w:rsidRPr="007C62D7">
        <w:t>0</w:t>
      </w:r>
      <w:r w:rsidR="006E508B">
        <w:t>.1</w:t>
      </w:r>
      <w:r w:rsidR="006E508B" w:rsidRPr="007C62D7">
        <w:t xml:space="preserve"> Channel/CSR light application shall </w:t>
      </w:r>
      <w:r w:rsidR="006E508B">
        <w:t>display for every adjustment, the adjustment label appearing on the invoice, the adjustment date, adjustment amount (without tax) and tax.</w:t>
      </w:r>
      <w:bookmarkEnd w:id="2740"/>
    </w:p>
    <w:p w:rsidR="006E508B" w:rsidRDefault="00460216" w:rsidP="006E508B">
      <w:pPr>
        <w:pStyle w:val="Requirements"/>
      </w:pPr>
      <w:bookmarkStart w:id="2741" w:name="_Toc253579467"/>
      <w:r>
        <w:t>CHA-3.29</w:t>
      </w:r>
      <w:r w:rsidR="006E508B" w:rsidRPr="007C62D7">
        <w:t>.4.</w:t>
      </w:r>
      <w:r w:rsidR="006E508B">
        <w:t>2</w:t>
      </w:r>
      <w:r w:rsidR="006E508B" w:rsidRPr="007C62D7">
        <w:t xml:space="preserve">0 Channel/CSR light application shall </w:t>
      </w:r>
      <w:r w:rsidR="006E508B">
        <w:t>display unbilled adjustments for a specific account with respect of use case view account unbilled adjustments</w:t>
      </w:r>
      <w:bookmarkEnd w:id="2741"/>
    </w:p>
    <w:p w:rsidR="006E508B" w:rsidRDefault="00460216" w:rsidP="006E508B">
      <w:pPr>
        <w:pStyle w:val="Requirements"/>
        <w:ind w:left="288"/>
      </w:pPr>
      <w:bookmarkStart w:id="2742" w:name="_Toc253579468"/>
      <w:r>
        <w:t>CHA-3.29</w:t>
      </w:r>
      <w:r w:rsidR="006E508B" w:rsidRPr="007C62D7">
        <w:t>.4.</w:t>
      </w:r>
      <w:r w:rsidR="006E508B">
        <w:t>2</w:t>
      </w:r>
      <w:r w:rsidR="006E508B" w:rsidRPr="007C62D7">
        <w:t>0</w:t>
      </w:r>
      <w:r w:rsidR="006E508B">
        <w:t>.1</w:t>
      </w:r>
      <w:r w:rsidR="006E508B" w:rsidRPr="007C62D7">
        <w:t xml:space="preserve"> Channel/CSR light application shall </w:t>
      </w:r>
      <w:r w:rsidR="006E508B">
        <w:t>display for every adjustment, the adjustment type, the adjustment reason, the effective date, the original invoice reference if any, the amount (without tax) and tax</w:t>
      </w:r>
      <w:bookmarkEnd w:id="2742"/>
    </w:p>
    <w:p w:rsidR="006E508B" w:rsidRPr="002379A7" w:rsidRDefault="00460216" w:rsidP="006E508B">
      <w:pPr>
        <w:pStyle w:val="Requirements"/>
        <w:rPr>
          <w:strike/>
        </w:rPr>
      </w:pPr>
      <w:bookmarkStart w:id="2743" w:name="_Toc253579469"/>
      <w:r w:rsidRPr="002379A7">
        <w:rPr>
          <w:strike/>
        </w:rPr>
        <w:t>CHA-3.29</w:t>
      </w:r>
      <w:r w:rsidR="006E508B" w:rsidRPr="002379A7">
        <w:rPr>
          <w:strike/>
        </w:rPr>
        <w:t>.4.30 Channel/CSR light application shall display invoice originally created adjustments with respect of use case view invoice originally created adjustments</w:t>
      </w:r>
      <w:bookmarkEnd w:id="2743"/>
    </w:p>
    <w:p w:rsidR="006E508B" w:rsidRPr="002379A7" w:rsidRDefault="00460216" w:rsidP="006E508B">
      <w:pPr>
        <w:pStyle w:val="Requirements"/>
        <w:ind w:left="288"/>
        <w:rPr>
          <w:strike/>
        </w:rPr>
      </w:pPr>
      <w:bookmarkStart w:id="2744" w:name="_Toc253579470"/>
      <w:r w:rsidRPr="002379A7">
        <w:rPr>
          <w:strike/>
        </w:rPr>
        <w:t>CHA-3.29</w:t>
      </w:r>
      <w:r w:rsidR="006E508B" w:rsidRPr="002379A7">
        <w:rPr>
          <w:strike/>
        </w:rPr>
        <w:t>.4.30.1 Channel/CSR light application shall display for every adjustment, the adjustment type, the adjustment reason, the effective date, the amount (without tax) and tax</w:t>
      </w:r>
      <w:bookmarkEnd w:id="2744"/>
    </w:p>
    <w:p w:rsidR="006E508B" w:rsidRDefault="00460216" w:rsidP="006E508B">
      <w:pPr>
        <w:pStyle w:val="Requirements"/>
      </w:pPr>
      <w:bookmarkStart w:id="2745" w:name="_Toc253579471"/>
      <w:r>
        <w:t>CHA-3.29</w:t>
      </w:r>
      <w:r w:rsidR="006E508B" w:rsidRPr="007C62D7">
        <w:t>.4.</w:t>
      </w:r>
      <w:r w:rsidR="006E508B">
        <w:t>4</w:t>
      </w:r>
      <w:r w:rsidR="006E508B" w:rsidRPr="007C62D7">
        <w:t xml:space="preserve">0 Channel/CSR light application shall </w:t>
      </w:r>
      <w:r w:rsidR="006E508B">
        <w:t>display created adjustments for invoice balance, usage, RC and NRC with respect of use case view invoice balance/usage/charge adjustments</w:t>
      </w:r>
      <w:bookmarkEnd w:id="2745"/>
    </w:p>
    <w:p w:rsidR="006E508B" w:rsidRDefault="00460216" w:rsidP="006E508B">
      <w:pPr>
        <w:pStyle w:val="Requirements"/>
        <w:ind w:left="288"/>
      </w:pPr>
      <w:bookmarkStart w:id="2746" w:name="_Toc253579472"/>
      <w:r>
        <w:t>CHA-3.29</w:t>
      </w:r>
      <w:r w:rsidR="006E508B" w:rsidRPr="007C62D7">
        <w:t>.4.</w:t>
      </w:r>
      <w:r w:rsidR="006E508B">
        <w:t>4</w:t>
      </w:r>
      <w:r w:rsidR="006E508B" w:rsidRPr="007C62D7">
        <w:t>0</w:t>
      </w:r>
      <w:r w:rsidR="006E508B">
        <w:t>.1</w:t>
      </w:r>
      <w:r w:rsidR="006E508B" w:rsidRPr="007C62D7">
        <w:t xml:space="preserve"> Channel/CSR light application shall </w:t>
      </w:r>
      <w:r w:rsidR="006E508B">
        <w:t>display for every adjustment, the adjustment type, the adjustment reason, the effective date, the amount (without tax) and the tax</w:t>
      </w:r>
      <w:bookmarkEnd w:id="2746"/>
    </w:p>
    <w:p w:rsidR="006E508B" w:rsidRDefault="00460216" w:rsidP="006E508B">
      <w:pPr>
        <w:pStyle w:val="Requirements"/>
      </w:pPr>
      <w:bookmarkStart w:id="2747" w:name="_Toc253579473"/>
      <w:r>
        <w:t>CHA-3.29</w:t>
      </w:r>
      <w:r w:rsidR="006E508B" w:rsidRPr="007C62D7">
        <w:t>.4.</w:t>
      </w:r>
      <w:r w:rsidR="006E508B">
        <w:t>5</w:t>
      </w:r>
      <w:r w:rsidR="006E508B" w:rsidRPr="007C62D7">
        <w:t xml:space="preserve">0 Channel/CSR light application shall </w:t>
      </w:r>
      <w:r w:rsidR="006E508B">
        <w:t>display adjustment detail with respect of use case view adjustment detail</w:t>
      </w:r>
      <w:bookmarkEnd w:id="2747"/>
    </w:p>
    <w:p w:rsidR="006E508B" w:rsidRDefault="00460216" w:rsidP="006E508B">
      <w:pPr>
        <w:pStyle w:val="Requirements"/>
        <w:ind w:left="288"/>
      </w:pPr>
      <w:bookmarkStart w:id="2748" w:name="_Toc253579474"/>
      <w:r>
        <w:t>CHA-3.29</w:t>
      </w:r>
      <w:r w:rsidR="006E508B" w:rsidRPr="007C62D7">
        <w:t>.4.</w:t>
      </w:r>
      <w:r w:rsidR="006E508B">
        <w:t>5</w:t>
      </w:r>
      <w:r w:rsidR="006E508B" w:rsidRPr="007C62D7">
        <w:t>0</w:t>
      </w:r>
      <w:r w:rsidR="006E508B">
        <w:t>.1</w:t>
      </w:r>
      <w:r w:rsidR="006E508B" w:rsidRPr="007C62D7">
        <w:t xml:space="preserve"> Channel/CSR light application shall </w:t>
      </w:r>
      <w:r w:rsidR="006E508B">
        <w:t>display for every adjustment, the adjustment type, the adjustment reason, the adjustment status, the submitter user, the reviewer user, the review date, annotation if any, the adjusted amount, if the adjustment is billed or not and if billed the invoice number.</w:t>
      </w:r>
      <w:bookmarkEnd w:id="2748"/>
    </w:p>
    <w:p w:rsidR="006E508B" w:rsidRDefault="00460216" w:rsidP="006E508B">
      <w:pPr>
        <w:pStyle w:val="Requirements"/>
      </w:pPr>
      <w:bookmarkStart w:id="2749" w:name="_Toc253579475"/>
      <w:r>
        <w:t>CHA-3.29</w:t>
      </w:r>
      <w:r w:rsidR="006E508B" w:rsidRPr="007C62D7">
        <w:t>.4.</w:t>
      </w:r>
      <w:r w:rsidR="006E508B">
        <w:t>6</w:t>
      </w:r>
      <w:r w:rsidR="006E508B" w:rsidRPr="007C62D7">
        <w:t xml:space="preserve">0 Channel/CSR light application shall </w:t>
      </w:r>
      <w:r w:rsidR="006E508B">
        <w:t>allow user to create a new adjustment for an invoice balance, a specific billed/unbilled usage record and a specific billed/unbilled RC/NRC with respect of use case Create invoice balance/usage/charge adjustment</w:t>
      </w:r>
      <w:bookmarkEnd w:id="2749"/>
    </w:p>
    <w:p w:rsidR="006E508B" w:rsidRDefault="00460216" w:rsidP="006E508B">
      <w:pPr>
        <w:pStyle w:val="Requirements"/>
        <w:ind w:left="288"/>
      </w:pPr>
      <w:bookmarkStart w:id="2750" w:name="_Toc253579476"/>
      <w:r>
        <w:t>CHA-3.29</w:t>
      </w:r>
      <w:r w:rsidR="006E508B" w:rsidRPr="007C62D7">
        <w:t>.4.</w:t>
      </w:r>
      <w:r w:rsidR="006E508B">
        <w:t>60.1</w:t>
      </w:r>
      <w:r w:rsidR="006E508B" w:rsidRPr="007C62D7">
        <w:t xml:space="preserve"> Channel/CSR light application shall </w:t>
      </w:r>
      <w:r w:rsidR="006E508B">
        <w:t>propose the correct list of adjustment types according to adjustment types configuration in product catalog and entity selected</w:t>
      </w:r>
      <w:bookmarkEnd w:id="2750"/>
    </w:p>
    <w:p w:rsidR="006E508B" w:rsidRDefault="00460216" w:rsidP="006E508B">
      <w:pPr>
        <w:pStyle w:val="Requirements"/>
        <w:ind w:left="288"/>
      </w:pPr>
      <w:bookmarkStart w:id="2751" w:name="_Toc253579477"/>
      <w:r>
        <w:t>CHA-3.29</w:t>
      </w:r>
      <w:r w:rsidR="006E508B" w:rsidRPr="007C62D7">
        <w:t>.4.</w:t>
      </w:r>
      <w:r w:rsidR="006E508B">
        <w:t>60.2</w:t>
      </w:r>
      <w:r w:rsidR="006E508B" w:rsidRPr="007C62D7">
        <w:t xml:space="preserve"> Channel/CSR light application shall </w:t>
      </w:r>
      <w:r w:rsidR="006E508B">
        <w:t>propose the same list of adjustment reasons as the one configured in the product catalog</w:t>
      </w:r>
      <w:bookmarkEnd w:id="2751"/>
    </w:p>
    <w:p w:rsidR="006E508B" w:rsidRDefault="00460216" w:rsidP="006E508B">
      <w:pPr>
        <w:pStyle w:val="Requirements"/>
        <w:ind w:left="288"/>
      </w:pPr>
      <w:bookmarkStart w:id="2752" w:name="_Toc253579478"/>
      <w:r>
        <w:t>CHA-3.29</w:t>
      </w:r>
      <w:r w:rsidR="006E508B" w:rsidRPr="007C62D7">
        <w:t>.4.</w:t>
      </w:r>
      <w:r w:rsidR="006E508B">
        <w:t>60.3</w:t>
      </w:r>
      <w:r w:rsidR="006E508B" w:rsidRPr="007C62D7">
        <w:t xml:space="preserve"> Channel/CSR light application shall </w:t>
      </w:r>
      <w:r w:rsidR="006E508B">
        <w:t>always force user entering a positive value whatever the adjustment is positive or negative</w:t>
      </w:r>
      <w:bookmarkEnd w:id="2752"/>
    </w:p>
    <w:p w:rsidR="006E508B" w:rsidRDefault="00460216" w:rsidP="006E508B">
      <w:pPr>
        <w:pStyle w:val="Requirements"/>
        <w:ind w:left="288"/>
      </w:pPr>
      <w:bookmarkStart w:id="2753" w:name="_Toc253579479"/>
      <w:r>
        <w:t>CHA-3.29</w:t>
      </w:r>
      <w:r w:rsidR="006E508B" w:rsidRPr="007C62D7">
        <w:t>.4.</w:t>
      </w:r>
      <w:r w:rsidR="006E508B">
        <w:t>60.4</w:t>
      </w:r>
      <w:r w:rsidR="006E508B" w:rsidRPr="007C62D7">
        <w:t xml:space="preserve"> </w:t>
      </w:r>
      <w:r w:rsidR="006E508B">
        <w:t xml:space="preserve">For an invoice balance, </w:t>
      </w:r>
      <w:r w:rsidR="006E508B" w:rsidRPr="007C62D7">
        <w:t xml:space="preserve">Channel/CSR light </w:t>
      </w:r>
      <w:r w:rsidR="006E508B">
        <w:t>shall allow user to enter directly the amount value and to enter a percentage of the adjustable amount</w:t>
      </w:r>
      <w:bookmarkEnd w:id="2753"/>
    </w:p>
    <w:p w:rsidR="006E508B" w:rsidRDefault="00460216" w:rsidP="006E508B">
      <w:pPr>
        <w:pStyle w:val="Requirements"/>
        <w:ind w:left="288"/>
      </w:pPr>
      <w:bookmarkStart w:id="2754" w:name="_Toc253579480"/>
      <w:r>
        <w:t>CHA-3.29</w:t>
      </w:r>
      <w:r w:rsidR="006E508B" w:rsidRPr="007C62D7">
        <w:t>.4.</w:t>
      </w:r>
      <w:r w:rsidR="006E508B">
        <w:t>60.5</w:t>
      </w:r>
      <w:r w:rsidR="006E508B" w:rsidRPr="007C62D7">
        <w:t xml:space="preserve"> </w:t>
      </w:r>
      <w:r w:rsidR="006E508B">
        <w:t xml:space="preserve">For an invoice balance, </w:t>
      </w:r>
      <w:r w:rsidR="006E508B" w:rsidRPr="007C62D7">
        <w:t xml:space="preserve">Channel/CSR light </w:t>
      </w:r>
      <w:r w:rsidR="006E508B">
        <w:t>shall advise user he has to enter a post tax value</w:t>
      </w:r>
      <w:bookmarkEnd w:id="2754"/>
    </w:p>
    <w:p w:rsidR="006E508B" w:rsidRDefault="00460216" w:rsidP="006E508B">
      <w:pPr>
        <w:pStyle w:val="Requirements"/>
        <w:ind w:left="288"/>
      </w:pPr>
      <w:bookmarkStart w:id="2755" w:name="_Toc253579481"/>
      <w:r>
        <w:t>CHA-3.29</w:t>
      </w:r>
      <w:r w:rsidR="006E508B" w:rsidRPr="007C62D7">
        <w:t>.4.</w:t>
      </w:r>
      <w:r w:rsidR="006E508B">
        <w:t>60.6</w:t>
      </w:r>
      <w:r w:rsidR="006E508B" w:rsidRPr="007C62D7">
        <w:t xml:space="preserve"> </w:t>
      </w:r>
      <w:r w:rsidR="006E508B">
        <w:t xml:space="preserve">For usage, </w:t>
      </w:r>
      <w:r w:rsidR="006E508B" w:rsidRPr="007C62D7">
        <w:t xml:space="preserve">Channel/CSR light </w:t>
      </w:r>
      <w:r w:rsidR="006E508B">
        <w:t>shall allow user to enter directly the amount and a percentage and a number of units</w:t>
      </w:r>
      <w:bookmarkEnd w:id="2755"/>
    </w:p>
    <w:p w:rsidR="006E508B" w:rsidRDefault="00460216" w:rsidP="006E508B">
      <w:pPr>
        <w:pStyle w:val="Requirements"/>
        <w:ind w:left="288"/>
      </w:pPr>
      <w:bookmarkStart w:id="2756" w:name="_Toc253579482"/>
      <w:r>
        <w:t>CHA-3.29</w:t>
      </w:r>
      <w:r w:rsidR="006E508B" w:rsidRPr="007C62D7">
        <w:t>.4.</w:t>
      </w:r>
      <w:r w:rsidR="006E508B">
        <w:t>60.7</w:t>
      </w:r>
      <w:r w:rsidR="006E508B" w:rsidRPr="007C62D7">
        <w:t xml:space="preserve"> </w:t>
      </w:r>
      <w:r w:rsidR="006E508B">
        <w:t xml:space="preserve">For RC, </w:t>
      </w:r>
      <w:r w:rsidR="006E508B" w:rsidRPr="007C62D7">
        <w:t xml:space="preserve">Channel/CSR light </w:t>
      </w:r>
      <w:r w:rsidR="006E508B">
        <w:t>shall allow user to enter directly the amount and a percentage and a number of days</w:t>
      </w:r>
      <w:bookmarkEnd w:id="2756"/>
    </w:p>
    <w:p w:rsidR="006E508B" w:rsidRDefault="00460216" w:rsidP="006E508B">
      <w:pPr>
        <w:pStyle w:val="Requirements"/>
        <w:ind w:left="288"/>
      </w:pPr>
      <w:bookmarkStart w:id="2757" w:name="_Toc253579483"/>
      <w:r>
        <w:t>CHA-3.29</w:t>
      </w:r>
      <w:r w:rsidR="006E508B" w:rsidRPr="007C62D7">
        <w:t>.4.</w:t>
      </w:r>
      <w:r w:rsidR="006E508B">
        <w:t>60.8</w:t>
      </w:r>
      <w:r w:rsidR="006E508B" w:rsidRPr="007C62D7">
        <w:t xml:space="preserve"> </w:t>
      </w:r>
      <w:r w:rsidR="006E508B">
        <w:t xml:space="preserve">For NRC, </w:t>
      </w:r>
      <w:r w:rsidR="006E508B" w:rsidRPr="007C62D7">
        <w:t xml:space="preserve">Channel/CSR light </w:t>
      </w:r>
      <w:r w:rsidR="006E508B">
        <w:t>shall allow user to enter directly the amount and a percentage</w:t>
      </w:r>
      <w:bookmarkEnd w:id="2757"/>
    </w:p>
    <w:p w:rsidR="006E508B" w:rsidRDefault="00460216" w:rsidP="006E508B">
      <w:pPr>
        <w:pStyle w:val="Requirements"/>
        <w:ind w:left="288"/>
      </w:pPr>
      <w:bookmarkStart w:id="2758" w:name="_Toc253579484"/>
      <w:r>
        <w:t>CHA-3.29</w:t>
      </w:r>
      <w:r w:rsidR="006E508B" w:rsidRPr="007C62D7">
        <w:t>.4.</w:t>
      </w:r>
      <w:r w:rsidR="006E508B">
        <w:t>60.9</w:t>
      </w:r>
      <w:r w:rsidR="006E508B" w:rsidRPr="007C62D7">
        <w:t xml:space="preserve"> </w:t>
      </w:r>
      <w:r w:rsidR="006E508B">
        <w:t xml:space="preserve">For RC, </w:t>
      </w:r>
      <w:r w:rsidR="006E508B" w:rsidRPr="007C62D7">
        <w:t xml:space="preserve">Channel/CSR light </w:t>
      </w:r>
      <w:r w:rsidR="006E508B">
        <w:t>shall allow user to enter directly the amount and a percentage and a number of days</w:t>
      </w:r>
      <w:bookmarkEnd w:id="2758"/>
    </w:p>
    <w:p w:rsidR="006E508B" w:rsidRDefault="00460216" w:rsidP="006E508B">
      <w:pPr>
        <w:pStyle w:val="Requirements"/>
        <w:ind w:left="288"/>
      </w:pPr>
      <w:bookmarkStart w:id="2759" w:name="_Toc253579485"/>
      <w:r>
        <w:t>CHA-3.29</w:t>
      </w:r>
      <w:r w:rsidR="006E508B" w:rsidRPr="007C62D7">
        <w:t>.4.</w:t>
      </w:r>
      <w:r w:rsidR="006E508B">
        <w:t>60.10</w:t>
      </w:r>
      <w:r w:rsidR="006E508B" w:rsidRPr="007C62D7">
        <w:t xml:space="preserve"> </w:t>
      </w:r>
      <w:r w:rsidR="006E508B">
        <w:t>For billed usage, RC and NRC</w:t>
      </w:r>
      <w:r w:rsidR="006E508B" w:rsidRPr="007C62D7">
        <w:t xml:space="preserve"> </w:t>
      </w:r>
      <w:r w:rsidR="006E508B">
        <w:t xml:space="preserve">Channel/CSR </w:t>
      </w:r>
      <w:r w:rsidR="006E508B" w:rsidRPr="007C62D7">
        <w:t xml:space="preserve">light </w:t>
      </w:r>
      <w:r w:rsidR="006E508B">
        <w:t>shall advise user amount to enter is pre tax.</w:t>
      </w:r>
      <w:bookmarkEnd w:id="2759"/>
    </w:p>
    <w:p w:rsidR="006E508B" w:rsidRDefault="00460216" w:rsidP="006E508B">
      <w:pPr>
        <w:pStyle w:val="Requirements"/>
      </w:pPr>
      <w:bookmarkStart w:id="2760" w:name="_Toc253579486"/>
      <w:r>
        <w:t>CHA-3.29</w:t>
      </w:r>
      <w:r w:rsidR="006E508B" w:rsidRPr="007C62D7">
        <w:t>.4.</w:t>
      </w:r>
      <w:r w:rsidR="006E508B">
        <w:t>7</w:t>
      </w:r>
      <w:r w:rsidR="006E508B" w:rsidRPr="007C62D7">
        <w:t xml:space="preserve">0 Channel/CSR light application shall </w:t>
      </w:r>
      <w:r w:rsidR="006E508B">
        <w:t>allow user to delete an unbilled adjustment for an invoice balance, a specific usage record and a specific RC/NRC with respect of use case Delete adjustment</w:t>
      </w:r>
      <w:bookmarkEnd w:id="2760"/>
    </w:p>
    <w:p w:rsidR="006E508B" w:rsidRPr="007C62D7" w:rsidRDefault="006E508B" w:rsidP="00460216">
      <w:pPr>
        <w:pStyle w:val="Requirements"/>
      </w:pPr>
      <w:bookmarkStart w:id="2761" w:name="_Toc253579487"/>
      <w:r w:rsidRPr="007C62D7">
        <w:t>CHA-</w:t>
      </w:r>
      <w:r>
        <w:t>3.2</w:t>
      </w:r>
      <w:r w:rsidR="00460216">
        <w:t>9</w:t>
      </w:r>
      <w:r w:rsidRPr="007C62D7">
        <w:t>.4.</w:t>
      </w:r>
      <w:r>
        <w:t>8</w:t>
      </w:r>
      <w:r w:rsidRPr="007C62D7">
        <w:t xml:space="preserve">0 Channel/CSR light application shall </w:t>
      </w:r>
      <w:r>
        <w:t>allow user to reverse a billed adjustment for an invoice balance, a specific usage record and a specific RC/NRC with respect of use case Reverse adjustment</w:t>
      </w:r>
      <w:bookmarkEnd w:id="2761"/>
    </w:p>
    <w:p w:rsidR="00EE56B9" w:rsidRDefault="00EE56B9" w:rsidP="00EE77DE">
      <w:pPr>
        <w:pStyle w:val="Requirements"/>
        <w:ind w:left="288"/>
      </w:pPr>
    </w:p>
    <w:p w:rsidR="00755C27" w:rsidRPr="007C62D7" w:rsidRDefault="00755C27" w:rsidP="00755C27">
      <w:pPr>
        <w:pStyle w:val="Capability"/>
      </w:pPr>
      <w:bookmarkStart w:id="2762" w:name="_Toc233601468"/>
      <w:bookmarkStart w:id="2763" w:name="_Toc253578304"/>
      <w:bookmarkStart w:id="2764" w:name="_Toc253579488"/>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765" w:author="Raphaël Guého" w:date="2010-01-04T14:43:00Z" w:original="29."/>
        </w:fldChar>
      </w:r>
      <w:r w:rsidRPr="007C62D7">
        <w:t xml:space="preserve"> </w:t>
      </w:r>
      <w:r>
        <w:t>Balance adjustment</w:t>
      </w:r>
      <w:bookmarkEnd w:id="2762"/>
      <w:bookmarkEnd w:id="2763"/>
      <w:bookmarkEnd w:id="2764"/>
    </w:p>
    <w:p w:rsidR="00755C27" w:rsidRPr="007C62D7" w:rsidRDefault="00755C27" w:rsidP="00755C27">
      <w:pPr>
        <w:pStyle w:val="Heading3"/>
      </w:pPr>
      <w:bookmarkStart w:id="2766" w:name="_Toc233601469"/>
      <w:bookmarkStart w:id="2767" w:name="_Toc253578305"/>
      <w:r w:rsidRPr="007C62D7">
        <w:t>Capability Description</w:t>
      </w:r>
      <w:bookmarkEnd w:id="2766"/>
      <w:bookmarkEnd w:id="2767"/>
    </w:p>
    <w:p w:rsidR="00755C27" w:rsidRPr="007C62D7" w:rsidRDefault="00755C27" w:rsidP="00755C27">
      <w:pPr>
        <w:pStyle w:val="BodyText"/>
      </w:pPr>
      <w:r w:rsidRPr="007C62D7">
        <w:t xml:space="preserve">This capability </w:t>
      </w:r>
      <w:r>
        <w:t>allows user to adjust balance value.</w:t>
      </w:r>
    </w:p>
    <w:p w:rsidR="00755C27" w:rsidRPr="007C62D7" w:rsidRDefault="00755C27" w:rsidP="00755C27">
      <w:pPr>
        <w:pStyle w:val="Heading3"/>
      </w:pPr>
      <w:bookmarkStart w:id="2768" w:name="_Toc233601470"/>
      <w:bookmarkStart w:id="2769" w:name="_Toc253578306"/>
      <w:r w:rsidRPr="007C62D7">
        <w:t>Capability Assumptions/Dependencies</w:t>
      </w:r>
      <w:bookmarkEnd w:id="2768"/>
      <w:bookmarkEnd w:id="2769"/>
    </w:p>
    <w:p w:rsidR="00755C27" w:rsidRPr="007C62D7" w:rsidRDefault="00755C27" w:rsidP="00755C27">
      <w:pPr>
        <w:pStyle w:val="Heading3"/>
      </w:pPr>
      <w:bookmarkStart w:id="2770" w:name="_Toc233601471"/>
      <w:bookmarkStart w:id="2771" w:name="_Toc253578307"/>
      <w:r w:rsidRPr="007C62D7">
        <w:t>Capability Use Cases</w:t>
      </w:r>
      <w:bookmarkEnd w:id="2770"/>
      <w:bookmarkEnd w:id="2771"/>
    </w:p>
    <w:p w:rsidR="00755C27" w:rsidRPr="007C62D7" w:rsidRDefault="00755C27" w:rsidP="00755C27">
      <w:pPr>
        <w:pStyle w:val="Heading4"/>
      </w:pPr>
      <w:bookmarkStart w:id="2772" w:name="_Toc233601472"/>
      <w:bookmarkStart w:id="2773" w:name="_Toc253578308"/>
      <w:r w:rsidRPr="007C62D7">
        <w:t xml:space="preserve">Use Case:  </w:t>
      </w:r>
      <w:r>
        <w:t>Adjust balance</w:t>
      </w:r>
      <w:bookmarkEnd w:id="2772"/>
      <w:bookmarkEnd w:id="2773"/>
    </w:p>
    <w:p w:rsidR="00755C27" w:rsidRPr="007C62D7" w:rsidRDefault="00755C27" w:rsidP="00755C27">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55C27" w:rsidRPr="007C62D7" w:rsidTr="002B4B52">
        <w:trPr>
          <w:trHeight w:val="360"/>
        </w:trPr>
        <w:tc>
          <w:tcPr>
            <w:tcW w:w="5580" w:type="dxa"/>
            <w:gridSpan w:val="2"/>
            <w:shd w:val="clear" w:color="auto" w:fill="E6E6E6"/>
          </w:tcPr>
          <w:p w:rsidR="00755C27" w:rsidRPr="007C62D7" w:rsidRDefault="00755C27" w:rsidP="002B4B52">
            <w:pPr>
              <w:pStyle w:val="TableHeading"/>
            </w:pPr>
            <w:r>
              <w:t>Adjust balance</w:t>
            </w:r>
          </w:p>
        </w:tc>
        <w:tc>
          <w:tcPr>
            <w:tcW w:w="2880" w:type="dxa"/>
            <w:shd w:val="clear" w:color="auto" w:fill="E6E6E6"/>
          </w:tcPr>
          <w:p w:rsidR="00755C27" w:rsidRPr="007C62D7" w:rsidRDefault="00755C27" w:rsidP="002B4B52">
            <w:pPr>
              <w:pStyle w:val="TableHeading"/>
            </w:pPr>
            <w:r>
              <w:t>ADB0010</w:t>
            </w:r>
          </w:p>
        </w:tc>
      </w:tr>
      <w:tr w:rsidR="00755C27" w:rsidRPr="007C62D7" w:rsidTr="002B4B52">
        <w:tc>
          <w:tcPr>
            <w:tcW w:w="2268" w:type="dxa"/>
          </w:tcPr>
          <w:p w:rsidR="00755C27" w:rsidRPr="007C62D7" w:rsidRDefault="00755C27" w:rsidP="002B4B52">
            <w:r w:rsidRPr="007C62D7">
              <w:t>Primary actors</w:t>
            </w:r>
          </w:p>
        </w:tc>
        <w:tc>
          <w:tcPr>
            <w:tcW w:w="6192" w:type="dxa"/>
            <w:gridSpan w:val="2"/>
          </w:tcPr>
          <w:p w:rsidR="00755C27" w:rsidRPr="007C62D7" w:rsidRDefault="00755C27" w:rsidP="002B4B52">
            <w:pPr>
              <w:pStyle w:val="BodyText"/>
            </w:pPr>
            <w:r>
              <w:t>CSR user</w:t>
            </w:r>
          </w:p>
        </w:tc>
      </w:tr>
      <w:tr w:rsidR="00755C27" w:rsidRPr="007C62D7" w:rsidTr="002B4B52">
        <w:tc>
          <w:tcPr>
            <w:tcW w:w="2268" w:type="dxa"/>
          </w:tcPr>
          <w:p w:rsidR="00755C27" w:rsidRPr="007C62D7" w:rsidRDefault="00755C27" w:rsidP="002B4B52">
            <w:r w:rsidRPr="007C62D7">
              <w:t>Summary Goal</w:t>
            </w:r>
          </w:p>
        </w:tc>
        <w:tc>
          <w:tcPr>
            <w:tcW w:w="6192" w:type="dxa"/>
            <w:gridSpan w:val="2"/>
          </w:tcPr>
          <w:p w:rsidR="00755C27" w:rsidRPr="007C62D7" w:rsidRDefault="00755C27" w:rsidP="002B4B52">
            <w:pPr>
              <w:pStyle w:val="BodyText"/>
            </w:pPr>
            <w:r w:rsidRPr="007C62D7">
              <w:t xml:space="preserve">This use case allows a user </w:t>
            </w:r>
            <w:r>
              <w:t>adjusting the balance value</w:t>
            </w:r>
          </w:p>
        </w:tc>
      </w:tr>
      <w:tr w:rsidR="00755C27" w:rsidRPr="007C62D7" w:rsidTr="002B4B52">
        <w:trPr>
          <w:trHeight w:val="176"/>
        </w:trPr>
        <w:tc>
          <w:tcPr>
            <w:tcW w:w="2268" w:type="dxa"/>
          </w:tcPr>
          <w:p w:rsidR="00755C27" w:rsidRPr="007C62D7" w:rsidRDefault="00755C27" w:rsidP="002B4B52">
            <w:r w:rsidRPr="007C62D7">
              <w:t>Pre-conditions</w:t>
            </w:r>
          </w:p>
        </w:tc>
        <w:tc>
          <w:tcPr>
            <w:tcW w:w="6192" w:type="dxa"/>
            <w:gridSpan w:val="2"/>
          </w:tcPr>
          <w:p w:rsidR="00755C27" w:rsidRPr="007C62D7" w:rsidRDefault="00755C27" w:rsidP="002B4B52">
            <w:pPr>
              <w:pStyle w:val="BodyText"/>
            </w:pPr>
            <w:r>
              <w:t>U</w:t>
            </w:r>
            <w:r w:rsidRPr="007C62D7">
              <w:t xml:space="preserve">ser </w:t>
            </w:r>
            <w:r>
              <w:t>is viewing balance list either at account or subscriber level</w:t>
            </w:r>
          </w:p>
        </w:tc>
      </w:tr>
      <w:tr w:rsidR="00755C27" w:rsidRPr="007C62D7" w:rsidTr="002B4B52">
        <w:trPr>
          <w:trHeight w:val="176"/>
        </w:trPr>
        <w:tc>
          <w:tcPr>
            <w:tcW w:w="2268" w:type="dxa"/>
          </w:tcPr>
          <w:p w:rsidR="00755C27" w:rsidRPr="007C62D7" w:rsidRDefault="00755C27" w:rsidP="002B4B52">
            <w:r w:rsidRPr="007C62D7">
              <w:t>Trigger</w:t>
            </w:r>
          </w:p>
        </w:tc>
        <w:tc>
          <w:tcPr>
            <w:tcW w:w="6192" w:type="dxa"/>
            <w:gridSpan w:val="2"/>
          </w:tcPr>
          <w:p w:rsidR="00755C27" w:rsidRPr="007C62D7" w:rsidRDefault="00755C27" w:rsidP="002B4B52">
            <w:pPr>
              <w:pStyle w:val="BodyText"/>
            </w:pPr>
            <w:r>
              <w:t>User has selected the option to adjust a specific balance</w:t>
            </w:r>
            <w:r w:rsidRPr="007C62D7">
              <w:t xml:space="preserve"> </w:t>
            </w:r>
          </w:p>
        </w:tc>
      </w:tr>
      <w:tr w:rsidR="00755C27" w:rsidRPr="007C62D7" w:rsidTr="002B4B52">
        <w:trPr>
          <w:trHeight w:val="176"/>
        </w:trPr>
        <w:tc>
          <w:tcPr>
            <w:tcW w:w="2268" w:type="dxa"/>
          </w:tcPr>
          <w:p w:rsidR="00755C27" w:rsidRPr="007C62D7" w:rsidRDefault="00755C27" w:rsidP="002B4B52">
            <w:r w:rsidRPr="007C62D7">
              <w:t>Minimum guarantees</w:t>
            </w:r>
          </w:p>
        </w:tc>
        <w:tc>
          <w:tcPr>
            <w:tcW w:w="6192" w:type="dxa"/>
            <w:gridSpan w:val="2"/>
          </w:tcPr>
          <w:p w:rsidR="00755C27" w:rsidRPr="007C62D7" w:rsidRDefault="00755C27" w:rsidP="002B4B52">
            <w:pPr>
              <w:pStyle w:val="BodyText"/>
            </w:pPr>
          </w:p>
        </w:tc>
      </w:tr>
      <w:tr w:rsidR="00755C27" w:rsidRPr="007C62D7" w:rsidTr="002B4B52">
        <w:trPr>
          <w:trHeight w:val="176"/>
        </w:trPr>
        <w:tc>
          <w:tcPr>
            <w:tcW w:w="2268" w:type="dxa"/>
          </w:tcPr>
          <w:p w:rsidR="00755C27" w:rsidRPr="007C62D7" w:rsidRDefault="00755C27" w:rsidP="002B4B52">
            <w:r w:rsidRPr="007C62D7">
              <w:t>Success guarantees:</w:t>
            </w:r>
          </w:p>
        </w:tc>
        <w:tc>
          <w:tcPr>
            <w:tcW w:w="6192" w:type="dxa"/>
            <w:gridSpan w:val="2"/>
          </w:tcPr>
          <w:p w:rsidR="00755C27" w:rsidRPr="007C62D7" w:rsidRDefault="00755C27" w:rsidP="002B4B52">
            <w:pPr>
              <w:pStyle w:val="BodyText"/>
            </w:pPr>
            <w:r w:rsidRPr="007C62D7">
              <w:t xml:space="preserve">Channel/CSR light Application </w:t>
            </w:r>
            <w:r>
              <w:t>adjusts the balance value</w:t>
            </w:r>
          </w:p>
        </w:tc>
      </w:tr>
      <w:tr w:rsidR="00755C27" w:rsidRPr="007C62D7" w:rsidTr="002B4B52">
        <w:trPr>
          <w:trHeight w:val="176"/>
        </w:trPr>
        <w:tc>
          <w:tcPr>
            <w:tcW w:w="2268" w:type="dxa"/>
          </w:tcPr>
          <w:p w:rsidR="00755C27" w:rsidRPr="007C62D7" w:rsidRDefault="00755C27" w:rsidP="002B4B52">
            <w:r w:rsidRPr="007C62D7">
              <w:t>Normal Flow:</w:t>
            </w:r>
          </w:p>
        </w:tc>
        <w:tc>
          <w:tcPr>
            <w:tcW w:w="6192" w:type="dxa"/>
            <w:gridSpan w:val="2"/>
          </w:tcPr>
          <w:p w:rsidR="00755C27" w:rsidRDefault="00755C27" w:rsidP="000F7361">
            <w:pPr>
              <w:pStyle w:val="ListNumberUC"/>
              <w:numPr>
                <w:ilvl w:val="0"/>
                <w:numId w:val="622"/>
              </w:numPr>
            </w:pPr>
            <w:r>
              <w:t>User set the delta value h</w:t>
            </w:r>
            <w:r>
              <w:t>e wants to add or remove from the balance</w:t>
            </w:r>
          </w:p>
          <w:p w:rsidR="00755C27" w:rsidRDefault="00755C27" w:rsidP="000F7361">
            <w:pPr>
              <w:pStyle w:val="ListNumberUC"/>
              <w:numPr>
                <w:ilvl w:val="0"/>
                <w:numId w:val="622"/>
              </w:numPr>
            </w:pPr>
            <w:r>
              <w:t>Channel/CSR light displays what will be the new balance value and request confirmation from user</w:t>
            </w:r>
          </w:p>
          <w:p w:rsidR="00755C27" w:rsidRDefault="00755C27" w:rsidP="000F7361">
            <w:pPr>
              <w:pStyle w:val="ListNumberUC"/>
              <w:numPr>
                <w:ilvl w:val="0"/>
                <w:numId w:val="622"/>
              </w:numPr>
            </w:pPr>
            <w:r>
              <w:t>User confirms(A1)</w:t>
            </w:r>
          </w:p>
          <w:p w:rsidR="00755C27" w:rsidRDefault="00755C27" w:rsidP="000F7361">
            <w:pPr>
              <w:pStyle w:val="ListNumberUC"/>
              <w:numPr>
                <w:ilvl w:val="0"/>
                <w:numId w:val="622"/>
              </w:numPr>
            </w:pPr>
            <w:r>
              <w:t>Channel/CSR light application updates the balance value (A2)(A3)(A4)</w:t>
            </w:r>
          </w:p>
          <w:p w:rsidR="00755C27" w:rsidRPr="007C62D7" w:rsidRDefault="00755C27" w:rsidP="000F7361">
            <w:pPr>
              <w:pStyle w:val="ListNumberUC"/>
              <w:numPr>
                <w:ilvl w:val="0"/>
                <w:numId w:val="622"/>
              </w:numPr>
            </w:pPr>
            <w:r>
              <w:t>Channel/CSR light application redirects the user to current context before selecting the balance to adjust and display new balance(s) value</w:t>
            </w:r>
          </w:p>
        </w:tc>
      </w:tr>
      <w:tr w:rsidR="00755C27" w:rsidRPr="007C62D7" w:rsidTr="002B4B52">
        <w:trPr>
          <w:trHeight w:val="176"/>
        </w:trPr>
        <w:tc>
          <w:tcPr>
            <w:tcW w:w="2268" w:type="dxa"/>
          </w:tcPr>
          <w:p w:rsidR="00755C27" w:rsidRPr="007C62D7" w:rsidRDefault="00755C27" w:rsidP="002B4B52">
            <w:r w:rsidRPr="007C62D7">
              <w:t>Alternative Flows:</w:t>
            </w:r>
          </w:p>
        </w:tc>
        <w:tc>
          <w:tcPr>
            <w:tcW w:w="6192" w:type="dxa"/>
            <w:gridSpan w:val="2"/>
          </w:tcPr>
          <w:p w:rsidR="00755C27" w:rsidRPr="007C62D7" w:rsidRDefault="00755C27" w:rsidP="002B4B52">
            <w:pPr>
              <w:pStyle w:val="BodyText"/>
            </w:pPr>
            <w:r w:rsidRPr="007C62D7">
              <w:t>A</w:t>
            </w:r>
            <w:r>
              <w:t>1:</w:t>
            </w:r>
            <w:r w:rsidRPr="007C62D7">
              <w:t xml:space="preserve"> </w:t>
            </w:r>
            <w:r>
              <w:t>User cancels</w:t>
            </w:r>
          </w:p>
          <w:p w:rsidR="00755C27" w:rsidRPr="007C62D7" w:rsidRDefault="00755C27" w:rsidP="000F7361">
            <w:pPr>
              <w:pStyle w:val="ListNumberUC"/>
              <w:numPr>
                <w:ilvl w:val="0"/>
                <w:numId w:val="634"/>
              </w:numPr>
            </w:pPr>
            <w:r w:rsidRPr="007C62D7">
              <w:t xml:space="preserve">Channel/CSR light application </w:t>
            </w:r>
            <w:r>
              <w:t>redirects the user to current context before selecting the balance to adjust</w:t>
            </w:r>
          </w:p>
          <w:p w:rsidR="00755C27" w:rsidRPr="007C62D7" w:rsidRDefault="00755C27" w:rsidP="002B4B52">
            <w:pPr>
              <w:pStyle w:val="BodyText"/>
            </w:pPr>
            <w:r w:rsidRPr="007C62D7">
              <w:t>A</w:t>
            </w:r>
            <w:r>
              <w:t>2:</w:t>
            </w:r>
            <w:r w:rsidRPr="007C62D7">
              <w:t xml:space="preserve"> Channel/CSR light application can’t </w:t>
            </w:r>
            <w:r>
              <w:t>process the update</w:t>
            </w:r>
            <w:r w:rsidRPr="007C62D7">
              <w:t xml:space="preserve"> due to technical reasons</w:t>
            </w:r>
          </w:p>
          <w:p w:rsidR="00755C27" w:rsidRDefault="00755C27" w:rsidP="000F7361">
            <w:pPr>
              <w:pStyle w:val="ListNumberUC"/>
              <w:numPr>
                <w:ilvl w:val="0"/>
                <w:numId w:val="623"/>
              </w:numPr>
            </w:pPr>
            <w:r w:rsidRPr="007C62D7">
              <w:t>Channel/CSR light application display</w:t>
            </w:r>
            <w:r>
              <w:t>s</w:t>
            </w:r>
            <w:r w:rsidRPr="007C62D7">
              <w:t xml:space="preserve"> a message informing user the service is temporally unavailable and to try later</w:t>
            </w:r>
          </w:p>
          <w:p w:rsidR="00755C27" w:rsidRDefault="00755C27" w:rsidP="002B4B52">
            <w:pPr>
              <w:pStyle w:val="ListNumberUC"/>
              <w:numPr>
                <w:ilvl w:val="0"/>
                <w:numId w:val="0"/>
              </w:numPr>
            </w:pPr>
            <w:r>
              <w:t>A3: User has entered a credit and new value is greater then the max balance value:</w:t>
            </w:r>
          </w:p>
          <w:p w:rsidR="00755C27" w:rsidRDefault="00755C27" w:rsidP="000F7361">
            <w:pPr>
              <w:pStyle w:val="ListNumberUC"/>
              <w:numPr>
                <w:ilvl w:val="0"/>
                <w:numId w:val="624"/>
              </w:numPr>
            </w:pPr>
            <w:r>
              <w:t>Channel/CSR light application informs user the new balance value can’t be greater then the Max balance value</w:t>
            </w:r>
          </w:p>
          <w:p w:rsidR="00755C27" w:rsidRDefault="00755C27" w:rsidP="000F7361">
            <w:pPr>
              <w:pStyle w:val="ListNumberUC"/>
              <w:numPr>
                <w:ilvl w:val="0"/>
                <w:numId w:val="624"/>
              </w:numPr>
            </w:pPr>
            <w:r>
              <w:t>User entered a new value, next steps are similar to nominal case</w:t>
            </w:r>
          </w:p>
          <w:p w:rsidR="00755C27" w:rsidRDefault="00755C27" w:rsidP="002B4B52">
            <w:pPr>
              <w:pStyle w:val="ListNumberUC"/>
              <w:numPr>
                <w:ilvl w:val="0"/>
                <w:numId w:val="0"/>
              </w:numPr>
            </w:pPr>
            <w:r>
              <w:t>A4: User has entered a debit and new balance value is lesser then the Min balance value</w:t>
            </w:r>
          </w:p>
          <w:p w:rsidR="00755C27" w:rsidRDefault="00755C27" w:rsidP="000F7361">
            <w:pPr>
              <w:pStyle w:val="ListNumberUC"/>
              <w:numPr>
                <w:ilvl w:val="0"/>
                <w:numId w:val="625"/>
              </w:numPr>
            </w:pPr>
            <w:r>
              <w:t>Channel/CSR light application informs user the new balance value can’t be lesser then the Min balance value</w:t>
            </w:r>
          </w:p>
          <w:p w:rsidR="00755C27" w:rsidRPr="007C62D7" w:rsidRDefault="00755C27" w:rsidP="000F7361">
            <w:pPr>
              <w:pStyle w:val="ListNumberUC"/>
              <w:numPr>
                <w:ilvl w:val="0"/>
                <w:numId w:val="625"/>
              </w:numPr>
            </w:pPr>
            <w:r>
              <w:t>User entered a new value, next steps are similar to nominal case</w:t>
            </w:r>
          </w:p>
        </w:tc>
      </w:tr>
    </w:tbl>
    <w:p w:rsidR="00755C27" w:rsidRDefault="00755C27" w:rsidP="00755C27">
      <w:pPr>
        <w:pStyle w:val="Requirements"/>
        <w:ind w:left="288"/>
      </w:pPr>
    </w:p>
    <w:p w:rsidR="00755C27" w:rsidRDefault="00755C27" w:rsidP="00755C27">
      <w:pPr>
        <w:pStyle w:val="Heading3forModuleRequirements"/>
      </w:pPr>
      <w:bookmarkStart w:id="2774" w:name="_Toc233601473"/>
      <w:bookmarkStart w:id="2775" w:name="_Toc253578309"/>
      <w:bookmarkStart w:id="2776" w:name="_Toc253579489"/>
      <w:r>
        <w:t>Channel/CSR light application requirements</w:t>
      </w:r>
      <w:bookmarkEnd w:id="2774"/>
      <w:bookmarkEnd w:id="2775"/>
      <w:bookmarkEnd w:id="2776"/>
    </w:p>
    <w:p w:rsidR="00755C27" w:rsidRDefault="00755C27" w:rsidP="00460216">
      <w:pPr>
        <w:pStyle w:val="Requirements"/>
      </w:pPr>
      <w:bookmarkStart w:id="2777" w:name="_Toc253579490"/>
      <w:r w:rsidRPr="007C62D7">
        <w:t>CHA-</w:t>
      </w:r>
      <w:r>
        <w:t>3.</w:t>
      </w:r>
      <w:r w:rsidR="00460216">
        <w:t>30</w:t>
      </w:r>
      <w:r w:rsidRPr="007C62D7">
        <w:t>.4.</w:t>
      </w:r>
      <w:r>
        <w:t>1</w:t>
      </w:r>
      <w:r w:rsidRPr="007C62D7">
        <w:t xml:space="preserve">0 Channel/CSR light application shall </w:t>
      </w:r>
      <w:r>
        <w:t>allow user adjusting value of a real balance at account and subscriber level with respect of use case Adjust b</w:t>
      </w:r>
      <w:r>
        <w:t>alance</w:t>
      </w:r>
      <w:bookmarkEnd w:id="2777"/>
    </w:p>
    <w:p w:rsidR="00755C27" w:rsidRPr="007C62D7" w:rsidRDefault="00755C27" w:rsidP="00755C27">
      <w:pPr>
        <w:pStyle w:val="Capability"/>
      </w:pPr>
      <w:bookmarkStart w:id="2778" w:name="_Toc233601474"/>
      <w:bookmarkStart w:id="2779" w:name="_Toc253578310"/>
      <w:bookmarkStart w:id="2780" w:name="_Toc253579491"/>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781" w:author="Raphaël Guého" w:date="2010-01-04T14:43:00Z" w:original="30."/>
        </w:fldChar>
      </w:r>
      <w:r w:rsidRPr="007C62D7">
        <w:t xml:space="preserve"> </w:t>
      </w:r>
      <w:r>
        <w:t>Deposit management</w:t>
      </w:r>
      <w:bookmarkEnd w:id="2778"/>
      <w:bookmarkEnd w:id="2779"/>
      <w:bookmarkEnd w:id="2780"/>
    </w:p>
    <w:p w:rsidR="00755C27" w:rsidRPr="007C62D7" w:rsidRDefault="00755C27" w:rsidP="00755C27">
      <w:pPr>
        <w:pStyle w:val="Heading3"/>
      </w:pPr>
      <w:bookmarkStart w:id="2782" w:name="_Toc233601475"/>
      <w:bookmarkStart w:id="2783" w:name="_Toc253578311"/>
      <w:r w:rsidRPr="007C62D7">
        <w:t>Capability Description</w:t>
      </w:r>
      <w:bookmarkEnd w:id="2782"/>
      <w:bookmarkEnd w:id="2783"/>
    </w:p>
    <w:p w:rsidR="00755C27" w:rsidRPr="007C62D7" w:rsidRDefault="00755C27" w:rsidP="00755C27">
      <w:pPr>
        <w:pStyle w:val="BodyText"/>
      </w:pPr>
      <w:r w:rsidRPr="007C62D7">
        <w:t xml:space="preserve">This capability </w:t>
      </w:r>
      <w:r>
        <w:t>allows user to view already existing deposits and to add a new deposit either during checkout of an order or directly to an existing account</w:t>
      </w:r>
    </w:p>
    <w:p w:rsidR="00755C27" w:rsidRPr="007C62D7" w:rsidRDefault="00755C27" w:rsidP="00755C27">
      <w:pPr>
        <w:pStyle w:val="Heading3"/>
      </w:pPr>
      <w:bookmarkStart w:id="2784" w:name="_Toc233601476"/>
      <w:bookmarkStart w:id="2785" w:name="_Toc253578312"/>
      <w:r w:rsidRPr="007C62D7">
        <w:t>Capability Assumptions/Dependencies</w:t>
      </w:r>
      <w:bookmarkEnd w:id="2784"/>
      <w:bookmarkEnd w:id="2785"/>
    </w:p>
    <w:p w:rsidR="00755C27" w:rsidRPr="007C62D7" w:rsidRDefault="00755C27" w:rsidP="00755C27">
      <w:pPr>
        <w:pStyle w:val="Heading3"/>
      </w:pPr>
      <w:bookmarkStart w:id="2786" w:name="_Toc233601477"/>
      <w:bookmarkStart w:id="2787" w:name="_Toc253578313"/>
      <w:r w:rsidRPr="007C62D7">
        <w:t>Capability Use Cases</w:t>
      </w:r>
      <w:bookmarkEnd w:id="2786"/>
      <w:bookmarkEnd w:id="2787"/>
    </w:p>
    <w:p w:rsidR="00755C27" w:rsidRPr="007C62D7" w:rsidRDefault="00755C27" w:rsidP="00755C27">
      <w:pPr>
        <w:pStyle w:val="Heading4"/>
      </w:pPr>
      <w:bookmarkStart w:id="2788" w:name="_Toc233601478"/>
      <w:bookmarkStart w:id="2789" w:name="_Toc253578314"/>
      <w:r w:rsidRPr="007C62D7">
        <w:t xml:space="preserve">Use Case:  </w:t>
      </w:r>
      <w:r>
        <w:t>View deposits</w:t>
      </w:r>
      <w:bookmarkEnd w:id="2788"/>
      <w:bookmarkEnd w:id="2789"/>
    </w:p>
    <w:p w:rsidR="00755C27" w:rsidRPr="007C62D7" w:rsidRDefault="00755C27" w:rsidP="00755C27">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55C27" w:rsidRPr="007C62D7" w:rsidTr="002B4B52">
        <w:trPr>
          <w:trHeight w:val="360"/>
        </w:trPr>
        <w:tc>
          <w:tcPr>
            <w:tcW w:w="5580" w:type="dxa"/>
            <w:gridSpan w:val="2"/>
            <w:shd w:val="clear" w:color="auto" w:fill="E6E6E6"/>
          </w:tcPr>
          <w:p w:rsidR="00755C27" w:rsidRPr="007C62D7" w:rsidRDefault="00755C27" w:rsidP="002B4B52">
            <w:pPr>
              <w:pStyle w:val="TableHeading"/>
            </w:pPr>
            <w:r>
              <w:t>View deposits</w:t>
            </w:r>
          </w:p>
        </w:tc>
        <w:tc>
          <w:tcPr>
            <w:tcW w:w="2880" w:type="dxa"/>
            <w:shd w:val="clear" w:color="auto" w:fill="E6E6E6"/>
          </w:tcPr>
          <w:p w:rsidR="00755C27" w:rsidRPr="007C62D7" w:rsidRDefault="00755C27" w:rsidP="002B4B52">
            <w:pPr>
              <w:pStyle w:val="TableHeading"/>
            </w:pPr>
            <w:r>
              <w:t>DPM0010</w:t>
            </w:r>
          </w:p>
        </w:tc>
      </w:tr>
      <w:tr w:rsidR="00755C27" w:rsidRPr="007C62D7" w:rsidTr="002B4B52">
        <w:tc>
          <w:tcPr>
            <w:tcW w:w="2268" w:type="dxa"/>
          </w:tcPr>
          <w:p w:rsidR="00755C27" w:rsidRPr="007C62D7" w:rsidRDefault="00755C27" w:rsidP="002B4B52">
            <w:r w:rsidRPr="007C62D7">
              <w:t>Primary actors</w:t>
            </w:r>
          </w:p>
        </w:tc>
        <w:tc>
          <w:tcPr>
            <w:tcW w:w="6192" w:type="dxa"/>
            <w:gridSpan w:val="2"/>
          </w:tcPr>
          <w:p w:rsidR="00755C27" w:rsidRDefault="00755C27" w:rsidP="002B4B52">
            <w:pPr>
              <w:pStyle w:val="BodyText"/>
            </w:pPr>
            <w:r>
              <w:t>CSR user</w:t>
            </w:r>
          </w:p>
          <w:p w:rsidR="00755C27" w:rsidRPr="007C62D7" w:rsidRDefault="00755C27" w:rsidP="002B4B52">
            <w:pPr>
              <w:pStyle w:val="BodyText"/>
            </w:pPr>
            <w:r>
              <w:t>Dealer user</w:t>
            </w:r>
          </w:p>
        </w:tc>
      </w:tr>
      <w:tr w:rsidR="00755C27" w:rsidRPr="007C62D7" w:rsidTr="002B4B52">
        <w:tc>
          <w:tcPr>
            <w:tcW w:w="2268" w:type="dxa"/>
          </w:tcPr>
          <w:p w:rsidR="00755C27" w:rsidRPr="007C62D7" w:rsidRDefault="00755C27" w:rsidP="002B4B52">
            <w:r w:rsidRPr="007C62D7">
              <w:t>Summary Goal</w:t>
            </w:r>
          </w:p>
        </w:tc>
        <w:tc>
          <w:tcPr>
            <w:tcW w:w="6192" w:type="dxa"/>
            <w:gridSpan w:val="2"/>
          </w:tcPr>
          <w:p w:rsidR="00755C27" w:rsidRPr="007C62D7" w:rsidRDefault="00755C27" w:rsidP="002B4B52">
            <w:pPr>
              <w:pStyle w:val="BodyText"/>
            </w:pPr>
            <w:r w:rsidRPr="007C62D7">
              <w:t xml:space="preserve">This use case allows a user </w:t>
            </w:r>
            <w:r>
              <w:t>viewing deposits already on the account</w:t>
            </w:r>
          </w:p>
        </w:tc>
      </w:tr>
      <w:tr w:rsidR="00755C27" w:rsidRPr="007C62D7" w:rsidTr="002B4B52">
        <w:trPr>
          <w:trHeight w:val="176"/>
        </w:trPr>
        <w:tc>
          <w:tcPr>
            <w:tcW w:w="2268" w:type="dxa"/>
          </w:tcPr>
          <w:p w:rsidR="00755C27" w:rsidRPr="007C62D7" w:rsidRDefault="00755C27" w:rsidP="002B4B52">
            <w:r w:rsidRPr="007C62D7">
              <w:t>Pre-conditions</w:t>
            </w:r>
          </w:p>
        </w:tc>
        <w:tc>
          <w:tcPr>
            <w:tcW w:w="6192" w:type="dxa"/>
            <w:gridSpan w:val="2"/>
          </w:tcPr>
          <w:p w:rsidR="00755C27" w:rsidRPr="007C62D7" w:rsidRDefault="00755C27" w:rsidP="002B4B52">
            <w:pPr>
              <w:pStyle w:val="BodyText"/>
            </w:pPr>
            <w:r>
              <w:t>U</w:t>
            </w:r>
            <w:r w:rsidRPr="007C62D7">
              <w:t xml:space="preserve">ser </w:t>
            </w:r>
            <w:r>
              <w:t>is in context of a specific account</w:t>
            </w:r>
          </w:p>
        </w:tc>
      </w:tr>
      <w:tr w:rsidR="00755C27" w:rsidRPr="007C62D7" w:rsidTr="002B4B52">
        <w:trPr>
          <w:trHeight w:val="176"/>
        </w:trPr>
        <w:tc>
          <w:tcPr>
            <w:tcW w:w="2268" w:type="dxa"/>
          </w:tcPr>
          <w:p w:rsidR="00755C27" w:rsidRPr="007C62D7" w:rsidRDefault="00755C27" w:rsidP="002B4B52">
            <w:r w:rsidRPr="007C62D7">
              <w:t>Trigger</w:t>
            </w:r>
          </w:p>
        </w:tc>
        <w:tc>
          <w:tcPr>
            <w:tcW w:w="6192" w:type="dxa"/>
            <w:gridSpan w:val="2"/>
          </w:tcPr>
          <w:p w:rsidR="00755C27" w:rsidRPr="007C62D7" w:rsidRDefault="00755C27" w:rsidP="002B4B52">
            <w:pPr>
              <w:pStyle w:val="BodyText"/>
            </w:pPr>
            <w:r>
              <w:t>User has selected the option to view deposits</w:t>
            </w:r>
            <w:r w:rsidRPr="007C62D7">
              <w:t xml:space="preserve"> </w:t>
            </w:r>
          </w:p>
        </w:tc>
      </w:tr>
      <w:tr w:rsidR="00755C27" w:rsidRPr="007C62D7" w:rsidTr="002B4B52">
        <w:trPr>
          <w:trHeight w:val="176"/>
        </w:trPr>
        <w:tc>
          <w:tcPr>
            <w:tcW w:w="2268" w:type="dxa"/>
          </w:tcPr>
          <w:p w:rsidR="00755C27" w:rsidRPr="007C62D7" w:rsidRDefault="00755C27" w:rsidP="002B4B52">
            <w:r w:rsidRPr="007C62D7">
              <w:t>Minimum guarantees</w:t>
            </w:r>
          </w:p>
        </w:tc>
        <w:tc>
          <w:tcPr>
            <w:tcW w:w="6192" w:type="dxa"/>
            <w:gridSpan w:val="2"/>
          </w:tcPr>
          <w:p w:rsidR="00755C27" w:rsidRPr="007C62D7" w:rsidRDefault="00755C27" w:rsidP="002B4B52">
            <w:pPr>
              <w:pStyle w:val="BodyText"/>
            </w:pPr>
            <w:r>
              <w:t>Channel/CSR light application advises user if there is no deposit on the account</w:t>
            </w:r>
          </w:p>
        </w:tc>
      </w:tr>
      <w:tr w:rsidR="00755C27" w:rsidRPr="007C62D7" w:rsidTr="002B4B52">
        <w:trPr>
          <w:trHeight w:val="176"/>
        </w:trPr>
        <w:tc>
          <w:tcPr>
            <w:tcW w:w="2268" w:type="dxa"/>
          </w:tcPr>
          <w:p w:rsidR="00755C27" w:rsidRPr="007C62D7" w:rsidRDefault="00755C27" w:rsidP="002B4B52">
            <w:r w:rsidRPr="007C62D7">
              <w:t>Success guarantees:</w:t>
            </w:r>
          </w:p>
        </w:tc>
        <w:tc>
          <w:tcPr>
            <w:tcW w:w="6192" w:type="dxa"/>
            <w:gridSpan w:val="2"/>
          </w:tcPr>
          <w:p w:rsidR="00755C27" w:rsidRPr="007C62D7" w:rsidRDefault="00755C27" w:rsidP="002B4B52">
            <w:pPr>
              <w:pStyle w:val="BodyText"/>
            </w:pPr>
            <w:r w:rsidRPr="007C62D7">
              <w:t xml:space="preserve">Channel/CSR light Application </w:t>
            </w:r>
            <w:r>
              <w:t>displays deposits associated to the account</w:t>
            </w:r>
          </w:p>
        </w:tc>
      </w:tr>
      <w:tr w:rsidR="00755C27" w:rsidRPr="007C62D7" w:rsidTr="002B4B52">
        <w:trPr>
          <w:trHeight w:val="176"/>
        </w:trPr>
        <w:tc>
          <w:tcPr>
            <w:tcW w:w="2268" w:type="dxa"/>
          </w:tcPr>
          <w:p w:rsidR="00755C27" w:rsidRPr="007C62D7" w:rsidRDefault="00755C27" w:rsidP="002B4B52">
            <w:r w:rsidRPr="007C62D7">
              <w:t>Normal Flow:</w:t>
            </w:r>
          </w:p>
        </w:tc>
        <w:tc>
          <w:tcPr>
            <w:tcW w:w="6192" w:type="dxa"/>
            <w:gridSpan w:val="2"/>
          </w:tcPr>
          <w:p w:rsidR="00755C27" w:rsidRDefault="00755C27" w:rsidP="000F7361">
            <w:pPr>
              <w:pStyle w:val="ListNumberUC"/>
              <w:numPr>
                <w:ilvl w:val="0"/>
                <w:numId w:val="626"/>
              </w:numPr>
            </w:pPr>
            <w:r>
              <w:t>Channel</w:t>
            </w:r>
            <w:r w:rsidRPr="007C62D7">
              <w:t>/CSR light</w:t>
            </w:r>
            <w:r>
              <w:t xml:space="preserve"> application fetches deposits associated to the account tin billing</w:t>
            </w:r>
          </w:p>
          <w:p w:rsidR="00755C27" w:rsidRPr="007C62D7" w:rsidRDefault="00755C27" w:rsidP="000F7361">
            <w:pPr>
              <w:pStyle w:val="ListNumberUC"/>
              <w:numPr>
                <w:ilvl w:val="0"/>
                <w:numId w:val="626"/>
              </w:numPr>
            </w:pPr>
            <w:r>
              <w:t>Channel</w:t>
            </w:r>
            <w:r w:rsidRPr="007C62D7">
              <w:t>/CSR light</w:t>
            </w:r>
            <w:r>
              <w:t xml:space="preserve"> application displays list of deposits associated to the account (A1)(A2) </w:t>
            </w:r>
          </w:p>
        </w:tc>
      </w:tr>
      <w:tr w:rsidR="00755C27" w:rsidRPr="007C62D7" w:rsidTr="002B4B52">
        <w:trPr>
          <w:trHeight w:val="176"/>
        </w:trPr>
        <w:tc>
          <w:tcPr>
            <w:tcW w:w="2268" w:type="dxa"/>
          </w:tcPr>
          <w:p w:rsidR="00755C27" w:rsidRPr="007C62D7" w:rsidRDefault="00755C27" w:rsidP="002B4B52">
            <w:r w:rsidRPr="007C62D7">
              <w:t>Alternative Flows:</w:t>
            </w:r>
          </w:p>
        </w:tc>
        <w:tc>
          <w:tcPr>
            <w:tcW w:w="6192" w:type="dxa"/>
            <w:gridSpan w:val="2"/>
          </w:tcPr>
          <w:p w:rsidR="00755C27" w:rsidRPr="007C62D7" w:rsidRDefault="00755C27" w:rsidP="002B4B52">
            <w:pPr>
              <w:pStyle w:val="BodyText"/>
            </w:pPr>
            <w:r w:rsidRPr="007C62D7">
              <w:t>A</w:t>
            </w:r>
            <w:r>
              <w:t>1:</w:t>
            </w:r>
            <w:r w:rsidRPr="007C62D7">
              <w:t xml:space="preserve"> </w:t>
            </w:r>
            <w:r>
              <w:t>There is no deposit for the account</w:t>
            </w:r>
          </w:p>
          <w:p w:rsidR="00755C27" w:rsidRPr="007C62D7" w:rsidRDefault="00755C27" w:rsidP="000F7361">
            <w:pPr>
              <w:pStyle w:val="ListNumberUC"/>
              <w:numPr>
                <w:ilvl w:val="0"/>
                <w:numId w:val="634"/>
              </w:numPr>
            </w:pPr>
            <w:r w:rsidRPr="007C62D7">
              <w:t xml:space="preserve">Channel/CSR light application </w:t>
            </w:r>
            <w:r>
              <w:t>informs user there is no deposit for the account</w:t>
            </w:r>
          </w:p>
          <w:p w:rsidR="00755C27" w:rsidRPr="007C62D7" w:rsidRDefault="00755C27" w:rsidP="002B4B52">
            <w:pPr>
              <w:pStyle w:val="BodyText"/>
            </w:pPr>
            <w:r w:rsidRPr="007C62D7">
              <w:t>A</w:t>
            </w:r>
            <w:r>
              <w:t>2:</w:t>
            </w:r>
            <w:r w:rsidRPr="007C62D7">
              <w:t xml:space="preserve"> Channel/CSR light application can’t </w:t>
            </w:r>
            <w:r>
              <w:t>get deposits</w:t>
            </w:r>
            <w:r w:rsidRPr="007C62D7">
              <w:t xml:space="preserve"> due to technical reasons</w:t>
            </w:r>
          </w:p>
          <w:p w:rsidR="00755C27" w:rsidRPr="007C62D7" w:rsidRDefault="00755C27" w:rsidP="000F7361">
            <w:pPr>
              <w:pStyle w:val="ListNumberUC"/>
              <w:numPr>
                <w:ilvl w:val="0"/>
                <w:numId w:val="627"/>
              </w:numPr>
            </w:pPr>
            <w:r w:rsidRPr="007C62D7">
              <w:t>Channel/CSR light application display</w:t>
            </w:r>
            <w:r>
              <w:t>s</w:t>
            </w:r>
            <w:r w:rsidRPr="007C62D7">
              <w:t xml:space="preserve"> a message informing user the service is temporally unavailable and to try later</w:t>
            </w:r>
          </w:p>
        </w:tc>
      </w:tr>
    </w:tbl>
    <w:p w:rsidR="00755C27" w:rsidRDefault="00755C27" w:rsidP="00755C27">
      <w:pPr>
        <w:pStyle w:val="Requirements"/>
        <w:ind w:left="288"/>
      </w:pPr>
    </w:p>
    <w:p w:rsidR="00755C27" w:rsidRPr="007C62D7" w:rsidRDefault="00755C27" w:rsidP="00755C27">
      <w:pPr>
        <w:pStyle w:val="Heading4"/>
      </w:pPr>
      <w:bookmarkStart w:id="2790" w:name="_Toc233601479"/>
      <w:bookmarkStart w:id="2791" w:name="_Toc253578315"/>
      <w:r w:rsidRPr="007C62D7">
        <w:t xml:space="preserve">Use Case:  </w:t>
      </w:r>
      <w:r>
        <w:t>Add Deposit</w:t>
      </w:r>
      <w:bookmarkEnd w:id="2790"/>
      <w:bookmarkEnd w:id="2791"/>
    </w:p>
    <w:p w:rsidR="00755C27" w:rsidRPr="007C62D7" w:rsidRDefault="00755C27" w:rsidP="00755C27">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55C27" w:rsidRPr="007C62D7" w:rsidTr="002B4B52">
        <w:trPr>
          <w:trHeight w:val="360"/>
        </w:trPr>
        <w:tc>
          <w:tcPr>
            <w:tcW w:w="5580" w:type="dxa"/>
            <w:gridSpan w:val="2"/>
            <w:shd w:val="clear" w:color="auto" w:fill="E6E6E6"/>
          </w:tcPr>
          <w:p w:rsidR="00755C27" w:rsidRPr="007C62D7" w:rsidRDefault="00755C27" w:rsidP="002B4B52">
            <w:pPr>
              <w:pStyle w:val="TableHeading"/>
            </w:pPr>
            <w:r>
              <w:t>Add Deposit</w:t>
            </w:r>
          </w:p>
        </w:tc>
        <w:tc>
          <w:tcPr>
            <w:tcW w:w="2880" w:type="dxa"/>
            <w:shd w:val="clear" w:color="auto" w:fill="E6E6E6"/>
          </w:tcPr>
          <w:p w:rsidR="00755C27" w:rsidRPr="007C62D7" w:rsidRDefault="00755C27" w:rsidP="002B4B52">
            <w:pPr>
              <w:pStyle w:val="TableHeading"/>
            </w:pPr>
            <w:r>
              <w:t>DPM0020</w:t>
            </w:r>
          </w:p>
        </w:tc>
      </w:tr>
      <w:tr w:rsidR="00755C27" w:rsidRPr="007C62D7" w:rsidTr="002B4B52">
        <w:tc>
          <w:tcPr>
            <w:tcW w:w="2268" w:type="dxa"/>
          </w:tcPr>
          <w:p w:rsidR="00755C27" w:rsidRPr="007C62D7" w:rsidRDefault="00755C27" w:rsidP="002B4B52">
            <w:r w:rsidRPr="007C62D7">
              <w:t>Primary actors</w:t>
            </w:r>
          </w:p>
        </w:tc>
        <w:tc>
          <w:tcPr>
            <w:tcW w:w="6192" w:type="dxa"/>
            <w:gridSpan w:val="2"/>
          </w:tcPr>
          <w:p w:rsidR="00755C27" w:rsidRDefault="00755C27" w:rsidP="002B4B52">
            <w:pPr>
              <w:pStyle w:val="BodyText"/>
            </w:pPr>
            <w:r>
              <w:t>CSR user</w:t>
            </w:r>
          </w:p>
          <w:p w:rsidR="00755C27" w:rsidRPr="007C62D7" w:rsidRDefault="00755C27" w:rsidP="002B4B52">
            <w:pPr>
              <w:pStyle w:val="BodyText"/>
            </w:pPr>
            <w:r>
              <w:t>Dealer user</w:t>
            </w:r>
          </w:p>
        </w:tc>
      </w:tr>
      <w:tr w:rsidR="00755C27" w:rsidRPr="007C62D7" w:rsidTr="002B4B52">
        <w:tc>
          <w:tcPr>
            <w:tcW w:w="2268" w:type="dxa"/>
          </w:tcPr>
          <w:p w:rsidR="00755C27" w:rsidRPr="007C62D7" w:rsidRDefault="00755C27" w:rsidP="002B4B52">
            <w:r w:rsidRPr="007C62D7">
              <w:t>Summary Goal</w:t>
            </w:r>
          </w:p>
        </w:tc>
        <w:tc>
          <w:tcPr>
            <w:tcW w:w="6192" w:type="dxa"/>
            <w:gridSpan w:val="2"/>
          </w:tcPr>
          <w:p w:rsidR="00755C27" w:rsidRPr="007C62D7" w:rsidRDefault="00755C27" w:rsidP="002B4B52">
            <w:pPr>
              <w:pStyle w:val="BodyText"/>
            </w:pPr>
            <w:r w:rsidRPr="007C62D7">
              <w:t xml:space="preserve">This use case allows a user </w:t>
            </w:r>
            <w:r>
              <w:t>adding a deposit either to a new order during checkout or directly to an existing account</w:t>
            </w:r>
          </w:p>
        </w:tc>
      </w:tr>
      <w:tr w:rsidR="00755C27" w:rsidRPr="007C62D7" w:rsidTr="002B4B52">
        <w:trPr>
          <w:trHeight w:val="176"/>
        </w:trPr>
        <w:tc>
          <w:tcPr>
            <w:tcW w:w="2268" w:type="dxa"/>
          </w:tcPr>
          <w:p w:rsidR="00755C27" w:rsidRPr="007C62D7" w:rsidRDefault="00755C27" w:rsidP="002B4B52">
            <w:r w:rsidRPr="007C62D7">
              <w:t>Pre-conditions</w:t>
            </w:r>
          </w:p>
        </w:tc>
        <w:tc>
          <w:tcPr>
            <w:tcW w:w="6192" w:type="dxa"/>
            <w:gridSpan w:val="2"/>
          </w:tcPr>
          <w:p w:rsidR="00755C27" w:rsidRPr="007C62D7" w:rsidRDefault="00755C27" w:rsidP="002B4B52">
            <w:pPr>
              <w:pStyle w:val="BodyText"/>
            </w:pPr>
            <w:r>
              <w:t>U</w:t>
            </w:r>
            <w:r w:rsidRPr="007C62D7">
              <w:t xml:space="preserve">ser </w:t>
            </w:r>
            <w:r>
              <w:t>is in context of a specific account or user is in the context of checkout process</w:t>
            </w:r>
          </w:p>
        </w:tc>
      </w:tr>
      <w:tr w:rsidR="00755C27" w:rsidRPr="007C62D7" w:rsidTr="002B4B52">
        <w:trPr>
          <w:trHeight w:val="176"/>
        </w:trPr>
        <w:tc>
          <w:tcPr>
            <w:tcW w:w="2268" w:type="dxa"/>
          </w:tcPr>
          <w:p w:rsidR="00755C27" w:rsidRPr="007C62D7" w:rsidRDefault="00755C27" w:rsidP="002B4B52">
            <w:r w:rsidRPr="007C62D7">
              <w:t>Trigger</w:t>
            </w:r>
          </w:p>
        </w:tc>
        <w:tc>
          <w:tcPr>
            <w:tcW w:w="6192" w:type="dxa"/>
            <w:gridSpan w:val="2"/>
          </w:tcPr>
          <w:p w:rsidR="00755C27" w:rsidRPr="007C62D7" w:rsidRDefault="00755C27" w:rsidP="002B4B52">
            <w:pPr>
              <w:pStyle w:val="BodyText"/>
            </w:pPr>
            <w:r>
              <w:t>User has selected the option to add a deposit</w:t>
            </w:r>
            <w:r w:rsidRPr="007C62D7">
              <w:t xml:space="preserve"> </w:t>
            </w:r>
          </w:p>
        </w:tc>
      </w:tr>
      <w:tr w:rsidR="00755C27" w:rsidRPr="007C62D7" w:rsidTr="002B4B52">
        <w:trPr>
          <w:trHeight w:val="176"/>
        </w:trPr>
        <w:tc>
          <w:tcPr>
            <w:tcW w:w="2268" w:type="dxa"/>
          </w:tcPr>
          <w:p w:rsidR="00755C27" w:rsidRPr="007C62D7" w:rsidRDefault="00755C27" w:rsidP="002B4B52">
            <w:r w:rsidRPr="007C62D7">
              <w:t>Minimum guarantees</w:t>
            </w:r>
          </w:p>
        </w:tc>
        <w:tc>
          <w:tcPr>
            <w:tcW w:w="6192" w:type="dxa"/>
            <w:gridSpan w:val="2"/>
          </w:tcPr>
          <w:p w:rsidR="00755C27" w:rsidRPr="007C62D7" w:rsidRDefault="00755C27" w:rsidP="002B4B52">
            <w:pPr>
              <w:pStyle w:val="BodyText"/>
            </w:pPr>
          </w:p>
        </w:tc>
      </w:tr>
      <w:tr w:rsidR="00755C27" w:rsidRPr="007C62D7" w:rsidTr="002B4B52">
        <w:trPr>
          <w:trHeight w:val="176"/>
        </w:trPr>
        <w:tc>
          <w:tcPr>
            <w:tcW w:w="2268" w:type="dxa"/>
          </w:tcPr>
          <w:p w:rsidR="00755C27" w:rsidRPr="007C62D7" w:rsidRDefault="00755C27" w:rsidP="002B4B52">
            <w:r w:rsidRPr="007C62D7">
              <w:t>Success guarantees:</w:t>
            </w:r>
          </w:p>
        </w:tc>
        <w:tc>
          <w:tcPr>
            <w:tcW w:w="6192" w:type="dxa"/>
            <w:gridSpan w:val="2"/>
          </w:tcPr>
          <w:p w:rsidR="00755C27" w:rsidRPr="007C62D7" w:rsidRDefault="00755C27" w:rsidP="002B4B52">
            <w:pPr>
              <w:pStyle w:val="BodyText"/>
            </w:pPr>
            <w:r w:rsidRPr="007C62D7">
              <w:t xml:space="preserve">Channel/CSR light Application </w:t>
            </w:r>
            <w:r>
              <w:t>adds the deposit to the order or directly to the account</w:t>
            </w:r>
          </w:p>
        </w:tc>
      </w:tr>
      <w:tr w:rsidR="00755C27" w:rsidRPr="007C62D7" w:rsidTr="002B4B52">
        <w:trPr>
          <w:trHeight w:val="176"/>
        </w:trPr>
        <w:tc>
          <w:tcPr>
            <w:tcW w:w="2268" w:type="dxa"/>
          </w:tcPr>
          <w:p w:rsidR="00755C27" w:rsidRPr="007C62D7" w:rsidRDefault="00755C27" w:rsidP="002B4B52">
            <w:r w:rsidRPr="007C62D7">
              <w:t>Normal Flow:</w:t>
            </w:r>
          </w:p>
        </w:tc>
        <w:tc>
          <w:tcPr>
            <w:tcW w:w="6192" w:type="dxa"/>
            <w:gridSpan w:val="2"/>
          </w:tcPr>
          <w:p w:rsidR="00755C27" w:rsidRDefault="00755C27" w:rsidP="000F7361">
            <w:pPr>
              <w:pStyle w:val="ListNumberUC"/>
              <w:numPr>
                <w:ilvl w:val="0"/>
                <w:numId w:val="628"/>
              </w:numPr>
            </w:pPr>
            <w:r>
              <w:t>User enters deposit information</w:t>
            </w:r>
          </w:p>
          <w:p w:rsidR="00755C27" w:rsidRDefault="00755C27" w:rsidP="000F7361">
            <w:pPr>
              <w:pStyle w:val="ListNumberUC"/>
              <w:numPr>
                <w:ilvl w:val="0"/>
                <w:numId w:val="628"/>
              </w:numPr>
            </w:pPr>
            <w:r>
              <w:t>Channel/</w:t>
            </w:r>
            <w:r w:rsidRPr="007C62D7">
              <w:t>CSR light</w:t>
            </w:r>
            <w:r>
              <w:t xml:space="preserve"> application request confirmation by user (A1)</w:t>
            </w:r>
          </w:p>
          <w:p w:rsidR="00755C27" w:rsidRDefault="00755C27" w:rsidP="000F7361">
            <w:pPr>
              <w:pStyle w:val="ListNumberUC"/>
              <w:numPr>
                <w:ilvl w:val="0"/>
                <w:numId w:val="628"/>
              </w:numPr>
            </w:pPr>
            <w:r>
              <w:t>User confirms(A2)</w:t>
            </w:r>
          </w:p>
          <w:p w:rsidR="00755C27" w:rsidRDefault="00755C27" w:rsidP="000F7361">
            <w:pPr>
              <w:pStyle w:val="ListNumberUC"/>
              <w:numPr>
                <w:ilvl w:val="0"/>
                <w:numId w:val="628"/>
              </w:numPr>
            </w:pPr>
            <w:r>
              <w:t>Channel/CSR light application provisions deposit in billing</w:t>
            </w:r>
          </w:p>
          <w:p w:rsidR="00755C27" w:rsidRDefault="00755C27" w:rsidP="000F7361">
            <w:pPr>
              <w:pStyle w:val="ListNumberUC"/>
              <w:numPr>
                <w:ilvl w:val="0"/>
                <w:numId w:val="628"/>
              </w:numPr>
            </w:pPr>
            <w:r>
              <w:t>Channel/CSR light application displays a confirmation message (A3)</w:t>
            </w:r>
          </w:p>
          <w:p w:rsidR="00755C27" w:rsidRPr="007C62D7" w:rsidRDefault="00755C27" w:rsidP="000F7361">
            <w:pPr>
              <w:pStyle w:val="ListNumberUC"/>
              <w:numPr>
                <w:ilvl w:val="0"/>
                <w:numId w:val="628"/>
              </w:numPr>
            </w:pPr>
            <w:r>
              <w:t>Channel/CSR light application redirects user to the view deposits use case</w:t>
            </w:r>
          </w:p>
        </w:tc>
      </w:tr>
      <w:tr w:rsidR="00755C27" w:rsidRPr="007C62D7" w:rsidTr="002B4B52">
        <w:trPr>
          <w:trHeight w:val="176"/>
        </w:trPr>
        <w:tc>
          <w:tcPr>
            <w:tcW w:w="2268" w:type="dxa"/>
          </w:tcPr>
          <w:p w:rsidR="00755C27" w:rsidRPr="007C62D7" w:rsidRDefault="00755C27" w:rsidP="002B4B52">
            <w:r w:rsidRPr="007C62D7">
              <w:t>Alternative Flows:</w:t>
            </w:r>
          </w:p>
        </w:tc>
        <w:tc>
          <w:tcPr>
            <w:tcW w:w="6192" w:type="dxa"/>
            <w:gridSpan w:val="2"/>
          </w:tcPr>
          <w:p w:rsidR="00755C27" w:rsidRDefault="00755C27" w:rsidP="002B4B52">
            <w:pPr>
              <w:pStyle w:val="BodyText"/>
            </w:pPr>
            <w:r w:rsidRPr="007C62D7">
              <w:t>A</w:t>
            </w:r>
            <w:r>
              <w:t>1:</w:t>
            </w:r>
            <w:r w:rsidRPr="007C62D7">
              <w:t xml:space="preserve"> </w:t>
            </w:r>
            <w:r>
              <w:t>User is in checkout process</w:t>
            </w:r>
          </w:p>
          <w:p w:rsidR="00755C27" w:rsidRDefault="00755C27" w:rsidP="000F7361">
            <w:pPr>
              <w:pStyle w:val="BodyText"/>
              <w:numPr>
                <w:ilvl w:val="0"/>
                <w:numId w:val="629"/>
              </w:numPr>
            </w:pPr>
            <w:r w:rsidRPr="007C62D7">
              <w:t xml:space="preserve">Channel/CSR light application </w:t>
            </w:r>
            <w:r>
              <w:t>adds the deposit to the order</w:t>
            </w:r>
          </w:p>
          <w:p w:rsidR="00755C27" w:rsidRPr="007C62D7" w:rsidRDefault="00755C27" w:rsidP="000F7361">
            <w:pPr>
              <w:pStyle w:val="BodyText"/>
              <w:numPr>
                <w:ilvl w:val="0"/>
                <w:numId w:val="629"/>
              </w:numPr>
            </w:pPr>
            <w:r>
              <w:t>Channel/CSR light redirects user to the review order use case</w:t>
            </w:r>
          </w:p>
        </w:tc>
      </w:tr>
    </w:tbl>
    <w:p w:rsidR="00755C27" w:rsidRDefault="00755C27" w:rsidP="00755C27">
      <w:pPr>
        <w:pStyle w:val="Requirements"/>
        <w:ind w:left="288"/>
      </w:pPr>
    </w:p>
    <w:p w:rsidR="00755C27" w:rsidRDefault="00755C27" w:rsidP="00755C27">
      <w:pPr>
        <w:pStyle w:val="Heading3forModuleRequirements"/>
      </w:pPr>
      <w:bookmarkStart w:id="2792" w:name="_Toc233601480"/>
      <w:bookmarkStart w:id="2793" w:name="_Toc253578316"/>
      <w:bookmarkStart w:id="2794" w:name="_Toc253579492"/>
      <w:r>
        <w:t>Channel/CSR light application requirements</w:t>
      </w:r>
      <w:bookmarkEnd w:id="2792"/>
      <w:bookmarkEnd w:id="2793"/>
      <w:bookmarkEnd w:id="2794"/>
    </w:p>
    <w:p w:rsidR="00755C27" w:rsidRDefault="00460216" w:rsidP="00755C27">
      <w:pPr>
        <w:pStyle w:val="Requirements"/>
      </w:pPr>
      <w:bookmarkStart w:id="2795" w:name="_Toc253579493"/>
      <w:r>
        <w:t>CHA-3.31</w:t>
      </w:r>
      <w:r w:rsidR="00755C27" w:rsidRPr="007C62D7">
        <w:t>.4.</w:t>
      </w:r>
      <w:r w:rsidR="00755C27">
        <w:t>1</w:t>
      </w:r>
      <w:r w:rsidR="00755C27" w:rsidRPr="007C62D7">
        <w:t xml:space="preserve">0 Channel/CSR light application shall </w:t>
      </w:r>
      <w:r w:rsidR="00755C27">
        <w:t>allow user viewing deposits of a specific account with respect of use case view deposits</w:t>
      </w:r>
      <w:bookmarkEnd w:id="2795"/>
    </w:p>
    <w:p w:rsidR="00755C27" w:rsidRDefault="00460216" w:rsidP="00755C27">
      <w:pPr>
        <w:pStyle w:val="Requirements"/>
        <w:ind w:left="288"/>
      </w:pPr>
      <w:bookmarkStart w:id="2796" w:name="_Toc253579494"/>
      <w:r>
        <w:t>CHA-3.31</w:t>
      </w:r>
      <w:r w:rsidR="00755C27" w:rsidRPr="007C62D7">
        <w:t>.4.</w:t>
      </w:r>
      <w:r w:rsidR="00755C27">
        <w:t>1</w:t>
      </w:r>
      <w:r w:rsidR="00755C27" w:rsidRPr="007C62D7">
        <w:t>0</w:t>
      </w:r>
      <w:r w:rsidR="00755C27">
        <w:t>.1</w:t>
      </w:r>
      <w:r w:rsidR="00755C27" w:rsidRPr="007C62D7">
        <w:t xml:space="preserve"> Channel/CSR light application shall </w:t>
      </w:r>
      <w:r w:rsidR="00755C27">
        <w:t>display for every deposit the deposit type, the open item id (if any), the received date, the returned date (if any), the deposit amount and the associated payment method</w:t>
      </w:r>
      <w:bookmarkEnd w:id="2796"/>
    </w:p>
    <w:p w:rsidR="00755C27" w:rsidRDefault="00460216" w:rsidP="00755C27">
      <w:pPr>
        <w:pStyle w:val="Requirements"/>
      </w:pPr>
      <w:bookmarkStart w:id="2797" w:name="_Toc253579495"/>
      <w:r>
        <w:t>CHA-3.31</w:t>
      </w:r>
      <w:r w:rsidR="00755C27" w:rsidRPr="007C62D7">
        <w:t>.4.</w:t>
      </w:r>
      <w:r w:rsidR="00755C27">
        <w:t>20</w:t>
      </w:r>
      <w:r w:rsidR="00755C27" w:rsidRPr="007C62D7">
        <w:t xml:space="preserve"> Channel/CSR light application shall </w:t>
      </w:r>
      <w:r w:rsidR="00755C27">
        <w:t>allow user to add a deposit with respect of use case add deposit</w:t>
      </w:r>
      <w:bookmarkEnd w:id="2797"/>
    </w:p>
    <w:p w:rsidR="00755C27" w:rsidRDefault="00460216" w:rsidP="00755C27">
      <w:pPr>
        <w:pStyle w:val="Requirements"/>
        <w:ind w:left="288"/>
      </w:pPr>
      <w:bookmarkStart w:id="2798" w:name="_Toc253579496"/>
      <w:r>
        <w:t>CHA-3.31</w:t>
      </w:r>
      <w:r w:rsidR="00755C27" w:rsidRPr="007C62D7">
        <w:t>.4.</w:t>
      </w:r>
      <w:r w:rsidR="00755C27">
        <w:t>20.1</w:t>
      </w:r>
      <w:r w:rsidR="00755C27" w:rsidRPr="007C62D7">
        <w:t xml:space="preserve"> Channel/CSR light application shall </w:t>
      </w:r>
      <w:r w:rsidR="00755C27">
        <w:t>request from user to enter deposit type (mandatory), Open item id (optional), Deposit amount (mandatory), Payment method for the deposit and associated parameter if any</w:t>
      </w:r>
      <w:bookmarkEnd w:id="2798"/>
    </w:p>
    <w:p w:rsidR="00755C27" w:rsidRDefault="00460216" w:rsidP="00755C27">
      <w:pPr>
        <w:pStyle w:val="Requirements"/>
        <w:ind w:left="288"/>
      </w:pPr>
      <w:bookmarkStart w:id="2799" w:name="_Toc253579497"/>
      <w:r>
        <w:t>CHA-3.31</w:t>
      </w:r>
      <w:r w:rsidR="00755C27" w:rsidRPr="007C62D7">
        <w:t>.4.</w:t>
      </w:r>
      <w:r w:rsidR="00755C27">
        <w:t>20.2</w:t>
      </w:r>
      <w:r w:rsidR="00755C27" w:rsidRPr="007C62D7">
        <w:t xml:space="preserve"> Channel/CSR light application shall </w:t>
      </w:r>
      <w:r w:rsidR="00755C27">
        <w:t>manage a specific list of payment method supported for deposit</w:t>
      </w:r>
      <w:bookmarkEnd w:id="2799"/>
    </w:p>
    <w:p w:rsidR="00755C27" w:rsidRDefault="00460216" w:rsidP="00755C27">
      <w:pPr>
        <w:pStyle w:val="Requirements"/>
        <w:ind w:left="288"/>
      </w:pPr>
      <w:bookmarkStart w:id="2800" w:name="_Toc253579498"/>
      <w:r>
        <w:t>CHA-3.31</w:t>
      </w:r>
      <w:r w:rsidR="00755C27" w:rsidRPr="007C62D7">
        <w:t>.4.</w:t>
      </w:r>
      <w:r w:rsidR="00755C27">
        <w:t>20.3</w:t>
      </w:r>
      <w:r w:rsidR="00755C27" w:rsidRPr="007C62D7">
        <w:t xml:space="preserve"> </w:t>
      </w:r>
      <w:r w:rsidR="00755C27">
        <w:t xml:space="preserve">When integrated with Comverse one, </w:t>
      </w:r>
      <w:r w:rsidR="00755C27" w:rsidRPr="007C62D7">
        <w:t xml:space="preserve">Channel/CSR light </w:t>
      </w:r>
      <w:r w:rsidR="00755C27">
        <w:t>shall support out of the box deposit types defined in PC</w:t>
      </w:r>
      <w:bookmarkEnd w:id="2800"/>
    </w:p>
    <w:p w:rsidR="00755C27" w:rsidRDefault="00460216" w:rsidP="00755C27">
      <w:pPr>
        <w:pStyle w:val="Requirements"/>
        <w:ind w:left="288"/>
      </w:pPr>
      <w:bookmarkStart w:id="2801" w:name="_Toc253579499"/>
      <w:r>
        <w:t>CHA-3.31</w:t>
      </w:r>
      <w:r w:rsidR="00755C27" w:rsidRPr="007C62D7">
        <w:t>.4.</w:t>
      </w:r>
      <w:r w:rsidR="00755C27">
        <w:t>20.4</w:t>
      </w:r>
      <w:r w:rsidR="00755C27" w:rsidRPr="007C62D7">
        <w:t xml:space="preserve"> </w:t>
      </w:r>
      <w:r w:rsidR="00755C27">
        <w:t>When integrated with Comverse one, Channel/CSR light shall propose by default payment method supported by billing</w:t>
      </w:r>
      <w:bookmarkEnd w:id="2801"/>
    </w:p>
    <w:p w:rsidR="00755C27" w:rsidRDefault="00755C27" w:rsidP="00460216">
      <w:pPr>
        <w:pStyle w:val="Requirements"/>
        <w:ind w:left="288"/>
      </w:pPr>
      <w:bookmarkStart w:id="2802" w:name="_Toc253579500"/>
      <w:r w:rsidRPr="007C62D7">
        <w:t>CHA-</w:t>
      </w:r>
      <w:r>
        <w:t>3.3</w:t>
      </w:r>
      <w:r w:rsidR="00460216">
        <w:t>1</w:t>
      </w:r>
      <w:r w:rsidRPr="007C62D7">
        <w:t>.4.</w:t>
      </w:r>
      <w:r>
        <w:t>20.5</w:t>
      </w:r>
      <w:r w:rsidRPr="007C62D7">
        <w:t xml:space="preserve"> </w:t>
      </w:r>
      <w:r>
        <w:t>When integrated with Comverse one and for credit card payment method, Channel/CSR light shall request Credit card authentication number and Credit card authentication date parameters.</w:t>
      </w:r>
      <w:bookmarkEnd w:id="2802"/>
      <w:r>
        <w:t xml:space="preserve"> </w:t>
      </w:r>
    </w:p>
    <w:p w:rsidR="00755C27" w:rsidRDefault="00755C27" w:rsidP="00755C27">
      <w:pPr>
        <w:pStyle w:val="Requirements"/>
        <w:ind w:left="288"/>
      </w:pPr>
    </w:p>
    <w:p w:rsidR="00755C27" w:rsidRPr="007C62D7" w:rsidRDefault="00755C27" w:rsidP="00755C27">
      <w:pPr>
        <w:pStyle w:val="Capability"/>
      </w:pPr>
      <w:bookmarkStart w:id="2803" w:name="_Toc233601481"/>
      <w:bookmarkStart w:id="2804" w:name="_Toc253578317"/>
      <w:bookmarkStart w:id="2805" w:name="_Toc253579501"/>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806" w:author="Raphaël Guého" w:date="2010-01-04T14:43:00Z" w:original="31."/>
        </w:fldChar>
      </w:r>
      <w:r w:rsidRPr="007C62D7">
        <w:t xml:space="preserve"> </w:t>
      </w:r>
      <w:r>
        <w:t>Stand alone charge management</w:t>
      </w:r>
      <w:bookmarkEnd w:id="2803"/>
      <w:bookmarkEnd w:id="2804"/>
      <w:bookmarkEnd w:id="2805"/>
    </w:p>
    <w:p w:rsidR="00755C27" w:rsidRPr="007C62D7" w:rsidRDefault="00755C27" w:rsidP="00755C27">
      <w:pPr>
        <w:pStyle w:val="Heading3"/>
      </w:pPr>
      <w:bookmarkStart w:id="2807" w:name="_Toc233601482"/>
      <w:bookmarkStart w:id="2808" w:name="_Toc253578318"/>
      <w:r w:rsidRPr="007C62D7">
        <w:t>Capability Description</w:t>
      </w:r>
      <w:bookmarkEnd w:id="2807"/>
      <w:bookmarkEnd w:id="2808"/>
    </w:p>
    <w:p w:rsidR="00755C27" w:rsidRPr="007C62D7" w:rsidRDefault="00755C27" w:rsidP="00755C27">
      <w:pPr>
        <w:pStyle w:val="BodyText"/>
      </w:pPr>
      <w:r w:rsidRPr="007C62D7">
        <w:t xml:space="preserve">This capability </w:t>
      </w:r>
      <w:r>
        <w:t xml:space="preserve">allows user to add stand alone charge on a specific account and </w:t>
      </w:r>
      <w:r w:rsidR="00A65E57">
        <w:t>subscriber</w:t>
      </w:r>
    </w:p>
    <w:p w:rsidR="00755C27" w:rsidRPr="007C62D7" w:rsidRDefault="00755C27" w:rsidP="00755C27">
      <w:pPr>
        <w:pStyle w:val="Heading3"/>
      </w:pPr>
      <w:bookmarkStart w:id="2809" w:name="_Toc233601483"/>
      <w:bookmarkStart w:id="2810" w:name="_Toc253578319"/>
      <w:r w:rsidRPr="007C62D7">
        <w:t>Capability Assumptions/Dependencies</w:t>
      </w:r>
      <w:bookmarkEnd w:id="2809"/>
      <w:bookmarkEnd w:id="2810"/>
    </w:p>
    <w:p w:rsidR="00755C27" w:rsidRPr="007C62D7" w:rsidRDefault="00755C27" w:rsidP="00755C27">
      <w:pPr>
        <w:pStyle w:val="Heading3"/>
      </w:pPr>
      <w:bookmarkStart w:id="2811" w:name="_Toc233601484"/>
      <w:bookmarkStart w:id="2812" w:name="_Toc253578320"/>
      <w:r w:rsidRPr="007C62D7">
        <w:t>Capability Use Cases</w:t>
      </w:r>
      <w:bookmarkEnd w:id="2811"/>
      <w:bookmarkEnd w:id="2812"/>
    </w:p>
    <w:p w:rsidR="00755C27" w:rsidRPr="007C62D7" w:rsidRDefault="00755C27" w:rsidP="00755C27">
      <w:pPr>
        <w:pStyle w:val="Heading4"/>
      </w:pPr>
      <w:bookmarkStart w:id="2813" w:name="_Toc233601485"/>
      <w:bookmarkStart w:id="2814" w:name="_Toc253578321"/>
      <w:r w:rsidRPr="007C62D7">
        <w:t xml:space="preserve">Use Case:  </w:t>
      </w:r>
      <w:r w:rsidR="00626203">
        <w:t>A</w:t>
      </w:r>
      <w:r>
        <w:t>dd stand alone charge</w:t>
      </w:r>
      <w:bookmarkEnd w:id="2813"/>
      <w:bookmarkEnd w:id="2814"/>
    </w:p>
    <w:p w:rsidR="00755C27" w:rsidRPr="007C62D7" w:rsidRDefault="00755C27" w:rsidP="00755C27">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55C27" w:rsidRPr="007C62D7" w:rsidTr="002B4B52">
        <w:trPr>
          <w:trHeight w:val="360"/>
        </w:trPr>
        <w:tc>
          <w:tcPr>
            <w:tcW w:w="5580" w:type="dxa"/>
            <w:gridSpan w:val="2"/>
            <w:shd w:val="clear" w:color="auto" w:fill="E6E6E6"/>
          </w:tcPr>
          <w:p w:rsidR="00755C27" w:rsidRPr="007C62D7" w:rsidRDefault="00755C27" w:rsidP="002B4B52">
            <w:pPr>
              <w:pStyle w:val="TableHeading"/>
            </w:pPr>
            <w:r>
              <w:t>Add stand alone charge</w:t>
            </w:r>
          </w:p>
        </w:tc>
        <w:tc>
          <w:tcPr>
            <w:tcW w:w="2880" w:type="dxa"/>
            <w:shd w:val="clear" w:color="auto" w:fill="E6E6E6"/>
          </w:tcPr>
          <w:p w:rsidR="00755C27" w:rsidRPr="007C62D7" w:rsidRDefault="00755C27" w:rsidP="002B4B52">
            <w:pPr>
              <w:pStyle w:val="TableHeading"/>
            </w:pPr>
            <w:r>
              <w:t>ASC0010</w:t>
            </w:r>
          </w:p>
        </w:tc>
      </w:tr>
      <w:tr w:rsidR="00755C27" w:rsidRPr="007C62D7" w:rsidTr="002B4B52">
        <w:tc>
          <w:tcPr>
            <w:tcW w:w="2268" w:type="dxa"/>
          </w:tcPr>
          <w:p w:rsidR="00755C27" w:rsidRPr="007C62D7" w:rsidRDefault="00755C27" w:rsidP="002B4B52">
            <w:r w:rsidRPr="007C62D7">
              <w:t>Primary actors</w:t>
            </w:r>
          </w:p>
        </w:tc>
        <w:tc>
          <w:tcPr>
            <w:tcW w:w="6192" w:type="dxa"/>
            <w:gridSpan w:val="2"/>
          </w:tcPr>
          <w:p w:rsidR="00755C27" w:rsidRDefault="00755C27" w:rsidP="002B4B52">
            <w:pPr>
              <w:pStyle w:val="BodyText"/>
            </w:pPr>
            <w:r>
              <w:t>CSR user</w:t>
            </w:r>
          </w:p>
          <w:p w:rsidR="00755C27" w:rsidRPr="007C62D7" w:rsidRDefault="00755C27" w:rsidP="002B4B52">
            <w:pPr>
              <w:pStyle w:val="BodyText"/>
            </w:pPr>
            <w:r>
              <w:t>Dealer user</w:t>
            </w:r>
          </w:p>
        </w:tc>
      </w:tr>
      <w:tr w:rsidR="00755C27" w:rsidRPr="007C62D7" w:rsidTr="002B4B52">
        <w:tc>
          <w:tcPr>
            <w:tcW w:w="2268" w:type="dxa"/>
          </w:tcPr>
          <w:p w:rsidR="00755C27" w:rsidRPr="007C62D7" w:rsidRDefault="00755C27" w:rsidP="002B4B52">
            <w:r w:rsidRPr="007C62D7">
              <w:t>Summary Goal</w:t>
            </w:r>
          </w:p>
        </w:tc>
        <w:tc>
          <w:tcPr>
            <w:tcW w:w="6192" w:type="dxa"/>
            <w:gridSpan w:val="2"/>
          </w:tcPr>
          <w:p w:rsidR="00755C27" w:rsidRPr="007C62D7" w:rsidRDefault="00755C27" w:rsidP="002B4B52">
            <w:pPr>
              <w:pStyle w:val="BodyText"/>
            </w:pPr>
            <w:r w:rsidRPr="007C62D7">
              <w:t xml:space="preserve">This use case allows a user </w:t>
            </w:r>
            <w:r>
              <w:t>adding a stand alone charge on an account/</w:t>
            </w:r>
            <w:r w:rsidR="00A65E57">
              <w:t>subscriber</w:t>
            </w:r>
          </w:p>
        </w:tc>
      </w:tr>
      <w:tr w:rsidR="00755C27" w:rsidRPr="007C62D7" w:rsidTr="002B4B52">
        <w:trPr>
          <w:trHeight w:val="176"/>
        </w:trPr>
        <w:tc>
          <w:tcPr>
            <w:tcW w:w="2268" w:type="dxa"/>
          </w:tcPr>
          <w:p w:rsidR="00755C27" w:rsidRPr="007C62D7" w:rsidRDefault="00755C27" w:rsidP="002B4B52">
            <w:r w:rsidRPr="007C62D7">
              <w:t>Pre-conditions</w:t>
            </w:r>
          </w:p>
        </w:tc>
        <w:tc>
          <w:tcPr>
            <w:tcW w:w="6192" w:type="dxa"/>
            <w:gridSpan w:val="2"/>
          </w:tcPr>
          <w:p w:rsidR="00755C27" w:rsidRPr="007C62D7" w:rsidRDefault="00755C27" w:rsidP="002B4B52">
            <w:pPr>
              <w:pStyle w:val="BodyText"/>
            </w:pPr>
            <w:r>
              <w:t>U</w:t>
            </w:r>
            <w:r w:rsidRPr="007C62D7">
              <w:t xml:space="preserve">ser </w:t>
            </w:r>
            <w:r>
              <w:t xml:space="preserve">is in context of a specific account or in context of a specific </w:t>
            </w:r>
            <w:r w:rsidR="00A65E57">
              <w:t>subscriber</w:t>
            </w:r>
          </w:p>
        </w:tc>
      </w:tr>
      <w:tr w:rsidR="00755C27" w:rsidRPr="007C62D7" w:rsidTr="002B4B52">
        <w:trPr>
          <w:trHeight w:val="176"/>
        </w:trPr>
        <w:tc>
          <w:tcPr>
            <w:tcW w:w="2268" w:type="dxa"/>
          </w:tcPr>
          <w:p w:rsidR="00755C27" w:rsidRPr="007C62D7" w:rsidRDefault="00755C27" w:rsidP="002B4B52">
            <w:r w:rsidRPr="007C62D7">
              <w:t>Trigger</w:t>
            </w:r>
          </w:p>
        </w:tc>
        <w:tc>
          <w:tcPr>
            <w:tcW w:w="6192" w:type="dxa"/>
            <w:gridSpan w:val="2"/>
          </w:tcPr>
          <w:p w:rsidR="00755C27" w:rsidRPr="007C62D7" w:rsidRDefault="00755C27" w:rsidP="002B4B52">
            <w:pPr>
              <w:pStyle w:val="BodyText"/>
            </w:pPr>
            <w:r>
              <w:t>User has selected the option to add stand alone charge</w:t>
            </w:r>
            <w:r w:rsidRPr="007C62D7">
              <w:t xml:space="preserve"> </w:t>
            </w:r>
          </w:p>
        </w:tc>
      </w:tr>
      <w:tr w:rsidR="00755C27" w:rsidRPr="007C62D7" w:rsidTr="002B4B52">
        <w:trPr>
          <w:trHeight w:val="176"/>
        </w:trPr>
        <w:tc>
          <w:tcPr>
            <w:tcW w:w="2268" w:type="dxa"/>
          </w:tcPr>
          <w:p w:rsidR="00755C27" w:rsidRPr="007C62D7" w:rsidRDefault="00755C27" w:rsidP="002B4B52">
            <w:r w:rsidRPr="007C62D7">
              <w:t>Minimum guarantees</w:t>
            </w:r>
          </w:p>
        </w:tc>
        <w:tc>
          <w:tcPr>
            <w:tcW w:w="6192" w:type="dxa"/>
            <w:gridSpan w:val="2"/>
          </w:tcPr>
          <w:p w:rsidR="00755C27" w:rsidRPr="007C62D7" w:rsidRDefault="00755C27" w:rsidP="002B4B52">
            <w:pPr>
              <w:pStyle w:val="BodyText"/>
            </w:pPr>
          </w:p>
        </w:tc>
      </w:tr>
      <w:tr w:rsidR="00755C27" w:rsidRPr="007C62D7" w:rsidTr="002B4B52">
        <w:trPr>
          <w:trHeight w:val="176"/>
        </w:trPr>
        <w:tc>
          <w:tcPr>
            <w:tcW w:w="2268" w:type="dxa"/>
          </w:tcPr>
          <w:p w:rsidR="00755C27" w:rsidRPr="007C62D7" w:rsidRDefault="00755C27" w:rsidP="002B4B52">
            <w:r w:rsidRPr="007C62D7">
              <w:t>Success guarantees:</w:t>
            </w:r>
          </w:p>
        </w:tc>
        <w:tc>
          <w:tcPr>
            <w:tcW w:w="6192" w:type="dxa"/>
            <w:gridSpan w:val="2"/>
          </w:tcPr>
          <w:p w:rsidR="00755C27" w:rsidRPr="007C62D7" w:rsidRDefault="00755C27" w:rsidP="002B4B52">
            <w:pPr>
              <w:pStyle w:val="BodyText"/>
            </w:pPr>
            <w:r w:rsidRPr="007C62D7">
              <w:t xml:space="preserve">Channel/CSR light Application </w:t>
            </w:r>
            <w:r>
              <w:t>provisions the NRC on the account/</w:t>
            </w:r>
            <w:r w:rsidR="00A65E57">
              <w:t>subscriber</w:t>
            </w:r>
          </w:p>
        </w:tc>
      </w:tr>
      <w:tr w:rsidR="00755C27" w:rsidRPr="007C62D7" w:rsidTr="002B4B52">
        <w:trPr>
          <w:trHeight w:val="176"/>
        </w:trPr>
        <w:tc>
          <w:tcPr>
            <w:tcW w:w="2268" w:type="dxa"/>
          </w:tcPr>
          <w:p w:rsidR="00755C27" w:rsidRPr="007C62D7" w:rsidRDefault="00755C27" w:rsidP="002B4B52">
            <w:r w:rsidRPr="007C62D7">
              <w:t>Normal Flow:</w:t>
            </w:r>
          </w:p>
        </w:tc>
        <w:tc>
          <w:tcPr>
            <w:tcW w:w="6192" w:type="dxa"/>
            <w:gridSpan w:val="2"/>
          </w:tcPr>
          <w:p w:rsidR="00755C27" w:rsidRDefault="00755C27" w:rsidP="000F7361">
            <w:pPr>
              <w:pStyle w:val="ListNumberUC"/>
              <w:numPr>
                <w:ilvl w:val="0"/>
                <w:numId w:val="631"/>
              </w:numPr>
            </w:pPr>
            <w:r>
              <w:t>User selects the event type and the relevant NRC type regarding the selected event type</w:t>
            </w:r>
          </w:p>
          <w:p w:rsidR="00755C27" w:rsidRDefault="00755C27" w:rsidP="000F7361">
            <w:pPr>
              <w:pStyle w:val="ListNumberUC"/>
              <w:numPr>
                <w:ilvl w:val="0"/>
                <w:numId w:val="631"/>
              </w:numPr>
            </w:pPr>
            <w:r>
              <w:t>Channel/CSR light application displays the NRC value according to account/</w:t>
            </w:r>
            <w:r w:rsidR="00A65E57">
              <w:t>subscriber</w:t>
            </w:r>
            <w:r>
              <w:t xml:space="preserve"> currency</w:t>
            </w:r>
          </w:p>
          <w:p w:rsidR="00755C27" w:rsidRDefault="00755C27" w:rsidP="000F7361">
            <w:pPr>
              <w:pStyle w:val="ListNumberUC"/>
              <w:numPr>
                <w:ilvl w:val="0"/>
                <w:numId w:val="631"/>
              </w:numPr>
            </w:pPr>
            <w:r>
              <w:t>User set the effective date (defaulted to current date time) and submit (A1)</w:t>
            </w:r>
          </w:p>
          <w:p w:rsidR="00755C27" w:rsidRDefault="00755C27" w:rsidP="000F7361">
            <w:pPr>
              <w:pStyle w:val="ListNumberUC"/>
              <w:numPr>
                <w:ilvl w:val="0"/>
                <w:numId w:val="631"/>
              </w:numPr>
            </w:pPr>
            <w:r>
              <w:t>Channel</w:t>
            </w:r>
            <w:r w:rsidRPr="007C62D7">
              <w:t>/CSR light</w:t>
            </w:r>
            <w:r>
              <w:t xml:space="preserve"> application requests confirmation from user</w:t>
            </w:r>
          </w:p>
          <w:p w:rsidR="00755C27" w:rsidRDefault="00755C27" w:rsidP="000F7361">
            <w:pPr>
              <w:pStyle w:val="ListNumberUC"/>
              <w:numPr>
                <w:ilvl w:val="0"/>
                <w:numId w:val="631"/>
              </w:numPr>
            </w:pPr>
            <w:r>
              <w:t>User confirms (A2)</w:t>
            </w:r>
          </w:p>
          <w:p w:rsidR="00755C27" w:rsidRDefault="00755C27" w:rsidP="000F7361">
            <w:pPr>
              <w:pStyle w:val="ListNumberUC"/>
              <w:numPr>
                <w:ilvl w:val="0"/>
                <w:numId w:val="631"/>
              </w:numPr>
            </w:pPr>
            <w:r>
              <w:t>Channel/CSR light application provision the NRC on the account/Subscriber</w:t>
            </w:r>
          </w:p>
          <w:p w:rsidR="00755C27" w:rsidRPr="007C62D7" w:rsidRDefault="00755C27" w:rsidP="000F7361">
            <w:pPr>
              <w:pStyle w:val="ListNumberUC"/>
              <w:numPr>
                <w:ilvl w:val="0"/>
                <w:numId w:val="631"/>
              </w:numPr>
            </w:pPr>
            <w:r>
              <w:t>Channel/CSR light display a confirmation message(A3)</w:t>
            </w:r>
          </w:p>
        </w:tc>
      </w:tr>
      <w:tr w:rsidR="00755C27" w:rsidRPr="007C62D7" w:rsidTr="002B4B52">
        <w:trPr>
          <w:trHeight w:val="176"/>
        </w:trPr>
        <w:tc>
          <w:tcPr>
            <w:tcW w:w="2268" w:type="dxa"/>
          </w:tcPr>
          <w:p w:rsidR="00755C27" w:rsidRPr="007C62D7" w:rsidRDefault="00755C27" w:rsidP="002B4B52">
            <w:r w:rsidRPr="007C62D7">
              <w:t>Alternative Flows:</w:t>
            </w:r>
          </w:p>
        </w:tc>
        <w:tc>
          <w:tcPr>
            <w:tcW w:w="6192" w:type="dxa"/>
            <w:gridSpan w:val="2"/>
          </w:tcPr>
          <w:p w:rsidR="00755C27" w:rsidRPr="007C62D7" w:rsidRDefault="00755C27" w:rsidP="002B4B52">
            <w:pPr>
              <w:pStyle w:val="BodyText"/>
            </w:pPr>
            <w:r w:rsidRPr="007C62D7">
              <w:t>A</w:t>
            </w:r>
            <w:r>
              <w:t>1:</w:t>
            </w:r>
            <w:r w:rsidRPr="007C62D7">
              <w:t xml:space="preserve"> </w:t>
            </w:r>
            <w:r>
              <w:t>Stand alone NRC supports installments and user decides to configure them</w:t>
            </w:r>
          </w:p>
          <w:p w:rsidR="00755C27" w:rsidRDefault="00755C27" w:rsidP="000F7361">
            <w:pPr>
              <w:pStyle w:val="ListNumberUC"/>
              <w:numPr>
                <w:ilvl w:val="0"/>
                <w:numId w:val="634"/>
              </w:numPr>
            </w:pPr>
            <w:r>
              <w:t>User set the number of installment, the effective date of the first installment and the remaining amount and submits</w:t>
            </w:r>
          </w:p>
          <w:p w:rsidR="00755C27" w:rsidRPr="007C62D7" w:rsidRDefault="00755C27" w:rsidP="000F7361">
            <w:pPr>
              <w:pStyle w:val="ListNumberUC"/>
              <w:numPr>
                <w:ilvl w:val="0"/>
                <w:numId w:val="634"/>
              </w:numPr>
            </w:pPr>
            <w:r>
              <w:t>Next steps are similar to nominal case</w:t>
            </w:r>
          </w:p>
          <w:p w:rsidR="00755C27" w:rsidRPr="007C62D7" w:rsidRDefault="00755C27" w:rsidP="002B4B52">
            <w:pPr>
              <w:pStyle w:val="BodyText"/>
            </w:pPr>
            <w:r w:rsidRPr="007C62D7">
              <w:t>A</w:t>
            </w:r>
            <w:r>
              <w:t>2:</w:t>
            </w:r>
            <w:r w:rsidRPr="007C62D7">
              <w:t xml:space="preserve"> </w:t>
            </w:r>
            <w:r>
              <w:t>User cancels</w:t>
            </w:r>
          </w:p>
          <w:p w:rsidR="00755C27" w:rsidRDefault="00755C27" w:rsidP="000F7361">
            <w:pPr>
              <w:pStyle w:val="ListNumberUC"/>
              <w:numPr>
                <w:ilvl w:val="0"/>
                <w:numId w:val="632"/>
              </w:numPr>
            </w:pPr>
            <w:r w:rsidRPr="007C62D7">
              <w:t xml:space="preserve">Channel/CSR light application </w:t>
            </w:r>
            <w:r>
              <w:t>redirects user to the use case he was before deciding to add a stand alone charge</w:t>
            </w:r>
          </w:p>
          <w:p w:rsidR="00755C27" w:rsidRDefault="00755C27" w:rsidP="002B4B52">
            <w:pPr>
              <w:pStyle w:val="ListNumberUC"/>
              <w:numPr>
                <w:ilvl w:val="0"/>
                <w:numId w:val="0"/>
              </w:numPr>
            </w:pPr>
            <w:r>
              <w:t>A3: Channel/CSR light can’t provision the charge for any reason</w:t>
            </w:r>
          </w:p>
          <w:p w:rsidR="00755C27" w:rsidRPr="007C62D7" w:rsidRDefault="00755C27" w:rsidP="000F7361">
            <w:pPr>
              <w:pStyle w:val="ListNumberUC"/>
              <w:numPr>
                <w:ilvl w:val="0"/>
                <w:numId w:val="633"/>
              </w:numPr>
            </w:pPr>
            <w:r w:rsidRPr="007C62D7">
              <w:t xml:space="preserve">Channel/CSR light application </w:t>
            </w:r>
            <w:r>
              <w:t>displays en error message specifying the service is not available and to try later</w:t>
            </w:r>
          </w:p>
        </w:tc>
      </w:tr>
    </w:tbl>
    <w:p w:rsidR="00755C27" w:rsidRDefault="00755C27" w:rsidP="00755C27">
      <w:pPr>
        <w:pStyle w:val="Requirements"/>
        <w:ind w:left="288"/>
      </w:pPr>
    </w:p>
    <w:p w:rsidR="00472D89" w:rsidRPr="007C62D7" w:rsidRDefault="00472D89" w:rsidP="00472D89">
      <w:pPr>
        <w:pStyle w:val="Heading4"/>
      </w:pPr>
      <w:bookmarkStart w:id="2815" w:name="_Toc253578322"/>
      <w:r w:rsidRPr="007C62D7">
        <w:t xml:space="preserve">Use Case:  </w:t>
      </w:r>
      <w:r>
        <w:t>Charge admin event</w:t>
      </w:r>
      <w:bookmarkEnd w:id="2815"/>
    </w:p>
    <w:p w:rsidR="00472D89" w:rsidRPr="007C62D7" w:rsidRDefault="00472D89" w:rsidP="00472D89">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472D89" w:rsidRPr="007C62D7" w:rsidTr="00064DCE">
        <w:trPr>
          <w:trHeight w:val="360"/>
        </w:trPr>
        <w:tc>
          <w:tcPr>
            <w:tcW w:w="5580" w:type="dxa"/>
            <w:gridSpan w:val="2"/>
            <w:shd w:val="clear" w:color="auto" w:fill="E6E6E6"/>
          </w:tcPr>
          <w:p w:rsidR="00472D89" w:rsidRPr="007C62D7" w:rsidRDefault="00472D89" w:rsidP="00064DCE">
            <w:pPr>
              <w:pStyle w:val="TableHeading"/>
            </w:pPr>
            <w:r>
              <w:t>Charge admin event</w:t>
            </w:r>
          </w:p>
        </w:tc>
        <w:tc>
          <w:tcPr>
            <w:tcW w:w="2880" w:type="dxa"/>
            <w:shd w:val="clear" w:color="auto" w:fill="E6E6E6"/>
          </w:tcPr>
          <w:p w:rsidR="00472D89" w:rsidRPr="007C62D7" w:rsidRDefault="00472D89" w:rsidP="00064DCE">
            <w:pPr>
              <w:pStyle w:val="TableHeading"/>
            </w:pPr>
            <w:r>
              <w:t>ASC0020</w:t>
            </w:r>
          </w:p>
        </w:tc>
      </w:tr>
      <w:tr w:rsidR="00472D89" w:rsidRPr="007C62D7" w:rsidTr="00064DCE">
        <w:tc>
          <w:tcPr>
            <w:tcW w:w="2268" w:type="dxa"/>
          </w:tcPr>
          <w:p w:rsidR="00472D89" w:rsidRPr="007C62D7" w:rsidRDefault="00472D89" w:rsidP="00064DCE">
            <w:r w:rsidRPr="007C62D7">
              <w:t>Primary actors</w:t>
            </w:r>
          </w:p>
        </w:tc>
        <w:tc>
          <w:tcPr>
            <w:tcW w:w="6192" w:type="dxa"/>
            <w:gridSpan w:val="2"/>
          </w:tcPr>
          <w:p w:rsidR="00472D89" w:rsidRDefault="00472D89" w:rsidP="00064DCE">
            <w:pPr>
              <w:pStyle w:val="BodyText"/>
            </w:pPr>
            <w:r>
              <w:t>CSR user</w:t>
            </w:r>
          </w:p>
          <w:p w:rsidR="00472D89" w:rsidRPr="007C62D7" w:rsidRDefault="00472D89" w:rsidP="00064DCE">
            <w:pPr>
              <w:pStyle w:val="BodyText"/>
            </w:pPr>
            <w:r>
              <w:t>Dealer user</w:t>
            </w:r>
          </w:p>
        </w:tc>
      </w:tr>
      <w:tr w:rsidR="00472D89" w:rsidRPr="007C62D7" w:rsidTr="00064DCE">
        <w:tc>
          <w:tcPr>
            <w:tcW w:w="2268" w:type="dxa"/>
          </w:tcPr>
          <w:p w:rsidR="00472D89" w:rsidRPr="007C62D7" w:rsidRDefault="00472D89" w:rsidP="00064DCE">
            <w:r w:rsidRPr="007C62D7">
              <w:t>Summary Goal</w:t>
            </w:r>
          </w:p>
        </w:tc>
        <w:tc>
          <w:tcPr>
            <w:tcW w:w="6192" w:type="dxa"/>
            <w:gridSpan w:val="2"/>
          </w:tcPr>
          <w:p w:rsidR="00472D89" w:rsidRPr="007C62D7" w:rsidRDefault="00472D89" w:rsidP="00472D89">
            <w:pPr>
              <w:pStyle w:val="BodyText"/>
            </w:pPr>
            <w:r w:rsidRPr="007C62D7">
              <w:t xml:space="preserve">This use case allows </w:t>
            </w:r>
            <w:r>
              <w:t>advising user that some charge is associated to an administrative event and to allow him to waive it or not</w:t>
            </w:r>
          </w:p>
        </w:tc>
      </w:tr>
      <w:tr w:rsidR="00472D89" w:rsidRPr="007C62D7" w:rsidTr="00064DCE">
        <w:trPr>
          <w:trHeight w:val="176"/>
        </w:trPr>
        <w:tc>
          <w:tcPr>
            <w:tcW w:w="2268" w:type="dxa"/>
          </w:tcPr>
          <w:p w:rsidR="00472D89" w:rsidRPr="007C62D7" w:rsidRDefault="00472D89" w:rsidP="00064DCE">
            <w:r w:rsidRPr="007C62D7">
              <w:t>Pre-conditions</w:t>
            </w:r>
          </w:p>
        </w:tc>
        <w:tc>
          <w:tcPr>
            <w:tcW w:w="6192" w:type="dxa"/>
            <w:gridSpan w:val="2"/>
          </w:tcPr>
          <w:p w:rsidR="00472D89" w:rsidRPr="007C62D7" w:rsidRDefault="00472D89" w:rsidP="00472D89">
            <w:pPr>
              <w:pStyle w:val="BodyText"/>
            </w:pPr>
            <w:r>
              <w:t>U</w:t>
            </w:r>
            <w:r w:rsidRPr="007C62D7">
              <w:t xml:space="preserve">ser </w:t>
            </w:r>
            <w:r>
              <w:t>is in context of a specific subscriber</w:t>
            </w:r>
          </w:p>
        </w:tc>
      </w:tr>
      <w:tr w:rsidR="00472D89" w:rsidRPr="007C62D7" w:rsidTr="00064DCE">
        <w:trPr>
          <w:trHeight w:val="176"/>
        </w:trPr>
        <w:tc>
          <w:tcPr>
            <w:tcW w:w="2268" w:type="dxa"/>
          </w:tcPr>
          <w:p w:rsidR="00472D89" w:rsidRPr="007C62D7" w:rsidRDefault="00472D89" w:rsidP="00064DCE">
            <w:r w:rsidRPr="007C62D7">
              <w:t>Trigger</w:t>
            </w:r>
          </w:p>
        </w:tc>
        <w:tc>
          <w:tcPr>
            <w:tcW w:w="6192" w:type="dxa"/>
            <w:gridSpan w:val="2"/>
          </w:tcPr>
          <w:p w:rsidR="00472D89" w:rsidRDefault="00472D89" w:rsidP="00472D89">
            <w:pPr>
              <w:pStyle w:val="BodyText"/>
            </w:pPr>
            <w:r>
              <w:t>User is either:</w:t>
            </w:r>
          </w:p>
          <w:p w:rsidR="00472D89" w:rsidRDefault="00472D89" w:rsidP="00472D89">
            <w:pPr>
              <w:pStyle w:val="BodyText"/>
            </w:pPr>
            <w:r>
              <w:t>Reconfiguring F&amp;F</w:t>
            </w:r>
          </w:p>
          <w:p w:rsidR="00472D89" w:rsidRDefault="00472D89" w:rsidP="00472D89">
            <w:pPr>
              <w:pStyle w:val="BodyText"/>
            </w:pPr>
            <w:r>
              <w:t>Modifying happy hour or special days subscriber attributes</w:t>
            </w:r>
          </w:p>
          <w:p w:rsidR="00472D89" w:rsidRPr="007C62D7" w:rsidRDefault="00472D89" w:rsidP="00472D89">
            <w:pPr>
              <w:pStyle w:val="BodyText"/>
            </w:pPr>
            <w:r>
              <w:t>Disconnecting a subscriber</w:t>
            </w:r>
            <w:r w:rsidRPr="007C62D7">
              <w:t xml:space="preserve"> </w:t>
            </w:r>
          </w:p>
        </w:tc>
      </w:tr>
      <w:tr w:rsidR="00472D89" w:rsidRPr="007C62D7" w:rsidTr="00064DCE">
        <w:trPr>
          <w:trHeight w:val="176"/>
        </w:trPr>
        <w:tc>
          <w:tcPr>
            <w:tcW w:w="2268" w:type="dxa"/>
          </w:tcPr>
          <w:p w:rsidR="00472D89" w:rsidRPr="007C62D7" w:rsidRDefault="00472D89" w:rsidP="00064DCE">
            <w:r w:rsidRPr="007C62D7">
              <w:t>Minimum guarantees</w:t>
            </w:r>
          </w:p>
        </w:tc>
        <w:tc>
          <w:tcPr>
            <w:tcW w:w="6192" w:type="dxa"/>
            <w:gridSpan w:val="2"/>
          </w:tcPr>
          <w:p w:rsidR="00472D89" w:rsidRPr="007C62D7" w:rsidRDefault="00472D89" w:rsidP="00064DCE">
            <w:pPr>
              <w:pStyle w:val="BodyText"/>
            </w:pPr>
          </w:p>
        </w:tc>
      </w:tr>
      <w:tr w:rsidR="00472D89" w:rsidRPr="007C62D7" w:rsidTr="00064DCE">
        <w:trPr>
          <w:trHeight w:val="176"/>
        </w:trPr>
        <w:tc>
          <w:tcPr>
            <w:tcW w:w="2268" w:type="dxa"/>
          </w:tcPr>
          <w:p w:rsidR="00472D89" w:rsidRPr="007C62D7" w:rsidRDefault="00472D89" w:rsidP="00064DCE">
            <w:r w:rsidRPr="007C62D7">
              <w:t>Success guarantees:</w:t>
            </w:r>
          </w:p>
        </w:tc>
        <w:tc>
          <w:tcPr>
            <w:tcW w:w="6192" w:type="dxa"/>
            <w:gridSpan w:val="2"/>
          </w:tcPr>
          <w:p w:rsidR="00472D89" w:rsidRPr="007C62D7" w:rsidRDefault="00472D89" w:rsidP="00064DCE">
            <w:pPr>
              <w:pStyle w:val="BodyText"/>
            </w:pPr>
            <w:r w:rsidRPr="007C62D7">
              <w:t xml:space="preserve">Channel/CSR light Application </w:t>
            </w:r>
            <w:r>
              <w:t>provisions the NRC on the account/subscriber</w:t>
            </w:r>
          </w:p>
        </w:tc>
      </w:tr>
      <w:tr w:rsidR="00472D89" w:rsidRPr="007C62D7" w:rsidTr="00064DCE">
        <w:trPr>
          <w:trHeight w:val="176"/>
        </w:trPr>
        <w:tc>
          <w:tcPr>
            <w:tcW w:w="2268" w:type="dxa"/>
          </w:tcPr>
          <w:p w:rsidR="00472D89" w:rsidRPr="007C62D7" w:rsidRDefault="00472D89" w:rsidP="00064DCE">
            <w:r w:rsidRPr="007C62D7">
              <w:t>Normal Flow:</w:t>
            </w:r>
          </w:p>
        </w:tc>
        <w:tc>
          <w:tcPr>
            <w:tcW w:w="6192" w:type="dxa"/>
            <w:gridSpan w:val="2"/>
          </w:tcPr>
          <w:p w:rsidR="001948EA" w:rsidRDefault="001948EA" w:rsidP="000F7361">
            <w:pPr>
              <w:pStyle w:val="ListNumberUC"/>
              <w:numPr>
                <w:ilvl w:val="0"/>
                <w:numId w:val="732"/>
              </w:numPr>
            </w:pPr>
            <w:r>
              <w:t>User set the event reason</w:t>
            </w:r>
          </w:p>
          <w:p w:rsidR="00472D89" w:rsidRDefault="00472D89" w:rsidP="000F7361">
            <w:pPr>
              <w:pStyle w:val="ListNumberUC"/>
              <w:numPr>
                <w:ilvl w:val="0"/>
                <w:numId w:val="732"/>
              </w:numPr>
            </w:pPr>
            <w:r>
              <w:t>Channel/CSR light application fetch billing to identify if there is any charge associated to the billing</w:t>
            </w:r>
          </w:p>
          <w:p w:rsidR="00472D89" w:rsidRDefault="00472D89" w:rsidP="000F7361">
            <w:pPr>
              <w:pStyle w:val="ListNumberUC"/>
              <w:numPr>
                <w:ilvl w:val="0"/>
                <w:numId w:val="732"/>
              </w:numPr>
            </w:pPr>
            <w:r>
              <w:t>Channel/CSR light application displays the charge(s) and propose to the user to waive them (A1)</w:t>
            </w:r>
          </w:p>
          <w:p w:rsidR="00472D89" w:rsidRDefault="00472D89" w:rsidP="000F7361">
            <w:pPr>
              <w:pStyle w:val="ListNumberUC"/>
              <w:numPr>
                <w:ilvl w:val="0"/>
                <w:numId w:val="732"/>
              </w:numPr>
            </w:pPr>
            <w:r>
              <w:t>User decides to apply the charge (A2)</w:t>
            </w:r>
          </w:p>
          <w:p w:rsidR="00472D89" w:rsidRPr="007C62D7" w:rsidRDefault="00472D89" w:rsidP="000F7361">
            <w:pPr>
              <w:pStyle w:val="ListNumberUC"/>
              <w:numPr>
                <w:ilvl w:val="0"/>
                <w:numId w:val="732"/>
              </w:numPr>
            </w:pPr>
            <w:r>
              <w:t>Channel/CSR light application provisions the charge(s) when processing the event</w:t>
            </w:r>
          </w:p>
        </w:tc>
      </w:tr>
      <w:tr w:rsidR="00472D89" w:rsidRPr="007C62D7" w:rsidTr="00064DCE">
        <w:trPr>
          <w:trHeight w:val="176"/>
        </w:trPr>
        <w:tc>
          <w:tcPr>
            <w:tcW w:w="2268" w:type="dxa"/>
          </w:tcPr>
          <w:p w:rsidR="00472D89" w:rsidRPr="007C62D7" w:rsidRDefault="00472D89" w:rsidP="00064DCE">
            <w:r w:rsidRPr="007C62D7">
              <w:t>Alternative Flows:</w:t>
            </w:r>
          </w:p>
        </w:tc>
        <w:tc>
          <w:tcPr>
            <w:tcW w:w="6192" w:type="dxa"/>
            <w:gridSpan w:val="2"/>
          </w:tcPr>
          <w:p w:rsidR="00472D89" w:rsidRPr="007C62D7" w:rsidRDefault="00472D89" w:rsidP="00064DCE">
            <w:pPr>
              <w:pStyle w:val="BodyText"/>
            </w:pPr>
            <w:r w:rsidRPr="007C62D7">
              <w:t>A</w:t>
            </w:r>
            <w:r>
              <w:t>1:</w:t>
            </w:r>
            <w:r w:rsidRPr="007C62D7">
              <w:t xml:space="preserve"> </w:t>
            </w:r>
            <w:r>
              <w:t>There is no charge associated to the event</w:t>
            </w:r>
          </w:p>
          <w:p w:rsidR="00472D89" w:rsidRPr="007C62D7" w:rsidRDefault="00472D89" w:rsidP="000F7361">
            <w:pPr>
              <w:pStyle w:val="ListNumberUC"/>
              <w:numPr>
                <w:ilvl w:val="0"/>
                <w:numId w:val="733"/>
              </w:numPr>
            </w:pPr>
            <w:r>
              <w:t>Use case ends</w:t>
            </w:r>
          </w:p>
          <w:p w:rsidR="00472D89" w:rsidRPr="007C62D7" w:rsidRDefault="00472D89" w:rsidP="00064DCE">
            <w:pPr>
              <w:pStyle w:val="BodyText"/>
            </w:pPr>
            <w:r w:rsidRPr="007C62D7">
              <w:t>A</w:t>
            </w:r>
            <w:r>
              <w:t>2:</w:t>
            </w:r>
            <w:r w:rsidRPr="007C62D7">
              <w:t xml:space="preserve"> </w:t>
            </w:r>
            <w:r>
              <w:t>User waives the charge</w:t>
            </w:r>
          </w:p>
          <w:p w:rsidR="00472D89" w:rsidRPr="007C62D7" w:rsidRDefault="00472D89" w:rsidP="000F7361">
            <w:pPr>
              <w:pStyle w:val="ListNumberUC"/>
              <w:numPr>
                <w:ilvl w:val="0"/>
                <w:numId w:val="734"/>
              </w:numPr>
            </w:pPr>
            <w:r w:rsidRPr="007C62D7">
              <w:t xml:space="preserve">Channel/CSR light application </w:t>
            </w:r>
            <w:r>
              <w:t>doesn’t provision the charge when processing the event</w:t>
            </w:r>
          </w:p>
        </w:tc>
      </w:tr>
    </w:tbl>
    <w:p w:rsidR="00472D89" w:rsidRDefault="00472D89" w:rsidP="00472D89">
      <w:pPr>
        <w:pStyle w:val="Requirements"/>
        <w:ind w:left="288"/>
      </w:pPr>
    </w:p>
    <w:p w:rsidR="00472D89" w:rsidRDefault="00472D89" w:rsidP="00755C27">
      <w:pPr>
        <w:pStyle w:val="Requirements"/>
        <w:ind w:left="288"/>
      </w:pPr>
    </w:p>
    <w:p w:rsidR="00755C27" w:rsidRDefault="00755C27" w:rsidP="00755C27">
      <w:pPr>
        <w:pStyle w:val="Heading3forModuleRequirements"/>
      </w:pPr>
      <w:bookmarkStart w:id="2816" w:name="_Toc253578323"/>
      <w:bookmarkStart w:id="2817" w:name="_Toc253579502"/>
      <w:r>
        <w:t>Channel/CSR light application requirements</w:t>
      </w:r>
      <w:bookmarkEnd w:id="2816"/>
      <w:bookmarkEnd w:id="2817"/>
    </w:p>
    <w:p w:rsidR="00755C27" w:rsidRDefault="00755C27" w:rsidP="00460216">
      <w:pPr>
        <w:pStyle w:val="Requirements"/>
      </w:pPr>
      <w:bookmarkStart w:id="2818" w:name="_Toc253579503"/>
      <w:r w:rsidRPr="007C62D7">
        <w:t>CHA-</w:t>
      </w:r>
      <w:r>
        <w:t>3.3</w:t>
      </w:r>
      <w:r w:rsidR="00460216">
        <w:t>2</w:t>
      </w:r>
      <w:r w:rsidRPr="007C62D7">
        <w:t>.4.</w:t>
      </w:r>
      <w:r>
        <w:t>1</w:t>
      </w:r>
      <w:r w:rsidRPr="007C62D7">
        <w:t xml:space="preserve">0 Channel/CSR light application shall </w:t>
      </w:r>
      <w:r>
        <w:t xml:space="preserve">allow user adding a stand alone charge on a specific account and </w:t>
      </w:r>
      <w:r w:rsidR="00A65E57">
        <w:t>subscriber</w:t>
      </w:r>
      <w:r>
        <w:t xml:space="preserve"> with respect of use case Add stand alone charge</w:t>
      </w:r>
      <w:bookmarkEnd w:id="2818"/>
    </w:p>
    <w:p w:rsidR="00755C27" w:rsidRDefault="00755C27" w:rsidP="00460216">
      <w:pPr>
        <w:pStyle w:val="Requirements"/>
      </w:pPr>
      <w:bookmarkStart w:id="2819" w:name="_Toc253579504"/>
      <w:r w:rsidRPr="007C62D7">
        <w:t>CHA-</w:t>
      </w:r>
      <w:r>
        <w:t>3.3</w:t>
      </w:r>
      <w:r w:rsidR="00460216">
        <w:t>2</w:t>
      </w:r>
      <w:r w:rsidRPr="007C62D7">
        <w:t>.4.</w:t>
      </w:r>
      <w:r>
        <w:t>2</w:t>
      </w:r>
      <w:r w:rsidRPr="007C62D7">
        <w:t xml:space="preserve">0 </w:t>
      </w:r>
      <w:r w:rsidR="00460216">
        <w:t>w</w:t>
      </w:r>
      <w:r>
        <w:t xml:space="preserve">hen integrated with Comverse one, </w:t>
      </w:r>
      <w:r w:rsidRPr="007C62D7">
        <w:t xml:space="preserve">Channel/CSR light application shall </w:t>
      </w:r>
      <w:r>
        <w:t>propose to user event types and NRC types declared in Product catalog</w:t>
      </w:r>
      <w:bookmarkEnd w:id="2819"/>
    </w:p>
    <w:p w:rsidR="00755C27" w:rsidRDefault="00755C27" w:rsidP="00460216">
      <w:pPr>
        <w:pStyle w:val="Requirements"/>
        <w:ind w:left="288"/>
      </w:pPr>
      <w:bookmarkStart w:id="2820" w:name="_Toc253579505"/>
      <w:r w:rsidRPr="007C62D7">
        <w:t>CHA-</w:t>
      </w:r>
      <w:r>
        <w:t>3.3</w:t>
      </w:r>
      <w:r w:rsidR="00460216">
        <w:t>2</w:t>
      </w:r>
      <w:r w:rsidRPr="007C62D7">
        <w:t>.4.</w:t>
      </w:r>
      <w:r>
        <w:t>2</w:t>
      </w:r>
      <w:r w:rsidRPr="007C62D7">
        <w:t>0</w:t>
      </w:r>
      <w:r>
        <w:t>.1</w:t>
      </w:r>
      <w:r w:rsidRPr="007C62D7">
        <w:t xml:space="preserve"> </w:t>
      </w:r>
      <w:r>
        <w:t>Channel/CSR light application shall propose relevant NRC types for account and subscriber according to the provisioning level of the NRC types</w:t>
      </w:r>
      <w:bookmarkEnd w:id="2820"/>
    </w:p>
    <w:p w:rsidR="00755C27" w:rsidRDefault="00755C27" w:rsidP="00460216">
      <w:pPr>
        <w:pStyle w:val="Requirements"/>
      </w:pPr>
      <w:bookmarkStart w:id="2821" w:name="_Toc253579506"/>
      <w:r w:rsidRPr="007C62D7">
        <w:t>CHA-</w:t>
      </w:r>
      <w:r>
        <w:t>3.3</w:t>
      </w:r>
      <w:r w:rsidR="00460216">
        <w:t>2</w:t>
      </w:r>
      <w:r w:rsidRPr="007C62D7">
        <w:t>.4.</w:t>
      </w:r>
      <w:r>
        <w:t>3</w:t>
      </w:r>
      <w:r w:rsidRPr="007C62D7">
        <w:t xml:space="preserve">0 </w:t>
      </w:r>
      <w:r>
        <w:t>Channel/CSR light shall allow user configuring installments if max number of installments charge attribute is greater than zero.</w:t>
      </w:r>
      <w:bookmarkEnd w:id="2821"/>
    </w:p>
    <w:p w:rsidR="00755C27" w:rsidRDefault="00755C27" w:rsidP="00460216">
      <w:pPr>
        <w:pStyle w:val="Requirements"/>
        <w:ind w:left="288"/>
      </w:pPr>
      <w:bookmarkStart w:id="2822" w:name="_Toc253579507"/>
      <w:r w:rsidRPr="007C62D7">
        <w:t>CHA-</w:t>
      </w:r>
      <w:r>
        <w:t>3.3</w:t>
      </w:r>
      <w:r w:rsidR="00460216">
        <w:t>2</w:t>
      </w:r>
      <w:r w:rsidRPr="007C62D7">
        <w:t>.4.</w:t>
      </w:r>
      <w:r>
        <w:t>3</w:t>
      </w:r>
      <w:r w:rsidRPr="007C62D7">
        <w:t>0</w:t>
      </w:r>
      <w:r>
        <w:t>.1</w:t>
      </w:r>
      <w:r w:rsidRPr="007C62D7">
        <w:t xml:space="preserve"> </w:t>
      </w:r>
      <w:r>
        <w:t>Channel/CSR light shall validate number of installments set by user is less or equal to the Max number of installments</w:t>
      </w:r>
      <w:bookmarkEnd w:id="2822"/>
    </w:p>
    <w:p w:rsidR="00755C27" w:rsidRDefault="00755C27" w:rsidP="00460216">
      <w:pPr>
        <w:pStyle w:val="Requirements"/>
        <w:ind w:left="288"/>
      </w:pPr>
      <w:bookmarkStart w:id="2823" w:name="_Toc253579508"/>
      <w:r w:rsidRPr="007C62D7">
        <w:t>CHA-</w:t>
      </w:r>
      <w:r>
        <w:t>3.3</w:t>
      </w:r>
      <w:r w:rsidR="00460216">
        <w:t>2</w:t>
      </w:r>
      <w:r w:rsidRPr="007C62D7">
        <w:t>.4.</w:t>
      </w:r>
      <w:r>
        <w:t>3</w:t>
      </w:r>
      <w:r w:rsidRPr="007C62D7">
        <w:t>0</w:t>
      </w:r>
      <w:r>
        <w:t>.2</w:t>
      </w:r>
      <w:r w:rsidRPr="007C62D7">
        <w:t xml:space="preserve"> </w:t>
      </w:r>
      <w:r>
        <w:t>Channel/CSR light shall validate the remaining value is not greater then the charge value</w:t>
      </w:r>
      <w:bookmarkEnd w:id="2823"/>
    </w:p>
    <w:p w:rsidR="00755C27" w:rsidRDefault="00755C27" w:rsidP="00460216">
      <w:pPr>
        <w:pStyle w:val="Requirements"/>
        <w:ind w:left="288"/>
      </w:pPr>
      <w:bookmarkStart w:id="2824" w:name="_Toc253579509"/>
      <w:r w:rsidRPr="007C62D7">
        <w:t>CHA-</w:t>
      </w:r>
      <w:r>
        <w:t>3.3</w:t>
      </w:r>
      <w:r w:rsidR="00460216">
        <w:t>2</w:t>
      </w:r>
      <w:r w:rsidRPr="007C62D7">
        <w:t>.4.</w:t>
      </w:r>
      <w:r>
        <w:t>3</w:t>
      </w:r>
      <w:r w:rsidRPr="007C62D7">
        <w:t>0</w:t>
      </w:r>
      <w:r>
        <w:t>.3</w:t>
      </w:r>
      <w:r w:rsidRPr="007C62D7">
        <w:t xml:space="preserve"> </w:t>
      </w:r>
      <w:r>
        <w:t>Channel/CSR light shall validate the first effective date is greater or equal to the current date.</w:t>
      </w:r>
      <w:bookmarkEnd w:id="2824"/>
      <w:r>
        <w:t xml:space="preserve"> </w:t>
      </w:r>
    </w:p>
    <w:p w:rsidR="006F0297" w:rsidRDefault="006F0297" w:rsidP="006F0297">
      <w:pPr>
        <w:pStyle w:val="Requirements"/>
      </w:pPr>
      <w:bookmarkStart w:id="2825" w:name="_Toc253579510"/>
      <w:r w:rsidRPr="007C62D7">
        <w:t>CHA-</w:t>
      </w:r>
      <w:r>
        <w:t>3.32</w:t>
      </w:r>
      <w:r w:rsidRPr="007C62D7">
        <w:t>.4.</w:t>
      </w:r>
      <w:r>
        <w:t>4</w:t>
      </w:r>
      <w:r w:rsidRPr="007C62D7">
        <w:t xml:space="preserve">0 </w:t>
      </w:r>
      <w:r>
        <w:t>Channel/CSR light shall apply currency of the account/subscriber</w:t>
      </w:r>
      <w:bookmarkEnd w:id="2825"/>
    </w:p>
    <w:p w:rsidR="006F0297" w:rsidRDefault="006F0297" w:rsidP="006F0297">
      <w:pPr>
        <w:pStyle w:val="Requirements"/>
      </w:pPr>
      <w:bookmarkStart w:id="2826" w:name="_Toc253579511"/>
      <w:r w:rsidRPr="007C62D7">
        <w:t>CHA-</w:t>
      </w:r>
      <w:r>
        <w:t>3.32</w:t>
      </w:r>
      <w:r w:rsidRPr="007C62D7">
        <w:t>.4.</w:t>
      </w:r>
      <w:r>
        <w:t>5</w:t>
      </w:r>
      <w:r w:rsidRPr="007C62D7">
        <w:t xml:space="preserve">0 </w:t>
      </w:r>
      <w:r>
        <w:t>For charge at subscriber level, Channel/CSR light shall apply rating according to subscriber attributes.</w:t>
      </w:r>
      <w:bookmarkEnd w:id="2826"/>
    </w:p>
    <w:p w:rsidR="00F31FCA" w:rsidRDefault="00F31FCA" w:rsidP="00F31FCA">
      <w:pPr>
        <w:pStyle w:val="Requirements"/>
      </w:pPr>
      <w:bookmarkStart w:id="2827" w:name="_Toc253579512"/>
      <w:r w:rsidRPr="007C62D7">
        <w:t>CHA-</w:t>
      </w:r>
      <w:r>
        <w:t>3.32</w:t>
      </w:r>
      <w:r w:rsidRPr="007C62D7">
        <w:t>.4.</w:t>
      </w:r>
      <w:r>
        <w:t>6</w:t>
      </w:r>
      <w:r w:rsidRPr="007C62D7">
        <w:t xml:space="preserve">0 Channel/CSR light application shall </w:t>
      </w:r>
      <w:r>
        <w:t>charge admin event with respect of use case charge admin event</w:t>
      </w:r>
      <w:bookmarkEnd w:id="2827"/>
    </w:p>
    <w:p w:rsidR="00F31FCA" w:rsidRDefault="00F31FCA" w:rsidP="00F31FCA">
      <w:pPr>
        <w:pStyle w:val="Requirements"/>
        <w:ind w:left="288"/>
      </w:pPr>
      <w:r>
        <w:t xml:space="preserve"> </w:t>
      </w:r>
      <w:bookmarkStart w:id="2828" w:name="_Toc253579513"/>
      <w:r w:rsidRPr="007C62D7">
        <w:t>CHA-</w:t>
      </w:r>
      <w:r>
        <w:t>3.32</w:t>
      </w:r>
      <w:r w:rsidRPr="007C62D7">
        <w:t>.4.</w:t>
      </w:r>
      <w:r>
        <w:t>6</w:t>
      </w:r>
      <w:r w:rsidRPr="007C62D7">
        <w:t>0</w:t>
      </w:r>
      <w:r>
        <w:t>.1</w:t>
      </w:r>
      <w:r w:rsidRPr="007C62D7">
        <w:t xml:space="preserve"> Channel/CSR light application shall </w:t>
      </w:r>
      <w:r>
        <w:t>send the application channel to the billing to retrieve associated charge (channel for channel and CSM for CSR light)</w:t>
      </w:r>
      <w:bookmarkEnd w:id="2828"/>
    </w:p>
    <w:p w:rsidR="00F31FCA" w:rsidRDefault="00F31FCA" w:rsidP="00F31FCA">
      <w:pPr>
        <w:pStyle w:val="Requirements"/>
        <w:ind w:left="288"/>
      </w:pPr>
      <w:bookmarkStart w:id="2829" w:name="_Toc253579514"/>
      <w:r w:rsidRPr="007C62D7">
        <w:t>CHA-</w:t>
      </w:r>
      <w:r>
        <w:t>3.32</w:t>
      </w:r>
      <w:r w:rsidRPr="007C62D7">
        <w:t>.4.</w:t>
      </w:r>
      <w:r>
        <w:t>6</w:t>
      </w:r>
      <w:r w:rsidRPr="007C62D7">
        <w:t>0</w:t>
      </w:r>
      <w:r>
        <w:t>.2</w:t>
      </w:r>
      <w:r w:rsidRPr="007C62D7">
        <w:t xml:space="preserve"> Channel/CSR light application shall </w:t>
      </w:r>
      <w:r>
        <w:t>support disabling at application level and design time the capability of waiving the charge</w:t>
      </w:r>
      <w:bookmarkEnd w:id="2829"/>
    </w:p>
    <w:p w:rsidR="00755C27" w:rsidRDefault="00755C27" w:rsidP="00F31FCA">
      <w:pPr>
        <w:pStyle w:val="Requirements"/>
      </w:pPr>
    </w:p>
    <w:p w:rsidR="00755C27" w:rsidRDefault="00755C27" w:rsidP="00755C27">
      <w:pPr>
        <w:pStyle w:val="Capability"/>
      </w:pPr>
      <w:bookmarkStart w:id="2830" w:name="_Toc233601486"/>
      <w:bookmarkStart w:id="2831" w:name="_Toc253578324"/>
      <w:bookmarkStart w:id="2832" w:name="_Toc253579515"/>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833" w:author="Raphaël Guého" w:date="2010-01-04T14:43:00Z" w:original="32."/>
        </w:fldChar>
      </w:r>
      <w:r w:rsidRPr="007C62D7">
        <w:t xml:space="preserve"> </w:t>
      </w:r>
      <w:r>
        <w:t>Get PUK</w:t>
      </w:r>
      <w:bookmarkEnd w:id="2830"/>
      <w:r w:rsidR="00AF1F9F">
        <w:t xml:space="preserve"> - PBM</w:t>
      </w:r>
      <w:bookmarkEnd w:id="2831"/>
      <w:bookmarkEnd w:id="2832"/>
    </w:p>
    <w:p w:rsidR="00755C27" w:rsidRDefault="00755C27" w:rsidP="00755C27">
      <w:pPr>
        <w:pStyle w:val="Body"/>
      </w:pPr>
      <w:r>
        <w:t xml:space="preserve">This capability allow user retrieving PUK code for a specific </w:t>
      </w:r>
      <w:r w:rsidR="00A65E57">
        <w:t>subscriber</w:t>
      </w:r>
      <w:r>
        <w:t xml:space="preserve"> in case of GSM market</w:t>
      </w:r>
    </w:p>
    <w:p w:rsidR="00755C27" w:rsidRPr="007C62D7" w:rsidRDefault="00755C27" w:rsidP="00755C27">
      <w:pPr>
        <w:pStyle w:val="Heading4"/>
      </w:pPr>
      <w:bookmarkStart w:id="2834" w:name="_Toc233601487"/>
      <w:bookmarkStart w:id="2835" w:name="_Toc253578325"/>
      <w:r w:rsidRPr="007C62D7">
        <w:t xml:space="preserve">Use Case:  </w:t>
      </w:r>
      <w:r>
        <w:t>Get PUK</w:t>
      </w:r>
      <w:bookmarkEnd w:id="2834"/>
      <w:bookmarkEnd w:id="2835"/>
    </w:p>
    <w:p w:rsidR="00755C27" w:rsidRPr="007C62D7" w:rsidRDefault="00755C27" w:rsidP="00755C27">
      <w:pPr>
        <w:pStyle w:val="Instructions"/>
      </w:pPr>
    </w:p>
    <w:tbl>
      <w:tblPr>
        <w:tblW w:w="8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3312"/>
        <w:gridCol w:w="2880"/>
      </w:tblGrid>
      <w:tr w:rsidR="00755C27" w:rsidRPr="007C62D7" w:rsidTr="002B4B52">
        <w:trPr>
          <w:trHeight w:val="360"/>
        </w:trPr>
        <w:tc>
          <w:tcPr>
            <w:tcW w:w="5580" w:type="dxa"/>
            <w:gridSpan w:val="2"/>
            <w:shd w:val="clear" w:color="auto" w:fill="E6E6E6"/>
          </w:tcPr>
          <w:p w:rsidR="00755C27" w:rsidRPr="007C62D7" w:rsidRDefault="00755C27" w:rsidP="002B4B52">
            <w:pPr>
              <w:pStyle w:val="TableHeading"/>
            </w:pPr>
            <w:r>
              <w:t>Get PUK</w:t>
            </w:r>
          </w:p>
        </w:tc>
        <w:tc>
          <w:tcPr>
            <w:tcW w:w="2880" w:type="dxa"/>
            <w:shd w:val="clear" w:color="auto" w:fill="E6E6E6"/>
          </w:tcPr>
          <w:p w:rsidR="00755C27" w:rsidRPr="007C62D7" w:rsidRDefault="00755C27" w:rsidP="002B4B52">
            <w:pPr>
              <w:pStyle w:val="TableHeading"/>
            </w:pPr>
            <w:r>
              <w:t>PUK0010</w:t>
            </w:r>
          </w:p>
        </w:tc>
      </w:tr>
      <w:tr w:rsidR="00755C27" w:rsidRPr="007C62D7" w:rsidTr="002B4B52">
        <w:tc>
          <w:tcPr>
            <w:tcW w:w="2268" w:type="dxa"/>
          </w:tcPr>
          <w:p w:rsidR="00755C27" w:rsidRPr="007C62D7" w:rsidRDefault="00755C27" w:rsidP="002B4B52">
            <w:r w:rsidRPr="007C62D7">
              <w:t>Primary actors</w:t>
            </w:r>
          </w:p>
        </w:tc>
        <w:tc>
          <w:tcPr>
            <w:tcW w:w="6192" w:type="dxa"/>
            <w:gridSpan w:val="2"/>
          </w:tcPr>
          <w:p w:rsidR="00755C27" w:rsidRDefault="00755C27" w:rsidP="002B4B52">
            <w:pPr>
              <w:pStyle w:val="BodyText"/>
            </w:pPr>
            <w:r>
              <w:t>CSR user</w:t>
            </w:r>
          </w:p>
          <w:p w:rsidR="00755C27" w:rsidRPr="007C62D7" w:rsidRDefault="00755C27" w:rsidP="002B4B52">
            <w:pPr>
              <w:pStyle w:val="BodyText"/>
            </w:pPr>
            <w:r>
              <w:t>Dealer user</w:t>
            </w:r>
          </w:p>
        </w:tc>
      </w:tr>
      <w:tr w:rsidR="00755C27" w:rsidRPr="007C62D7" w:rsidTr="002B4B52">
        <w:tc>
          <w:tcPr>
            <w:tcW w:w="2268" w:type="dxa"/>
          </w:tcPr>
          <w:p w:rsidR="00755C27" w:rsidRPr="007C62D7" w:rsidRDefault="00755C27" w:rsidP="002B4B52">
            <w:r w:rsidRPr="007C62D7">
              <w:t>Summary Goal</w:t>
            </w:r>
          </w:p>
        </w:tc>
        <w:tc>
          <w:tcPr>
            <w:tcW w:w="6192" w:type="dxa"/>
            <w:gridSpan w:val="2"/>
          </w:tcPr>
          <w:p w:rsidR="00755C27" w:rsidRPr="007C62D7" w:rsidRDefault="00755C27" w:rsidP="002B4B52">
            <w:pPr>
              <w:pStyle w:val="BodyText"/>
            </w:pPr>
            <w:r w:rsidRPr="007C62D7">
              <w:t xml:space="preserve">This use case allows a user </w:t>
            </w:r>
            <w:r>
              <w:t xml:space="preserve">retrieving PUK code for a specific </w:t>
            </w:r>
            <w:r w:rsidR="00A65E57">
              <w:t>subscriber</w:t>
            </w:r>
          </w:p>
        </w:tc>
      </w:tr>
      <w:tr w:rsidR="00755C27" w:rsidRPr="007C62D7" w:rsidTr="002B4B52">
        <w:trPr>
          <w:trHeight w:val="176"/>
        </w:trPr>
        <w:tc>
          <w:tcPr>
            <w:tcW w:w="2268" w:type="dxa"/>
          </w:tcPr>
          <w:p w:rsidR="00755C27" w:rsidRPr="007C62D7" w:rsidRDefault="00755C27" w:rsidP="002B4B52">
            <w:r w:rsidRPr="007C62D7">
              <w:t>Pre-conditions</w:t>
            </w:r>
          </w:p>
        </w:tc>
        <w:tc>
          <w:tcPr>
            <w:tcW w:w="6192" w:type="dxa"/>
            <w:gridSpan w:val="2"/>
          </w:tcPr>
          <w:p w:rsidR="00755C27" w:rsidRPr="007C62D7" w:rsidRDefault="00FD0506" w:rsidP="00FD0506">
            <w:pPr>
              <w:pStyle w:val="BodyText"/>
            </w:pPr>
            <w:r>
              <w:t>U</w:t>
            </w:r>
            <w:r w:rsidRPr="007C62D7">
              <w:t xml:space="preserve">ser </w:t>
            </w:r>
            <w:r>
              <w:t>is in context of a specific subscriber</w:t>
            </w:r>
          </w:p>
        </w:tc>
      </w:tr>
      <w:tr w:rsidR="00755C27" w:rsidRPr="007C62D7" w:rsidTr="002B4B52">
        <w:trPr>
          <w:trHeight w:val="176"/>
        </w:trPr>
        <w:tc>
          <w:tcPr>
            <w:tcW w:w="2268" w:type="dxa"/>
          </w:tcPr>
          <w:p w:rsidR="00755C27" w:rsidRPr="007C62D7" w:rsidRDefault="00755C27" w:rsidP="002B4B52">
            <w:r w:rsidRPr="007C62D7">
              <w:t>Trigger</w:t>
            </w:r>
          </w:p>
        </w:tc>
        <w:tc>
          <w:tcPr>
            <w:tcW w:w="6192" w:type="dxa"/>
            <w:gridSpan w:val="2"/>
          </w:tcPr>
          <w:p w:rsidR="00755C27" w:rsidRPr="007C62D7" w:rsidRDefault="00755C27" w:rsidP="00FD0506">
            <w:pPr>
              <w:pStyle w:val="BodyText"/>
            </w:pPr>
            <w:r>
              <w:t xml:space="preserve">User has selected the option Get PUK </w:t>
            </w:r>
            <w:r w:rsidR="00FD0506">
              <w:t>for a contextual subscriber</w:t>
            </w:r>
            <w:r w:rsidRPr="007C62D7">
              <w:t xml:space="preserve"> </w:t>
            </w:r>
          </w:p>
        </w:tc>
      </w:tr>
      <w:tr w:rsidR="00755C27" w:rsidRPr="007C62D7" w:rsidTr="002B4B52">
        <w:trPr>
          <w:trHeight w:val="176"/>
        </w:trPr>
        <w:tc>
          <w:tcPr>
            <w:tcW w:w="2268" w:type="dxa"/>
          </w:tcPr>
          <w:p w:rsidR="00755C27" w:rsidRPr="007C62D7" w:rsidRDefault="00755C27" w:rsidP="002B4B52">
            <w:r w:rsidRPr="007C62D7">
              <w:t>Minimum guarantees</w:t>
            </w:r>
          </w:p>
        </w:tc>
        <w:tc>
          <w:tcPr>
            <w:tcW w:w="6192" w:type="dxa"/>
            <w:gridSpan w:val="2"/>
          </w:tcPr>
          <w:p w:rsidR="00755C27" w:rsidRPr="007C62D7" w:rsidRDefault="00755C27" w:rsidP="002B4B52">
            <w:pPr>
              <w:pStyle w:val="BodyText"/>
            </w:pPr>
          </w:p>
        </w:tc>
      </w:tr>
      <w:tr w:rsidR="00755C27" w:rsidRPr="007C62D7" w:rsidTr="002B4B52">
        <w:trPr>
          <w:trHeight w:val="176"/>
        </w:trPr>
        <w:tc>
          <w:tcPr>
            <w:tcW w:w="2268" w:type="dxa"/>
          </w:tcPr>
          <w:p w:rsidR="00755C27" w:rsidRPr="007C62D7" w:rsidRDefault="00755C27" w:rsidP="002B4B52">
            <w:r w:rsidRPr="007C62D7">
              <w:t>Success guarantees:</w:t>
            </w:r>
          </w:p>
        </w:tc>
        <w:tc>
          <w:tcPr>
            <w:tcW w:w="6192" w:type="dxa"/>
            <w:gridSpan w:val="2"/>
          </w:tcPr>
          <w:p w:rsidR="00755C27" w:rsidRPr="007C62D7" w:rsidRDefault="00755C27" w:rsidP="002B4B52">
            <w:pPr>
              <w:pStyle w:val="BodyText"/>
            </w:pPr>
            <w:r w:rsidRPr="007C62D7">
              <w:t xml:space="preserve">Channel/CSR light Application </w:t>
            </w:r>
            <w:r>
              <w:t xml:space="preserve">displays PUK code of a specific </w:t>
            </w:r>
            <w:r w:rsidR="00A65E57">
              <w:t>subscriber</w:t>
            </w:r>
          </w:p>
        </w:tc>
      </w:tr>
      <w:tr w:rsidR="00755C27" w:rsidRPr="007C62D7" w:rsidTr="002B4B52">
        <w:trPr>
          <w:trHeight w:val="176"/>
        </w:trPr>
        <w:tc>
          <w:tcPr>
            <w:tcW w:w="2268" w:type="dxa"/>
          </w:tcPr>
          <w:p w:rsidR="00755C27" w:rsidRPr="007C62D7" w:rsidRDefault="00755C27" w:rsidP="002B4B52">
            <w:r w:rsidRPr="007C62D7">
              <w:t>Normal Flow:</w:t>
            </w:r>
          </w:p>
        </w:tc>
        <w:tc>
          <w:tcPr>
            <w:tcW w:w="6192" w:type="dxa"/>
            <w:gridSpan w:val="2"/>
          </w:tcPr>
          <w:p w:rsidR="00755C27" w:rsidRPr="007C62D7" w:rsidRDefault="00755C27" w:rsidP="000F7361">
            <w:pPr>
              <w:pStyle w:val="ListNumberUC"/>
              <w:numPr>
                <w:ilvl w:val="0"/>
                <w:numId w:val="630"/>
              </w:numPr>
            </w:pPr>
            <w:r>
              <w:t>Channel/CSR light application displays the PUK code</w:t>
            </w:r>
          </w:p>
        </w:tc>
      </w:tr>
      <w:tr w:rsidR="00755C27" w:rsidRPr="007C62D7" w:rsidTr="002B4B52">
        <w:trPr>
          <w:trHeight w:val="176"/>
        </w:trPr>
        <w:tc>
          <w:tcPr>
            <w:tcW w:w="2268" w:type="dxa"/>
          </w:tcPr>
          <w:p w:rsidR="00755C27" w:rsidRPr="007C62D7" w:rsidRDefault="00755C27" w:rsidP="002B4B52">
            <w:r w:rsidRPr="007C62D7">
              <w:t>Alternative Flows:</w:t>
            </w:r>
          </w:p>
        </w:tc>
        <w:tc>
          <w:tcPr>
            <w:tcW w:w="6192" w:type="dxa"/>
            <w:gridSpan w:val="2"/>
          </w:tcPr>
          <w:p w:rsidR="00755C27" w:rsidRPr="007C62D7" w:rsidRDefault="00755C27" w:rsidP="002B4B52">
            <w:pPr>
              <w:pStyle w:val="BodyText"/>
            </w:pPr>
          </w:p>
        </w:tc>
      </w:tr>
    </w:tbl>
    <w:p w:rsidR="00755C27" w:rsidRPr="00BB3E15" w:rsidRDefault="00755C27" w:rsidP="00755C27">
      <w:pPr>
        <w:pStyle w:val="Body"/>
      </w:pPr>
    </w:p>
    <w:p w:rsidR="00755C27" w:rsidRDefault="00755C27" w:rsidP="00755C27">
      <w:pPr>
        <w:pStyle w:val="Heading3forModuleRequirements"/>
      </w:pPr>
      <w:bookmarkStart w:id="2836" w:name="_Toc233601488"/>
      <w:bookmarkStart w:id="2837" w:name="_Toc253578326"/>
      <w:bookmarkStart w:id="2838" w:name="_Toc253579516"/>
      <w:r>
        <w:t>Channel/CSR light application requirements</w:t>
      </w:r>
      <w:bookmarkEnd w:id="2836"/>
      <w:bookmarkEnd w:id="2837"/>
      <w:bookmarkEnd w:id="2838"/>
    </w:p>
    <w:p w:rsidR="00755C27" w:rsidRDefault="00755C27" w:rsidP="007C078A">
      <w:pPr>
        <w:pStyle w:val="Requirements"/>
      </w:pPr>
      <w:bookmarkStart w:id="2839" w:name="_Toc253579517"/>
      <w:r w:rsidRPr="007C62D7">
        <w:t>CHA-</w:t>
      </w:r>
      <w:r>
        <w:t>3.3</w:t>
      </w:r>
      <w:r w:rsidR="007C078A">
        <w:t>3</w:t>
      </w:r>
      <w:r w:rsidRPr="007C62D7">
        <w:t>.4.</w:t>
      </w:r>
      <w:r>
        <w:t>1</w:t>
      </w:r>
      <w:r w:rsidRPr="007C62D7">
        <w:t xml:space="preserve">0 Channel/CSR light application shall </w:t>
      </w:r>
      <w:r>
        <w:t>allo</w:t>
      </w:r>
      <w:r>
        <w:t xml:space="preserve">w user retrieving PUK of a specific </w:t>
      </w:r>
      <w:r w:rsidR="00A65E57">
        <w:t>subscriber</w:t>
      </w:r>
      <w:r>
        <w:t xml:space="preserve"> with respect of use case Get PUK</w:t>
      </w:r>
      <w:bookmarkEnd w:id="2839"/>
    </w:p>
    <w:p w:rsidR="004115B6" w:rsidRDefault="004115B6" w:rsidP="007C078A">
      <w:pPr>
        <w:pStyle w:val="Requirements"/>
      </w:pPr>
      <w:bookmarkStart w:id="2840" w:name="_Toc253579518"/>
      <w:r w:rsidRPr="007C62D7">
        <w:t>CHA-</w:t>
      </w:r>
      <w:r>
        <w:t>3.33</w:t>
      </w:r>
      <w:r w:rsidRPr="007C62D7">
        <w:t>.4.</w:t>
      </w:r>
      <w:r>
        <w:t>2</w:t>
      </w:r>
      <w:r w:rsidRPr="007C62D7">
        <w:t xml:space="preserve">0 </w:t>
      </w:r>
      <w:r w:rsidRPr="007C62D7">
        <w:t xml:space="preserve">Channel/CSR light application shall </w:t>
      </w:r>
      <w:r>
        <w:t>limit the access to this use case to the contextual subscribers holding a PUK security identifier.</w:t>
      </w:r>
      <w:bookmarkEnd w:id="2840"/>
    </w:p>
    <w:p w:rsidR="006C41A3" w:rsidRPr="007C62D7" w:rsidRDefault="006C41A3" w:rsidP="006C41A3">
      <w:pPr>
        <w:pStyle w:val="Capability"/>
      </w:pPr>
      <w:bookmarkStart w:id="2841" w:name="_Toc244521070"/>
      <w:bookmarkStart w:id="2842" w:name="_Toc245628512"/>
      <w:bookmarkStart w:id="2843" w:name="_Toc245634786"/>
      <w:bookmarkStart w:id="2844" w:name="_Toc246933936"/>
      <w:bookmarkStart w:id="2845" w:name="_Toc253578327"/>
      <w:bookmarkStart w:id="2846" w:name="_Toc253579519"/>
      <w:bookmarkEnd w:id="2841"/>
      <w:bookmarkEnd w:id="2842"/>
      <w:bookmarkEnd w:id="2843"/>
      <w:bookmarkEnd w:id="2844"/>
      <w:r w:rsidRPr="007C62D7">
        <w:t xml:space="preserve">Capability </w:t>
      </w:r>
      <w:r w:rsidRPr="007C62D7">
        <w:fldChar w:fldCharType="begin"/>
      </w:r>
      <w:r w:rsidRPr="007C62D7">
        <w:instrText xml:space="preserve"> LISTNUM "business req" \* MERGEFORMAT </w:instrText>
      </w:r>
      <w:r w:rsidRPr="007C62D7">
        <w:fldChar w:fldCharType="separate"/>
      </w:r>
      <w:r w:rsidRPr="007C62D7">
        <w:rPr>
          <w:noProof/>
        </w:rPr>
        <w:t>1</w:t>
      </w:r>
      <w:r w:rsidRPr="007C62D7">
        <w:fldChar w:fldCharType="end">
          <w:numberingChange w:id="2847" w:author="Raphaël Guého" w:date="2010-01-04T14:43:00Z" w:original="33."/>
        </w:fldChar>
      </w:r>
      <w:r w:rsidRPr="007C62D7">
        <w:t xml:space="preserve"> </w:t>
      </w:r>
      <w:r>
        <w:t>Customer Interaction Tracking</w:t>
      </w:r>
      <w:r w:rsidRPr="007C62D7">
        <w:t xml:space="preserve"> </w:t>
      </w:r>
      <w:r>
        <w:t>–</w:t>
      </w:r>
      <w:r w:rsidRPr="007C62D7">
        <w:t xml:space="preserve"> PBM</w:t>
      </w:r>
      <w:bookmarkEnd w:id="2845"/>
      <w:bookmarkEnd w:id="2846"/>
      <w:r>
        <w:t xml:space="preserve"> </w:t>
      </w:r>
    </w:p>
    <w:p w:rsidR="006C41A3" w:rsidRPr="007C62D7" w:rsidRDefault="006C41A3" w:rsidP="006C41A3">
      <w:pPr>
        <w:pStyle w:val="Heading3"/>
      </w:pPr>
      <w:bookmarkStart w:id="2848" w:name="_Toc253578328"/>
      <w:r w:rsidRPr="007C62D7">
        <w:t>Capability Description</w:t>
      </w:r>
      <w:bookmarkEnd w:id="2848"/>
    </w:p>
    <w:p w:rsidR="006C41A3" w:rsidRPr="007C62D7" w:rsidRDefault="006C41A3" w:rsidP="006C41A3">
      <w:pPr>
        <w:pStyle w:val="BodyText"/>
      </w:pPr>
      <w:r>
        <w:t>Refer to Case management and CIT FRS</w:t>
      </w:r>
    </w:p>
    <w:p w:rsidR="006C41A3" w:rsidRPr="007C62D7" w:rsidRDefault="006C41A3" w:rsidP="006C41A3">
      <w:pPr>
        <w:pStyle w:val="Heading3"/>
      </w:pPr>
      <w:bookmarkStart w:id="2849" w:name="_Toc253578329"/>
      <w:r w:rsidRPr="007C62D7">
        <w:t>Capability Assumptions/Dependencies</w:t>
      </w:r>
      <w:bookmarkEnd w:id="2849"/>
    </w:p>
    <w:p w:rsidR="006C41A3" w:rsidRDefault="006C41A3" w:rsidP="006C41A3">
      <w:pPr>
        <w:pStyle w:val="Heading3"/>
      </w:pPr>
      <w:bookmarkStart w:id="2850" w:name="_Toc253578330"/>
      <w:r w:rsidRPr="007C62D7">
        <w:t>Capability Use Cases</w:t>
      </w:r>
      <w:bookmarkEnd w:id="2850"/>
    </w:p>
    <w:p w:rsidR="006C41A3" w:rsidRPr="00BA22E7" w:rsidRDefault="006C41A3" w:rsidP="006C41A3">
      <w:pPr>
        <w:pStyle w:val="Heading4"/>
        <w:tabs>
          <w:tab w:val="num" w:pos="864"/>
        </w:tabs>
        <w:ind w:left="864"/>
        <w:rPr>
          <w:strike/>
        </w:rPr>
      </w:pPr>
      <w:bookmarkStart w:id="2851" w:name="_Toc253578331"/>
      <w:r w:rsidRPr="003853F1">
        <w:t xml:space="preserve">Use Case: </w:t>
      </w:r>
      <w:r>
        <w:t xml:space="preserve"> View existing Sessions for an Account</w:t>
      </w:r>
      <w:bookmarkEnd w:id="2851"/>
    </w:p>
    <w:p w:rsidR="006C41A3" w:rsidRDefault="006C41A3" w:rsidP="006C41A3">
      <w:pPr>
        <w:rPr>
          <w:bCs/>
        </w:rPr>
      </w:pPr>
      <w:r>
        <w:t xml:space="preserve">Refer to </w:t>
      </w:r>
      <w:r w:rsidRPr="00332BFA">
        <w:rPr>
          <w:bCs/>
        </w:rPr>
        <w:t>DR-4-004-</w:t>
      </w:r>
      <w:r>
        <w:rPr>
          <w:bCs/>
        </w:rPr>
        <w:t>255 – Comverse 3.2</w:t>
      </w:r>
    </w:p>
    <w:p w:rsidR="006C41A3" w:rsidRDefault="006C41A3" w:rsidP="006C41A3">
      <w:pPr>
        <w:rPr>
          <w:bCs/>
        </w:rPr>
      </w:pPr>
    </w:p>
    <w:p w:rsidR="006C41A3" w:rsidRPr="00BA22E7" w:rsidRDefault="006C41A3" w:rsidP="006C41A3">
      <w:pPr>
        <w:pStyle w:val="Heading4"/>
        <w:tabs>
          <w:tab w:val="num" w:pos="864"/>
        </w:tabs>
        <w:ind w:left="864"/>
        <w:rPr>
          <w:strike/>
        </w:rPr>
      </w:pPr>
      <w:bookmarkStart w:id="2852" w:name="_Toc253578332"/>
      <w:r w:rsidRPr="003853F1">
        <w:t xml:space="preserve">Use Case: </w:t>
      </w:r>
      <w:r>
        <w:t xml:space="preserve"> View details of a Session</w:t>
      </w:r>
      <w:bookmarkEnd w:id="2852"/>
    </w:p>
    <w:p w:rsidR="006C41A3" w:rsidRPr="00BA22E7" w:rsidRDefault="006C41A3" w:rsidP="006C41A3">
      <w:pPr>
        <w:rPr>
          <w:strike/>
        </w:rPr>
      </w:pPr>
      <w:r>
        <w:t xml:space="preserve">Refer to </w:t>
      </w:r>
      <w:r w:rsidRPr="00332BFA">
        <w:rPr>
          <w:bCs/>
        </w:rPr>
        <w:t>DR-4-004-</w:t>
      </w:r>
      <w:r>
        <w:rPr>
          <w:bCs/>
        </w:rPr>
        <w:t>255 – Comverse 3.2</w:t>
      </w:r>
    </w:p>
    <w:p w:rsidR="006C41A3" w:rsidRDefault="006C41A3" w:rsidP="006C41A3">
      <w:pPr>
        <w:rPr>
          <w:strike/>
        </w:rPr>
      </w:pPr>
    </w:p>
    <w:p w:rsidR="006C41A3" w:rsidRPr="00BA22E7" w:rsidRDefault="006C41A3" w:rsidP="006C41A3">
      <w:pPr>
        <w:pStyle w:val="Heading4"/>
        <w:tabs>
          <w:tab w:val="num" w:pos="864"/>
        </w:tabs>
        <w:ind w:left="864"/>
        <w:rPr>
          <w:strike/>
        </w:rPr>
      </w:pPr>
      <w:bookmarkStart w:id="2853" w:name="_Toc253578333"/>
      <w:r w:rsidRPr="003853F1">
        <w:t xml:space="preserve">Use Case: </w:t>
      </w:r>
      <w:r>
        <w:t xml:space="preserve"> Create Session Notes</w:t>
      </w:r>
      <w:bookmarkEnd w:id="2853"/>
    </w:p>
    <w:p w:rsidR="006C41A3" w:rsidRPr="00BA22E7" w:rsidRDefault="006C41A3" w:rsidP="006C41A3">
      <w:pPr>
        <w:rPr>
          <w:strike/>
        </w:rPr>
      </w:pPr>
      <w:r>
        <w:t xml:space="preserve">Refer to </w:t>
      </w:r>
      <w:r w:rsidRPr="00332BFA">
        <w:rPr>
          <w:bCs/>
        </w:rPr>
        <w:t>DR-4-004-</w:t>
      </w:r>
      <w:r>
        <w:rPr>
          <w:bCs/>
        </w:rPr>
        <w:t>255 – Comverse 3.2</w:t>
      </w:r>
    </w:p>
    <w:p w:rsidR="006C41A3" w:rsidRPr="00D94472" w:rsidRDefault="006C41A3" w:rsidP="006C41A3">
      <w:pPr>
        <w:pStyle w:val="Body"/>
      </w:pPr>
    </w:p>
    <w:p w:rsidR="006C41A3" w:rsidRDefault="006C41A3" w:rsidP="006C41A3">
      <w:pPr>
        <w:pStyle w:val="Heading3forModuleRequirements"/>
      </w:pPr>
      <w:bookmarkStart w:id="2854" w:name="_Toc253578334"/>
      <w:bookmarkStart w:id="2855" w:name="_Toc253579520"/>
      <w:r w:rsidRPr="007C62D7">
        <w:t>Channel/CSR light application requirements</w:t>
      </w:r>
      <w:bookmarkEnd w:id="2854"/>
      <w:bookmarkEnd w:id="2855"/>
    </w:p>
    <w:p w:rsidR="006C41A3" w:rsidRPr="00BA22E7" w:rsidRDefault="006C41A3" w:rsidP="006C41A3">
      <w:pPr>
        <w:rPr>
          <w:strike/>
        </w:rPr>
      </w:pPr>
      <w:r>
        <w:t xml:space="preserve">Refer to </w:t>
      </w:r>
      <w:r w:rsidRPr="00332BFA">
        <w:rPr>
          <w:bCs/>
        </w:rPr>
        <w:t>DR-4-004-</w:t>
      </w:r>
      <w:r>
        <w:rPr>
          <w:bCs/>
        </w:rPr>
        <w:t>255 – Comverse 3.2</w:t>
      </w:r>
    </w:p>
    <w:p w:rsidR="006C41A3" w:rsidRDefault="006C41A3" w:rsidP="006C41A3">
      <w:pPr>
        <w:pStyle w:val="Requirements"/>
      </w:pPr>
    </w:p>
    <w:p w:rsidR="00F1234D" w:rsidRDefault="00F1234D" w:rsidP="006C41A3">
      <w:pPr>
        <w:pStyle w:val="Requirements"/>
      </w:pPr>
    </w:p>
    <w:p w:rsidR="00F1234D" w:rsidRPr="001948EA" w:rsidRDefault="00F1234D" w:rsidP="00F1234D">
      <w:pPr>
        <w:pStyle w:val="Capability"/>
        <w:rPr>
          <w:strike/>
        </w:rPr>
      </w:pPr>
      <w:bookmarkStart w:id="2856" w:name="_Toc253578335"/>
      <w:bookmarkStart w:id="2857" w:name="_Toc253579521"/>
      <w:r w:rsidRPr="001948EA">
        <w:rPr>
          <w:strike/>
        </w:rPr>
        <w:t xml:space="preserve">Capability </w:t>
      </w:r>
      <w:r w:rsidRPr="001948EA">
        <w:rPr>
          <w:strike/>
        </w:rPr>
        <w:fldChar w:fldCharType="begin"/>
      </w:r>
      <w:r w:rsidRPr="001948EA">
        <w:rPr>
          <w:strike/>
        </w:rPr>
        <w:instrText xml:space="preserve"> LISTNUM "business req" \* MERGEFORMAT </w:instrText>
      </w:r>
      <w:r w:rsidRPr="001948EA">
        <w:rPr>
          <w:strike/>
        </w:rPr>
        <w:fldChar w:fldCharType="separate"/>
      </w:r>
      <w:r w:rsidRPr="001948EA">
        <w:rPr>
          <w:strike/>
          <w:noProof/>
        </w:rPr>
        <w:t>1</w:t>
      </w:r>
      <w:r w:rsidRPr="001948EA">
        <w:rPr>
          <w:strike/>
        </w:rPr>
        <w:fldChar w:fldCharType="end">
          <w:numberingChange w:id="2858" w:author="Raphaël Guého" w:date="2010-01-04T14:43:00Z" w:original="34."/>
        </w:fldChar>
      </w:r>
      <w:r w:rsidRPr="001948EA">
        <w:rPr>
          <w:strike/>
        </w:rPr>
        <w:t xml:space="preserve"> Manage Up Sell lead - USL</w:t>
      </w:r>
      <w:bookmarkEnd w:id="2856"/>
      <w:bookmarkEnd w:id="2857"/>
    </w:p>
    <w:p w:rsidR="00F1234D" w:rsidRDefault="00F1234D" w:rsidP="006C41A3">
      <w:pPr>
        <w:pStyle w:val="Requirements"/>
      </w:pPr>
    </w:p>
    <w:p w:rsidR="00F94711" w:rsidRDefault="0049169A" w:rsidP="00F94711">
      <w:pPr>
        <w:pStyle w:val="Heading1"/>
      </w:pPr>
      <w:bookmarkStart w:id="2859" w:name="_Toc200771462"/>
      <w:bookmarkStart w:id="2860" w:name="_Toc253578336"/>
      <w:bookmarkEnd w:id="1852"/>
      <w:r>
        <w:t xml:space="preserve">Requirements - </w:t>
      </w:r>
      <w:r w:rsidR="006D52B7">
        <w:t>Non-functiona</w:t>
      </w:r>
      <w:r>
        <w:t>l</w:t>
      </w:r>
      <w:bookmarkEnd w:id="2859"/>
      <w:bookmarkEnd w:id="2860"/>
    </w:p>
    <w:p w:rsidR="00F94711" w:rsidRPr="00F94711" w:rsidRDefault="00F94711" w:rsidP="00F94711">
      <w:pPr>
        <w:pStyle w:val="Body"/>
      </w:pPr>
    </w:p>
    <w:p w:rsidR="00F94711" w:rsidRDefault="00F94711" w:rsidP="00F94711">
      <w:pPr>
        <w:pStyle w:val="Capability"/>
      </w:pPr>
      <w:bookmarkStart w:id="2861" w:name="_Toc253578337"/>
      <w:bookmarkStart w:id="2862" w:name="_Toc253579522"/>
      <w:r>
        <w:t>Deployment</w:t>
      </w:r>
      <w:r w:rsidR="00FE08D0">
        <w:t>, Integration</w:t>
      </w:r>
      <w:r w:rsidR="000214A2">
        <w:t xml:space="preserve"> and platform</w:t>
      </w:r>
      <w:r>
        <w:t xml:space="preserve"> consideration</w:t>
      </w:r>
      <w:bookmarkEnd w:id="2861"/>
      <w:bookmarkEnd w:id="2862"/>
    </w:p>
    <w:p w:rsidR="00F94711" w:rsidRDefault="00F94711" w:rsidP="00F94711">
      <w:pPr>
        <w:pStyle w:val="Requirements"/>
      </w:pPr>
      <w:bookmarkStart w:id="2863" w:name="_Toc253579523"/>
      <w:r>
        <w:t xml:space="preserve">CHA-4.1.10 </w:t>
      </w:r>
      <w:r w:rsidR="00325101">
        <w:t>Channel/CSR light</w:t>
      </w:r>
      <w:r>
        <w:t xml:space="preserve"> application shall support working in trust mode with an authentication delegation to a portal or single sign on system.</w:t>
      </w:r>
      <w:bookmarkEnd w:id="2863"/>
    </w:p>
    <w:p w:rsidR="00F94711" w:rsidRDefault="00F94711" w:rsidP="00F94711">
      <w:pPr>
        <w:pStyle w:val="Requirements"/>
      </w:pPr>
      <w:bookmarkStart w:id="2864" w:name="_Toc253579524"/>
      <w:r>
        <w:t xml:space="preserve">CHA-4.1.20 </w:t>
      </w:r>
      <w:r w:rsidR="00325101">
        <w:t>Channel/CSR light</w:t>
      </w:r>
      <w:r>
        <w:t xml:space="preserve"> application shall support being deployed in such a way of working in HTTPS mode</w:t>
      </w:r>
      <w:bookmarkEnd w:id="2864"/>
    </w:p>
    <w:p w:rsidR="00F94711" w:rsidRDefault="000214A2" w:rsidP="000214A2">
      <w:pPr>
        <w:pStyle w:val="Requirements"/>
      </w:pPr>
      <w:bookmarkStart w:id="2865" w:name="_Toc253579525"/>
      <w:r>
        <w:t xml:space="preserve">CHA-4.1.30 </w:t>
      </w:r>
      <w:r w:rsidR="00325101">
        <w:t>Channel/CSR light</w:t>
      </w:r>
      <w:r>
        <w:t xml:space="preserve"> application shall support being deployed with consumer application on the same system</w:t>
      </w:r>
      <w:bookmarkEnd w:id="2865"/>
    </w:p>
    <w:p w:rsidR="0032030B" w:rsidRDefault="000214A2" w:rsidP="0032030B">
      <w:pPr>
        <w:pStyle w:val="Requirements"/>
        <w:ind w:left="288"/>
      </w:pPr>
      <w:bookmarkStart w:id="2866" w:name="_Toc253579526"/>
      <w:r>
        <w:t xml:space="preserve">CHA-4.1.30.1 </w:t>
      </w:r>
      <w:r w:rsidR="00325101">
        <w:t>Channel/CSR light</w:t>
      </w:r>
      <w:r>
        <w:t xml:space="preserve"> application shall support being deployed with consumer application on the same CID</w:t>
      </w:r>
      <w:bookmarkEnd w:id="2866"/>
    </w:p>
    <w:p w:rsidR="0018051C" w:rsidRDefault="0018051C" w:rsidP="0018051C">
      <w:pPr>
        <w:pStyle w:val="Requirements"/>
        <w:ind w:left="288"/>
      </w:pPr>
      <w:bookmarkStart w:id="2867" w:name="_Toc253579527"/>
      <w:r>
        <w:t>CHA-4.1.30.2 Channel/CSR light application shall support being deployed with same Comverse one billing instance</w:t>
      </w:r>
      <w:bookmarkEnd w:id="2867"/>
    </w:p>
    <w:p w:rsidR="000214A2" w:rsidRDefault="0032030B" w:rsidP="0032030B">
      <w:pPr>
        <w:pStyle w:val="Requirements"/>
      </w:pPr>
      <w:bookmarkStart w:id="2868" w:name="_Toc253579528"/>
      <w:r>
        <w:t xml:space="preserve">CHA-4.1.35 Channel product and CSR light product shall support </w:t>
      </w:r>
      <w:r w:rsidR="0018051C">
        <w:t>being</w:t>
      </w:r>
      <w:r>
        <w:t xml:space="preserve"> deployed on the same system as with consumer</w:t>
      </w:r>
      <w:bookmarkEnd w:id="2868"/>
      <w:r w:rsidR="000214A2">
        <w:t xml:space="preserve"> </w:t>
      </w:r>
    </w:p>
    <w:p w:rsidR="000214A2" w:rsidRDefault="000214A2" w:rsidP="003D2667">
      <w:pPr>
        <w:pStyle w:val="Requirements"/>
      </w:pPr>
      <w:bookmarkStart w:id="2869" w:name="_Toc253579529"/>
      <w:r>
        <w:t xml:space="preserve">CHA-4.1.40 </w:t>
      </w:r>
      <w:r w:rsidR="00325101">
        <w:t>Channel/CSR light</w:t>
      </w:r>
      <w:r>
        <w:t xml:space="preserve"> application shall support </w:t>
      </w:r>
      <w:r w:rsidR="003D2667">
        <w:t>following transports for integration purpose:</w:t>
      </w:r>
      <w:bookmarkEnd w:id="2869"/>
    </w:p>
    <w:p w:rsidR="003D2667" w:rsidRDefault="003D2667" w:rsidP="003D2667">
      <w:pPr>
        <w:pStyle w:val="Requirements"/>
        <w:ind w:left="288"/>
      </w:pPr>
      <w:bookmarkStart w:id="2870" w:name="_Toc253579530"/>
      <w:r>
        <w:t xml:space="preserve">CHA-4.1.40.1 </w:t>
      </w:r>
      <w:r w:rsidR="00325101">
        <w:t>Channel/C</w:t>
      </w:r>
      <w:r w:rsidR="00325101">
        <w:t>SR light</w:t>
      </w:r>
      <w:r>
        <w:t xml:space="preserve"> application shall support JMS</w:t>
      </w:r>
      <w:bookmarkEnd w:id="2870"/>
    </w:p>
    <w:p w:rsidR="00F94711" w:rsidRDefault="003D2667" w:rsidP="00BA313F">
      <w:pPr>
        <w:pStyle w:val="Requirements"/>
        <w:ind w:left="288"/>
      </w:pPr>
      <w:bookmarkStart w:id="2871" w:name="_Toc253579531"/>
      <w:r>
        <w:t xml:space="preserve">CHA-4.1.40.2 </w:t>
      </w:r>
      <w:r w:rsidR="00325101">
        <w:t>Channel/CSR light</w:t>
      </w:r>
      <w:r>
        <w:t xml:space="preserve"> application shall support </w:t>
      </w:r>
      <w:r w:rsidR="00BA313F" w:rsidRPr="008156A8">
        <w:t xml:space="preserve">MQ Series </w:t>
      </w:r>
      <w:r w:rsidR="006E75B3">
        <w:t>(PM will determine which version is required)</w:t>
      </w:r>
      <w:bookmarkEnd w:id="2871"/>
    </w:p>
    <w:p w:rsidR="00FE08D0" w:rsidRDefault="00FE08D0" w:rsidP="00FE08D0">
      <w:pPr>
        <w:pStyle w:val="Requirements"/>
      </w:pPr>
      <w:bookmarkStart w:id="2872" w:name="_Toc253579532"/>
      <w:r>
        <w:t xml:space="preserve">CHA-4.1.50 </w:t>
      </w:r>
      <w:r w:rsidR="00325101">
        <w:t>Channel/CSR light</w:t>
      </w:r>
      <w:r>
        <w:t xml:space="preserve"> application shall be integrated with </w:t>
      </w:r>
      <w:r w:rsidR="00B844D0">
        <w:t>Comverse one</w:t>
      </w:r>
      <w:r>
        <w:t xml:space="preserve"> security server</w:t>
      </w:r>
      <w:r w:rsidR="00B844D0">
        <w:t xml:space="preserve"> (UPM – formerly named FX)</w:t>
      </w:r>
      <w:bookmarkEnd w:id="2872"/>
    </w:p>
    <w:p w:rsidR="00FE08D0" w:rsidRDefault="00FE08D0" w:rsidP="00FE08D0">
      <w:pPr>
        <w:pStyle w:val="Requirements"/>
        <w:ind w:left="288"/>
      </w:pPr>
      <w:bookmarkStart w:id="2873" w:name="_Toc253579533"/>
      <w:r>
        <w:t xml:space="preserve">CHA-4.1.50.1 </w:t>
      </w:r>
      <w:r w:rsidR="00325101">
        <w:t>Channel/CSR light</w:t>
      </w:r>
      <w:r>
        <w:t xml:space="preserve"> application shall authenticate in the </w:t>
      </w:r>
      <w:r w:rsidR="00B844D0">
        <w:t>Comverse One</w:t>
      </w:r>
      <w:r>
        <w:t xml:space="preserve"> security server</w:t>
      </w:r>
      <w:r w:rsidR="00B844D0">
        <w:t xml:space="preserve"> </w:t>
      </w:r>
      <w:r>
        <w:t xml:space="preserve">the </w:t>
      </w:r>
      <w:r>
        <w:t>deal</w:t>
      </w:r>
      <w:r>
        <w:t>er the user is employed by before processing any</w:t>
      </w:r>
      <w:r>
        <w:t xml:space="preserve"> call (to be confirmed) and asynchronous request.</w:t>
      </w:r>
      <w:bookmarkEnd w:id="2873"/>
      <w:r>
        <w:t xml:space="preserve"> </w:t>
      </w:r>
    </w:p>
    <w:p w:rsidR="004E7C69" w:rsidRDefault="004E7C69" w:rsidP="004E7C69">
      <w:pPr>
        <w:pStyle w:val="Requirements"/>
      </w:pPr>
      <w:bookmarkStart w:id="2874" w:name="_Toc215989604"/>
      <w:bookmarkStart w:id="2875" w:name="_Toc253579534"/>
      <w:r>
        <w:t xml:space="preserve">CHA-4.1.60 </w:t>
      </w:r>
      <w:r w:rsidR="00325101">
        <w:t>Channel/CSR light</w:t>
      </w:r>
      <w:r>
        <w:t xml:space="preserve"> application shall provide an ‘out of the box’ integration with Comverse One Billing but also support to be deployed and integrated with other billing systems.</w:t>
      </w:r>
      <w:bookmarkEnd w:id="2874"/>
      <w:bookmarkEnd w:id="2875"/>
    </w:p>
    <w:p w:rsidR="0032030B" w:rsidRDefault="0032030B" w:rsidP="0032030B">
      <w:pPr>
        <w:pStyle w:val="Requirements"/>
      </w:pPr>
      <w:bookmarkStart w:id="2876" w:name="_Toc253579535"/>
      <w:r>
        <w:t>CHA-4.1.70 Channel product and CSR light product shall support being deployed on different network segments.</w:t>
      </w:r>
      <w:bookmarkEnd w:id="2876"/>
    </w:p>
    <w:p w:rsidR="00FE08D0" w:rsidRPr="00F94711" w:rsidRDefault="00FE08D0" w:rsidP="00FE08D0">
      <w:pPr>
        <w:pStyle w:val="Requirements"/>
      </w:pPr>
    </w:p>
    <w:p w:rsidR="00654072" w:rsidRDefault="00654072" w:rsidP="001C3471">
      <w:pPr>
        <w:pStyle w:val="Capability"/>
      </w:pPr>
      <w:bookmarkStart w:id="2877" w:name="_Toc201635154"/>
      <w:bookmarkStart w:id="2878" w:name="_Toc201635310"/>
      <w:bookmarkStart w:id="2879" w:name="_Toc201635385"/>
      <w:bookmarkStart w:id="2880" w:name="_Toc203185813"/>
      <w:bookmarkStart w:id="2881" w:name="_Toc203380008"/>
      <w:bookmarkStart w:id="2882" w:name="_Toc206396495"/>
      <w:bookmarkStart w:id="2883" w:name="_Toc201635155"/>
      <w:bookmarkStart w:id="2884" w:name="_Toc201635311"/>
      <w:bookmarkStart w:id="2885" w:name="_Toc201635386"/>
      <w:bookmarkStart w:id="2886" w:name="_Toc203185814"/>
      <w:bookmarkStart w:id="2887" w:name="_Toc203380009"/>
      <w:bookmarkStart w:id="2888" w:name="_Toc206396496"/>
      <w:bookmarkStart w:id="2889" w:name="_Toc201635167"/>
      <w:bookmarkStart w:id="2890" w:name="_Toc201635323"/>
      <w:bookmarkStart w:id="2891" w:name="_Toc201635398"/>
      <w:bookmarkStart w:id="2892" w:name="_Toc203185826"/>
      <w:bookmarkStart w:id="2893" w:name="_Toc203380021"/>
      <w:bookmarkStart w:id="2894" w:name="_Toc206396508"/>
      <w:bookmarkStart w:id="2895" w:name="_Toc201635168"/>
      <w:bookmarkStart w:id="2896" w:name="_Toc201635324"/>
      <w:bookmarkStart w:id="2897" w:name="_Toc201635399"/>
      <w:bookmarkStart w:id="2898" w:name="_Toc203185827"/>
      <w:bookmarkStart w:id="2899" w:name="_Toc203380022"/>
      <w:bookmarkStart w:id="2900" w:name="_Toc206396509"/>
      <w:bookmarkStart w:id="2901" w:name="_Toc201635169"/>
      <w:bookmarkStart w:id="2902" w:name="_Toc201635325"/>
      <w:bookmarkStart w:id="2903" w:name="_Toc201635400"/>
      <w:bookmarkStart w:id="2904" w:name="_Toc203185828"/>
      <w:bookmarkStart w:id="2905" w:name="_Toc203380023"/>
      <w:bookmarkStart w:id="2906" w:name="_Toc206396510"/>
      <w:bookmarkStart w:id="2907" w:name="_Toc253578338"/>
      <w:bookmarkStart w:id="2908" w:name="_Toc25357953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r>
        <w:t>Reliability, Availability, and Maintainability Requirements</w:t>
      </w:r>
      <w:bookmarkEnd w:id="2907"/>
      <w:bookmarkEnd w:id="2908"/>
    </w:p>
    <w:p w:rsidR="00654072" w:rsidRDefault="00654072" w:rsidP="00DD0BA6">
      <w:pPr>
        <w:pStyle w:val="BodyText"/>
      </w:pPr>
      <w:bookmarkStart w:id="2909" w:name="_Toc159825064"/>
      <w:bookmarkStart w:id="2910" w:name="_Toc160525642"/>
    </w:p>
    <w:p w:rsidR="00654072" w:rsidRDefault="00654072" w:rsidP="001C3471">
      <w:pPr>
        <w:pStyle w:val="Capability"/>
      </w:pPr>
      <w:bookmarkStart w:id="2911" w:name="_Toc253578339"/>
      <w:bookmarkStart w:id="2912" w:name="_Toc253579537"/>
      <w:r w:rsidRPr="00886BC7">
        <w:rPr>
          <w:rFonts w:eastAsia="MS Mincho"/>
          <w:lang w:eastAsia="ja-JP" w:bidi="he-IL"/>
        </w:rPr>
        <w:t>Operation, Administration, Maintenance and Provisioning</w:t>
      </w:r>
      <w:r>
        <w:rPr>
          <w:rFonts w:eastAsia="MS Mincho"/>
          <w:lang w:eastAsia="ja-JP" w:bidi="he-IL"/>
        </w:rPr>
        <w:t xml:space="preserve"> Requirements</w:t>
      </w:r>
      <w:bookmarkEnd w:id="2911"/>
      <w:bookmarkEnd w:id="2912"/>
    </w:p>
    <w:bookmarkEnd w:id="2909"/>
    <w:bookmarkEnd w:id="2910"/>
    <w:p w:rsidR="00F31015" w:rsidRDefault="00F31015" w:rsidP="00DD0BA6">
      <w:pPr>
        <w:pStyle w:val="BodyText"/>
      </w:pPr>
    </w:p>
    <w:p w:rsidR="00F31015" w:rsidRDefault="00F31015" w:rsidP="001C3471">
      <w:pPr>
        <w:pStyle w:val="Capability"/>
        <w:rPr>
          <w:rFonts w:eastAsia="MS Mincho"/>
          <w:lang w:eastAsia="ja-JP" w:bidi="he-IL"/>
        </w:rPr>
      </w:pPr>
      <w:bookmarkStart w:id="2913" w:name="_Toc253578340"/>
      <w:bookmarkStart w:id="2914" w:name="_Toc253579538"/>
      <w:r>
        <w:rPr>
          <w:rFonts w:eastAsia="MS Mincho"/>
          <w:lang w:eastAsia="ja-JP" w:bidi="he-IL"/>
        </w:rPr>
        <w:t xml:space="preserve">Acceptance Test </w:t>
      </w:r>
      <w:r w:rsidR="002C56C0">
        <w:rPr>
          <w:rFonts w:eastAsia="MS Mincho"/>
          <w:lang w:eastAsia="ja-JP" w:bidi="he-IL"/>
        </w:rPr>
        <w:t>Primary offer</w:t>
      </w:r>
      <w:r>
        <w:rPr>
          <w:rFonts w:eastAsia="MS Mincho"/>
          <w:lang w:eastAsia="ja-JP" w:bidi="he-IL"/>
        </w:rPr>
        <w:t xml:space="preserve"> Considerations</w:t>
      </w:r>
      <w:bookmarkEnd w:id="2913"/>
      <w:bookmarkEnd w:id="2914"/>
    </w:p>
    <w:p w:rsidR="00F31015" w:rsidRDefault="00F31015" w:rsidP="00DD0BA6">
      <w:pPr>
        <w:pStyle w:val="BodyText"/>
      </w:pPr>
    </w:p>
    <w:p w:rsidR="00F31015" w:rsidRDefault="00F31015" w:rsidP="001C3471">
      <w:pPr>
        <w:pStyle w:val="Capability"/>
        <w:rPr>
          <w:rFonts w:eastAsia="MS Mincho"/>
        </w:rPr>
      </w:pPr>
      <w:bookmarkStart w:id="2915" w:name="_Toc253578341"/>
      <w:bookmarkStart w:id="2916" w:name="_Toc253579539"/>
      <w:r>
        <w:rPr>
          <w:rFonts w:eastAsia="MS Mincho"/>
        </w:rPr>
        <w:t>Cost of Goods Sold Considerations</w:t>
      </w:r>
      <w:bookmarkEnd w:id="2915"/>
      <w:bookmarkEnd w:id="2916"/>
    </w:p>
    <w:p w:rsidR="00F31015" w:rsidRDefault="00F31015" w:rsidP="00DD0BA6">
      <w:pPr>
        <w:pStyle w:val="BodyText"/>
      </w:pPr>
    </w:p>
    <w:p w:rsidR="00F31015" w:rsidRDefault="00F31015" w:rsidP="001C3471">
      <w:pPr>
        <w:pStyle w:val="Capability"/>
        <w:rPr>
          <w:rFonts w:eastAsia="MS Mincho"/>
        </w:rPr>
      </w:pPr>
      <w:bookmarkStart w:id="2917" w:name="_Toc253578342"/>
      <w:bookmarkStart w:id="2918" w:name="_Toc253579540"/>
      <w:r>
        <w:rPr>
          <w:rFonts w:eastAsia="MS Mincho"/>
        </w:rPr>
        <w:t>Performance Considerations</w:t>
      </w:r>
      <w:bookmarkEnd w:id="2917"/>
      <w:bookmarkEnd w:id="2918"/>
    </w:p>
    <w:p w:rsidR="00F31015" w:rsidRDefault="00F31015" w:rsidP="00DD0BA6">
      <w:pPr>
        <w:pStyle w:val="BodyText"/>
        <w:rPr>
          <w:rFonts w:eastAsia="MS Mincho"/>
        </w:rPr>
      </w:pPr>
    </w:p>
    <w:p w:rsidR="00F31015" w:rsidRDefault="00F31015" w:rsidP="001C3471">
      <w:pPr>
        <w:pStyle w:val="Capability"/>
      </w:pPr>
      <w:bookmarkStart w:id="2919" w:name="_Toc253578343"/>
      <w:bookmarkStart w:id="2920" w:name="_Toc253579541"/>
      <w:r>
        <w:t>Documentation Considerations</w:t>
      </w:r>
      <w:bookmarkEnd w:id="2919"/>
      <w:bookmarkEnd w:id="2920"/>
    </w:p>
    <w:p w:rsidR="00E3098D" w:rsidRPr="00E3098D" w:rsidRDefault="00E3098D" w:rsidP="00DD0BA6">
      <w:pPr>
        <w:pStyle w:val="BodyText"/>
      </w:pPr>
    </w:p>
    <w:p w:rsidR="000624BC" w:rsidRDefault="000624BC">
      <w:pPr>
        <w:pStyle w:val="Heading1"/>
        <w:sectPr w:rsidR="000624BC" w:rsidSect="00060CEC">
          <w:type w:val="continuous"/>
          <w:pgSz w:w="12240" w:h="15840" w:code="1"/>
          <w:pgMar w:top="1440" w:right="1440" w:bottom="1440" w:left="1440" w:header="720" w:footer="720" w:gutter="0"/>
          <w:cols w:space="720"/>
        </w:sectPr>
      </w:pPr>
    </w:p>
    <w:p w:rsidR="00AB3FED" w:rsidRDefault="00AB3FED">
      <w:pPr>
        <w:pStyle w:val="Heading1"/>
      </w:pPr>
      <w:bookmarkStart w:id="2921" w:name="_Toc200771465"/>
      <w:bookmarkStart w:id="2922" w:name="_Toc200771635"/>
      <w:bookmarkStart w:id="2923" w:name="_Toc201565643"/>
      <w:bookmarkStart w:id="2924" w:name="_Toc200771466"/>
      <w:bookmarkStart w:id="2925" w:name="_Toc200771636"/>
      <w:bookmarkStart w:id="2926" w:name="_Toc201565644"/>
      <w:bookmarkStart w:id="2927" w:name="_Toc200771467"/>
      <w:bookmarkStart w:id="2928" w:name="_Toc200771637"/>
      <w:bookmarkStart w:id="2929" w:name="_Toc201565645"/>
      <w:bookmarkStart w:id="2930" w:name="_Toc200771469"/>
      <w:bookmarkStart w:id="2931" w:name="_Toc200771639"/>
      <w:bookmarkStart w:id="2932" w:name="_Toc201565647"/>
      <w:bookmarkStart w:id="2933" w:name="_Toc200771470"/>
      <w:bookmarkStart w:id="2934" w:name="_Toc200771640"/>
      <w:bookmarkStart w:id="2935" w:name="_Toc201565648"/>
      <w:bookmarkStart w:id="2936" w:name="_Toc200771472"/>
      <w:bookmarkStart w:id="2937" w:name="_Toc200771642"/>
      <w:bookmarkStart w:id="2938" w:name="_Toc201565650"/>
      <w:bookmarkStart w:id="2939" w:name="_Toc200771473"/>
      <w:bookmarkStart w:id="2940" w:name="_Toc200771643"/>
      <w:bookmarkStart w:id="2941" w:name="_Toc201565651"/>
      <w:bookmarkStart w:id="2942" w:name="_Toc200771475"/>
      <w:bookmarkStart w:id="2943" w:name="_Toc200771645"/>
      <w:bookmarkStart w:id="2944" w:name="_Toc201565653"/>
      <w:bookmarkStart w:id="2945" w:name="_Toc200771476"/>
      <w:bookmarkStart w:id="2946" w:name="_Toc200771646"/>
      <w:bookmarkStart w:id="2947" w:name="_Toc201565654"/>
      <w:bookmarkStart w:id="2948" w:name="_Toc526902324"/>
      <w:bookmarkStart w:id="2949" w:name="_Toc200771477"/>
      <w:bookmarkStart w:id="2950" w:name="_Toc253578344"/>
      <w:bookmarkEnd w:id="1606"/>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r>
        <w:t>Requirement</w:t>
      </w:r>
      <w:r w:rsidR="00AD56FE">
        <w:t>s</w:t>
      </w:r>
      <w:r>
        <w:t xml:space="preserve"> Summary</w:t>
      </w:r>
      <w:bookmarkEnd w:id="2949"/>
      <w:bookmarkEnd w:id="2950"/>
    </w:p>
    <w:p w:rsidR="00115305" w:rsidRDefault="00115305" w:rsidP="00DD0BA6">
      <w:pPr>
        <w:pStyle w:val="BodyText"/>
      </w:pPr>
    </w:p>
    <w:p w:rsidR="00691F9E" w:rsidRDefault="00691F9E" w:rsidP="00691F9E">
      <w:pPr>
        <w:pStyle w:val="Heading2"/>
      </w:pPr>
      <w:bookmarkStart w:id="2951" w:name="_Toc200771478"/>
      <w:bookmarkStart w:id="2952" w:name="_Toc253578345"/>
      <w:r>
        <w:t xml:space="preserve">Requirements List Grouped by </w:t>
      </w:r>
      <w:r w:rsidR="001C3471">
        <w:t>“</w:t>
      </w:r>
      <w:r>
        <w:t>Capability</w:t>
      </w:r>
      <w:bookmarkEnd w:id="2951"/>
      <w:r w:rsidR="001C3471">
        <w:t>”</w:t>
      </w:r>
      <w:bookmarkEnd w:id="2952"/>
    </w:p>
    <w:bookmarkEnd w:id="2948"/>
    <w:p w:rsidR="003867B2" w:rsidRDefault="001E0F97">
      <w:pPr>
        <w:pStyle w:val="TOC1"/>
        <w:tabs>
          <w:tab w:val="left" w:pos="600"/>
          <w:tab w:val="right" w:leader="dot" w:pos="12950"/>
        </w:tabs>
        <w:rPr>
          <w:rFonts w:ascii="Calibri" w:hAnsi="Calibri"/>
          <w:b w:val="0"/>
          <w:bCs w:val="0"/>
          <w:caps w:val="0"/>
          <w:noProof/>
          <w:sz w:val="22"/>
          <w:szCs w:val="22"/>
        </w:rPr>
      </w:pPr>
      <w:r>
        <w:rPr>
          <w:b w:val="0"/>
          <w:bCs w:val="0"/>
          <w:caps w:val="0"/>
          <w:sz w:val="24"/>
        </w:rPr>
        <w:fldChar w:fldCharType="begin"/>
      </w:r>
      <w:r>
        <w:rPr>
          <w:b w:val="0"/>
          <w:bCs w:val="0"/>
          <w:caps w:val="0"/>
          <w:sz w:val="24"/>
        </w:rPr>
        <w:instrText xml:space="preserve"> TOC \h \z \t "Capability,1,Heading 3 for Module Requirements,2,Requirements,3" </w:instrText>
      </w:r>
      <w:r>
        <w:rPr>
          <w:b w:val="0"/>
          <w:bCs w:val="0"/>
          <w:caps w:val="0"/>
          <w:sz w:val="24"/>
        </w:rPr>
        <w:fldChar w:fldCharType="separate"/>
      </w:r>
      <w:hyperlink w:anchor="_Toc253578348" w:history="1">
        <w:r w:rsidR="003867B2" w:rsidRPr="0021569C">
          <w:rPr>
            <w:rStyle w:val="Hyperlink"/>
            <w:noProof/>
          </w:rPr>
          <w:t>3.1</w:t>
        </w:r>
        <w:r w:rsidR="003867B2">
          <w:rPr>
            <w:rFonts w:ascii="Calibri" w:hAnsi="Calibri"/>
            <w:b w:val="0"/>
            <w:bCs w:val="0"/>
            <w:caps w:val="0"/>
            <w:noProof/>
            <w:sz w:val="22"/>
            <w:szCs w:val="22"/>
          </w:rPr>
          <w:tab/>
        </w:r>
        <w:r w:rsidR="003867B2" w:rsidRPr="0021569C">
          <w:rPr>
            <w:rStyle w:val="Hyperlink"/>
            <w:noProof/>
          </w:rPr>
          <w:t>General Requirements</w:t>
        </w:r>
        <w:r w:rsidR="003867B2">
          <w:rPr>
            <w:noProof/>
            <w:webHidden/>
          </w:rPr>
          <w:tab/>
        </w:r>
        <w:r w:rsidR="003867B2">
          <w:rPr>
            <w:noProof/>
            <w:webHidden/>
          </w:rPr>
          <w:fldChar w:fldCharType="begin"/>
        </w:r>
        <w:r w:rsidR="003867B2">
          <w:rPr>
            <w:noProof/>
            <w:webHidden/>
          </w:rPr>
          <w:instrText xml:space="preserve"> PAGEREF _Toc253578348 \h </w:instrText>
        </w:r>
        <w:r w:rsidR="003867B2">
          <w:rPr>
            <w:noProof/>
            <w:webHidden/>
          </w:rPr>
        </w:r>
        <w:r w:rsidR="003867B2">
          <w:rPr>
            <w:noProof/>
            <w:webHidden/>
          </w:rPr>
          <w:fldChar w:fldCharType="separate"/>
        </w:r>
        <w:r w:rsidR="003867B2">
          <w:rPr>
            <w:noProof/>
            <w:webHidden/>
          </w:rPr>
          <w:t>56</w:t>
        </w:r>
        <w:r w:rsidR="003867B2">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49" w:history="1">
        <w:r w:rsidRPr="0021569C">
          <w:rPr>
            <w:rStyle w:val="Hyperlink"/>
            <w:noProof/>
          </w:rPr>
          <w:t>CHA-3.1.10 Channel/CSR light application shall support multi language</w:t>
        </w:r>
        <w:r>
          <w:rPr>
            <w:noProof/>
            <w:webHidden/>
          </w:rPr>
          <w:tab/>
        </w:r>
        <w:r>
          <w:rPr>
            <w:noProof/>
            <w:webHidden/>
          </w:rPr>
          <w:fldChar w:fldCharType="begin"/>
        </w:r>
        <w:r>
          <w:rPr>
            <w:noProof/>
            <w:webHidden/>
          </w:rPr>
          <w:instrText xml:space="preserve"> PAGEREF _Toc253578349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0" w:history="1">
        <w:r w:rsidRPr="0021569C">
          <w:rPr>
            <w:rStyle w:val="Hyperlink"/>
            <w:noProof/>
          </w:rPr>
          <w:t>CHA-3.1.20 Channel/CSR light application shall support multi currency</w:t>
        </w:r>
        <w:r>
          <w:rPr>
            <w:noProof/>
            <w:webHidden/>
          </w:rPr>
          <w:tab/>
        </w:r>
        <w:r>
          <w:rPr>
            <w:noProof/>
            <w:webHidden/>
          </w:rPr>
          <w:fldChar w:fldCharType="begin"/>
        </w:r>
        <w:r>
          <w:rPr>
            <w:noProof/>
            <w:webHidden/>
          </w:rPr>
          <w:instrText xml:space="preserve"> PAGEREF _Toc253578350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1" w:history="1">
        <w:r w:rsidRPr="0021569C">
          <w:rPr>
            <w:rStyle w:val="Hyperlink"/>
            <w:noProof/>
          </w:rPr>
          <w:t>CHA-3.1.30 Channel/CSR light application shall support recording user activities in the application</w:t>
        </w:r>
        <w:r>
          <w:rPr>
            <w:noProof/>
            <w:webHidden/>
          </w:rPr>
          <w:tab/>
        </w:r>
        <w:r>
          <w:rPr>
            <w:noProof/>
            <w:webHidden/>
          </w:rPr>
          <w:fldChar w:fldCharType="begin"/>
        </w:r>
        <w:r>
          <w:rPr>
            <w:noProof/>
            <w:webHidden/>
          </w:rPr>
          <w:instrText xml:space="preserve"> PAGEREF _Toc253578351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2" w:history="1">
        <w:r w:rsidRPr="0021569C">
          <w:rPr>
            <w:rStyle w:val="Hyperlink"/>
            <w:noProof/>
          </w:rPr>
          <w:t>CHA-3.1.30.1 Channel/CSR light application shall provide OOTB only events tracked by the Self service platform</w:t>
        </w:r>
        <w:r>
          <w:rPr>
            <w:noProof/>
            <w:webHidden/>
          </w:rPr>
          <w:tab/>
        </w:r>
        <w:r>
          <w:rPr>
            <w:noProof/>
            <w:webHidden/>
          </w:rPr>
          <w:fldChar w:fldCharType="begin"/>
        </w:r>
        <w:r>
          <w:rPr>
            <w:noProof/>
            <w:webHidden/>
          </w:rPr>
          <w:instrText xml:space="preserve"> PAGEREF _Toc253578352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3" w:history="1">
        <w:r w:rsidRPr="0021569C">
          <w:rPr>
            <w:rStyle w:val="Hyperlink"/>
            <w:noProof/>
          </w:rPr>
          <w:t>CHA-3.1.30.2 Channel/CSR light application shall allow an integrator to customize Channel/CSR light application to track any event he wants to track.</w:t>
        </w:r>
        <w:r>
          <w:rPr>
            <w:noProof/>
            <w:webHidden/>
          </w:rPr>
          <w:tab/>
        </w:r>
        <w:r>
          <w:rPr>
            <w:noProof/>
            <w:webHidden/>
          </w:rPr>
          <w:fldChar w:fldCharType="begin"/>
        </w:r>
        <w:r>
          <w:rPr>
            <w:noProof/>
            <w:webHidden/>
          </w:rPr>
          <w:instrText xml:space="preserve"> PAGEREF _Toc253578353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4" w:history="1">
        <w:r w:rsidRPr="0021569C">
          <w:rPr>
            <w:rStyle w:val="Hyperlink"/>
            <w:noProof/>
          </w:rPr>
          <w:t xml:space="preserve">CHA-3.1.100 Channel/CSR light application shall include impacts on Channel/CSR light application listed in </w:t>
        </w:r>
        <w:r w:rsidRPr="0021569C">
          <w:rPr>
            <w:rStyle w:val="Hyperlink"/>
            <w:bCs/>
            <w:noProof/>
          </w:rPr>
          <w:t>DR-4-004-249 about Serviceability feature support in Comverse One</w:t>
        </w:r>
        <w:r>
          <w:rPr>
            <w:noProof/>
            <w:webHidden/>
          </w:rPr>
          <w:tab/>
        </w:r>
        <w:r>
          <w:rPr>
            <w:noProof/>
            <w:webHidden/>
          </w:rPr>
          <w:fldChar w:fldCharType="begin"/>
        </w:r>
        <w:r>
          <w:rPr>
            <w:noProof/>
            <w:webHidden/>
          </w:rPr>
          <w:instrText xml:space="preserve"> PAGEREF _Toc253578354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5" w:history="1">
        <w:r w:rsidRPr="0021569C">
          <w:rPr>
            <w:rStyle w:val="Hyperlink"/>
            <w:noProof/>
          </w:rPr>
          <w:t xml:space="preserve">CHA-3.1.110 Channel/CSR light application shall include impacts on Channel/CSR light application listed in </w:t>
        </w:r>
        <w:r w:rsidRPr="0021569C">
          <w:rPr>
            <w:rStyle w:val="Hyperlink"/>
            <w:bCs/>
            <w:noProof/>
          </w:rPr>
          <w:t>DR-4-004-484 about Additional Support of extended Data in Comverse One</w:t>
        </w:r>
        <w:r>
          <w:rPr>
            <w:noProof/>
            <w:webHidden/>
          </w:rPr>
          <w:tab/>
        </w:r>
        <w:r>
          <w:rPr>
            <w:noProof/>
            <w:webHidden/>
          </w:rPr>
          <w:fldChar w:fldCharType="begin"/>
        </w:r>
        <w:r>
          <w:rPr>
            <w:noProof/>
            <w:webHidden/>
          </w:rPr>
          <w:instrText xml:space="preserve"> PAGEREF _Toc253578355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6" w:history="1">
        <w:r w:rsidRPr="0021569C">
          <w:rPr>
            <w:rStyle w:val="Hyperlink"/>
            <w:noProof/>
          </w:rPr>
          <w:t xml:space="preserve">CHA-3.1.120 Channel/CSR light application shall include impacts on Channel/CSR light application listed in </w:t>
        </w:r>
        <w:r w:rsidRPr="0021569C">
          <w:rPr>
            <w:rStyle w:val="Hyperlink"/>
            <w:bCs/>
            <w:noProof/>
          </w:rPr>
          <w:t>DR-4-004-254 about Full support of MSA architecture in Comverse One</w:t>
        </w:r>
        <w:r>
          <w:rPr>
            <w:noProof/>
            <w:webHidden/>
          </w:rPr>
          <w:tab/>
        </w:r>
        <w:r>
          <w:rPr>
            <w:noProof/>
            <w:webHidden/>
          </w:rPr>
          <w:fldChar w:fldCharType="begin"/>
        </w:r>
        <w:r>
          <w:rPr>
            <w:noProof/>
            <w:webHidden/>
          </w:rPr>
          <w:instrText xml:space="preserve"> PAGEREF _Toc253578356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7" w:history="1">
        <w:r w:rsidRPr="0021569C">
          <w:rPr>
            <w:rStyle w:val="Hyperlink"/>
            <w:noProof/>
          </w:rPr>
          <w:t xml:space="preserve">CHA-3.1.125 Channel/CSR light application shall include impacts on Channel/CSR light application listed in </w:t>
        </w:r>
        <w:r w:rsidRPr="0021569C">
          <w:rPr>
            <w:rStyle w:val="Hyperlink"/>
            <w:bCs/>
            <w:noProof/>
          </w:rPr>
          <w:t>DR-4-004-255 about Case Management and Interaction tracking in Comverse One</w:t>
        </w:r>
        <w:r>
          <w:rPr>
            <w:noProof/>
            <w:webHidden/>
          </w:rPr>
          <w:tab/>
        </w:r>
        <w:r>
          <w:rPr>
            <w:noProof/>
            <w:webHidden/>
          </w:rPr>
          <w:fldChar w:fldCharType="begin"/>
        </w:r>
        <w:r>
          <w:rPr>
            <w:noProof/>
            <w:webHidden/>
          </w:rPr>
          <w:instrText xml:space="preserve"> PAGEREF _Toc253578357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8" w:history="1">
        <w:r w:rsidRPr="0021569C">
          <w:rPr>
            <w:rStyle w:val="Hyperlink"/>
            <w:noProof/>
          </w:rPr>
          <w:t xml:space="preserve">CHA-3.1.130 Channel/CSR light application shall include impacts on Channel/CSR light application listed in DR-0-131-970 </w:t>
        </w:r>
        <w:r w:rsidRPr="0021569C">
          <w:rPr>
            <w:rStyle w:val="Hyperlink"/>
            <w:bCs/>
            <w:noProof/>
          </w:rPr>
          <w:t>about Basic Friends and Family Support (as in Comverse 3.1)</w:t>
        </w:r>
        <w:r>
          <w:rPr>
            <w:noProof/>
            <w:webHidden/>
          </w:rPr>
          <w:tab/>
        </w:r>
        <w:r>
          <w:rPr>
            <w:noProof/>
            <w:webHidden/>
          </w:rPr>
          <w:fldChar w:fldCharType="begin"/>
        </w:r>
        <w:r>
          <w:rPr>
            <w:noProof/>
            <w:webHidden/>
          </w:rPr>
          <w:instrText xml:space="preserve"> PAGEREF _Toc253578358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59" w:history="1">
        <w:r w:rsidRPr="0021569C">
          <w:rPr>
            <w:rStyle w:val="Hyperlink"/>
            <w:noProof/>
          </w:rPr>
          <w:t>CHA-3.1.140 Channel/CSR light application shall be sellable as a ‘Channel CV’ product and as a ‘Channel SV’ product and as ‘CSR light CV’ product. (SV: Stand alone Version so not pre-integrated with Comverse One,  CV: Converged Version so pre-integrated with Comverse one)</w:t>
        </w:r>
        <w:r>
          <w:rPr>
            <w:noProof/>
            <w:webHidden/>
          </w:rPr>
          <w:tab/>
        </w:r>
        <w:r>
          <w:rPr>
            <w:noProof/>
            <w:webHidden/>
          </w:rPr>
          <w:fldChar w:fldCharType="begin"/>
        </w:r>
        <w:r>
          <w:rPr>
            <w:noProof/>
            <w:webHidden/>
          </w:rPr>
          <w:instrText xml:space="preserve"> PAGEREF _Toc253578359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0" w:history="1">
        <w:r w:rsidRPr="0021569C">
          <w:rPr>
            <w:rStyle w:val="Hyperlink"/>
            <w:noProof/>
          </w:rPr>
          <w:t>CHA-3.1.150 Channel/CSR light application shall support actors defined in actors chapter and according to product definition as also defined in actors chapters (Actors)</w:t>
        </w:r>
        <w:r>
          <w:rPr>
            <w:noProof/>
            <w:webHidden/>
          </w:rPr>
          <w:tab/>
        </w:r>
        <w:r>
          <w:rPr>
            <w:noProof/>
            <w:webHidden/>
          </w:rPr>
          <w:fldChar w:fldCharType="begin"/>
        </w:r>
        <w:r>
          <w:rPr>
            <w:noProof/>
            <w:webHidden/>
          </w:rPr>
          <w:instrText xml:space="preserve"> PAGEREF _Toc253578360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1" w:history="1">
        <w:r w:rsidRPr="0021569C">
          <w:rPr>
            <w:rStyle w:val="Hyperlink"/>
            <w:noProof/>
          </w:rPr>
          <w:t>CHA-3.1.160 Channel/CSR light application shall support managing users either in security server or in Self service local store depending on user role and thus according to actors security chapter (Actor security)</w:t>
        </w:r>
        <w:r>
          <w:rPr>
            <w:noProof/>
            <w:webHidden/>
          </w:rPr>
          <w:tab/>
        </w:r>
        <w:r>
          <w:rPr>
            <w:noProof/>
            <w:webHidden/>
          </w:rPr>
          <w:fldChar w:fldCharType="begin"/>
        </w:r>
        <w:r>
          <w:rPr>
            <w:noProof/>
            <w:webHidden/>
          </w:rPr>
          <w:instrText xml:space="preserve"> PAGEREF _Toc253578361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2" w:history="1">
        <w:r w:rsidRPr="0021569C">
          <w:rPr>
            <w:rStyle w:val="Hyperlink"/>
            <w:rFonts w:cs="Arial"/>
            <w:strike/>
            <w:noProof/>
          </w:rPr>
          <w:t>CHA-3.1.160.1 For a specific deployment and for a specific role, Channel/CSR light shall support defining if users are managed exclusively in the security server or in the self service local store</w:t>
        </w:r>
        <w:r>
          <w:rPr>
            <w:noProof/>
            <w:webHidden/>
          </w:rPr>
          <w:tab/>
        </w:r>
        <w:r>
          <w:rPr>
            <w:noProof/>
            <w:webHidden/>
          </w:rPr>
          <w:fldChar w:fldCharType="begin"/>
        </w:r>
        <w:r>
          <w:rPr>
            <w:noProof/>
            <w:webHidden/>
          </w:rPr>
          <w:instrText xml:space="preserve"> PAGEREF _Toc253578362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3" w:history="1">
        <w:r w:rsidRPr="0021569C">
          <w:rPr>
            <w:rStyle w:val="Hyperlink"/>
            <w:strike/>
            <w:noProof/>
          </w:rPr>
          <w:t>CHA-3.1.160.2 Channel/CSR light shall support defining users referential depending on user role and deployed products according to table specified in the actors security chapter (Actor security)</w:t>
        </w:r>
        <w:r>
          <w:rPr>
            <w:noProof/>
            <w:webHidden/>
          </w:rPr>
          <w:tab/>
        </w:r>
        <w:r>
          <w:rPr>
            <w:noProof/>
            <w:webHidden/>
          </w:rPr>
          <w:fldChar w:fldCharType="begin"/>
        </w:r>
        <w:r>
          <w:rPr>
            <w:noProof/>
            <w:webHidden/>
          </w:rPr>
          <w:instrText xml:space="preserve"> PAGEREF _Toc253578363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4" w:history="1">
        <w:r w:rsidRPr="0021569C">
          <w:rPr>
            <w:rStyle w:val="Hyperlink"/>
            <w:noProof/>
          </w:rPr>
          <w:t>CHA-3.1.170 Channel/CSR light shall limit list of available use cases depending on product sold</w:t>
        </w:r>
        <w:r>
          <w:rPr>
            <w:noProof/>
            <w:webHidden/>
          </w:rPr>
          <w:tab/>
        </w:r>
        <w:r>
          <w:rPr>
            <w:noProof/>
            <w:webHidden/>
          </w:rPr>
          <w:fldChar w:fldCharType="begin"/>
        </w:r>
        <w:r>
          <w:rPr>
            <w:noProof/>
            <w:webHidden/>
          </w:rPr>
          <w:instrText xml:space="preserve"> PAGEREF _Toc253578364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5" w:history="1">
        <w:r w:rsidRPr="0021569C">
          <w:rPr>
            <w:rStyle w:val="Hyperlink"/>
            <w:noProof/>
          </w:rPr>
          <w:t>CHA-3.1.170.1 Channel/CSR light shall allow by localization to give access for a specific role to use cases not available by default if the two products have been sold.</w:t>
        </w:r>
        <w:r>
          <w:rPr>
            <w:noProof/>
            <w:webHidden/>
          </w:rPr>
          <w:tab/>
        </w:r>
        <w:r>
          <w:rPr>
            <w:noProof/>
            <w:webHidden/>
          </w:rPr>
          <w:fldChar w:fldCharType="begin"/>
        </w:r>
        <w:r>
          <w:rPr>
            <w:noProof/>
            <w:webHidden/>
          </w:rPr>
          <w:instrText xml:space="preserve"> PAGEREF _Toc253578365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6" w:history="1">
        <w:r w:rsidRPr="0021569C">
          <w:rPr>
            <w:rStyle w:val="Hyperlink"/>
            <w:noProof/>
          </w:rPr>
          <w:t>CHA-3.1.180 Channel/CSR light shall allow by localization customizing a use case in one product differently from the other product when both products (Channel CV and CSR light CV) are deployed</w:t>
        </w:r>
        <w:r>
          <w:rPr>
            <w:noProof/>
            <w:webHidden/>
          </w:rPr>
          <w:tab/>
        </w:r>
        <w:r>
          <w:rPr>
            <w:noProof/>
            <w:webHidden/>
          </w:rPr>
          <w:fldChar w:fldCharType="begin"/>
        </w:r>
        <w:r>
          <w:rPr>
            <w:noProof/>
            <w:webHidden/>
          </w:rPr>
          <w:instrText xml:space="preserve"> PAGEREF _Toc253578366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7" w:history="1">
        <w:r w:rsidRPr="0021569C">
          <w:rPr>
            <w:rStyle w:val="Hyperlink"/>
            <w:noProof/>
          </w:rPr>
          <w:t>CHA-3.1.190 Channel/CSR light shall propose to CSR actors same offers to sell as in CSM with limitation already accepted for Channel/CSR light application like mandatory subscriber bundles in account bundle</w:t>
        </w:r>
        <w:r>
          <w:rPr>
            <w:noProof/>
            <w:webHidden/>
          </w:rPr>
          <w:tab/>
        </w:r>
        <w:r>
          <w:rPr>
            <w:noProof/>
            <w:webHidden/>
          </w:rPr>
          <w:fldChar w:fldCharType="begin"/>
        </w:r>
        <w:r>
          <w:rPr>
            <w:noProof/>
            <w:webHidden/>
          </w:rPr>
          <w:instrText xml:space="preserve"> PAGEREF _Toc253578367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8" w:history="1">
        <w:r w:rsidRPr="0021569C">
          <w:rPr>
            <w:rStyle w:val="Hyperlink"/>
            <w:noProof/>
          </w:rPr>
          <w:t>CHA-3.1.300 Channel/CSR light shall never apply product group filtering for CSR users</w:t>
        </w:r>
        <w:r>
          <w:rPr>
            <w:noProof/>
            <w:webHidden/>
          </w:rPr>
          <w:tab/>
        </w:r>
        <w:r>
          <w:rPr>
            <w:noProof/>
            <w:webHidden/>
          </w:rPr>
          <w:fldChar w:fldCharType="begin"/>
        </w:r>
        <w:r>
          <w:rPr>
            <w:noProof/>
            <w:webHidden/>
          </w:rPr>
          <w:instrText xml:space="preserve"> PAGEREF _Toc253578368 \h </w:instrText>
        </w:r>
        <w:r>
          <w:rPr>
            <w:noProof/>
            <w:webHidden/>
          </w:rPr>
        </w:r>
        <w:r>
          <w:rPr>
            <w:noProof/>
            <w:webHidden/>
          </w:rPr>
          <w:fldChar w:fldCharType="separate"/>
        </w:r>
        <w:r>
          <w:rPr>
            <w:noProof/>
            <w:webHidden/>
          </w:rPr>
          <w:t>56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69" w:history="1">
        <w:r w:rsidRPr="0021569C">
          <w:rPr>
            <w:rStyle w:val="Hyperlink"/>
            <w:noProof/>
          </w:rPr>
          <w:t>CHA-3.1.350 Channel/CSR light shall allow configuring allocation mode for a external id type per product. In other words, Channel/CSR light shall allow configuring how setting of external id for a subscriber will be presented in the application (e.g. they can be auto assigned automatically and hidden to the user or user has to select the inventory type and value)</w:t>
        </w:r>
        <w:r>
          <w:rPr>
            <w:noProof/>
            <w:webHidden/>
          </w:rPr>
          <w:tab/>
        </w:r>
        <w:r>
          <w:rPr>
            <w:noProof/>
            <w:webHidden/>
          </w:rPr>
          <w:fldChar w:fldCharType="begin"/>
        </w:r>
        <w:r>
          <w:rPr>
            <w:noProof/>
            <w:webHidden/>
          </w:rPr>
          <w:instrText xml:space="preserve"> PAGEREF _Toc253578369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370" w:history="1">
        <w:r w:rsidRPr="0021569C">
          <w:rPr>
            <w:rStyle w:val="Hyperlink"/>
            <w:noProof/>
          </w:rPr>
          <w:t>3.2</w:t>
        </w:r>
        <w:r>
          <w:rPr>
            <w:rFonts w:ascii="Calibri" w:hAnsi="Calibri"/>
            <w:b w:val="0"/>
            <w:bCs w:val="0"/>
            <w:caps w:val="0"/>
            <w:noProof/>
            <w:sz w:val="22"/>
            <w:szCs w:val="22"/>
          </w:rPr>
          <w:tab/>
        </w:r>
        <w:r w:rsidRPr="0021569C">
          <w:rPr>
            <w:rStyle w:val="Hyperlink"/>
            <w:noProof/>
          </w:rPr>
          <w:t>Capability 1. Customer Acquisition - NCA</w:t>
        </w:r>
        <w:r>
          <w:rPr>
            <w:noProof/>
            <w:webHidden/>
          </w:rPr>
          <w:tab/>
        </w:r>
        <w:r>
          <w:rPr>
            <w:noProof/>
            <w:webHidden/>
          </w:rPr>
          <w:fldChar w:fldCharType="begin"/>
        </w:r>
        <w:r>
          <w:rPr>
            <w:noProof/>
            <w:webHidden/>
          </w:rPr>
          <w:instrText xml:space="preserve"> PAGEREF _Toc253578370 \h </w:instrText>
        </w:r>
        <w:r>
          <w:rPr>
            <w:noProof/>
            <w:webHidden/>
          </w:rPr>
        </w:r>
        <w:r>
          <w:rPr>
            <w:noProof/>
            <w:webHidden/>
          </w:rPr>
          <w:fldChar w:fldCharType="separate"/>
        </w:r>
        <w:r>
          <w:rPr>
            <w:noProof/>
            <w:webHidden/>
          </w:rPr>
          <w:t>57</w:t>
        </w:r>
        <w:r>
          <w:rPr>
            <w:noProof/>
            <w:webHidden/>
          </w:rPr>
          <w:fldChar w:fldCharType="end"/>
        </w:r>
      </w:hyperlink>
    </w:p>
    <w:p w:rsidR="003867B2" w:rsidRDefault="003867B2">
      <w:pPr>
        <w:pStyle w:val="TOC2"/>
        <w:rPr>
          <w:rFonts w:ascii="Calibri" w:hAnsi="Calibri"/>
          <w:smallCaps w:val="0"/>
          <w:noProof/>
          <w:sz w:val="22"/>
          <w:szCs w:val="22"/>
        </w:rPr>
      </w:pPr>
      <w:hyperlink w:anchor="_Toc253578371" w:history="1">
        <w:r w:rsidRPr="0021569C">
          <w:rPr>
            <w:rStyle w:val="Hyperlink"/>
            <w:noProof/>
          </w:rPr>
          <w:t>3.2.4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_Toc253578371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2" w:history="1">
        <w:r w:rsidRPr="0021569C">
          <w:rPr>
            <w:rStyle w:val="Hyperlink"/>
            <w:noProof/>
          </w:rPr>
          <w:t>CHA-3.2.4.10 Channel/CSR light application shall allow a user to create a new customer with respect of use case ‘new customer’ describe above’</w:t>
        </w:r>
        <w:r>
          <w:rPr>
            <w:noProof/>
            <w:webHidden/>
          </w:rPr>
          <w:tab/>
        </w:r>
        <w:r>
          <w:rPr>
            <w:noProof/>
            <w:webHidden/>
          </w:rPr>
          <w:fldChar w:fldCharType="begin"/>
        </w:r>
        <w:r>
          <w:rPr>
            <w:noProof/>
            <w:webHidden/>
          </w:rPr>
          <w:instrText xml:space="preserve"> PAGEREF _Toc253578372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3" w:history="1">
        <w:r w:rsidRPr="0021569C">
          <w:rPr>
            <w:rStyle w:val="Hyperlink"/>
            <w:noProof/>
          </w:rPr>
          <w:t>CHA-3.2.4.15 Channel/CSR light application shall propose different options to create a postpaid or a prepaid customer</w:t>
        </w:r>
        <w:r>
          <w:rPr>
            <w:noProof/>
            <w:webHidden/>
          </w:rPr>
          <w:tab/>
        </w:r>
        <w:r>
          <w:rPr>
            <w:noProof/>
            <w:webHidden/>
          </w:rPr>
          <w:fldChar w:fldCharType="begin"/>
        </w:r>
        <w:r>
          <w:rPr>
            <w:noProof/>
            <w:webHidden/>
          </w:rPr>
          <w:instrText xml:space="preserve"> PAGEREF _Toc253578373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4" w:history="1">
        <w:r w:rsidRPr="0021569C">
          <w:rPr>
            <w:rStyle w:val="Hyperlink"/>
            <w:noProof/>
          </w:rPr>
          <w:t>CHA-3.2.4.20 Channel/CSR light application shall prevent User going back to previous steps after credit checking has been processed (V2)</w:t>
        </w:r>
        <w:r>
          <w:rPr>
            <w:noProof/>
            <w:webHidden/>
          </w:rPr>
          <w:tab/>
        </w:r>
        <w:r>
          <w:rPr>
            <w:noProof/>
            <w:webHidden/>
          </w:rPr>
          <w:fldChar w:fldCharType="begin"/>
        </w:r>
        <w:r>
          <w:rPr>
            <w:noProof/>
            <w:webHidden/>
          </w:rPr>
          <w:instrText xml:space="preserve"> PAGEREF _Toc253578374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5" w:history="1">
        <w:r w:rsidRPr="0021569C">
          <w:rPr>
            <w:rStyle w:val="Hyperlink"/>
            <w:noProof/>
          </w:rPr>
          <w:t>CHA-3.2.4.30 Channel/CSR light application shall allow enabling or disabling automatic credit checking (i.e. integration with an external credit checking system) (V2)</w:t>
        </w:r>
        <w:r>
          <w:rPr>
            <w:noProof/>
            <w:webHidden/>
          </w:rPr>
          <w:tab/>
        </w:r>
        <w:r>
          <w:rPr>
            <w:noProof/>
            <w:webHidden/>
          </w:rPr>
          <w:fldChar w:fldCharType="begin"/>
        </w:r>
        <w:r>
          <w:rPr>
            <w:noProof/>
            <w:webHidden/>
          </w:rPr>
          <w:instrText xml:space="preserve"> PAGEREF _Toc253578375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6" w:history="1">
        <w:r w:rsidRPr="0021569C">
          <w:rPr>
            <w:rStyle w:val="Hyperlink"/>
            <w:noProof/>
          </w:rPr>
          <w:t>CHA-3.2.4.40 Channel/CSR light application shall allow enabling or disabling manual credit checking (i.e. capability to manually submit the new customer to referral management) (V2)</w:t>
        </w:r>
        <w:r>
          <w:rPr>
            <w:noProof/>
            <w:webHidden/>
          </w:rPr>
          <w:tab/>
        </w:r>
        <w:r>
          <w:rPr>
            <w:noProof/>
            <w:webHidden/>
          </w:rPr>
          <w:fldChar w:fldCharType="begin"/>
        </w:r>
        <w:r>
          <w:rPr>
            <w:noProof/>
            <w:webHidden/>
          </w:rPr>
          <w:instrText xml:space="preserve"> PAGEREF _Toc253578376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7" w:history="1">
        <w:r w:rsidRPr="0021569C">
          <w:rPr>
            <w:rStyle w:val="Hyperlink"/>
            <w:noProof/>
          </w:rPr>
          <w:t>CHA-3.2.4.45 Channel/CSR light application shall support configuring a different credit checking policy for Dealers and CSRs (V2)</w:t>
        </w:r>
        <w:r>
          <w:rPr>
            <w:noProof/>
            <w:webHidden/>
          </w:rPr>
          <w:tab/>
        </w:r>
        <w:r>
          <w:rPr>
            <w:noProof/>
            <w:webHidden/>
          </w:rPr>
          <w:fldChar w:fldCharType="begin"/>
        </w:r>
        <w:r>
          <w:rPr>
            <w:noProof/>
            <w:webHidden/>
          </w:rPr>
          <w:instrText xml:space="preserve"> PAGEREF _Toc253578377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8" w:history="1">
        <w:r w:rsidRPr="0021569C">
          <w:rPr>
            <w:rStyle w:val="Hyperlink"/>
            <w:noProof/>
          </w:rPr>
          <w:t>CHA-3.2.4.60 Channel/CSR light application shall allow user capturing account information with respect of use case capture administrative data</w:t>
        </w:r>
        <w:r>
          <w:rPr>
            <w:noProof/>
            <w:webHidden/>
          </w:rPr>
          <w:tab/>
        </w:r>
        <w:r>
          <w:rPr>
            <w:noProof/>
            <w:webHidden/>
          </w:rPr>
          <w:fldChar w:fldCharType="begin"/>
        </w:r>
        <w:r>
          <w:rPr>
            <w:noProof/>
            <w:webHidden/>
          </w:rPr>
          <w:instrText xml:space="preserve"> PAGEREF _Toc253578378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79" w:history="1">
        <w:r w:rsidRPr="0021569C">
          <w:rPr>
            <w:rStyle w:val="Hyperlink"/>
            <w:noProof/>
          </w:rPr>
          <w:t>CHA-3.2.4.60.1 Channel/CSR light application shall allow the configuration of account attributes respecting CHA-3.2.4.80.x requirements</w:t>
        </w:r>
        <w:r>
          <w:rPr>
            <w:noProof/>
            <w:webHidden/>
          </w:rPr>
          <w:tab/>
        </w:r>
        <w:r>
          <w:rPr>
            <w:noProof/>
            <w:webHidden/>
          </w:rPr>
          <w:fldChar w:fldCharType="begin"/>
        </w:r>
        <w:r>
          <w:rPr>
            <w:noProof/>
            <w:webHidden/>
          </w:rPr>
          <w:instrText xml:space="preserve"> PAGEREF _Toc253578379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0" w:history="1">
        <w:r w:rsidRPr="0021569C">
          <w:rPr>
            <w:rStyle w:val="Hyperlink"/>
            <w:noProof/>
          </w:rPr>
          <w:t>CHA-3.2.4.60.2 Channel/CSR light application shall allow supporting a different policy for dealers and CSR to confirm terms and condition and return policy</w:t>
        </w:r>
        <w:r>
          <w:rPr>
            <w:noProof/>
            <w:webHidden/>
          </w:rPr>
          <w:tab/>
        </w:r>
        <w:r>
          <w:rPr>
            <w:noProof/>
            <w:webHidden/>
          </w:rPr>
          <w:fldChar w:fldCharType="begin"/>
        </w:r>
        <w:r>
          <w:rPr>
            <w:noProof/>
            <w:webHidden/>
          </w:rPr>
          <w:instrText xml:space="preserve"> PAGEREF _Toc253578380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1" w:history="1">
        <w:r w:rsidRPr="0021569C">
          <w:rPr>
            <w:rStyle w:val="Hyperlink"/>
            <w:noProof/>
          </w:rPr>
          <w:t>CHA-3.2.4.70 Channel/CSR light application shall support to capture customer identity according to customer type (SOHO versus residential)</w:t>
        </w:r>
        <w:r>
          <w:rPr>
            <w:noProof/>
            <w:webHidden/>
          </w:rPr>
          <w:tab/>
        </w:r>
        <w:r>
          <w:rPr>
            <w:noProof/>
            <w:webHidden/>
          </w:rPr>
          <w:fldChar w:fldCharType="begin"/>
        </w:r>
        <w:r>
          <w:rPr>
            <w:noProof/>
            <w:webHidden/>
          </w:rPr>
          <w:instrText xml:space="preserve"> PAGEREF _Toc253578381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2" w:history="1">
        <w:r w:rsidRPr="0021569C">
          <w:rPr>
            <w:rStyle w:val="Hyperlink"/>
            <w:noProof/>
          </w:rPr>
          <w:t>CHA-3.2.4.80 Channel/CSR light application shall support configuring additional account information to set</w:t>
        </w:r>
        <w:r>
          <w:rPr>
            <w:noProof/>
            <w:webHidden/>
          </w:rPr>
          <w:tab/>
        </w:r>
        <w:r>
          <w:rPr>
            <w:noProof/>
            <w:webHidden/>
          </w:rPr>
          <w:fldChar w:fldCharType="begin"/>
        </w:r>
        <w:r>
          <w:rPr>
            <w:noProof/>
            <w:webHidden/>
          </w:rPr>
          <w:instrText xml:space="preserve"> PAGEREF _Toc253578382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3" w:history="1">
        <w:r w:rsidRPr="0021569C">
          <w:rPr>
            <w:rStyle w:val="Hyperlink"/>
            <w:noProof/>
          </w:rPr>
          <w:t>CHA-3.2.4.80.1 Channel/CSR light application shall support different configurations depending if the customer is postpaid or prepaid</w:t>
        </w:r>
        <w:r>
          <w:rPr>
            <w:noProof/>
            <w:webHidden/>
          </w:rPr>
          <w:tab/>
        </w:r>
        <w:r>
          <w:rPr>
            <w:noProof/>
            <w:webHidden/>
          </w:rPr>
          <w:fldChar w:fldCharType="begin"/>
        </w:r>
        <w:r>
          <w:rPr>
            <w:noProof/>
            <w:webHidden/>
          </w:rPr>
          <w:instrText xml:space="preserve"> PAGEREF _Toc253578383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4" w:history="1">
        <w:r w:rsidRPr="0021569C">
          <w:rPr>
            <w:rStyle w:val="Hyperlink"/>
            <w:noProof/>
          </w:rPr>
          <w:t>CHA-3.2.4.80.2 Channel/CSR light application shall support different configurations depending on the customer type</w:t>
        </w:r>
        <w:r>
          <w:rPr>
            <w:noProof/>
            <w:webHidden/>
          </w:rPr>
          <w:tab/>
        </w:r>
        <w:r>
          <w:rPr>
            <w:noProof/>
            <w:webHidden/>
          </w:rPr>
          <w:fldChar w:fldCharType="begin"/>
        </w:r>
        <w:r>
          <w:rPr>
            <w:noProof/>
            <w:webHidden/>
          </w:rPr>
          <w:instrText xml:space="preserve"> PAGEREF _Toc253578384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5" w:history="1">
        <w:r w:rsidRPr="0021569C">
          <w:rPr>
            <w:rStyle w:val="Hyperlink"/>
            <w:noProof/>
          </w:rPr>
          <w:t>CHA-3.2.4.80.3 Channel/CSR light application shall support to group additional information for display purpose (display group)</w:t>
        </w:r>
        <w:r>
          <w:rPr>
            <w:noProof/>
            <w:webHidden/>
          </w:rPr>
          <w:tab/>
        </w:r>
        <w:r>
          <w:rPr>
            <w:noProof/>
            <w:webHidden/>
          </w:rPr>
          <w:fldChar w:fldCharType="begin"/>
        </w:r>
        <w:r>
          <w:rPr>
            <w:noProof/>
            <w:webHidden/>
          </w:rPr>
          <w:instrText xml:space="preserve"> PAGEREF _Toc253578385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6" w:history="1">
        <w:r w:rsidRPr="0021569C">
          <w:rPr>
            <w:rStyle w:val="Hyperlink"/>
            <w:noProof/>
          </w:rPr>
          <w:t>CHA-3.2.4.80.3.1 Channel/CSR light application shall allow the configuration of the order to display groups of account attributes.</w:t>
        </w:r>
        <w:r>
          <w:rPr>
            <w:noProof/>
            <w:webHidden/>
          </w:rPr>
          <w:tab/>
        </w:r>
        <w:r>
          <w:rPr>
            <w:noProof/>
            <w:webHidden/>
          </w:rPr>
          <w:fldChar w:fldCharType="begin"/>
        </w:r>
        <w:r>
          <w:rPr>
            <w:noProof/>
            <w:webHidden/>
          </w:rPr>
          <w:instrText xml:space="preserve"> PAGEREF _Toc253578386 \h </w:instrText>
        </w:r>
        <w:r>
          <w:rPr>
            <w:noProof/>
            <w:webHidden/>
          </w:rPr>
        </w:r>
        <w:r>
          <w:rPr>
            <w:noProof/>
            <w:webHidden/>
          </w:rPr>
          <w:fldChar w:fldCharType="separate"/>
        </w:r>
        <w:r>
          <w:rPr>
            <w:noProof/>
            <w:webHidden/>
          </w:rPr>
          <w:t>63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7" w:history="1">
        <w:r w:rsidRPr="0021569C">
          <w:rPr>
            <w:rStyle w:val="Hyperlink"/>
            <w:noProof/>
          </w:rPr>
          <w:t>CHA-3.2.4.80.3.2 Channel/CSR light application shall allow the configuration of the order to display an account attribute relatively to its display group.</w:t>
        </w:r>
        <w:r>
          <w:rPr>
            <w:noProof/>
            <w:webHidden/>
          </w:rPr>
          <w:tab/>
        </w:r>
        <w:r>
          <w:rPr>
            <w:noProof/>
            <w:webHidden/>
          </w:rPr>
          <w:fldChar w:fldCharType="begin"/>
        </w:r>
        <w:r>
          <w:rPr>
            <w:noProof/>
            <w:webHidden/>
          </w:rPr>
          <w:instrText xml:space="preserve"> PAGEREF _Toc253578387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8" w:history="1">
        <w:r w:rsidRPr="0021569C">
          <w:rPr>
            <w:rStyle w:val="Hyperlink"/>
            <w:noProof/>
          </w:rPr>
          <w:t>CHA-3.2.4.80.3.3 Channel/CSR light application shall support to configure display groups per logged user role.</w:t>
        </w:r>
        <w:r>
          <w:rPr>
            <w:noProof/>
            <w:webHidden/>
          </w:rPr>
          <w:tab/>
        </w:r>
        <w:r>
          <w:rPr>
            <w:noProof/>
            <w:webHidden/>
          </w:rPr>
          <w:fldChar w:fldCharType="begin"/>
        </w:r>
        <w:r>
          <w:rPr>
            <w:noProof/>
            <w:webHidden/>
          </w:rPr>
          <w:instrText xml:space="preserve"> PAGEREF _Toc253578388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89" w:history="1">
        <w:r w:rsidRPr="0021569C">
          <w:rPr>
            <w:rStyle w:val="Hyperlink"/>
            <w:noProof/>
          </w:rPr>
          <w:t>CHA-3.2.4.80.4 Channel/CSR light application shall support to configure additional account information that will be integrated with Comverse one Billing 3.1 on the account used for shopping.</w:t>
        </w:r>
        <w:r>
          <w:rPr>
            <w:noProof/>
            <w:webHidden/>
          </w:rPr>
          <w:tab/>
        </w:r>
        <w:r>
          <w:rPr>
            <w:noProof/>
            <w:webHidden/>
          </w:rPr>
          <w:fldChar w:fldCharType="begin"/>
        </w:r>
        <w:r>
          <w:rPr>
            <w:noProof/>
            <w:webHidden/>
          </w:rPr>
          <w:instrText xml:space="preserve"> PAGEREF _Toc253578389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0" w:history="1">
        <w:r w:rsidRPr="0021569C">
          <w:rPr>
            <w:rStyle w:val="Hyperlink"/>
            <w:noProof/>
          </w:rPr>
          <w:t>CHA-3.2.4.80.4.1 Channel/CSR light application shall support configuring account attributes that must be hidden to user and set automatically by the application with a default value.</w:t>
        </w:r>
        <w:r>
          <w:rPr>
            <w:noProof/>
            <w:webHidden/>
          </w:rPr>
          <w:tab/>
        </w:r>
        <w:r>
          <w:rPr>
            <w:noProof/>
            <w:webHidden/>
          </w:rPr>
          <w:fldChar w:fldCharType="begin"/>
        </w:r>
        <w:r>
          <w:rPr>
            <w:noProof/>
            <w:webHidden/>
          </w:rPr>
          <w:instrText xml:space="preserve"> PAGEREF _Toc253578390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1" w:history="1">
        <w:r w:rsidRPr="0021569C">
          <w:rPr>
            <w:rStyle w:val="Hyperlink"/>
            <w:noProof/>
          </w:rPr>
          <w:t>CHA-3.2.4.80.7 Channel/CSR light application shall support different default values for the same account attribute when defined in different groups (group sensitive configuration).</w:t>
        </w:r>
        <w:r>
          <w:rPr>
            <w:noProof/>
            <w:webHidden/>
          </w:rPr>
          <w:tab/>
        </w:r>
        <w:r>
          <w:rPr>
            <w:noProof/>
            <w:webHidden/>
          </w:rPr>
          <w:fldChar w:fldCharType="begin"/>
        </w:r>
        <w:r>
          <w:rPr>
            <w:noProof/>
            <w:webHidden/>
          </w:rPr>
          <w:instrText xml:space="preserve"> PAGEREF _Toc253578391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2" w:history="1">
        <w:r w:rsidRPr="0021569C">
          <w:rPr>
            <w:rStyle w:val="Hyperlink"/>
            <w:noProof/>
          </w:rPr>
          <w:t>CHA-3.2.4.80.8 Channel/CSR light application shall allow to configure an account attribute as mandatory in group sensitive way (different configuration per group).</w:t>
        </w:r>
        <w:r>
          <w:rPr>
            <w:noProof/>
            <w:webHidden/>
          </w:rPr>
          <w:tab/>
        </w:r>
        <w:r>
          <w:rPr>
            <w:noProof/>
            <w:webHidden/>
          </w:rPr>
          <w:fldChar w:fldCharType="begin"/>
        </w:r>
        <w:r>
          <w:rPr>
            <w:noProof/>
            <w:webHidden/>
          </w:rPr>
          <w:instrText xml:space="preserve"> PAGEREF _Toc253578392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3" w:history="1">
        <w:r w:rsidRPr="0021569C">
          <w:rPr>
            <w:rStyle w:val="Hyperlink"/>
            <w:noProof/>
          </w:rPr>
          <w:t>CHA-3.2.4.80.9 Channel/CSR light application shall support a different configuration of its account attributes than in consumer application, when application are deployed on the same CSS system (co-existence mode).</w:t>
        </w:r>
        <w:r>
          <w:rPr>
            <w:noProof/>
            <w:webHidden/>
          </w:rPr>
          <w:tab/>
        </w:r>
        <w:r>
          <w:rPr>
            <w:noProof/>
            <w:webHidden/>
          </w:rPr>
          <w:fldChar w:fldCharType="begin"/>
        </w:r>
        <w:r>
          <w:rPr>
            <w:noProof/>
            <w:webHidden/>
          </w:rPr>
          <w:instrText xml:space="preserve"> PAGEREF _Toc253578393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4" w:history="1">
        <w:r w:rsidRPr="0021569C">
          <w:rPr>
            <w:rStyle w:val="Hyperlink"/>
            <w:noProof/>
          </w:rPr>
          <w:t>CHA-3.2.4.80.9.1 Channel/CSR light application shall support a different set of eligible account attributes than in Consumer for new customer acquisition.</w:t>
        </w:r>
        <w:r>
          <w:rPr>
            <w:noProof/>
            <w:webHidden/>
          </w:rPr>
          <w:tab/>
        </w:r>
        <w:r>
          <w:rPr>
            <w:noProof/>
            <w:webHidden/>
          </w:rPr>
          <w:fldChar w:fldCharType="begin"/>
        </w:r>
        <w:r>
          <w:rPr>
            <w:noProof/>
            <w:webHidden/>
          </w:rPr>
          <w:instrText xml:space="preserve"> PAGEREF _Toc253578394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5" w:history="1">
        <w:r w:rsidRPr="0021569C">
          <w:rPr>
            <w:rStyle w:val="Hyperlink"/>
            <w:noProof/>
          </w:rPr>
          <w:t>CHA-3.2.4.100 Channel/CSR light application shall allow user capturing billing information with respect of use case capture billing information</w:t>
        </w:r>
        <w:r>
          <w:rPr>
            <w:noProof/>
            <w:webHidden/>
          </w:rPr>
          <w:tab/>
        </w:r>
        <w:r>
          <w:rPr>
            <w:noProof/>
            <w:webHidden/>
          </w:rPr>
          <w:fldChar w:fldCharType="begin"/>
        </w:r>
        <w:r>
          <w:rPr>
            <w:noProof/>
            <w:webHidden/>
          </w:rPr>
          <w:instrText xml:space="preserve"> PAGEREF _Toc253578395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6" w:history="1">
        <w:r w:rsidRPr="0021569C">
          <w:rPr>
            <w:rStyle w:val="Hyperlink"/>
            <w:noProof/>
          </w:rPr>
          <w:t>CHA-3.2.4.100.1 Channel/CSR light application shall allow the configuration of account attributes respecting CHA-3.2.4.80.x requirements</w:t>
        </w:r>
        <w:r>
          <w:rPr>
            <w:noProof/>
            <w:webHidden/>
          </w:rPr>
          <w:tab/>
        </w:r>
        <w:r>
          <w:rPr>
            <w:noProof/>
            <w:webHidden/>
          </w:rPr>
          <w:fldChar w:fldCharType="begin"/>
        </w:r>
        <w:r>
          <w:rPr>
            <w:noProof/>
            <w:webHidden/>
          </w:rPr>
          <w:instrText xml:space="preserve"> PAGEREF _Toc253578396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7" w:history="1">
        <w:r w:rsidRPr="0021569C">
          <w:rPr>
            <w:rStyle w:val="Hyperlink"/>
            <w:noProof/>
          </w:rPr>
          <w:t>CHA-3.2.4.100.2 Channel/CSR light application shall allow configuring list of supported recurrent payment method and their respective parameters</w:t>
        </w:r>
        <w:r>
          <w:rPr>
            <w:noProof/>
            <w:webHidden/>
          </w:rPr>
          <w:tab/>
        </w:r>
        <w:r>
          <w:rPr>
            <w:noProof/>
            <w:webHidden/>
          </w:rPr>
          <w:fldChar w:fldCharType="begin"/>
        </w:r>
        <w:r>
          <w:rPr>
            <w:noProof/>
            <w:webHidden/>
          </w:rPr>
          <w:instrText xml:space="preserve"> PAGEREF _Toc253578397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8" w:history="1">
        <w:r w:rsidRPr="0021569C">
          <w:rPr>
            <w:rStyle w:val="Hyperlink"/>
            <w:noProof/>
          </w:rPr>
          <w:t>CHA-3.2.4.110 Channel/CSR light application shall support configuring list of account attributes</w:t>
        </w:r>
        <w:r>
          <w:rPr>
            <w:noProof/>
            <w:webHidden/>
          </w:rPr>
          <w:tab/>
        </w:r>
        <w:r>
          <w:rPr>
            <w:noProof/>
            <w:webHidden/>
          </w:rPr>
          <w:fldChar w:fldCharType="begin"/>
        </w:r>
        <w:r>
          <w:rPr>
            <w:noProof/>
            <w:webHidden/>
          </w:rPr>
          <w:instrText xml:space="preserve"> PAGEREF _Toc253578398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399" w:history="1">
        <w:r w:rsidRPr="0021569C">
          <w:rPr>
            <w:rStyle w:val="Hyperlink"/>
            <w:noProof/>
          </w:rPr>
          <w:t>CHA-3.2.4.110.1 Channel/CSR light application shall support configuring account attributes that must be set by the user for a new billing account</w:t>
        </w:r>
        <w:r>
          <w:rPr>
            <w:noProof/>
            <w:webHidden/>
          </w:rPr>
          <w:tab/>
        </w:r>
        <w:r>
          <w:rPr>
            <w:noProof/>
            <w:webHidden/>
          </w:rPr>
          <w:fldChar w:fldCharType="begin"/>
        </w:r>
        <w:r>
          <w:rPr>
            <w:noProof/>
            <w:webHidden/>
          </w:rPr>
          <w:instrText xml:space="preserve"> PAGEREF _Toc253578399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0" w:history="1">
        <w:r w:rsidRPr="0021569C">
          <w:rPr>
            <w:rStyle w:val="Hyperlink"/>
            <w:noProof/>
          </w:rPr>
          <w:t>CHA-3.2.4.110.2 Channel/CSR light application shall support configuring account attributes that must be hidden to user and set automatically by the application with a default value for a new billing account</w:t>
        </w:r>
        <w:r>
          <w:rPr>
            <w:noProof/>
            <w:webHidden/>
          </w:rPr>
          <w:tab/>
        </w:r>
        <w:r>
          <w:rPr>
            <w:noProof/>
            <w:webHidden/>
          </w:rPr>
          <w:fldChar w:fldCharType="begin"/>
        </w:r>
        <w:r>
          <w:rPr>
            <w:noProof/>
            <w:webHidden/>
          </w:rPr>
          <w:instrText xml:space="preserve"> PAGEREF _Toc253578400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1" w:history="1">
        <w:r w:rsidRPr="0021569C">
          <w:rPr>
            <w:rStyle w:val="Hyperlink"/>
            <w:noProof/>
          </w:rPr>
          <w:t>CHA-3.2.4.130 If the user selects a subscriber bundle in the context of an account bundle, Channel/CSR light application shall redirect the user to add account bundle if not already in the basket.</w:t>
        </w:r>
        <w:r>
          <w:rPr>
            <w:noProof/>
            <w:webHidden/>
          </w:rPr>
          <w:tab/>
        </w:r>
        <w:r>
          <w:rPr>
            <w:noProof/>
            <w:webHidden/>
          </w:rPr>
          <w:fldChar w:fldCharType="begin"/>
        </w:r>
        <w:r>
          <w:rPr>
            <w:noProof/>
            <w:webHidden/>
          </w:rPr>
          <w:instrText xml:space="preserve"> PAGEREF _Toc253578401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2" w:history="1">
        <w:r w:rsidRPr="0021569C">
          <w:rPr>
            <w:rStyle w:val="Hyperlink"/>
            <w:noProof/>
          </w:rPr>
          <w:t>CHA-3.2.4.150 Channel/CSR light application shall allow user searching an address in a referential with respect of use case ‘Search and select address in referential’.</w:t>
        </w:r>
        <w:r>
          <w:rPr>
            <w:noProof/>
            <w:webHidden/>
          </w:rPr>
          <w:tab/>
        </w:r>
        <w:r>
          <w:rPr>
            <w:noProof/>
            <w:webHidden/>
          </w:rPr>
          <w:fldChar w:fldCharType="begin"/>
        </w:r>
        <w:r>
          <w:rPr>
            <w:noProof/>
            <w:webHidden/>
          </w:rPr>
          <w:instrText xml:space="preserve"> PAGEREF _Toc253578402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3" w:history="1">
        <w:r w:rsidRPr="0021569C">
          <w:rPr>
            <w:rStyle w:val="Hyperlink"/>
            <w:noProof/>
          </w:rPr>
          <w:t>CHA-3.2.4.150.10 Channel/CSR light application shall allow configuring max number of addresses that can be retrieved from the search</w:t>
        </w:r>
        <w:r>
          <w:rPr>
            <w:noProof/>
            <w:webHidden/>
          </w:rPr>
          <w:tab/>
        </w:r>
        <w:r>
          <w:rPr>
            <w:noProof/>
            <w:webHidden/>
          </w:rPr>
          <w:fldChar w:fldCharType="begin"/>
        </w:r>
        <w:r>
          <w:rPr>
            <w:noProof/>
            <w:webHidden/>
          </w:rPr>
          <w:instrText xml:space="preserve"> PAGEREF _Toc253578403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404" w:history="1">
        <w:r w:rsidRPr="0021569C">
          <w:rPr>
            <w:rStyle w:val="Hyperlink"/>
            <w:noProof/>
          </w:rPr>
          <w:t>3.3</w:t>
        </w:r>
        <w:r>
          <w:rPr>
            <w:rFonts w:ascii="Calibri" w:hAnsi="Calibri"/>
            <w:b w:val="0"/>
            <w:bCs w:val="0"/>
            <w:caps w:val="0"/>
            <w:noProof/>
            <w:sz w:val="22"/>
            <w:szCs w:val="22"/>
          </w:rPr>
          <w:tab/>
        </w:r>
        <w:r w:rsidRPr="0021569C">
          <w:rPr>
            <w:rStyle w:val="Hyperlink"/>
            <w:noProof/>
          </w:rPr>
          <w:t>Capability 2. Subscriber Creation - NSA</w:t>
        </w:r>
        <w:r>
          <w:rPr>
            <w:noProof/>
            <w:webHidden/>
          </w:rPr>
          <w:tab/>
        </w:r>
        <w:r>
          <w:rPr>
            <w:noProof/>
            <w:webHidden/>
          </w:rPr>
          <w:fldChar w:fldCharType="begin"/>
        </w:r>
        <w:r>
          <w:rPr>
            <w:noProof/>
            <w:webHidden/>
          </w:rPr>
          <w:instrText xml:space="preserve"> PAGEREF _Toc253578404 \h </w:instrText>
        </w:r>
        <w:r>
          <w:rPr>
            <w:noProof/>
            <w:webHidden/>
          </w:rPr>
        </w:r>
        <w:r>
          <w:rPr>
            <w:noProof/>
            <w:webHidden/>
          </w:rPr>
          <w:fldChar w:fldCharType="separate"/>
        </w:r>
        <w:r>
          <w:rPr>
            <w:noProof/>
            <w:webHidden/>
          </w:rPr>
          <w:t>64</w:t>
        </w:r>
        <w:r>
          <w:rPr>
            <w:noProof/>
            <w:webHidden/>
          </w:rPr>
          <w:fldChar w:fldCharType="end"/>
        </w:r>
      </w:hyperlink>
    </w:p>
    <w:p w:rsidR="003867B2" w:rsidRDefault="003867B2">
      <w:pPr>
        <w:pStyle w:val="TOC2"/>
        <w:rPr>
          <w:rFonts w:ascii="Calibri" w:hAnsi="Calibri"/>
          <w:smallCaps w:val="0"/>
          <w:noProof/>
          <w:sz w:val="22"/>
          <w:szCs w:val="22"/>
        </w:rPr>
      </w:pPr>
      <w:hyperlink w:anchor="_Toc253578405" w:history="1">
        <w:r w:rsidRPr="0021569C">
          <w:rPr>
            <w:rStyle w:val="Hyperlink"/>
            <w:noProof/>
          </w:rPr>
          <w:t>3.3.4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_Toc253578405 \h </w:instrText>
        </w:r>
        <w:r>
          <w:rPr>
            <w:noProof/>
            <w:webHidden/>
          </w:rPr>
        </w:r>
        <w:r>
          <w:rPr>
            <w:noProof/>
            <w:webHidden/>
          </w:rPr>
          <w:fldChar w:fldCharType="separate"/>
        </w:r>
        <w:r>
          <w:rPr>
            <w:noProof/>
            <w:webHidden/>
          </w:rPr>
          <w:t>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6" w:history="1">
        <w:r w:rsidRPr="0021569C">
          <w:rPr>
            <w:rStyle w:val="Hyperlink"/>
            <w:noProof/>
          </w:rPr>
          <w:t>CHA-3.3.4.10 Channel/CSR light application shall allow a user creating new subscriber(s) for an existing customer with respect of use case ‘New subscriber for existing customer’</w:t>
        </w:r>
        <w:r>
          <w:rPr>
            <w:noProof/>
            <w:webHidden/>
          </w:rPr>
          <w:tab/>
        </w:r>
        <w:r>
          <w:rPr>
            <w:noProof/>
            <w:webHidden/>
          </w:rPr>
          <w:fldChar w:fldCharType="begin"/>
        </w:r>
        <w:r>
          <w:rPr>
            <w:noProof/>
            <w:webHidden/>
          </w:rPr>
          <w:instrText xml:space="preserve"> PAGEREF _Toc253578406 \h </w:instrText>
        </w:r>
        <w:r>
          <w:rPr>
            <w:noProof/>
            <w:webHidden/>
          </w:rPr>
        </w:r>
        <w:r>
          <w:rPr>
            <w:noProof/>
            <w:webHidden/>
          </w:rPr>
          <w:fldChar w:fldCharType="separate"/>
        </w:r>
        <w:r>
          <w:rPr>
            <w:noProof/>
            <w:webHidden/>
          </w:rPr>
          <w:t>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7" w:history="1">
        <w:r w:rsidRPr="0021569C">
          <w:rPr>
            <w:rStyle w:val="Hyperlink"/>
            <w:noProof/>
          </w:rPr>
          <w:t>CHA-3.3.4.10.1 Channel/CSR light application shall propose different options to add postpaid or prepaid subscribers</w:t>
        </w:r>
        <w:r>
          <w:rPr>
            <w:noProof/>
            <w:webHidden/>
          </w:rPr>
          <w:tab/>
        </w:r>
        <w:r>
          <w:rPr>
            <w:noProof/>
            <w:webHidden/>
          </w:rPr>
          <w:fldChar w:fldCharType="begin"/>
        </w:r>
        <w:r>
          <w:rPr>
            <w:noProof/>
            <w:webHidden/>
          </w:rPr>
          <w:instrText xml:space="preserve"> PAGEREF _Toc253578407 \h </w:instrText>
        </w:r>
        <w:r>
          <w:rPr>
            <w:noProof/>
            <w:webHidden/>
          </w:rPr>
        </w:r>
        <w:r>
          <w:rPr>
            <w:noProof/>
            <w:webHidden/>
          </w:rPr>
          <w:fldChar w:fldCharType="separate"/>
        </w:r>
        <w:r>
          <w:rPr>
            <w:noProof/>
            <w:webHidden/>
          </w:rPr>
          <w:t>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8" w:history="1">
        <w:r w:rsidRPr="0021569C">
          <w:rPr>
            <w:rStyle w:val="Hyperlink"/>
            <w:noProof/>
          </w:rPr>
          <w:t>CHA-3.3.4.10.2 Channel/CSR light application shall propose different options to add a subscriber with a new account or on an existing account</w:t>
        </w:r>
        <w:r>
          <w:rPr>
            <w:noProof/>
            <w:webHidden/>
          </w:rPr>
          <w:tab/>
        </w:r>
        <w:r>
          <w:rPr>
            <w:noProof/>
            <w:webHidden/>
          </w:rPr>
          <w:fldChar w:fldCharType="begin"/>
        </w:r>
        <w:r>
          <w:rPr>
            <w:noProof/>
            <w:webHidden/>
          </w:rPr>
          <w:instrText xml:space="preserve"> PAGEREF _Toc253578408 \h </w:instrText>
        </w:r>
        <w:r>
          <w:rPr>
            <w:noProof/>
            <w:webHidden/>
          </w:rPr>
        </w:r>
        <w:r>
          <w:rPr>
            <w:noProof/>
            <w:webHidden/>
          </w:rPr>
          <w:fldChar w:fldCharType="separate"/>
        </w:r>
        <w:r>
          <w:rPr>
            <w:noProof/>
            <w:webHidden/>
          </w:rPr>
          <w:t>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09" w:history="1">
        <w:r w:rsidRPr="0021569C">
          <w:rPr>
            <w:rStyle w:val="Hyperlink"/>
            <w:noProof/>
          </w:rPr>
          <w:t>CHA-3.3.4.10.3 Channel/CSR light application shall propose an option to create a subscriber with a new account</w:t>
        </w:r>
        <w:r>
          <w:rPr>
            <w:noProof/>
            <w:webHidden/>
          </w:rPr>
          <w:tab/>
        </w:r>
        <w:r>
          <w:rPr>
            <w:noProof/>
            <w:webHidden/>
          </w:rPr>
          <w:fldChar w:fldCharType="begin"/>
        </w:r>
        <w:r>
          <w:rPr>
            <w:noProof/>
            <w:webHidden/>
          </w:rPr>
          <w:instrText xml:space="preserve"> PAGEREF _Toc253578409 \h </w:instrText>
        </w:r>
        <w:r>
          <w:rPr>
            <w:noProof/>
            <w:webHidden/>
          </w:rPr>
        </w:r>
        <w:r>
          <w:rPr>
            <w:noProof/>
            <w:webHidden/>
          </w:rPr>
          <w:fldChar w:fldCharType="separate"/>
        </w:r>
        <w:r>
          <w:rPr>
            <w:noProof/>
            <w:webHidden/>
          </w:rPr>
          <w:t>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0" w:history="1">
        <w:r w:rsidRPr="0021569C">
          <w:rPr>
            <w:rStyle w:val="Hyperlink"/>
            <w:noProof/>
          </w:rPr>
          <w:t>CHA-3.3.4.10.3.1 when integrated with Comverse one billing, Channel/CSR light application shall propose to add a new account below the contextual account (root account is the default)</w:t>
        </w:r>
        <w:r>
          <w:rPr>
            <w:noProof/>
            <w:webHidden/>
          </w:rPr>
          <w:tab/>
        </w:r>
        <w:r>
          <w:rPr>
            <w:noProof/>
            <w:webHidden/>
          </w:rPr>
          <w:fldChar w:fldCharType="begin"/>
        </w:r>
        <w:r>
          <w:rPr>
            <w:noProof/>
            <w:webHidden/>
          </w:rPr>
          <w:instrText xml:space="preserve"> PAGEREF _Toc253578410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1" w:history="1">
        <w:r w:rsidRPr="0021569C">
          <w:rPr>
            <w:rStyle w:val="Hyperlink"/>
            <w:noProof/>
          </w:rPr>
          <w:t>CHA-3.3.4.10.3.2 Channel/CSR light application shall add the account directly to the customer (flat) if there is no root account (i.e. a root account means there is one and only one account with no parent account)</w:t>
        </w:r>
        <w:r>
          <w:rPr>
            <w:noProof/>
            <w:webHidden/>
          </w:rPr>
          <w:tab/>
        </w:r>
        <w:r>
          <w:rPr>
            <w:noProof/>
            <w:webHidden/>
          </w:rPr>
          <w:fldChar w:fldCharType="begin"/>
        </w:r>
        <w:r>
          <w:rPr>
            <w:noProof/>
            <w:webHidden/>
          </w:rPr>
          <w:instrText xml:space="preserve"> PAGEREF _Toc253578411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2" w:history="1">
        <w:r w:rsidRPr="0021569C">
          <w:rPr>
            <w:rStyle w:val="Hyperlink"/>
            <w:noProof/>
          </w:rPr>
          <w:t>CHA-3.3.4.10.3.3 when integrated with Comverse one billing and when a root account exists, additional accounts shall always be created as sub-accounts of the root one.</w:t>
        </w:r>
        <w:r>
          <w:rPr>
            <w:noProof/>
            <w:webHidden/>
          </w:rPr>
          <w:tab/>
        </w:r>
        <w:r>
          <w:rPr>
            <w:noProof/>
            <w:webHidden/>
          </w:rPr>
          <w:fldChar w:fldCharType="begin"/>
        </w:r>
        <w:r>
          <w:rPr>
            <w:noProof/>
            <w:webHidden/>
          </w:rPr>
          <w:instrText xml:space="preserve"> PAGEREF _Toc253578412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3" w:history="1">
        <w:r w:rsidRPr="0021569C">
          <w:rPr>
            <w:rStyle w:val="Hyperlink"/>
            <w:noProof/>
          </w:rPr>
          <w:t>CHA-3.3.4.10.3.4 Channel/CSR light application shall allow to configure the maximum depth of an account hierarchy for acquisition purpose.</w:t>
        </w:r>
        <w:r>
          <w:rPr>
            <w:noProof/>
            <w:webHidden/>
          </w:rPr>
          <w:tab/>
        </w:r>
        <w:r>
          <w:rPr>
            <w:noProof/>
            <w:webHidden/>
          </w:rPr>
          <w:fldChar w:fldCharType="begin"/>
        </w:r>
        <w:r>
          <w:rPr>
            <w:noProof/>
            <w:webHidden/>
          </w:rPr>
          <w:instrText xml:space="preserve"> PAGEREF _Toc253578413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4" w:history="1">
        <w:r w:rsidRPr="0021569C">
          <w:rPr>
            <w:rStyle w:val="Hyperlink"/>
            <w:noProof/>
          </w:rPr>
          <w:t>CHA-3.3.4.10.3.5 Channel/CSR light application shall prevent creating a new sub-account beyond the configured maximum depth of an account hierarchy.</w:t>
        </w:r>
        <w:r>
          <w:rPr>
            <w:noProof/>
            <w:webHidden/>
          </w:rPr>
          <w:tab/>
        </w:r>
        <w:r>
          <w:rPr>
            <w:noProof/>
            <w:webHidden/>
          </w:rPr>
          <w:fldChar w:fldCharType="begin"/>
        </w:r>
        <w:r>
          <w:rPr>
            <w:noProof/>
            <w:webHidden/>
          </w:rPr>
          <w:instrText xml:space="preserve"> PAGEREF _Toc253578414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5" w:history="1">
        <w:r w:rsidRPr="0021569C">
          <w:rPr>
            <w:rStyle w:val="Hyperlink"/>
            <w:noProof/>
          </w:rPr>
          <w:t>CHA-3.3.4.10.3.10 Channel/CSR light application shall force the user to select an account for the new subscriber</w:t>
        </w:r>
        <w:r>
          <w:rPr>
            <w:noProof/>
            <w:webHidden/>
          </w:rPr>
          <w:tab/>
        </w:r>
        <w:r>
          <w:rPr>
            <w:noProof/>
            <w:webHidden/>
          </w:rPr>
          <w:fldChar w:fldCharType="begin"/>
        </w:r>
        <w:r>
          <w:rPr>
            <w:noProof/>
            <w:webHidden/>
          </w:rPr>
          <w:instrText xml:space="preserve"> PAGEREF _Toc253578415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6" w:history="1">
        <w:r w:rsidRPr="0021569C">
          <w:rPr>
            <w:rStyle w:val="Hyperlink"/>
            <w:noProof/>
          </w:rPr>
          <w:t>CHA-3.3.4.10.4 when creating a new subscriber for an existing account, Channel/CSR light application shall display the reference of the account</w:t>
        </w:r>
        <w:r>
          <w:rPr>
            <w:noProof/>
            <w:webHidden/>
          </w:rPr>
          <w:tab/>
        </w:r>
        <w:r>
          <w:rPr>
            <w:noProof/>
            <w:webHidden/>
          </w:rPr>
          <w:fldChar w:fldCharType="begin"/>
        </w:r>
        <w:r>
          <w:rPr>
            <w:noProof/>
            <w:webHidden/>
          </w:rPr>
          <w:instrText xml:space="preserve"> PAGEREF _Toc253578416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7" w:history="1">
        <w:r w:rsidRPr="0021569C">
          <w:rPr>
            <w:rStyle w:val="Hyperlink"/>
            <w:noProof/>
          </w:rPr>
          <w:t>CHA-3.3.4.30 Channel/CSR light application shall allow user reviewing existing account information with respect of use case review existing account</w:t>
        </w:r>
        <w:r>
          <w:rPr>
            <w:noProof/>
            <w:webHidden/>
          </w:rPr>
          <w:tab/>
        </w:r>
        <w:r>
          <w:rPr>
            <w:noProof/>
            <w:webHidden/>
          </w:rPr>
          <w:fldChar w:fldCharType="begin"/>
        </w:r>
        <w:r>
          <w:rPr>
            <w:noProof/>
            <w:webHidden/>
          </w:rPr>
          <w:instrText xml:space="preserve"> PAGEREF _Toc253578417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8" w:history="1">
        <w:r w:rsidRPr="0021569C">
          <w:rPr>
            <w:rStyle w:val="Hyperlink"/>
            <w:noProof/>
          </w:rPr>
          <w:t>CHA-3.3.4.30.1 Channel/CSR light application shall force the user to select an account for the new subscriber</w:t>
        </w:r>
        <w:r>
          <w:rPr>
            <w:noProof/>
            <w:webHidden/>
          </w:rPr>
          <w:tab/>
        </w:r>
        <w:r>
          <w:rPr>
            <w:noProof/>
            <w:webHidden/>
          </w:rPr>
          <w:fldChar w:fldCharType="begin"/>
        </w:r>
        <w:r>
          <w:rPr>
            <w:noProof/>
            <w:webHidden/>
          </w:rPr>
          <w:instrText xml:space="preserve"> PAGEREF _Toc253578418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19" w:history="1">
        <w:r w:rsidRPr="0021569C">
          <w:rPr>
            <w:rStyle w:val="Hyperlink"/>
            <w:noProof/>
          </w:rPr>
          <w:t>CHA-3.3.4.30.2 Channel/CSR light application shall display the account reference and account identity for every account</w:t>
        </w:r>
        <w:r>
          <w:rPr>
            <w:noProof/>
            <w:webHidden/>
          </w:rPr>
          <w:tab/>
        </w:r>
        <w:r>
          <w:rPr>
            <w:noProof/>
            <w:webHidden/>
          </w:rPr>
          <w:fldChar w:fldCharType="begin"/>
        </w:r>
        <w:r>
          <w:rPr>
            <w:noProof/>
            <w:webHidden/>
          </w:rPr>
          <w:instrText xml:space="preserve"> PAGEREF _Toc253578419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0" w:history="1">
        <w:r w:rsidRPr="0021569C">
          <w:rPr>
            <w:rStyle w:val="Hyperlink"/>
            <w:noProof/>
          </w:rPr>
          <w:t>CHA-3.3.4.40 Channel application shall allow dealer user updating administrative data with respect of use case ‘Update administrative data’</w:t>
        </w:r>
        <w:r>
          <w:rPr>
            <w:noProof/>
            <w:webHidden/>
          </w:rPr>
          <w:tab/>
        </w:r>
        <w:r>
          <w:rPr>
            <w:noProof/>
            <w:webHidden/>
          </w:rPr>
          <w:fldChar w:fldCharType="begin"/>
        </w:r>
        <w:r>
          <w:rPr>
            <w:noProof/>
            <w:webHidden/>
          </w:rPr>
          <w:instrText xml:space="preserve"> PAGEREF _Toc253578420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1" w:history="1">
        <w:r w:rsidRPr="0021569C">
          <w:rPr>
            <w:rStyle w:val="Hyperlink"/>
            <w:noProof/>
          </w:rPr>
          <w:t>CHA-3.3.4.50 Channel/CSR light application shall allow user reviewing and updating billing information with respect of use case Update billing information</w:t>
        </w:r>
        <w:r>
          <w:rPr>
            <w:noProof/>
            <w:webHidden/>
          </w:rPr>
          <w:tab/>
        </w:r>
        <w:r>
          <w:rPr>
            <w:noProof/>
            <w:webHidden/>
          </w:rPr>
          <w:fldChar w:fldCharType="begin"/>
        </w:r>
        <w:r>
          <w:rPr>
            <w:noProof/>
            <w:webHidden/>
          </w:rPr>
          <w:instrText xml:space="preserve"> PAGEREF _Toc253578421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2" w:history="1">
        <w:r w:rsidRPr="0021569C">
          <w:rPr>
            <w:rStyle w:val="Hyperlink"/>
            <w:noProof/>
          </w:rPr>
          <w:t>CHA-3.3.4.60 Channel/CSR light application shall support configuring list of account attributes</w:t>
        </w:r>
        <w:r>
          <w:rPr>
            <w:noProof/>
            <w:webHidden/>
          </w:rPr>
          <w:tab/>
        </w:r>
        <w:r>
          <w:rPr>
            <w:noProof/>
            <w:webHidden/>
          </w:rPr>
          <w:fldChar w:fldCharType="begin"/>
        </w:r>
        <w:r>
          <w:rPr>
            <w:noProof/>
            <w:webHidden/>
          </w:rPr>
          <w:instrText xml:space="preserve"> PAGEREF _Toc253578422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3" w:history="1">
        <w:r w:rsidRPr="0021569C">
          <w:rPr>
            <w:rStyle w:val="Hyperlink"/>
            <w:noProof/>
          </w:rPr>
          <w:t>CHA-3.3.4.60.1 Channel/CSR light application shall support configuring account attributes that can be displayed to the user for an existing billing account</w:t>
        </w:r>
        <w:r>
          <w:rPr>
            <w:noProof/>
            <w:webHidden/>
          </w:rPr>
          <w:tab/>
        </w:r>
        <w:r>
          <w:rPr>
            <w:noProof/>
            <w:webHidden/>
          </w:rPr>
          <w:fldChar w:fldCharType="begin"/>
        </w:r>
        <w:r>
          <w:rPr>
            <w:noProof/>
            <w:webHidden/>
          </w:rPr>
          <w:instrText xml:space="preserve"> PAGEREF _Toc253578423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4" w:history="1">
        <w:r w:rsidRPr="0021569C">
          <w:rPr>
            <w:rStyle w:val="Hyperlink"/>
            <w:noProof/>
          </w:rPr>
          <w:t>CHA-3.3.4.60.2 Channel/CSR light application shall support configuring account attributes that can be modified by a user for an existing billing account</w:t>
        </w:r>
        <w:r>
          <w:rPr>
            <w:noProof/>
            <w:webHidden/>
          </w:rPr>
          <w:tab/>
        </w:r>
        <w:r>
          <w:rPr>
            <w:noProof/>
            <w:webHidden/>
          </w:rPr>
          <w:fldChar w:fldCharType="begin"/>
        </w:r>
        <w:r>
          <w:rPr>
            <w:noProof/>
            <w:webHidden/>
          </w:rPr>
          <w:instrText xml:space="preserve"> PAGEREF _Toc253578424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5" w:history="1">
        <w:r w:rsidRPr="0021569C">
          <w:rPr>
            <w:rStyle w:val="Hyperlink"/>
            <w:noProof/>
          </w:rPr>
          <w:t>CHA-3.3.4.60.3 Channel/CSR light application shall support different attribute configuration depending on the logged user role</w:t>
        </w:r>
        <w:r>
          <w:rPr>
            <w:noProof/>
            <w:webHidden/>
          </w:rPr>
          <w:tab/>
        </w:r>
        <w:r>
          <w:rPr>
            <w:noProof/>
            <w:webHidden/>
          </w:rPr>
          <w:fldChar w:fldCharType="begin"/>
        </w:r>
        <w:r>
          <w:rPr>
            <w:noProof/>
            <w:webHidden/>
          </w:rPr>
          <w:instrText xml:space="preserve"> PAGEREF _Toc253578425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6" w:history="1">
        <w:r w:rsidRPr="0021569C">
          <w:rPr>
            <w:rStyle w:val="Hyperlink"/>
            <w:noProof/>
          </w:rPr>
          <w:t>CHA-3.3.4.70 Channel/CSR light application shall send modified billing information in the order to update the billing system</w:t>
        </w:r>
        <w:r>
          <w:rPr>
            <w:noProof/>
            <w:webHidden/>
          </w:rPr>
          <w:tab/>
        </w:r>
        <w:r>
          <w:rPr>
            <w:noProof/>
            <w:webHidden/>
          </w:rPr>
          <w:fldChar w:fldCharType="begin"/>
        </w:r>
        <w:r>
          <w:rPr>
            <w:noProof/>
            <w:webHidden/>
          </w:rPr>
          <w:instrText xml:space="preserve"> PAGEREF _Toc253578426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7" w:history="1">
        <w:r w:rsidRPr="0021569C">
          <w:rPr>
            <w:rStyle w:val="Hyperlink"/>
            <w:noProof/>
          </w:rPr>
          <w:t>CHA-3.3.4.80 Channel/CSR light application shall allow a user creating a new subscriber for a new or existing customer with respect of use case ‘new subscriber’</w:t>
        </w:r>
        <w:r>
          <w:rPr>
            <w:noProof/>
            <w:webHidden/>
          </w:rPr>
          <w:tab/>
        </w:r>
        <w:r>
          <w:rPr>
            <w:noProof/>
            <w:webHidden/>
          </w:rPr>
          <w:fldChar w:fldCharType="begin"/>
        </w:r>
        <w:r>
          <w:rPr>
            <w:noProof/>
            <w:webHidden/>
          </w:rPr>
          <w:instrText xml:space="preserve"> PAGEREF _Toc253578427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8" w:history="1">
        <w:r w:rsidRPr="0021569C">
          <w:rPr>
            <w:rStyle w:val="Hyperlink"/>
            <w:noProof/>
          </w:rPr>
          <w:t>CHA-3.3.4.90 Channel/CSR light application shall not display to the user any step that doesn’t require user interaction (interaction can be view only) in the specific context of a subscriber</w:t>
        </w:r>
        <w:r>
          <w:rPr>
            <w:noProof/>
            <w:webHidden/>
          </w:rPr>
          <w:tab/>
        </w:r>
        <w:r>
          <w:rPr>
            <w:noProof/>
            <w:webHidden/>
          </w:rPr>
          <w:fldChar w:fldCharType="begin"/>
        </w:r>
        <w:r>
          <w:rPr>
            <w:noProof/>
            <w:webHidden/>
          </w:rPr>
          <w:instrText xml:space="preserve"> PAGEREF _Toc253578428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29" w:history="1">
        <w:r w:rsidRPr="0021569C">
          <w:rPr>
            <w:rStyle w:val="Hyperlink"/>
            <w:noProof/>
          </w:rPr>
          <w:t>CHA-3.3.4.100 Channel/CSR light application shall allow a user setting subscriber contact of the new subscriber with respect of use case ‘Set subscriber contact’.</w:t>
        </w:r>
        <w:r>
          <w:rPr>
            <w:noProof/>
            <w:webHidden/>
          </w:rPr>
          <w:tab/>
        </w:r>
        <w:r>
          <w:rPr>
            <w:noProof/>
            <w:webHidden/>
          </w:rPr>
          <w:fldChar w:fldCharType="begin"/>
        </w:r>
        <w:r>
          <w:rPr>
            <w:noProof/>
            <w:webHidden/>
          </w:rPr>
          <w:instrText xml:space="preserve"> PAGEREF _Toc253578429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0" w:history="1">
        <w:r w:rsidRPr="0021569C">
          <w:rPr>
            <w:rStyle w:val="Hyperlink"/>
            <w:noProof/>
          </w:rPr>
          <w:t>CHA-3.3.4.110 Channel/CSR light application shall allow a user setting the service address of the contact with respect of use case ‘Set service address’.</w:t>
        </w:r>
        <w:r>
          <w:rPr>
            <w:noProof/>
            <w:webHidden/>
          </w:rPr>
          <w:tab/>
        </w:r>
        <w:r>
          <w:rPr>
            <w:noProof/>
            <w:webHidden/>
          </w:rPr>
          <w:fldChar w:fldCharType="begin"/>
        </w:r>
        <w:r>
          <w:rPr>
            <w:noProof/>
            <w:webHidden/>
          </w:rPr>
          <w:instrText xml:space="preserve"> PAGEREF _Toc253578430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1" w:history="1">
        <w:r w:rsidRPr="0021569C">
          <w:rPr>
            <w:rStyle w:val="Hyperlink"/>
            <w:noProof/>
          </w:rPr>
          <w:t>CHA-3.3.4.120 Channel/CSR light application shall support all requirements to manage a service address already specified in serviceability FRS</w:t>
        </w:r>
        <w:r>
          <w:rPr>
            <w:noProof/>
            <w:webHidden/>
          </w:rPr>
          <w:tab/>
        </w:r>
        <w:r>
          <w:rPr>
            <w:noProof/>
            <w:webHidden/>
          </w:rPr>
          <w:fldChar w:fldCharType="begin"/>
        </w:r>
        <w:r>
          <w:rPr>
            <w:noProof/>
            <w:webHidden/>
          </w:rPr>
          <w:instrText xml:space="preserve"> PAGEREF _Toc253578431 \h </w:instrText>
        </w:r>
        <w:r>
          <w:rPr>
            <w:noProof/>
            <w:webHidden/>
          </w:rPr>
        </w:r>
        <w:r>
          <w:rPr>
            <w:noProof/>
            <w:webHidden/>
          </w:rPr>
          <w:fldChar w:fldCharType="separate"/>
        </w:r>
        <w:r>
          <w:rPr>
            <w:noProof/>
            <w:webHidden/>
          </w:rPr>
          <w:t>77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2" w:history="1">
        <w:r w:rsidRPr="0021569C">
          <w:rPr>
            <w:rStyle w:val="Hyperlink"/>
            <w:noProof/>
          </w:rPr>
          <w:t>CHA-3.3.4.130 Channel/CSR light application shall allow a user setting subscriber attributes of a new subscriber with respect of use case ‘set subscriber attributes’ included in ‘new subscriber’ use case.</w:t>
        </w:r>
        <w:r>
          <w:rPr>
            <w:noProof/>
            <w:webHidden/>
          </w:rPr>
          <w:tab/>
        </w:r>
        <w:r>
          <w:rPr>
            <w:noProof/>
            <w:webHidden/>
          </w:rPr>
          <w:fldChar w:fldCharType="begin"/>
        </w:r>
        <w:r>
          <w:rPr>
            <w:noProof/>
            <w:webHidden/>
          </w:rPr>
          <w:instrText xml:space="preserve"> PAGEREF _Toc253578432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3" w:history="1">
        <w:r w:rsidRPr="0021569C">
          <w:rPr>
            <w:rStyle w:val="Hyperlink"/>
            <w:noProof/>
          </w:rPr>
          <w:t>CHA-3.3.4.130.1 Channel/CSR light application shall support configuring subscriber attributes that can be set by user for a new subscriber</w:t>
        </w:r>
        <w:r>
          <w:rPr>
            <w:noProof/>
            <w:webHidden/>
          </w:rPr>
          <w:tab/>
        </w:r>
        <w:r>
          <w:rPr>
            <w:noProof/>
            <w:webHidden/>
          </w:rPr>
          <w:fldChar w:fldCharType="begin"/>
        </w:r>
        <w:r>
          <w:rPr>
            <w:noProof/>
            <w:webHidden/>
          </w:rPr>
          <w:instrText xml:space="preserve"> PAGEREF _Toc253578433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4" w:history="1">
        <w:r w:rsidRPr="0021569C">
          <w:rPr>
            <w:rStyle w:val="Hyperlink"/>
            <w:noProof/>
          </w:rPr>
          <w:t>CHA-3.3.4.130.2 Channel/CSR light application shall support configuring subscriber attributes to hidden them to the user and automatically set them with a default value</w:t>
        </w:r>
        <w:r>
          <w:rPr>
            <w:noProof/>
            <w:webHidden/>
          </w:rPr>
          <w:tab/>
        </w:r>
        <w:r>
          <w:rPr>
            <w:noProof/>
            <w:webHidden/>
          </w:rPr>
          <w:fldChar w:fldCharType="begin"/>
        </w:r>
        <w:r>
          <w:rPr>
            <w:noProof/>
            <w:webHidden/>
          </w:rPr>
          <w:instrText xml:space="preserve"> PAGEREF _Toc253578434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5" w:history="1">
        <w:r w:rsidRPr="0021569C">
          <w:rPr>
            <w:rStyle w:val="Hyperlink"/>
            <w:noProof/>
          </w:rPr>
          <w:t>CHA-3.2.4.130.3 Channel application shall allow the configuration of subscriber attributes respecting CHA-3.2.4.80.x requirements, applied to subscriber attributes except CHA-3.2.4.80.3.3, not necessary for a subscriber.</w:t>
        </w:r>
        <w:r>
          <w:rPr>
            <w:noProof/>
            <w:webHidden/>
          </w:rPr>
          <w:tab/>
        </w:r>
        <w:r>
          <w:rPr>
            <w:noProof/>
            <w:webHidden/>
          </w:rPr>
          <w:fldChar w:fldCharType="begin"/>
        </w:r>
        <w:r>
          <w:rPr>
            <w:noProof/>
            <w:webHidden/>
          </w:rPr>
          <w:instrText xml:space="preserve"> PAGEREF _Toc253578435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6" w:history="1">
        <w:r w:rsidRPr="0021569C">
          <w:rPr>
            <w:rStyle w:val="Hyperlink"/>
            <w:noProof/>
          </w:rPr>
          <w:t>CHA-3.3.4.140 Channel/CSR light application shall allow a user configuring external id type according to selected primary offer/supplementary offers and co requisite rules with respect of use case ‘Configure subscriber external id’</w:t>
        </w:r>
        <w:r>
          <w:rPr>
            <w:noProof/>
            <w:webHidden/>
          </w:rPr>
          <w:tab/>
        </w:r>
        <w:r>
          <w:rPr>
            <w:noProof/>
            <w:webHidden/>
          </w:rPr>
          <w:fldChar w:fldCharType="begin"/>
        </w:r>
        <w:r>
          <w:rPr>
            <w:noProof/>
            <w:webHidden/>
          </w:rPr>
          <w:instrText xml:space="preserve"> PAGEREF _Toc253578436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7" w:history="1">
        <w:r w:rsidRPr="0021569C">
          <w:rPr>
            <w:rStyle w:val="Hyperlink"/>
            <w:noProof/>
          </w:rPr>
          <w:t>CHA-3.3.4.140.1 Channel/CSR light application shall support configuring for every external id type, a method to configure it</w:t>
        </w:r>
        <w:r>
          <w:rPr>
            <w:noProof/>
            <w:webHidden/>
          </w:rPr>
          <w:tab/>
        </w:r>
        <w:r>
          <w:rPr>
            <w:noProof/>
            <w:webHidden/>
          </w:rPr>
          <w:fldChar w:fldCharType="begin"/>
        </w:r>
        <w:r>
          <w:rPr>
            <w:noProof/>
            <w:webHidden/>
          </w:rPr>
          <w:instrText xml:space="preserve"> PAGEREF _Toc253578437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8" w:history="1">
        <w:r w:rsidRPr="0021569C">
          <w:rPr>
            <w:rStyle w:val="Hyperlink"/>
            <w:noProof/>
          </w:rPr>
          <w:t>CHA-3.3.4.140.2 Channel/CSR light application shall support hidden method in the same way as Consumer application</w:t>
        </w:r>
        <w:r>
          <w:rPr>
            <w:noProof/>
            <w:webHidden/>
          </w:rPr>
          <w:tab/>
        </w:r>
        <w:r>
          <w:rPr>
            <w:noProof/>
            <w:webHidden/>
          </w:rPr>
          <w:fldChar w:fldCharType="begin"/>
        </w:r>
        <w:r>
          <w:rPr>
            <w:noProof/>
            <w:webHidden/>
          </w:rPr>
          <w:instrText xml:space="preserve"> PAGEREF _Toc253578438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39" w:history="1">
        <w:r w:rsidRPr="0021569C">
          <w:rPr>
            <w:rStyle w:val="Hyperlink"/>
            <w:noProof/>
          </w:rPr>
          <w:t>CHA-3.3.4.140.3 Channel/CSR light application shall support Select method.</w:t>
        </w:r>
        <w:r>
          <w:rPr>
            <w:noProof/>
            <w:webHidden/>
          </w:rPr>
          <w:tab/>
        </w:r>
        <w:r>
          <w:rPr>
            <w:noProof/>
            <w:webHidden/>
          </w:rPr>
          <w:fldChar w:fldCharType="begin"/>
        </w:r>
        <w:r>
          <w:rPr>
            <w:noProof/>
            <w:webHidden/>
          </w:rPr>
          <w:instrText xml:space="preserve"> PAGEREF _Toc253578439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0" w:history="1">
        <w:r w:rsidRPr="0021569C">
          <w:rPr>
            <w:rStyle w:val="Hyperlink"/>
            <w:noProof/>
          </w:rPr>
          <w:t>CHA-3.3.4.140.3.1 Channel/CSR light application shall allow to search by filter criteria and reserve an inventory item only if External id type is configured to check inventory.</w:t>
        </w:r>
        <w:r>
          <w:rPr>
            <w:noProof/>
            <w:webHidden/>
          </w:rPr>
          <w:tab/>
        </w:r>
        <w:r>
          <w:rPr>
            <w:noProof/>
            <w:webHidden/>
          </w:rPr>
          <w:fldChar w:fldCharType="begin"/>
        </w:r>
        <w:r>
          <w:rPr>
            <w:noProof/>
            <w:webHidden/>
          </w:rPr>
          <w:instrText xml:space="preserve"> PAGEREF _Toc253578440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1" w:history="1">
        <w:r w:rsidRPr="0021569C">
          <w:rPr>
            <w:rStyle w:val="Hyperlink"/>
            <w:noProof/>
          </w:rPr>
          <w:t>CHA-3.3.4.140.3.2 Channel/CSR light application shall allow to search inventory item by free text input (and optionally wildcard), specific container, Inventory location, Inventory Serial number, vanity code, inventory sales channel, serial number, primary number, secondary number, tertiary number, service number and security type and value (e.g. PUK).</w:t>
        </w:r>
        <w:r>
          <w:rPr>
            <w:noProof/>
            <w:webHidden/>
          </w:rPr>
          <w:tab/>
        </w:r>
        <w:r>
          <w:rPr>
            <w:noProof/>
            <w:webHidden/>
          </w:rPr>
          <w:fldChar w:fldCharType="begin"/>
        </w:r>
        <w:r>
          <w:rPr>
            <w:noProof/>
            <w:webHidden/>
          </w:rPr>
          <w:instrText xml:space="preserve"> PAGEREF _Toc253578441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2" w:history="1">
        <w:r w:rsidRPr="0021569C">
          <w:rPr>
            <w:rStyle w:val="Hyperlink"/>
            <w:noProof/>
          </w:rPr>
          <w:t>CHA-3.3.4.140.3.3 when check inventory is enabled, Channel/CSR light application shall allow to select an inventory item in a list.</w:t>
        </w:r>
        <w:r>
          <w:rPr>
            <w:noProof/>
            <w:webHidden/>
          </w:rPr>
          <w:tab/>
        </w:r>
        <w:r>
          <w:rPr>
            <w:noProof/>
            <w:webHidden/>
          </w:rPr>
          <w:fldChar w:fldCharType="begin"/>
        </w:r>
        <w:r>
          <w:rPr>
            <w:noProof/>
            <w:webHidden/>
          </w:rPr>
          <w:instrText xml:space="preserve"> PAGEREF _Toc253578442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3" w:history="1">
        <w:r w:rsidRPr="0021569C">
          <w:rPr>
            <w:rStyle w:val="Hyperlink"/>
            <w:noProof/>
          </w:rPr>
          <w:t>CHA-3.3.4.140.3.3.1 Channel/CSR light application shall ensure that when selecting an item, this item shall not be available for another user.</w:t>
        </w:r>
        <w:r>
          <w:rPr>
            <w:noProof/>
            <w:webHidden/>
          </w:rPr>
          <w:tab/>
        </w:r>
        <w:r>
          <w:rPr>
            <w:noProof/>
            <w:webHidden/>
          </w:rPr>
          <w:fldChar w:fldCharType="begin"/>
        </w:r>
        <w:r>
          <w:rPr>
            <w:noProof/>
            <w:webHidden/>
          </w:rPr>
          <w:instrText xml:space="preserve"> PAGEREF _Toc253578443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4" w:history="1">
        <w:r w:rsidRPr="0021569C">
          <w:rPr>
            <w:rStyle w:val="Hyperlink"/>
            <w:noProof/>
          </w:rPr>
          <w:t>CHA-3.3.4.140.3.3.2 Channel/CSR light application shall allow to configure at design-time the maximum number of items to retrieve and propose to the user.</w:t>
        </w:r>
        <w:r>
          <w:rPr>
            <w:noProof/>
            <w:webHidden/>
          </w:rPr>
          <w:tab/>
        </w:r>
        <w:r>
          <w:rPr>
            <w:noProof/>
            <w:webHidden/>
          </w:rPr>
          <w:fldChar w:fldCharType="begin"/>
        </w:r>
        <w:r>
          <w:rPr>
            <w:noProof/>
            <w:webHidden/>
          </w:rPr>
          <w:instrText xml:space="preserve"> PAGEREF _Toc253578444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5" w:history="1">
        <w:r w:rsidRPr="0021569C">
          <w:rPr>
            <w:rStyle w:val="Hyperlink"/>
            <w:noProof/>
          </w:rPr>
          <w:t>CHA-3.3.4.140.3.4 when check inventory is enabled, Channel/CSR light application shall allow to get and assign straightly an inventory item (no selection).</w:t>
        </w:r>
        <w:r>
          <w:rPr>
            <w:noProof/>
            <w:webHidden/>
          </w:rPr>
          <w:tab/>
        </w:r>
        <w:r>
          <w:rPr>
            <w:noProof/>
            <w:webHidden/>
          </w:rPr>
          <w:fldChar w:fldCharType="begin"/>
        </w:r>
        <w:r>
          <w:rPr>
            <w:noProof/>
            <w:webHidden/>
          </w:rPr>
          <w:instrText xml:space="preserve"> PAGEREF _Toc253578445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6" w:history="1">
        <w:r w:rsidRPr="0021569C">
          <w:rPr>
            <w:rStyle w:val="Hyperlink"/>
            <w:noProof/>
          </w:rPr>
          <w:t>CHA-3.3.4.140.3.4.1 Channel/CSR light application shall ensure that when assigning an item, this item shall not be available for another user.</w:t>
        </w:r>
        <w:r>
          <w:rPr>
            <w:noProof/>
            <w:webHidden/>
          </w:rPr>
          <w:tab/>
        </w:r>
        <w:r>
          <w:rPr>
            <w:noProof/>
            <w:webHidden/>
          </w:rPr>
          <w:fldChar w:fldCharType="begin"/>
        </w:r>
        <w:r>
          <w:rPr>
            <w:noProof/>
            <w:webHidden/>
          </w:rPr>
          <w:instrText xml:space="preserve"> PAGEREF _Toc253578446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7" w:history="1">
        <w:r w:rsidRPr="0021569C">
          <w:rPr>
            <w:rStyle w:val="Hyperlink"/>
            <w:noProof/>
          </w:rPr>
          <w:t>CHA-3.3.4.140.3.5 Channel/CSR light application shall allow user specifying if a place holder must be generated instead of already assigning the inventory item.</w:t>
        </w:r>
        <w:r>
          <w:rPr>
            <w:noProof/>
            <w:webHidden/>
          </w:rPr>
          <w:tab/>
        </w:r>
        <w:r>
          <w:rPr>
            <w:noProof/>
            <w:webHidden/>
          </w:rPr>
          <w:fldChar w:fldCharType="begin"/>
        </w:r>
        <w:r>
          <w:rPr>
            <w:noProof/>
            <w:webHidden/>
          </w:rPr>
          <w:instrText xml:space="preserve"> PAGEREF _Toc253578447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8" w:history="1">
        <w:r w:rsidRPr="0021569C">
          <w:rPr>
            <w:rStyle w:val="Hyperlink"/>
            <w:noProof/>
          </w:rPr>
          <w:t>CHA-3.3.4.140.4 Channel/CSR light application shall support Input method (User set the external id type inventory type reference)</w:t>
        </w:r>
        <w:r>
          <w:rPr>
            <w:noProof/>
            <w:webHidden/>
          </w:rPr>
          <w:tab/>
        </w:r>
        <w:r>
          <w:rPr>
            <w:noProof/>
            <w:webHidden/>
          </w:rPr>
          <w:fldChar w:fldCharType="begin"/>
        </w:r>
        <w:r>
          <w:rPr>
            <w:noProof/>
            <w:webHidden/>
          </w:rPr>
          <w:instrText xml:space="preserve"> PAGEREF _Toc253578448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49" w:history="1">
        <w:r w:rsidRPr="0021569C">
          <w:rPr>
            <w:rStyle w:val="Hyperlink"/>
            <w:noProof/>
          </w:rPr>
          <w:t>CHA-3.3.4.140.5 In case of Input method, Channel/CSR light application shall support configuring if check with inventory module must be processed (i.e. real time call to inventory module).</w:t>
        </w:r>
        <w:r>
          <w:rPr>
            <w:noProof/>
            <w:webHidden/>
          </w:rPr>
          <w:tab/>
        </w:r>
        <w:r>
          <w:rPr>
            <w:noProof/>
            <w:webHidden/>
          </w:rPr>
          <w:fldChar w:fldCharType="begin"/>
        </w:r>
        <w:r>
          <w:rPr>
            <w:noProof/>
            <w:webHidden/>
          </w:rPr>
          <w:instrText xml:space="preserve"> PAGEREF _Toc253578449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0" w:history="1">
        <w:r w:rsidRPr="0021569C">
          <w:rPr>
            <w:rStyle w:val="Hyperlink"/>
            <w:noProof/>
          </w:rPr>
          <w:t>CHA-3.3.4.140.6 Channel/CSR light application shall display previous values configured when user is redirected from a basket option to reconfigure the associated selection.</w:t>
        </w:r>
        <w:r>
          <w:rPr>
            <w:noProof/>
            <w:webHidden/>
          </w:rPr>
          <w:tab/>
        </w:r>
        <w:r>
          <w:rPr>
            <w:noProof/>
            <w:webHidden/>
          </w:rPr>
          <w:fldChar w:fldCharType="begin"/>
        </w:r>
        <w:r>
          <w:rPr>
            <w:noProof/>
            <w:webHidden/>
          </w:rPr>
          <w:instrText xml:space="preserve"> PAGEREF _Toc253578450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1" w:history="1">
        <w:r w:rsidRPr="0021569C">
          <w:rPr>
            <w:rStyle w:val="Hyperlink"/>
            <w:noProof/>
          </w:rPr>
          <w:t>CHA-3.3.4.140.7 Channel/CSR light application shall support ‘Input or Select’ method, allowing to select or enter an inventory type reference as a user choice.</w:t>
        </w:r>
        <w:r>
          <w:rPr>
            <w:noProof/>
            <w:webHidden/>
          </w:rPr>
          <w:tab/>
        </w:r>
        <w:r>
          <w:rPr>
            <w:noProof/>
            <w:webHidden/>
          </w:rPr>
          <w:fldChar w:fldCharType="begin"/>
        </w:r>
        <w:r>
          <w:rPr>
            <w:noProof/>
            <w:webHidden/>
          </w:rPr>
          <w:instrText xml:space="preserve"> PAGEREF _Toc253578451 \h </w:instrText>
        </w:r>
        <w:r>
          <w:rPr>
            <w:noProof/>
            <w:webHidden/>
          </w:rPr>
        </w:r>
        <w:r>
          <w:rPr>
            <w:noProof/>
            <w:webHidden/>
          </w:rPr>
          <w:fldChar w:fldCharType="separate"/>
        </w:r>
        <w:r>
          <w:rPr>
            <w:noProof/>
            <w:webHidden/>
          </w:rPr>
          <w:t>78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2" w:history="1">
        <w:r w:rsidRPr="0021569C">
          <w:rPr>
            <w:rStyle w:val="Hyperlink"/>
            <w:noProof/>
          </w:rPr>
          <w:t>CHA-3.3.4.140.8 Channel/CSR light application shall support retrieving single or multiple inventory types and references when check to inventory is activated (multiple when container concept in inventory module is found).</w:t>
        </w:r>
        <w:r>
          <w:rPr>
            <w:noProof/>
            <w:webHidden/>
          </w:rPr>
          <w:tab/>
        </w:r>
        <w:r>
          <w:rPr>
            <w:noProof/>
            <w:webHidden/>
          </w:rPr>
          <w:fldChar w:fldCharType="begin"/>
        </w:r>
        <w:r>
          <w:rPr>
            <w:noProof/>
            <w:webHidden/>
          </w:rPr>
          <w:instrText xml:space="preserve"> PAGEREF _Toc253578452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3" w:history="1">
        <w:r w:rsidRPr="0021569C">
          <w:rPr>
            <w:rStyle w:val="Hyperlink"/>
            <w:noProof/>
          </w:rPr>
          <w:t>CHA-3.3.4.140.9 Channel/CSR light application shall support updating dependent inventory types and references (contextually to a new subscriber selection) when check to inventory is activated.</w:t>
        </w:r>
        <w:r>
          <w:rPr>
            <w:noProof/>
            <w:webHidden/>
          </w:rPr>
          <w:tab/>
        </w:r>
        <w:r>
          <w:rPr>
            <w:noProof/>
            <w:webHidden/>
          </w:rPr>
          <w:fldChar w:fldCharType="begin"/>
        </w:r>
        <w:r>
          <w:rPr>
            <w:noProof/>
            <w:webHidden/>
          </w:rPr>
          <w:instrText xml:space="preserve"> PAGEREF _Toc253578453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4" w:history="1">
        <w:r w:rsidRPr="0021569C">
          <w:rPr>
            <w:rStyle w:val="Hyperlink"/>
            <w:noProof/>
          </w:rPr>
          <w:t>CHA-3.3.4.140.10 Channel/CSR light application shall present labeling of a external id type using product kind if any in the configuration , otherwise shall present labeling using external id type name instead (UI requirement)</w:t>
        </w:r>
        <w:r>
          <w:rPr>
            <w:noProof/>
            <w:webHidden/>
          </w:rPr>
          <w:tab/>
        </w:r>
        <w:r>
          <w:rPr>
            <w:noProof/>
            <w:webHidden/>
          </w:rPr>
          <w:fldChar w:fldCharType="begin"/>
        </w:r>
        <w:r>
          <w:rPr>
            <w:noProof/>
            <w:webHidden/>
          </w:rPr>
          <w:instrText xml:space="preserve"> PAGEREF _Toc253578454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5" w:history="1">
        <w:r w:rsidRPr="0021569C">
          <w:rPr>
            <w:rStyle w:val="Hyperlink"/>
            <w:noProof/>
          </w:rPr>
          <w:t>CHA-3.3.4.140.11 Channel/CSR light application shall validate if configuration of lines is complete and valid (if check with inventory module has been activated) before continuing the flow</w:t>
        </w:r>
        <w:r>
          <w:rPr>
            <w:noProof/>
            <w:webHidden/>
          </w:rPr>
          <w:tab/>
        </w:r>
        <w:r>
          <w:rPr>
            <w:noProof/>
            <w:webHidden/>
          </w:rPr>
          <w:fldChar w:fldCharType="begin"/>
        </w:r>
        <w:r>
          <w:rPr>
            <w:noProof/>
            <w:webHidden/>
          </w:rPr>
          <w:instrText xml:space="preserve"> PAGEREF _Toc253578455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6" w:history="1">
        <w:r w:rsidRPr="0021569C">
          <w:rPr>
            <w:rStyle w:val="Hyperlink"/>
            <w:noProof/>
          </w:rPr>
          <w:t>CHA-3.3.4.140.11.1 Channel/CSR light application shall force the user to configure (or set) all mandatory lines (i.e. required co-requisite rules, not in ‘hidden’ mode) before continuing the flow.</w:t>
        </w:r>
        <w:r>
          <w:rPr>
            <w:noProof/>
            <w:webHidden/>
          </w:rPr>
          <w:tab/>
        </w:r>
        <w:r>
          <w:rPr>
            <w:noProof/>
            <w:webHidden/>
          </w:rPr>
          <w:fldChar w:fldCharType="begin"/>
        </w:r>
        <w:r>
          <w:rPr>
            <w:noProof/>
            <w:webHidden/>
          </w:rPr>
          <w:instrText xml:space="preserve"> PAGEREF _Toc253578456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7" w:history="1">
        <w:r w:rsidRPr="0021569C">
          <w:rPr>
            <w:rStyle w:val="Hyperlink"/>
            <w:noProof/>
          </w:rPr>
          <w:t>CHA-3.3.4.190 If user has selected a subscriber bundle in the context of an account bundle, Channel/CSR light application shall redirect the user to add account bundle use case if not already in the basket, already subscribed or in a pending order.</w:t>
        </w:r>
        <w:r>
          <w:rPr>
            <w:noProof/>
            <w:webHidden/>
          </w:rPr>
          <w:tab/>
        </w:r>
        <w:r>
          <w:rPr>
            <w:noProof/>
            <w:webHidden/>
          </w:rPr>
          <w:fldChar w:fldCharType="begin"/>
        </w:r>
        <w:r>
          <w:rPr>
            <w:noProof/>
            <w:webHidden/>
          </w:rPr>
          <w:instrText xml:space="preserve"> PAGEREF _Toc253578457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8" w:history="1">
        <w:r w:rsidRPr="0021569C">
          <w:rPr>
            <w:rStyle w:val="Hyperlink"/>
            <w:rFonts w:cs="Arial"/>
            <w:noProof/>
          </w:rPr>
          <w:t xml:space="preserve">CHA-3.3.4.200 </w:t>
        </w:r>
        <w:r w:rsidRPr="0021569C">
          <w:rPr>
            <w:rStyle w:val="Hyperlink"/>
            <w:noProof/>
          </w:rPr>
          <w:t xml:space="preserve">Channel/CSR light application shall allow user configuring F&amp;F numbers with respect of use case </w:t>
        </w:r>
        <w:r w:rsidRPr="0021569C">
          <w:rPr>
            <w:rStyle w:val="Hyperlink"/>
            <w:rFonts w:cs="Arial"/>
            <w:noProof/>
          </w:rPr>
          <w:t>Configure new F&amp;F list (V2)</w:t>
        </w:r>
        <w:r>
          <w:rPr>
            <w:noProof/>
            <w:webHidden/>
          </w:rPr>
          <w:tab/>
        </w:r>
        <w:r>
          <w:rPr>
            <w:noProof/>
            <w:webHidden/>
          </w:rPr>
          <w:fldChar w:fldCharType="begin"/>
        </w:r>
        <w:r>
          <w:rPr>
            <w:noProof/>
            <w:webHidden/>
          </w:rPr>
          <w:instrText xml:space="preserve"> PAGEREF _Toc253578458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59" w:history="1">
        <w:r w:rsidRPr="0021569C">
          <w:rPr>
            <w:rStyle w:val="Hyperlink"/>
            <w:rFonts w:cs="Arial"/>
            <w:noProof/>
          </w:rPr>
          <w:t xml:space="preserve">CHA-3.3.4.200.1 </w:t>
        </w:r>
        <w:r w:rsidRPr="0021569C">
          <w:rPr>
            <w:rStyle w:val="Hyperlink"/>
            <w:noProof/>
          </w:rPr>
          <w:t>Channel/CSR light application shall respect same requirements as the ones for Consumer application already described in FRS Friends and Family consumer 3.1</w:t>
        </w:r>
        <w:r>
          <w:rPr>
            <w:noProof/>
            <w:webHidden/>
          </w:rPr>
          <w:tab/>
        </w:r>
        <w:r>
          <w:rPr>
            <w:noProof/>
            <w:webHidden/>
          </w:rPr>
          <w:fldChar w:fldCharType="begin"/>
        </w:r>
        <w:r>
          <w:rPr>
            <w:noProof/>
            <w:webHidden/>
          </w:rPr>
          <w:instrText xml:space="preserve"> PAGEREF _Toc253578459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460" w:history="1">
        <w:r w:rsidRPr="0021569C">
          <w:rPr>
            <w:rStyle w:val="Hyperlink"/>
            <w:noProof/>
          </w:rPr>
          <w:t>3.4</w:t>
        </w:r>
        <w:r>
          <w:rPr>
            <w:rFonts w:ascii="Calibri" w:hAnsi="Calibri"/>
            <w:b w:val="0"/>
            <w:bCs w:val="0"/>
            <w:caps w:val="0"/>
            <w:noProof/>
            <w:sz w:val="22"/>
            <w:szCs w:val="22"/>
          </w:rPr>
          <w:tab/>
        </w:r>
        <w:r w:rsidRPr="0021569C">
          <w:rPr>
            <w:rStyle w:val="Hyperlink"/>
            <w:noProof/>
          </w:rPr>
          <w:t>Capability 3. Identify customer - IDC</w:t>
        </w:r>
        <w:r>
          <w:rPr>
            <w:noProof/>
            <w:webHidden/>
          </w:rPr>
          <w:tab/>
        </w:r>
        <w:r>
          <w:rPr>
            <w:noProof/>
            <w:webHidden/>
          </w:rPr>
          <w:fldChar w:fldCharType="begin"/>
        </w:r>
        <w:r>
          <w:rPr>
            <w:noProof/>
            <w:webHidden/>
          </w:rPr>
          <w:instrText xml:space="preserve"> PAGEREF _Toc253578460 \h </w:instrText>
        </w:r>
        <w:r>
          <w:rPr>
            <w:noProof/>
            <w:webHidden/>
          </w:rPr>
        </w:r>
        <w:r>
          <w:rPr>
            <w:noProof/>
            <w:webHidden/>
          </w:rPr>
          <w:fldChar w:fldCharType="separate"/>
        </w:r>
        <w:r>
          <w:rPr>
            <w:noProof/>
            <w:webHidden/>
          </w:rPr>
          <w:t>79</w:t>
        </w:r>
        <w:r>
          <w:rPr>
            <w:noProof/>
            <w:webHidden/>
          </w:rPr>
          <w:fldChar w:fldCharType="end"/>
        </w:r>
      </w:hyperlink>
    </w:p>
    <w:p w:rsidR="003867B2" w:rsidRDefault="003867B2">
      <w:pPr>
        <w:pStyle w:val="TOC2"/>
        <w:rPr>
          <w:rFonts w:ascii="Calibri" w:hAnsi="Calibri"/>
          <w:smallCaps w:val="0"/>
          <w:noProof/>
          <w:sz w:val="22"/>
          <w:szCs w:val="22"/>
        </w:rPr>
      </w:pPr>
      <w:hyperlink w:anchor="_Toc253578461" w:history="1">
        <w:r w:rsidRPr="0021569C">
          <w:rPr>
            <w:rStyle w:val="Hyperlink"/>
            <w:noProof/>
          </w:rPr>
          <w:t>3.4.4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_Toc253578461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2" w:history="1">
        <w:r w:rsidRPr="0021569C">
          <w:rPr>
            <w:rStyle w:val="Hyperlink"/>
            <w:noProof/>
          </w:rPr>
          <w:t>CHA-3.4.4.10 Channel/CSR light application shall allow a user to identify an existing customer with respect of use cases ‘identify customer’, including ‘search customers’ and ‘search subscribers’ use cases described above.</w:t>
        </w:r>
        <w:r>
          <w:rPr>
            <w:noProof/>
            <w:webHidden/>
          </w:rPr>
          <w:tab/>
        </w:r>
        <w:r>
          <w:rPr>
            <w:noProof/>
            <w:webHidden/>
          </w:rPr>
          <w:fldChar w:fldCharType="begin"/>
        </w:r>
        <w:r>
          <w:rPr>
            <w:noProof/>
            <w:webHidden/>
          </w:rPr>
          <w:instrText xml:space="preserve"> PAGEREF _Toc253578462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3" w:history="1">
        <w:r w:rsidRPr="0021569C">
          <w:rPr>
            <w:rStyle w:val="Hyperlink"/>
            <w:noProof/>
          </w:rPr>
          <w:t>CHA-3.4.4.20 Channel/CSR light application shall allow to search customers by identity (company name or first name/last name)</w:t>
        </w:r>
        <w:r>
          <w:rPr>
            <w:noProof/>
            <w:webHidden/>
          </w:rPr>
          <w:tab/>
        </w:r>
        <w:r>
          <w:rPr>
            <w:noProof/>
            <w:webHidden/>
          </w:rPr>
          <w:fldChar w:fldCharType="begin"/>
        </w:r>
        <w:r>
          <w:rPr>
            <w:noProof/>
            <w:webHidden/>
          </w:rPr>
          <w:instrText xml:space="preserve"> PAGEREF _Toc253578463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4" w:history="1">
        <w:r w:rsidRPr="0021569C">
          <w:rPr>
            <w:rStyle w:val="Hyperlink"/>
            <w:noProof/>
          </w:rPr>
          <w:t>CHA-3.4.4.30 Channel/CSR light application shall allow to search customers by reference (i.e. default account external id when integrated)</w:t>
        </w:r>
        <w:r>
          <w:rPr>
            <w:noProof/>
            <w:webHidden/>
          </w:rPr>
          <w:tab/>
        </w:r>
        <w:r>
          <w:rPr>
            <w:noProof/>
            <w:webHidden/>
          </w:rPr>
          <w:fldChar w:fldCharType="begin"/>
        </w:r>
        <w:r>
          <w:rPr>
            <w:noProof/>
            <w:webHidden/>
          </w:rPr>
          <w:instrText xml:space="preserve"> PAGEREF _Toc253578464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5" w:history="1">
        <w:r w:rsidRPr="0021569C">
          <w:rPr>
            <w:rStyle w:val="Hyperlink"/>
            <w:noProof/>
          </w:rPr>
          <w:t>CHA-3.4.4.40 Channel/CSR light application shall allow to search subscribers by the couple external id type-line value (i.e. external id type-external id value - integrated or not)</w:t>
        </w:r>
        <w:r>
          <w:rPr>
            <w:noProof/>
            <w:webHidden/>
          </w:rPr>
          <w:tab/>
        </w:r>
        <w:r>
          <w:rPr>
            <w:noProof/>
            <w:webHidden/>
          </w:rPr>
          <w:fldChar w:fldCharType="begin"/>
        </w:r>
        <w:r>
          <w:rPr>
            <w:noProof/>
            <w:webHidden/>
          </w:rPr>
          <w:instrText xml:space="preserve"> PAGEREF _Toc253578465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6" w:history="1">
        <w:r w:rsidRPr="0021569C">
          <w:rPr>
            <w:rStyle w:val="Hyperlink"/>
            <w:noProof/>
          </w:rPr>
          <w:t>CHA-3.4.4.40.1 Channel/CSR light application shall allow to configure which external id type can be used as search criteria</w:t>
        </w:r>
        <w:r>
          <w:rPr>
            <w:noProof/>
            <w:webHidden/>
          </w:rPr>
          <w:tab/>
        </w:r>
        <w:r>
          <w:rPr>
            <w:noProof/>
            <w:webHidden/>
          </w:rPr>
          <w:fldChar w:fldCharType="begin"/>
        </w:r>
        <w:r>
          <w:rPr>
            <w:noProof/>
            <w:webHidden/>
          </w:rPr>
          <w:instrText xml:space="preserve"> PAGEREF _Toc253578466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7" w:history="1">
        <w:r w:rsidRPr="0021569C">
          <w:rPr>
            <w:rStyle w:val="Hyperlink"/>
            <w:noProof/>
          </w:rPr>
          <w:t>CHA-3.4.4.45 Channel/CSR light application criteria shall not be case sensitive</w:t>
        </w:r>
        <w:r>
          <w:rPr>
            <w:noProof/>
            <w:webHidden/>
          </w:rPr>
          <w:tab/>
        </w:r>
        <w:r>
          <w:rPr>
            <w:noProof/>
            <w:webHidden/>
          </w:rPr>
          <w:fldChar w:fldCharType="begin"/>
        </w:r>
        <w:r>
          <w:rPr>
            <w:noProof/>
            <w:webHidden/>
          </w:rPr>
          <w:instrText xml:space="preserve"> PAGEREF _Toc253578467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8" w:history="1">
        <w:r w:rsidRPr="0021569C">
          <w:rPr>
            <w:rStyle w:val="Hyperlink"/>
            <w:noProof/>
          </w:rPr>
          <w:t>CHA-3.4.4.50 Channel/CSR light application shall allow configuring if search must be done locally (i.e. in the CID) or in billing</w:t>
        </w:r>
        <w:r>
          <w:rPr>
            <w:noProof/>
            <w:webHidden/>
          </w:rPr>
          <w:tab/>
        </w:r>
        <w:r>
          <w:rPr>
            <w:noProof/>
            <w:webHidden/>
          </w:rPr>
          <w:fldChar w:fldCharType="begin"/>
        </w:r>
        <w:r>
          <w:rPr>
            <w:noProof/>
            <w:webHidden/>
          </w:rPr>
          <w:instrText xml:space="preserve"> PAGEREF _Toc253578468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69" w:history="1">
        <w:r w:rsidRPr="0021569C">
          <w:rPr>
            <w:rStyle w:val="Hyperlink"/>
            <w:noProof/>
          </w:rPr>
          <w:t>CHA-3.4.4.60 Channel/CSR light application shall allow configuring Maximum number of subscribers in an account hierarchy that can be searched and synchronized</w:t>
        </w:r>
        <w:r>
          <w:rPr>
            <w:noProof/>
            <w:webHidden/>
          </w:rPr>
          <w:tab/>
        </w:r>
        <w:r>
          <w:rPr>
            <w:noProof/>
            <w:webHidden/>
          </w:rPr>
          <w:fldChar w:fldCharType="begin"/>
        </w:r>
        <w:r>
          <w:rPr>
            <w:noProof/>
            <w:webHidden/>
          </w:rPr>
          <w:instrText xml:space="preserve"> PAGEREF _Toc253578469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0" w:history="1">
        <w:r w:rsidRPr="0021569C">
          <w:rPr>
            <w:rStyle w:val="Hyperlink"/>
            <w:noProof/>
          </w:rPr>
          <w:t>CHA-3.4.4.61 when search is done in the billing, Channel/CSR light application shall allow configuring the customer types eligible to the search.</w:t>
        </w:r>
        <w:r>
          <w:rPr>
            <w:noProof/>
            <w:webHidden/>
          </w:rPr>
          <w:tab/>
        </w:r>
        <w:r>
          <w:rPr>
            <w:noProof/>
            <w:webHidden/>
          </w:rPr>
          <w:fldChar w:fldCharType="begin"/>
        </w:r>
        <w:r>
          <w:rPr>
            <w:noProof/>
            <w:webHidden/>
          </w:rPr>
          <w:instrText xml:space="preserve"> PAGEREF _Toc253578470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1" w:history="1">
        <w:r w:rsidRPr="0021569C">
          <w:rPr>
            <w:rStyle w:val="Hyperlink"/>
            <w:noProof/>
          </w:rPr>
          <w:t>CHA-3.4.4.70 Channel/CSR light application shall allow configuring max number of customers and max number of subscribers that can be retrieved from the search</w:t>
        </w:r>
        <w:r>
          <w:rPr>
            <w:noProof/>
            <w:webHidden/>
          </w:rPr>
          <w:tab/>
        </w:r>
        <w:r>
          <w:rPr>
            <w:noProof/>
            <w:webHidden/>
          </w:rPr>
          <w:fldChar w:fldCharType="begin"/>
        </w:r>
        <w:r>
          <w:rPr>
            <w:noProof/>
            <w:webHidden/>
          </w:rPr>
          <w:instrText xml:space="preserve"> PAGEREF _Toc253578471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2" w:history="1">
        <w:r w:rsidRPr="0021569C">
          <w:rPr>
            <w:rStyle w:val="Hyperlink"/>
            <w:noProof/>
          </w:rPr>
          <w:t>CHA-3.4.4.75 Channel application shall support wildcards for any criteria.</w:t>
        </w:r>
        <w:r>
          <w:rPr>
            <w:noProof/>
            <w:webHidden/>
          </w:rPr>
          <w:tab/>
        </w:r>
        <w:r>
          <w:rPr>
            <w:noProof/>
            <w:webHidden/>
          </w:rPr>
          <w:fldChar w:fldCharType="begin"/>
        </w:r>
        <w:r>
          <w:rPr>
            <w:noProof/>
            <w:webHidden/>
          </w:rPr>
          <w:instrText xml:space="preserve"> PAGEREF _Toc253578472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3" w:history="1">
        <w:r w:rsidRPr="0021569C">
          <w:rPr>
            <w:rStyle w:val="Hyperlink"/>
            <w:noProof/>
          </w:rPr>
          <w:t>CHA-3.4.4.80 Channel/CSR light application shall allow configuring which criteria accepts wildcards</w:t>
        </w:r>
        <w:r>
          <w:rPr>
            <w:noProof/>
            <w:webHidden/>
          </w:rPr>
          <w:tab/>
        </w:r>
        <w:r>
          <w:rPr>
            <w:noProof/>
            <w:webHidden/>
          </w:rPr>
          <w:fldChar w:fldCharType="begin"/>
        </w:r>
        <w:r>
          <w:rPr>
            <w:noProof/>
            <w:webHidden/>
          </w:rPr>
          <w:instrText xml:space="preserve"> PAGEREF _Toc253578473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4" w:history="1">
        <w:r w:rsidRPr="0021569C">
          <w:rPr>
            <w:rStyle w:val="Hyperlink"/>
            <w:noProof/>
          </w:rPr>
          <w:t>CHA-3.4.4.90 Channel/CSR light application shall display list of customers found</w:t>
        </w:r>
        <w:r>
          <w:rPr>
            <w:noProof/>
            <w:webHidden/>
          </w:rPr>
          <w:tab/>
        </w:r>
        <w:r>
          <w:rPr>
            <w:noProof/>
            <w:webHidden/>
          </w:rPr>
          <w:fldChar w:fldCharType="begin"/>
        </w:r>
        <w:r>
          <w:rPr>
            <w:noProof/>
            <w:webHidden/>
          </w:rPr>
          <w:instrText xml:space="preserve"> PAGEREF _Toc253578474 \h </w:instrText>
        </w:r>
        <w:r>
          <w:rPr>
            <w:noProof/>
            <w:webHidden/>
          </w:rPr>
        </w:r>
        <w:r>
          <w:rPr>
            <w:noProof/>
            <w:webHidden/>
          </w:rPr>
          <w:fldChar w:fldCharType="separate"/>
        </w:r>
        <w:r>
          <w:rPr>
            <w:noProof/>
            <w:webHidden/>
          </w:rPr>
          <w:t>82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5" w:history="1">
        <w:r w:rsidRPr="0021569C">
          <w:rPr>
            <w:rStyle w:val="Hyperlink"/>
            <w:noProof/>
          </w:rPr>
          <w:t>CHA-3.4.4.90.1 Channel/CSR light application shall display for every customer the customer identity (last name/first name or company name) and the customer reference, customer type (if search is local) and customer address.</w:t>
        </w:r>
        <w:r>
          <w:rPr>
            <w:noProof/>
            <w:webHidden/>
          </w:rPr>
          <w:tab/>
        </w:r>
        <w:r>
          <w:rPr>
            <w:noProof/>
            <w:webHidden/>
          </w:rPr>
          <w:fldChar w:fldCharType="begin"/>
        </w:r>
        <w:r>
          <w:rPr>
            <w:noProof/>
            <w:webHidden/>
          </w:rPr>
          <w:instrText xml:space="preserve"> PAGEREF _Toc253578475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6" w:history="1">
        <w:r w:rsidRPr="0021569C">
          <w:rPr>
            <w:rStyle w:val="Hyperlink"/>
            <w:noProof/>
          </w:rPr>
          <w:t>CHA-3.4.4.100 Channel/CSR light application shall display list of found subscribers</w:t>
        </w:r>
        <w:r>
          <w:rPr>
            <w:noProof/>
            <w:webHidden/>
          </w:rPr>
          <w:tab/>
        </w:r>
        <w:r>
          <w:rPr>
            <w:noProof/>
            <w:webHidden/>
          </w:rPr>
          <w:fldChar w:fldCharType="begin"/>
        </w:r>
        <w:r>
          <w:rPr>
            <w:noProof/>
            <w:webHidden/>
          </w:rPr>
          <w:instrText xml:space="preserve"> PAGEREF _Toc253578476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77" w:history="1">
        <w:r w:rsidRPr="0021569C">
          <w:rPr>
            <w:rStyle w:val="Hyperlink"/>
            <w:noProof/>
          </w:rPr>
          <w:t>CHA-3.4.4.100.1 Channel/CSR light application shall display for every subscriber the customer identity, the customer reference, the customer address and the subscriber reference (primary external id type value if any).</w:t>
        </w:r>
        <w:r>
          <w:rPr>
            <w:noProof/>
            <w:webHidden/>
          </w:rPr>
          <w:tab/>
        </w:r>
        <w:r>
          <w:rPr>
            <w:noProof/>
            <w:webHidden/>
          </w:rPr>
          <w:fldChar w:fldCharType="begin"/>
        </w:r>
        <w:r>
          <w:rPr>
            <w:noProof/>
            <w:webHidden/>
          </w:rPr>
          <w:instrText xml:space="preserve"> PAGEREF _Toc253578477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478" w:history="1">
        <w:r w:rsidRPr="0021569C">
          <w:rPr>
            <w:rStyle w:val="Hyperlink"/>
            <w:noProof/>
          </w:rPr>
          <w:t>3.5</w:t>
        </w:r>
        <w:r>
          <w:rPr>
            <w:rFonts w:ascii="Calibri" w:hAnsi="Calibri"/>
            <w:b w:val="0"/>
            <w:bCs w:val="0"/>
            <w:caps w:val="0"/>
            <w:noProof/>
            <w:sz w:val="22"/>
            <w:szCs w:val="22"/>
          </w:rPr>
          <w:tab/>
        </w:r>
        <w:r w:rsidRPr="0021569C">
          <w:rPr>
            <w:rStyle w:val="Hyperlink"/>
            <w:noProof/>
          </w:rPr>
          <w:t>Capability 4. Customer Information Management - CIM</w:t>
        </w:r>
        <w:r>
          <w:rPr>
            <w:noProof/>
            <w:webHidden/>
          </w:rPr>
          <w:tab/>
        </w:r>
        <w:r>
          <w:rPr>
            <w:noProof/>
            <w:webHidden/>
          </w:rPr>
          <w:fldChar w:fldCharType="begin"/>
        </w:r>
        <w:r>
          <w:rPr>
            <w:noProof/>
            <w:webHidden/>
          </w:rPr>
          <w:instrText xml:space="preserve"> PAGEREF _Toc253578478 \h </w:instrText>
        </w:r>
        <w:r>
          <w:rPr>
            <w:noProof/>
            <w:webHidden/>
          </w:rPr>
        </w:r>
        <w:r>
          <w:rPr>
            <w:noProof/>
            <w:webHidden/>
          </w:rPr>
          <w:fldChar w:fldCharType="separate"/>
        </w:r>
        <w:r>
          <w:rPr>
            <w:noProof/>
            <w:webHidden/>
          </w:rPr>
          <w:t>83</w:t>
        </w:r>
        <w:r>
          <w:rPr>
            <w:noProof/>
            <w:webHidden/>
          </w:rPr>
          <w:fldChar w:fldCharType="end"/>
        </w:r>
      </w:hyperlink>
    </w:p>
    <w:p w:rsidR="003867B2" w:rsidRDefault="003867B2">
      <w:pPr>
        <w:pStyle w:val="TOC2"/>
        <w:rPr>
          <w:rFonts w:ascii="Calibri" w:hAnsi="Calibri"/>
          <w:smallCaps w:val="0"/>
          <w:noProof/>
          <w:sz w:val="22"/>
          <w:szCs w:val="22"/>
        </w:rPr>
      </w:pPr>
      <w:hyperlink w:anchor="_Toc253578479" w:history="1">
        <w:r w:rsidRPr="0021569C">
          <w:rPr>
            <w:rStyle w:val="Hyperlink"/>
            <w:noProof/>
          </w:rPr>
          <w:t>3.5.4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_Toc253578479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0" w:history="1">
        <w:r w:rsidRPr="0021569C">
          <w:rPr>
            <w:rStyle w:val="Hyperlink"/>
            <w:noProof/>
          </w:rPr>
          <w:t>CHA-3.5.4.10 Channel/CSR light application shall allow a user to view a summary of customer information as a dashboard with respect of use case ‘view customer information’ describe above</w:t>
        </w:r>
        <w:r>
          <w:rPr>
            <w:noProof/>
            <w:webHidden/>
          </w:rPr>
          <w:tab/>
        </w:r>
        <w:r>
          <w:rPr>
            <w:noProof/>
            <w:webHidden/>
          </w:rPr>
          <w:fldChar w:fldCharType="begin"/>
        </w:r>
        <w:r>
          <w:rPr>
            <w:noProof/>
            <w:webHidden/>
          </w:rPr>
          <w:instrText xml:space="preserve"> PAGEREF _Toc253578480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1" w:history="1">
        <w:r w:rsidRPr="0021569C">
          <w:rPr>
            <w:rStyle w:val="Hyperlink"/>
            <w:noProof/>
          </w:rPr>
          <w:t>CHA-3.5.4.10.4 Channel/CSR light application shall list billing accounts in the dashboard with billing account reference, if any, and subscribers list linked to each billing account</w:t>
        </w:r>
        <w:r>
          <w:rPr>
            <w:noProof/>
            <w:webHidden/>
          </w:rPr>
          <w:tab/>
        </w:r>
        <w:r>
          <w:rPr>
            <w:noProof/>
            <w:webHidden/>
          </w:rPr>
          <w:fldChar w:fldCharType="begin"/>
        </w:r>
        <w:r>
          <w:rPr>
            <w:noProof/>
            <w:webHidden/>
          </w:rPr>
          <w:instrText xml:space="preserve"> PAGEREF _Toc253578481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2" w:history="1">
        <w:r w:rsidRPr="0021569C">
          <w:rPr>
            <w:rStyle w:val="Hyperlink"/>
            <w:noProof/>
          </w:rPr>
          <w:t>CHA-3.5.4.10.5 Channel/CSR light application shall list subscribers in the dashboard with Subscriber primary identifier and Billing account reference if linked to</w:t>
        </w:r>
        <w:r>
          <w:rPr>
            <w:noProof/>
            <w:webHidden/>
          </w:rPr>
          <w:tab/>
        </w:r>
        <w:r>
          <w:rPr>
            <w:noProof/>
            <w:webHidden/>
          </w:rPr>
          <w:fldChar w:fldCharType="begin"/>
        </w:r>
        <w:r>
          <w:rPr>
            <w:noProof/>
            <w:webHidden/>
          </w:rPr>
          <w:instrText xml:space="preserve"> PAGEREF _Toc253578482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3" w:history="1">
        <w:r w:rsidRPr="0021569C">
          <w:rPr>
            <w:rStyle w:val="Hyperlink"/>
            <w:noProof/>
          </w:rPr>
          <w:t>CHA-3.5.4.10.6 Channel application shall display customer’s requests</w:t>
        </w:r>
        <w:r>
          <w:rPr>
            <w:noProof/>
            <w:webHidden/>
          </w:rPr>
          <w:tab/>
        </w:r>
        <w:r>
          <w:rPr>
            <w:noProof/>
            <w:webHidden/>
          </w:rPr>
          <w:fldChar w:fldCharType="begin"/>
        </w:r>
        <w:r>
          <w:rPr>
            <w:noProof/>
            <w:webHidden/>
          </w:rPr>
          <w:instrText xml:space="preserve"> PAGEREF _Toc253578483 \h </w:instrText>
        </w:r>
        <w:r>
          <w:rPr>
            <w:noProof/>
            <w:webHidden/>
          </w:rPr>
        </w:r>
        <w:r>
          <w:rPr>
            <w:noProof/>
            <w:webHidden/>
          </w:rPr>
          <w:fldChar w:fldCharType="separate"/>
        </w:r>
        <w:r>
          <w:rPr>
            <w:noProof/>
            <w:webHidden/>
          </w:rPr>
          <w:t>84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4" w:history="1">
        <w:r w:rsidRPr="0021569C">
          <w:rPr>
            <w:rStyle w:val="Hyperlink"/>
            <w:noProof/>
          </w:rPr>
          <w:t>CHA-3.5.4.10.6.1 Channel application shall display only requests with a pending status and impacting the customer (in the requests part of use case RQM0030 View requests impacting a customer)</w:t>
        </w:r>
        <w:r>
          <w:rPr>
            <w:noProof/>
            <w:webHidden/>
          </w:rPr>
          <w:tab/>
        </w:r>
        <w:r>
          <w:rPr>
            <w:noProof/>
            <w:webHidden/>
          </w:rPr>
          <w:fldChar w:fldCharType="begin"/>
        </w:r>
        <w:r>
          <w:rPr>
            <w:noProof/>
            <w:webHidden/>
          </w:rPr>
          <w:instrText xml:space="preserve"> PAGEREF _Toc253578484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5" w:history="1">
        <w:r w:rsidRPr="0021569C">
          <w:rPr>
            <w:rStyle w:val="Hyperlink"/>
            <w:noProof/>
          </w:rPr>
          <w:t>CHA-3.5.4.10.6.2 Channel application shall display same request attributes as in view request general use case</w:t>
        </w:r>
        <w:r>
          <w:rPr>
            <w:noProof/>
            <w:webHidden/>
          </w:rPr>
          <w:tab/>
        </w:r>
        <w:r>
          <w:rPr>
            <w:noProof/>
            <w:webHidden/>
          </w:rPr>
          <w:fldChar w:fldCharType="begin"/>
        </w:r>
        <w:r>
          <w:rPr>
            <w:noProof/>
            <w:webHidden/>
          </w:rPr>
          <w:instrText xml:space="preserve"> PAGEREF _Toc253578485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6" w:history="1">
        <w:r w:rsidRPr="0021569C">
          <w:rPr>
            <w:rStyle w:val="Hyperlink"/>
            <w:noProof/>
          </w:rPr>
          <w:t>CHA-3.5.4.10.6.3 Channel application shall allow user viewing details of every request similarly as in view details request use case.</w:t>
        </w:r>
        <w:r>
          <w:rPr>
            <w:noProof/>
            <w:webHidden/>
          </w:rPr>
          <w:tab/>
        </w:r>
        <w:r>
          <w:rPr>
            <w:noProof/>
            <w:webHidden/>
          </w:rPr>
          <w:fldChar w:fldCharType="begin"/>
        </w:r>
        <w:r>
          <w:rPr>
            <w:noProof/>
            <w:webHidden/>
          </w:rPr>
          <w:instrText xml:space="preserve"> PAGEREF _Toc253578486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7" w:history="1">
        <w:r w:rsidRPr="0021569C">
          <w:rPr>
            <w:rStyle w:val="Hyperlink"/>
            <w:noProof/>
          </w:rPr>
          <w:t>CHA-3.5.4.10.7 Channel/CSR light application shall allow the user to access to detail of every request</w:t>
        </w:r>
        <w:r>
          <w:rPr>
            <w:noProof/>
            <w:webHidden/>
          </w:rPr>
          <w:tab/>
        </w:r>
        <w:r>
          <w:rPr>
            <w:noProof/>
            <w:webHidden/>
          </w:rPr>
          <w:fldChar w:fldCharType="begin"/>
        </w:r>
        <w:r>
          <w:rPr>
            <w:noProof/>
            <w:webHidden/>
          </w:rPr>
          <w:instrText xml:space="preserve"> PAGEREF _Toc253578487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8" w:history="1">
        <w:r w:rsidRPr="0021569C">
          <w:rPr>
            <w:rStyle w:val="Hyperlink"/>
            <w:noProof/>
          </w:rPr>
          <w:t>CHA-3.5.4.10.8 Channel/CSR light application shall display pending requests impacting the customer when submitted by a user of the same organization than the logged user or by the customer user himself (using Consumer Self Service application)</w:t>
        </w:r>
        <w:r>
          <w:rPr>
            <w:noProof/>
            <w:webHidden/>
          </w:rPr>
          <w:tab/>
        </w:r>
        <w:r>
          <w:rPr>
            <w:noProof/>
            <w:webHidden/>
          </w:rPr>
          <w:fldChar w:fldCharType="begin"/>
        </w:r>
        <w:r>
          <w:rPr>
            <w:noProof/>
            <w:webHidden/>
          </w:rPr>
          <w:instrText xml:space="preserve"> PAGEREF _Toc253578488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89" w:history="1">
        <w:r w:rsidRPr="0021569C">
          <w:rPr>
            <w:rStyle w:val="Hyperlink"/>
            <w:noProof/>
          </w:rPr>
          <w:t>CHA-3.5.4.10.20 Channel/CSR light application shall propose an option to go to a billing account dashboard for each billing account from the view customer information use case.</w:t>
        </w:r>
        <w:r>
          <w:rPr>
            <w:noProof/>
            <w:webHidden/>
          </w:rPr>
          <w:tab/>
        </w:r>
        <w:r>
          <w:rPr>
            <w:noProof/>
            <w:webHidden/>
          </w:rPr>
          <w:fldChar w:fldCharType="begin"/>
        </w:r>
        <w:r>
          <w:rPr>
            <w:noProof/>
            <w:webHidden/>
          </w:rPr>
          <w:instrText xml:space="preserve"> PAGEREF _Toc253578489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0" w:history="1">
        <w:r w:rsidRPr="0021569C">
          <w:rPr>
            <w:rStyle w:val="Hyperlink"/>
            <w:noProof/>
          </w:rPr>
          <w:t>CHA-3.5.4.10.30 Channel/CSR light application shall propose an option to go to the subscriber information dashboard for each subscriber from the view customer information.</w:t>
        </w:r>
        <w:r>
          <w:rPr>
            <w:noProof/>
            <w:webHidden/>
          </w:rPr>
          <w:tab/>
        </w:r>
        <w:r>
          <w:rPr>
            <w:noProof/>
            <w:webHidden/>
          </w:rPr>
          <w:fldChar w:fldCharType="begin"/>
        </w:r>
        <w:r>
          <w:rPr>
            <w:noProof/>
            <w:webHidden/>
          </w:rPr>
          <w:instrText xml:space="preserve"> PAGEREF _Toc253578490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1" w:history="1">
        <w:r w:rsidRPr="0021569C">
          <w:rPr>
            <w:rStyle w:val="Hyperlink"/>
            <w:noProof/>
          </w:rPr>
          <w:t>CHA-3.5.4.10.40 Channel/CSR light application shall propose options to modify customer contact information with respect of use case ‘Modify customer contact’ describe above.</w:t>
        </w:r>
        <w:r>
          <w:rPr>
            <w:noProof/>
            <w:webHidden/>
          </w:rPr>
          <w:tab/>
        </w:r>
        <w:r>
          <w:rPr>
            <w:noProof/>
            <w:webHidden/>
          </w:rPr>
          <w:fldChar w:fldCharType="begin"/>
        </w:r>
        <w:r>
          <w:rPr>
            <w:noProof/>
            <w:webHidden/>
          </w:rPr>
          <w:instrText xml:space="preserve"> PAGEREF _Toc253578491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492" w:history="1">
        <w:r w:rsidRPr="0021569C">
          <w:rPr>
            <w:rStyle w:val="Hyperlink"/>
            <w:noProof/>
          </w:rPr>
          <w:t>3.6</w:t>
        </w:r>
        <w:r>
          <w:rPr>
            <w:rFonts w:ascii="Calibri" w:hAnsi="Calibri"/>
            <w:b w:val="0"/>
            <w:bCs w:val="0"/>
            <w:caps w:val="0"/>
            <w:noProof/>
            <w:sz w:val="22"/>
            <w:szCs w:val="22"/>
          </w:rPr>
          <w:tab/>
        </w:r>
        <w:r w:rsidRPr="0021569C">
          <w:rPr>
            <w:rStyle w:val="Hyperlink"/>
            <w:noProof/>
          </w:rPr>
          <w:t>Capability 5. Billing Account Management - BAM</w:t>
        </w:r>
        <w:r>
          <w:rPr>
            <w:noProof/>
            <w:webHidden/>
          </w:rPr>
          <w:tab/>
        </w:r>
        <w:r>
          <w:rPr>
            <w:noProof/>
            <w:webHidden/>
          </w:rPr>
          <w:fldChar w:fldCharType="begin"/>
        </w:r>
        <w:r>
          <w:rPr>
            <w:noProof/>
            <w:webHidden/>
          </w:rPr>
          <w:instrText xml:space="preserve"> PAGEREF _Toc253578492 \h </w:instrText>
        </w:r>
        <w:r>
          <w:rPr>
            <w:noProof/>
            <w:webHidden/>
          </w:rPr>
        </w:r>
        <w:r>
          <w:rPr>
            <w:noProof/>
            <w:webHidden/>
          </w:rPr>
          <w:fldChar w:fldCharType="separate"/>
        </w:r>
        <w:r>
          <w:rPr>
            <w:noProof/>
            <w:webHidden/>
          </w:rPr>
          <w:t>85</w:t>
        </w:r>
        <w:r>
          <w:rPr>
            <w:noProof/>
            <w:webHidden/>
          </w:rPr>
          <w:fldChar w:fldCharType="end"/>
        </w:r>
      </w:hyperlink>
    </w:p>
    <w:p w:rsidR="003867B2" w:rsidRDefault="003867B2">
      <w:pPr>
        <w:pStyle w:val="TOC2"/>
        <w:rPr>
          <w:rFonts w:ascii="Calibri" w:hAnsi="Calibri"/>
          <w:smallCaps w:val="0"/>
          <w:noProof/>
          <w:sz w:val="22"/>
          <w:szCs w:val="22"/>
        </w:rPr>
      </w:pPr>
      <w:hyperlink w:anchor="_Toc253578493" w:history="1">
        <w:r w:rsidRPr="0021569C">
          <w:rPr>
            <w:rStyle w:val="Hyperlink"/>
            <w:noProof/>
          </w:rPr>
          <w:t>3.6.4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_Toc253578493 \h </w:instrText>
        </w:r>
        <w:r>
          <w:rPr>
            <w:noProof/>
            <w:webHidden/>
          </w:rPr>
        </w:r>
        <w:r>
          <w:rPr>
            <w:noProof/>
            <w:webHidden/>
          </w:rPr>
          <w:fldChar w:fldCharType="separate"/>
        </w:r>
        <w:r>
          <w:rPr>
            <w:noProof/>
            <w:webHidden/>
          </w:rPr>
          <w:t>91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4" w:history="1">
        <w:r w:rsidRPr="0021569C">
          <w:rPr>
            <w:rStyle w:val="Hyperlink"/>
            <w:noProof/>
          </w:rPr>
          <w:t>CHA-3.6.4.10 Channel/CSR light application shall allow a user to view a summary of each billing account a customer has, with respect of use case ‘view and manage billing account’ describe above.</w:t>
        </w:r>
        <w:r>
          <w:rPr>
            <w:noProof/>
            <w:webHidden/>
          </w:rPr>
          <w:tab/>
        </w:r>
        <w:r>
          <w:rPr>
            <w:noProof/>
            <w:webHidden/>
          </w:rPr>
          <w:fldChar w:fldCharType="begin"/>
        </w:r>
        <w:r>
          <w:rPr>
            <w:noProof/>
            <w:webHidden/>
          </w:rPr>
          <w:instrText xml:space="preserve"> PAGEREF _Toc253578494 \h </w:instrText>
        </w:r>
        <w:r>
          <w:rPr>
            <w:noProof/>
            <w:webHidden/>
          </w:rPr>
        </w:r>
        <w:r>
          <w:rPr>
            <w:noProof/>
            <w:webHidden/>
          </w:rPr>
          <w:fldChar w:fldCharType="separate"/>
        </w:r>
        <w:r>
          <w:rPr>
            <w:noProof/>
            <w:webHidden/>
          </w:rPr>
          <w:t>91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5" w:history="1">
        <w:r w:rsidRPr="0021569C">
          <w:rPr>
            <w:rStyle w:val="Hyperlink"/>
            <w:noProof/>
          </w:rPr>
          <w:t>CHA-3.6.4.10.1 Channel/CSR light application shall allow the user to navigate in the account hierarchy (if organized hierarchically).</w:t>
        </w:r>
        <w:r>
          <w:rPr>
            <w:noProof/>
            <w:webHidden/>
          </w:rPr>
          <w:tab/>
        </w:r>
        <w:r>
          <w:rPr>
            <w:noProof/>
            <w:webHidden/>
          </w:rPr>
          <w:fldChar w:fldCharType="begin"/>
        </w:r>
        <w:r>
          <w:rPr>
            <w:noProof/>
            <w:webHidden/>
          </w:rPr>
          <w:instrText xml:space="preserve"> PAGEREF _Toc253578495 \h </w:instrText>
        </w:r>
        <w:r>
          <w:rPr>
            <w:noProof/>
            <w:webHidden/>
          </w:rPr>
        </w:r>
        <w:r>
          <w:rPr>
            <w:noProof/>
            <w:webHidden/>
          </w:rPr>
          <w:fldChar w:fldCharType="separate"/>
        </w:r>
        <w:r>
          <w:rPr>
            <w:noProof/>
            <w:webHidden/>
          </w:rPr>
          <w:t>91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6" w:history="1">
        <w:r w:rsidRPr="0021569C">
          <w:rPr>
            <w:rStyle w:val="Hyperlink"/>
            <w:noProof/>
          </w:rPr>
          <w:t>CHA-3.6.4.10.2 Channel/CSR light application shall highlight the contextual account.</w:t>
        </w:r>
        <w:r>
          <w:rPr>
            <w:noProof/>
            <w:webHidden/>
          </w:rPr>
          <w:tab/>
        </w:r>
        <w:r>
          <w:rPr>
            <w:noProof/>
            <w:webHidden/>
          </w:rPr>
          <w:fldChar w:fldCharType="begin"/>
        </w:r>
        <w:r>
          <w:rPr>
            <w:noProof/>
            <w:webHidden/>
          </w:rPr>
          <w:instrText xml:space="preserve"> PAGEREF _Toc253578496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7" w:history="1">
        <w:r w:rsidRPr="0021569C">
          <w:rPr>
            <w:rStyle w:val="Hyperlink"/>
            <w:noProof/>
          </w:rPr>
          <w:t>CHA-3.6.4.10.3 Channel/CSR light application shall display the account holder company name (if any) of the contextual billing account.</w:t>
        </w:r>
        <w:r>
          <w:rPr>
            <w:noProof/>
            <w:webHidden/>
          </w:rPr>
          <w:tab/>
        </w:r>
        <w:r>
          <w:rPr>
            <w:noProof/>
            <w:webHidden/>
          </w:rPr>
          <w:fldChar w:fldCharType="begin"/>
        </w:r>
        <w:r>
          <w:rPr>
            <w:noProof/>
            <w:webHidden/>
          </w:rPr>
          <w:instrText xml:space="preserve"> PAGEREF _Toc253578497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8" w:history="1">
        <w:r w:rsidRPr="0021569C">
          <w:rPr>
            <w:rStyle w:val="Hyperlink"/>
            <w:noProof/>
          </w:rPr>
          <w:t>CHA-3.6.4.10.4 Channel/CSR light application shall display the account holder “title, first name and last name” of the contextual billing account (if any).</w:t>
        </w:r>
        <w:r>
          <w:rPr>
            <w:noProof/>
            <w:webHidden/>
          </w:rPr>
          <w:tab/>
        </w:r>
        <w:r>
          <w:rPr>
            <w:noProof/>
            <w:webHidden/>
          </w:rPr>
          <w:fldChar w:fldCharType="begin"/>
        </w:r>
        <w:r>
          <w:rPr>
            <w:noProof/>
            <w:webHidden/>
          </w:rPr>
          <w:instrText xml:space="preserve"> PAGEREF _Toc253578498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499" w:history="1">
        <w:r w:rsidRPr="0021569C">
          <w:rPr>
            <w:rStyle w:val="Hyperlink"/>
            <w:noProof/>
          </w:rPr>
          <w:t>CHA-3.6.4.10.5 Channel/CSR light application shall display the subscribers (with their primary identifier) associated to all billing accounts.</w:t>
        </w:r>
        <w:r>
          <w:rPr>
            <w:noProof/>
            <w:webHidden/>
          </w:rPr>
          <w:tab/>
        </w:r>
        <w:r>
          <w:rPr>
            <w:noProof/>
            <w:webHidden/>
          </w:rPr>
          <w:fldChar w:fldCharType="begin"/>
        </w:r>
        <w:r>
          <w:rPr>
            <w:noProof/>
            <w:webHidden/>
          </w:rPr>
          <w:instrText xml:space="preserve"> PAGEREF _Toc253578499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0" w:history="1">
        <w:r w:rsidRPr="0021569C">
          <w:rPr>
            <w:rStyle w:val="Hyperlink"/>
            <w:noProof/>
          </w:rPr>
          <w:t>CHA-3.6.4.10.5.1 Channel/CSR light application shall display for each subscriber belonging to the contextual billing account, its status and main offer (primary offer or subscriber bundle).</w:t>
        </w:r>
        <w:r>
          <w:rPr>
            <w:noProof/>
            <w:webHidden/>
          </w:rPr>
          <w:tab/>
        </w:r>
        <w:r>
          <w:rPr>
            <w:noProof/>
            <w:webHidden/>
          </w:rPr>
          <w:fldChar w:fldCharType="begin"/>
        </w:r>
        <w:r>
          <w:rPr>
            <w:noProof/>
            <w:webHidden/>
          </w:rPr>
          <w:instrText xml:space="preserve"> PAGEREF _Toc253578500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1" w:history="1">
        <w:r w:rsidRPr="0021569C">
          <w:rPr>
            <w:rStyle w:val="Hyperlink"/>
            <w:noProof/>
          </w:rPr>
          <w:t>CHA-3.6.4.10.6 Channel/CSR light application shall display ‘collection indicator’, ‘outstanding balance’, ‘monetary liability limit’, ‘current monetary liability’, ‘rating status’, ‘next bill date’, ‘last bill cutoff date’ for the contextual account.</w:t>
        </w:r>
        <w:r>
          <w:rPr>
            <w:noProof/>
            <w:webHidden/>
          </w:rPr>
          <w:tab/>
        </w:r>
        <w:r>
          <w:rPr>
            <w:noProof/>
            <w:webHidden/>
          </w:rPr>
          <w:fldChar w:fldCharType="begin"/>
        </w:r>
        <w:r>
          <w:rPr>
            <w:noProof/>
            <w:webHidden/>
          </w:rPr>
          <w:instrText xml:space="preserve"> PAGEREF _Toc253578501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2" w:history="1">
        <w:r w:rsidRPr="0021569C">
          <w:rPr>
            <w:rStyle w:val="Hyperlink"/>
            <w:noProof/>
          </w:rPr>
          <w:t>CHA-3.6.4.30 Channel/CSR light application shall allow configuring at design time a list of visible account attributes and their display order</w:t>
        </w:r>
        <w:r>
          <w:rPr>
            <w:noProof/>
            <w:webHidden/>
          </w:rPr>
          <w:tab/>
        </w:r>
        <w:r>
          <w:rPr>
            <w:noProof/>
            <w:webHidden/>
          </w:rPr>
          <w:fldChar w:fldCharType="begin"/>
        </w:r>
        <w:r>
          <w:rPr>
            <w:noProof/>
            <w:webHidden/>
          </w:rPr>
          <w:instrText xml:space="preserve"> PAGEREF _Toc253578502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3" w:history="1">
        <w:r w:rsidRPr="0021569C">
          <w:rPr>
            <w:rStyle w:val="Hyperlink"/>
            <w:noProof/>
          </w:rPr>
          <w:t>CHA-3.6.4.30.1 Channel/CSR light application shall support different configurations depending on the customer type</w:t>
        </w:r>
        <w:r>
          <w:rPr>
            <w:noProof/>
            <w:webHidden/>
          </w:rPr>
          <w:tab/>
        </w:r>
        <w:r>
          <w:rPr>
            <w:noProof/>
            <w:webHidden/>
          </w:rPr>
          <w:fldChar w:fldCharType="begin"/>
        </w:r>
        <w:r>
          <w:rPr>
            <w:noProof/>
            <w:webHidden/>
          </w:rPr>
          <w:instrText xml:space="preserve"> PAGEREF _Toc253578503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4" w:history="1">
        <w:r w:rsidRPr="0021569C">
          <w:rPr>
            <w:rStyle w:val="Hyperlink"/>
            <w:noProof/>
          </w:rPr>
          <w:t>CHA-3.6.4.30.2 Channel/CSR light application shall support to group visible account attributes for display purpose (display group)</w:t>
        </w:r>
        <w:r>
          <w:rPr>
            <w:noProof/>
            <w:webHidden/>
          </w:rPr>
          <w:tab/>
        </w:r>
        <w:r>
          <w:rPr>
            <w:noProof/>
            <w:webHidden/>
          </w:rPr>
          <w:fldChar w:fldCharType="begin"/>
        </w:r>
        <w:r>
          <w:rPr>
            <w:noProof/>
            <w:webHidden/>
          </w:rPr>
          <w:instrText xml:space="preserve"> PAGEREF _Toc253578504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5" w:history="1">
        <w:r w:rsidRPr="0021569C">
          <w:rPr>
            <w:rStyle w:val="Hyperlink"/>
            <w:noProof/>
          </w:rPr>
          <w:t>CHA-3.6.4.30.2.1 Channel/CSR light application shall allow the configuration of the order of account attributes display groups.</w:t>
        </w:r>
        <w:r>
          <w:rPr>
            <w:noProof/>
            <w:webHidden/>
          </w:rPr>
          <w:tab/>
        </w:r>
        <w:r>
          <w:rPr>
            <w:noProof/>
            <w:webHidden/>
          </w:rPr>
          <w:fldChar w:fldCharType="begin"/>
        </w:r>
        <w:r>
          <w:rPr>
            <w:noProof/>
            <w:webHidden/>
          </w:rPr>
          <w:instrText xml:space="preserve"> PAGEREF _Toc253578505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6" w:history="1">
        <w:r w:rsidRPr="0021569C">
          <w:rPr>
            <w:rStyle w:val="Hyperlink"/>
            <w:noProof/>
          </w:rPr>
          <w:t>CHA-3.6.4.30.2.2 Channel/CSR light application shall allow the configuration of the order to display an account attribute relatively to its display group.</w:t>
        </w:r>
        <w:r>
          <w:rPr>
            <w:noProof/>
            <w:webHidden/>
          </w:rPr>
          <w:tab/>
        </w:r>
        <w:r>
          <w:rPr>
            <w:noProof/>
            <w:webHidden/>
          </w:rPr>
          <w:fldChar w:fldCharType="begin"/>
        </w:r>
        <w:r>
          <w:rPr>
            <w:noProof/>
            <w:webHidden/>
          </w:rPr>
          <w:instrText xml:space="preserve"> PAGEREF _Toc253578506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7" w:history="1">
        <w:r w:rsidRPr="0021569C">
          <w:rPr>
            <w:rStyle w:val="Hyperlink"/>
            <w:noProof/>
          </w:rPr>
          <w:t>CHA-3.6.4.30.2.3 Channel/CSR light application shall support to configure display groups per logged user role.</w:t>
        </w:r>
        <w:r>
          <w:rPr>
            <w:noProof/>
            <w:webHidden/>
          </w:rPr>
          <w:tab/>
        </w:r>
        <w:r>
          <w:rPr>
            <w:noProof/>
            <w:webHidden/>
          </w:rPr>
          <w:fldChar w:fldCharType="begin"/>
        </w:r>
        <w:r>
          <w:rPr>
            <w:noProof/>
            <w:webHidden/>
          </w:rPr>
          <w:instrText xml:space="preserve"> PAGEREF _Toc253578507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8" w:history="1">
        <w:r w:rsidRPr="0021569C">
          <w:rPr>
            <w:rStyle w:val="Hyperlink"/>
            <w:noProof/>
          </w:rPr>
          <w:t>CHA-3.6.4.30.3 Channel/CSR light application shall support to configure additional viewable account attributes that will be integrated with Comverse one Billing 3.1.</w:t>
        </w:r>
        <w:r>
          <w:rPr>
            <w:noProof/>
            <w:webHidden/>
          </w:rPr>
          <w:tab/>
        </w:r>
        <w:r>
          <w:rPr>
            <w:noProof/>
            <w:webHidden/>
          </w:rPr>
          <w:fldChar w:fldCharType="begin"/>
        </w:r>
        <w:r>
          <w:rPr>
            <w:noProof/>
            <w:webHidden/>
          </w:rPr>
          <w:instrText xml:space="preserve"> PAGEREF _Toc253578508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09" w:history="1">
        <w:r w:rsidRPr="0021569C">
          <w:rPr>
            <w:rStyle w:val="Hyperlink"/>
            <w:noProof/>
          </w:rPr>
          <w:t>CHA-3.6.4.30.4 Channel/CSR light application shall support a different configuration of its viewable account attributes than in consumer application, when application are deployed on the same CSS system (co-existence mode).</w:t>
        </w:r>
        <w:r>
          <w:rPr>
            <w:noProof/>
            <w:webHidden/>
          </w:rPr>
          <w:tab/>
        </w:r>
        <w:r>
          <w:rPr>
            <w:noProof/>
            <w:webHidden/>
          </w:rPr>
          <w:fldChar w:fldCharType="begin"/>
        </w:r>
        <w:r>
          <w:rPr>
            <w:noProof/>
            <w:webHidden/>
          </w:rPr>
          <w:instrText xml:space="preserve"> PAGEREF _Toc253578509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0" w:history="1">
        <w:r w:rsidRPr="0021569C">
          <w:rPr>
            <w:rStyle w:val="Hyperlink"/>
            <w:noProof/>
          </w:rPr>
          <w:t>CHA-3.6.4.40 Channel/CSR light application shall display Billing account payment method in the dashboard and its parameters</w:t>
        </w:r>
        <w:r>
          <w:rPr>
            <w:noProof/>
            <w:webHidden/>
          </w:rPr>
          <w:tab/>
        </w:r>
        <w:r>
          <w:rPr>
            <w:noProof/>
            <w:webHidden/>
          </w:rPr>
          <w:fldChar w:fldCharType="begin"/>
        </w:r>
        <w:r>
          <w:rPr>
            <w:noProof/>
            <w:webHidden/>
          </w:rPr>
          <w:instrText xml:space="preserve"> PAGEREF _Toc253578510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1" w:history="1">
        <w:r w:rsidRPr="0021569C">
          <w:rPr>
            <w:rStyle w:val="Hyperlink"/>
            <w:noProof/>
          </w:rPr>
          <w:t>CHA-3.6.4.50 Channel/CSR light application shall display Subscribed account bundle and offers instances</w:t>
        </w:r>
        <w:r>
          <w:rPr>
            <w:noProof/>
            <w:webHidden/>
          </w:rPr>
          <w:tab/>
        </w:r>
        <w:r>
          <w:rPr>
            <w:noProof/>
            <w:webHidden/>
          </w:rPr>
          <w:fldChar w:fldCharType="begin"/>
        </w:r>
        <w:r>
          <w:rPr>
            <w:noProof/>
            <w:webHidden/>
          </w:rPr>
          <w:instrText xml:space="preserve"> PAGEREF _Toc253578511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2" w:history="1">
        <w:r w:rsidRPr="0021569C">
          <w:rPr>
            <w:rStyle w:val="Hyperlink"/>
            <w:noProof/>
          </w:rPr>
          <w:t>CHA-3.6.4.50.1 Channel/CSR light application shall display account bundle name if any</w:t>
        </w:r>
        <w:r>
          <w:rPr>
            <w:noProof/>
            <w:webHidden/>
          </w:rPr>
          <w:tab/>
        </w:r>
        <w:r>
          <w:rPr>
            <w:noProof/>
            <w:webHidden/>
          </w:rPr>
          <w:fldChar w:fldCharType="begin"/>
        </w:r>
        <w:r>
          <w:rPr>
            <w:noProof/>
            <w:webHidden/>
          </w:rPr>
          <w:instrText xml:space="preserve"> PAGEREF _Toc253578512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3" w:history="1">
        <w:r w:rsidRPr="0021569C">
          <w:rPr>
            <w:rStyle w:val="Hyperlink"/>
            <w:noProof/>
          </w:rPr>
          <w:t>CHA-3.6.4.50.2 Channel/CSR light application shall display account’s mandatory offers</w:t>
        </w:r>
        <w:r>
          <w:rPr>
            <w:noProof/>
            <w:webHidden/>
          </w:rPr>
          <w:tab/>
        </w:r>
        <w:r>
          <w:rPr>
            <w:noProof/>
            <w:webHidden/>
          </w:rPr>
          <w:fldChar w:fldCharType="begin"/>
        </w:r>
        <w:r>
          <w:rPr>
            <w:noProof/>
            <w:webHidden/>
          </w:rPr>
          <w:instrText xml:space="preserve"> PAGEREF _Toc253578513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4" w:history="1">
        <w:r w:rsidRPr="0021569C">
          <w:rPr>
            <w:rStyle w:val="Hyperlink"/>
            <w:noProof/>
          </w:rPr>
          <w:t>CHA-3.6.4.50.3 Channel/CSR light application shall display account’s selective offers</w:t>
        </w:r>
        <w:r>
          <w:rPr>
            <w:noProof/>
            <w:webHidden/>
          </w:rPr>
          <w:tab/>
        </w:r>
        <w:r>
          <w:rPr>
            <w:noProof/>
            <w:webHidden/>
          </w:rPr>
          <w:fldChar w:fldCharType="begin"/>
        </w:r>
        <w:r>
          <w:rPr>
            <w:noProof/>
            <w:webHidden/>
          </w:rPr>
          <w:instrText xml:space="preserve"> PAGEREF _Toc253578514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5" w:history="1">
        <w:r w:rsidRPr="0021569C">
          <w:rPr>
            <w:rStyle w:val="Hyperlink"/>
            <w:noProof/>
          </w:rPr>
          <w:t>CHA-3.6.4.50.4 Channel/CSR light application shall display account’s optional offers</w:t>
        </w:r>
        <w:r>
          <w:rPr>
            <w:noProof/>
            <w:webHidden/>
          </w:rPr>
          <w:tab/>
        </w:r>
        <w:r>
          <w:rPr>
            <w:noProof/>
            <w:webHidden/>
          </w:rPr>
          <w:fldChar w:fldCharType="begin"/>
        </w:r>
        <w:r>
          <w:rPr>
            <w:noProof/>
            <w:webHidden/>
          </w:rPr>
          <w:instrText xml:space="preserve"> PAGEREF _Toc253578515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6" w:history="1">
        <w:r w:rsidRPr="0021569C">
          <w:rPr>
            <w:rStyle w:val="Hyperlink"/>
            <w:noProof/>
          </w:rPr>
          <w:t>CHA-3.6.4.50.5 Channel/CSR light application shall display account’s bundle and offers active date</w:t>
        </w:r>
        <w:r>
          <w:rPr>
            <w:noProof/>
            <w:webHidden/>
          </w:rPr>
          <w:tab/>
        </w:r>
        <w:r>
          <w:rPr>
            <w:noProof/>
            <w:webHidden/>
          </w:rPr>
          <w:fldChar w:fldCharType="begin"/>
        </w:r>
        <w:r>
          <w:rPr>
            <w:noProof/>
            <w:webHidden/>
          </w:rPr>
          <w:instrText xml:space="preserve"> PAGEREF _Toc253578516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7" w:history="1">
        <w:r w:rsidRPr="0021569C">
          <w:rPr>
            <w:rStyle w:val="Hyperlink"/>
            <w:noProof/>
          </w:rPr>
          <w:t>CHA-3.6.4.65 Channel/CSR light application shall display session notes and cases (Refer to DR-4-004-255)</w:t>
        </w:r>
        <w:r>
          <w:rPr>
            <w:noProof/>
            <w:webHidden/>
          </w:rPr>
          <w:tab/>
        </w:r>
        <w:r>
          <w:rPr>
            <w:noProof/>
            <w:webHidden/>
          </w:rPr>
          <w:fldChar w:fldCharType="begin"/>
        </w:r>
        <w:r>
          <w:rPr>
            <w:noProof/>
            <w:webHidden/>
          </w:rPr>
          <w:instrText xml:space="preserve"> PAGEREF _Toc253578517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8" w:history="1">
        <w:r w:rsidRPr="0021569C">
          <w:rPr>
            <w:rStyle w:val="Hyperlink"/>
            <w:noProof/>
          </w:rPr>
          <w:t>CHA-3.6.4.65.1 Channel/CSR light application shall allow configuring at design time to enable/disable notes.</w:t>
        </w:r>
        <w:r>
          <w:rPr>
            <w:noProof/>
            <w:webHidden/>
          </w:rPr>
          <w:tab/>
        </w:r>
        <w:r>
          <w:rPr>
            <w:noProof/>
            <w:webHidden/>
          </w:rPr>
          <w:fldChar w:fldCharType="begin"/>
        </w:r>
        <w:r>
          <w:rPr>
            <w:noProof/>
            <w:webHidden/>
          </w:rPr>
          <w:instrText xml:space="preserve"> PAGEREF _Toc253578518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19" w:history="1">
        <w:r w:rsidRPr="0021569C">
          <w:rPr>
            <w:rStyle w:val="Hyperlink"/>
            <w:noProof/>
          </w:rPr>
          <w:t>CHA-3.6.4.65.2 Channel/CSR light application shall allow configuring at design time to enable/disable cases.</w:t>
        </w:r>
        <w:r>
          <w:rPr>
            <w:noProof/>
            <w:webHidden/>
          </w:rPr>
          <w:tab/>
        </w:r>
        <w:r>
          <w:rPr>
            <w:noProof/>
            <w:webHidden/>
          </w:rPr>
          <w:fldChar w:fldCharType="begin"/>
        </w:r>
        <w:r>
          <w:rPr>
            <w:noProof/>
            <w:webHidden/>
          </w:rPr>
          <w:instrText xml:space="preserve"> PAGEREF _Toc253578519 \h </w:instrText>
        </w:r>
        <w:r>
          <w:rPr>
            <w:noProof/>
            <w:webHidden/>
          </w:rPr>
        </w:r>
        <w:r>
          <w:rPr>
            <w:noProof/>
            <w:webHidden/>
          </w:rPr>
          <w:fldChar w:fldCharType="separate"/>
        </w:r>
        <w:r>
          <w:rPr>
            <w:noProof/>
            <w:webHidden/>
          </w:rPr>
          <w:t>92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0" w:history="1">
        <w:r w:rsidRPr="0021569C">
          <w:rPr>
            <w:rStyle w:val="Hyperlink"/>
            <w:noProof/>
          </w:rPr>
          <w:t>CHA-3.6.4.65.3 Channel/CSR light application shall display a notes area above the cases area</w:t>
        </w:r>
        <w:r>
          <w:rPr>
            <w:noProof/>
            <w:webHidden/>
          </w:rPr>
          <w:tab/>
        </w:r>
        <w:r>
          <w:rPr>
            <w:noProof/>
            <w:webHidden/>
          </w:rPr>
          <w:fldChar w:fldCharType="begin"/>
        </w:r>
        <w:r>
          <w:rPr>
            <w:noProof/>
            <w:webHidden/>
          </w:rPr>
          <w:instrText xml:space="preserve"> PAGEREF _Toc253578520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1" w:history="1">
        <w:r w:rsidRPr="0021569C">
          <w:rPr>
            <w:rStyle w:val="Hyperlink"/>
            <w:noProof/>
          </w:rPr>
          <w:t>CHA-3.6.4.65.4 Channel/CSR light application shall allow the user to refresh notes area.</w:t>
        </w:r>
        <w:r>
          <w:rPr>
            <w:noProof/>
            <w:webHidden/>
          </w:rPr>
          <w:tab/>
        </w:r>
        <w:r>
          <w:rPr>
            <w:noProof/>
            <w:webHidden/>
          </w:rPr>
          <w:fldChar w:fldCharType="begin"/>
        </w:r>
        <w:r>
          <w:rPr>
            <w:noProof/>
            <w:webHidden/>
          </w:rPr>
          <w:instrText xml:space="preserve"> PAGEREF _Toc253578521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2" w:history="1">
        <w:r w:rsidRPr="0021569C">
          <w:rPr>
            <w:rStyle w:val="Hyperlink"/>
            <w:noProof/>
          </w:rPr>
          <w:t>CHA-3.6.4.65.5 Channel/CSR light application shall allow the user to refresh cases area.</w:t>
        </w:r>
        <w:r>
          <w:rPr>
            <w:noProof/>
            <w:webHidden/>
          </w:rPr>
          <w:tab/>
        </w:r>
        <w:r>
          <w:rPr>
            <w:noProof/>
            <w:webHidden/>
          </w:rPr>
          <w:fldChar w:fldCharType="begin"/>
        </w:r>
        <w:r>
          <w:rPr>
            <w:noProof/>
            <w:webHidden/>
          </w:rPr>
          <w:instrText xml:space="preserve"> PAGEREF _Toc253578522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3" w:history="1">
        <w:r w:rsidRPr="0021569C">
          <w:rPr>
            <w:rStyle w:val="Hyperlink"/>
            <w:noProof/>
          </w:rPr>
          <w:t>CHA-3.6.4.65.6 Channel/CSR light application shall allow configuring at design time the maximum number of notes to be displayed on the dashboard (4 by default).</w:t>
        </w:r>
        <w:r>
          <w:rPr>
            <w:noProof/>
            <w:webHidden/>
          </w:rPr>
          <w:tab/>
        </w:r>
        <w:r>
          <w:rPr>
            <w:noProof/>
            <w:webHidden/>
          </w:rPr>
          <w:fldChar w:fldCharType="begin"/>
        </w:r>
        <w:r>
          <w:rPr>
            <w:noProof/>
            <w:webHidden/>
          </w:rPr>
          <w:instrText xml:space="preserve"> PAGEREF _Toc253578523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4" w:history="1">
        <w:r w:rsidRPr="0021569C">
          <w:rPr>
            <w:rStyle w:val="Hyperlink"/>
            <w:noProof/>
          </w:rPr>
          <w:t>CHA-3.6.4.65.7 Channel/CSR light application shall allow configuring at design time the maximum number of cases to be displayed on the dashboard (4 by default).</w:t>
        </w:r>
        <w:r>
          <w:rPr>
            <w:noProof/>
            <w:webHidden/>
          </w:rPr>
          <w:tab/>
        </w:r>
        <w:r>
          <w:rPr>
            <w:noProof/>
            <w:webHidden/>
          </w:rPr>
          <w:fldChar w:fldCharType="begin"/>
        </w:r>
        <w:r>
          <w:rPr>
            <w:noProof/>
            <w:webHidden/>
          </w:rPr>
          <w:instrText xml:space="preserve"> PAGEREF _Toc253578524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5" w:history="1">
        <w:r w:rsidRPr="0021569C">
          <w:rPr>
            <w:rStyle w:val="Hyperlink"/>
            <w:noProof/>
          </w:rPr>
          <w:t>CHA-3.6.4.70 Channel/CSR light application shall allow a user to modify a billing contact with respect of use case ‘modify billing contact’ describe above.</w:t>
        </w:r>
        <w:r>
          <w:rPr>
            <w:noProof/>
            <w:webHidden/>
          </w:rPr>
          <w:tab/>
        </w:r>
        <w:r>
          <w:rPr>
            <w:noProof/>
            <w:webHidden/>
          </w:rPr>
          <w:fldChar w:fldCharType="begin"/>
        </w:r>
        <w:r>
          <w:rPr>
            <w:noProof/>
            <w:webHidden/>
          </w:rPr>
          <w:instrText xml:space="preserve"> PAGEREF _Toc253578525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6" w:history="1">
        <w:r w:rsidRPr="0021569C">
          <w:rPr>
            <w:rStyle w:val="Hyperlink"/>
            <w:strike/>
            <w:noProof/>
          </w:rPr>
          <w:t>CHA-3.6.4.70.1</w:t>
        </w:r>
        <w:r w:rsidRPr="0021569C">
          <w:rPr>
            <w:rStyle w:val="Hyperlink"/>
            <w:bCs/>
            <w:strike/>
            <w:noProof/>
          </w:rPr>
          <w:t xml:space="preserve"> Channel/CSR light application</w:t>
        </w:r>
        <w:r w:rsidRPr="0021569C">
          <w:rPr>
            <w:rStyle w:val="Hyperlink"/>
            <w:strike/>
            <w:noProof/>
          </w:rPr>
          <w:t xml:space="preserve"> shall allow configuring at design-time the availability of this use case depending on the contextual billing account status.</w:t>
        </w:r>
        <w:r>
          <w:rPr>
            <w:noProof/>
            <w:webHidden/>
          </w:rPr>
          <w:tab/>
        </w:r>
        <w:r>
          <w:rPr>
            <w:noProof/>
            <w:webHidden/>
          </w:rPr>
          <w:fldChar w:fldCharType="begin"/>
        </w:r>
        <w:r>
          <w:rPr>
            <w:noProof/>
            <w:webHidden/>
          </w:rPr>
          <w:instrText xml:space="preserve"> PAGEREF _Toc253578526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7" w:history="1">
        <w:r w:rsidRPr="0021569C">
          <w:rPr>
            <w:rStyle w:val="Hyperlink"/>
            <w:noProof/>
          </w:rPr>
          <w:t>CHA-3.6.4.80 Channel/CSR light application shall allow a user to modify a payment method information with respect of use case ‘modify payment method information’ describe above.</w:t>
        </w:r>
        <w:r>
          <w:rPr>
            <w:noProof/>
            <w:webHidden/>
          </w:rPr>
          <w:tab/>
        </w:r>
        <w:r>
          <w:rPr>
            <w:noProof/>
            <w:webHidden/>
          </w:rPr>
          <w:fldChar w:fldCharType="begin"/>
        </w:r>
        <w:r>
          <w:rPr>
            <w:noProof/>
            <w:webHidden/>
          </w:rPr>
          <w:instrText xml:space="preserve"> PAGEREF _Toc253578527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8" w:history="1">
        <w:r w:rsidRPr="0021569C">
          <w:rPr>
            <w:rStyle w:val="Hyperlink"/>
            <w:noProof/>
          </w:rPr>
          <w:t>CHA-3.6.4.80.1 Channel/CSR light application shall allow selecting only one payment method and its mandatory parameters must be filled to be complete.</w:t>
        </w:r>
        <w:r>
          <w:rPr>
            <w:noProof/>
            <w:webHidden/>
          </w:rPr>
          <w:tab/>
        </w:r>
        <w:r>
          <w:rPr>
            <w:noProof/>
            <w:webHidden/>
          </w:rPr>
          <w:fldChar w:fldCharType="begin"/>
        </w:r>
        <w:r>
          <w:rPr>
            <w:noProof/>
            <w:webHidden/>
          </w:rPr>
          <w:instrText xml:space="preserve"> PAGEREF _Toc253578528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29" w:history="1">
        <w:r w:rsidRPr="0021569C">
          <w:rPr>
            <w:rStyle w:val="Hyperlink"/>
            <w:strike/>
            <w:noProof/>
          </w:rPr>
          <w:t>CHA-3.6.4.80.2</w:t>
        </w:r>
        <w:r w:rsidRPr="0021569C">
          <w:rPr>
            <w:rStyle w:val="Hyperlink"/>
            <w:bCs/>
            <w:strike/>
            <w:noProof/>
          </w:rPr>
          <w:t xml:space="preserve"> Channel/CSR light application</w:t>
        </w:r>
        <w:r w:rsidRPr="0021569C">
          <w:rPr>
            <w:rStyle w:val="Hyperlink"/>
            <w:strike/>
            <w:noProof/>
          </w:rPr>
          <w:t xml:space="preserve"> shall allow configuring at design-time the availability of this use case depending on the contextual billing account status.</w:t>
        </w:r>
        <w:r>
          <w:rPr>
            <w:noProof/>
            <w:webHidden/>
          </w:rPr>
          <w:tab/>
        </w:r>
        <w:r>
          <w:rPr>
            <w:noProof/>
            <w:webHidden/>
          </w:rPr>
          <w:fldChar w:fldCharType="begin"/>
        </w:r>
        <w:r>
          <w:rPr>
            <w:noProof/>
            <w:webHidden/>
          </w:rPr>
          <w:instrText xml:space="preserve"> PAGEREF _Toc253578529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0" w:history="1">
        <w:r w:rsidRPr="0021569C">
          <w:rPr>
            <w:rStyle w:val="Hyperlink"/>
            <w:noProof/>
          </w:rPr>
          <w:t>CHA-3.6.4.90 Channel/CSR light application shall allow a user to modify billing account attributes with respect of use case ‘modify billing account attributes’ describe above.</w:t>
        </w:r>
        <w:r>
          <w:rPr>
            <w:noProof/>
            <w:webHidden/>
          </w:rPr>
          <w:tab/>
        </w:r>
        <w:r>
          <w:rPr>
            <w:noProof/>
            <w:webHidden/>
          </w:rPr>
          <w:fldChar w:fldCharType="begin"/>
        </w:r>
        <w:r>
          <w:rPr>
            <w:noProof/>
            <w:webHidden/>
          </w:rPr>
          <w:instrText xml:space="preserve"> PAGEREF _Toc253578530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1" w:history="1">
        <w:r w:rsidRPr="0021569C">
          <w:rPr>
            <w:rStyle w:val="Hyperlink"/>
            <w:noProof/>
          </w:rPr>
          <w:t>CHA-3.6.4.90.1 Channel/CSR light application shall allow configuring at design time list of account modifiable attributes.</w:t>
        </w:r>
        <w:r>
          <w:rPr>
            <w:noProof/>
            <w:webHidden/>
          </w:rPr>
          <w:tab/>
        </w:r>
        <w:r>
          <w:rPr>
            <w:noProof/>
            <w:webHidden/>
          </w:rPr>
          <w:fldChar w:fldCharType="begin"/>
        </w:r>
        <w:r>
          <w:rPr>
            <w:noProof/>
            <w:webHidden/>
          </w:rPr>
          <w:instrText xml:space="preserve"> PAGEREF _Toc253578531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2" w:history="1">
        <w:r w:rsidRPr="0021569C">
          <w:rPr>
            <w:rStyle w:val="Hyperlink"/>
            <w:strike/>
            <w:noProof/>
          </w:rPr>
          <w:t>CHA-3.6.4.90.2</w:t>
        </w:r>
        <w:r w:rsidRPr="0021569C">
          <w:rPr>
            <w:rStyle w:val="Hyperlink"/>
            <w:bCs/>
            <w:strike/>
            <w:noProof/>
          </w:rPr>
          <w:t xml:space="preserve"> Channel/CSR light application</w:t>
        </w:r>
        <w:r w:rsidRPr="0021569C">
          <w:rPr>
            <w:rStyle w:val="Hyperlink"/>
            <w:strike/>
            <w:noProof/>
          </w:rPr>
          <w:t xml:space="preserve"> shall allow configuring at design-time the availability of this use case depending on the contextual billing account status.</w:t>
        </w:r>
        <w:r>
          <w:rPr>
            <w:noProof/>
            <w:webHidden/>
          </w:rPr>
          <w:tab/>
        </w:r>
        <w:r>
          <w:rPr>
            <w:noProof/>
            <w:webHidden/>
          </w:rPr>
          <w:fldChar w:fldCharType="begin"/>
        </w:r>
        <w:r>
          <w:rPr>
            <w:noProof/>
            <w:webHidden/>
          </w:rPr>
          <w:instrText xml:space="preserve"> PAGEREF _Toc253578532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3" w:history="1">
        <w:r w:rsidRPr="0021569C">
          <w:rPr>
            <w:rStyle w:val="Hyperlink"/>
            <w:noProof/>
          </w:rPr>
          <w:t>CHA-3.6.4.90.3 Channel/CSR light application shall allow the configuration of account attributes respecting CHA-3.2.4.80.x requirements, applied to the modification of account attributes</w:t>
        </w:r>
        <w:r>
          <w:rPr>
            <w:noProof/>
            <w:webHidden/>
          </w:rPr>
          <w:tab/>
        </w:r>
        <w:r>
          <w:rPr>
            <w:noProof/>
            <w:webHidden/>
          </w:rPr>
          <w:fldChar w:fldCharType="begin"/>
        </w:r>
        <w:r>
          <w:rPr>
            <w:noProof/>
            <w:webHidden/>
          </w:rPr>
          <w:instrText xml:space="preserve"> PAGEREF _Toc253578533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4" w:history="1">
        <w:r w:rsidRPr="0021569C">
          <w:rPr>
            <w:rStyle w:val="Hyperlink"/>
            <w:noProof/>
          </w:rPr>
          <w:t>CHA-3.6.4.90.4 Channel/CSR light application shall allow the configuration of modifiable account attributes depending on user role</w:t>
        </w:r>
        <w:r>
          <w:rPr>
            <w:noProof/>
            <w:webHidden/>
          </w:rPr>
          <w:tab/>
        </w:r>
        <w:r>
          <w:rPr>
            <w:noProof/>
            <w:webHidden/>
          </w:rPr>
          <w:fldChar w:fldCharType="begin"/>
        </w:r>
        <w:r>
          <w:rPr>
            <w:noProof/>
            <w:webHidden/>
          </w:rPr>
          <w:instrText xml:space="preserve"> PAGEREF _Toc253578534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5" w:history="1">
        <w:r w:rsidRPr="0021569C">
          <w:rPr>
            <w:rStyle w:val="Hyperlink"/>
            <w:noProof/>
          </w:rPr>
          <w:t>CHA-3.6.4.90.5 Channel/CSR light application shall support a default configuration of modifiable account attributes</w:t>
        </w:r>
        <w:r>
          <w:rPr>
            <w:noProof/>
            <w:webHidden/>
          </w:rPr>
          <w:tab/>
        </w:r>
        <w:r>
          <w:rPr>
            <w:noProof/>
            <w:webHidden/>
          </w:rPr>
          <w:fldChar w:fldCharType="begin"/>
        </w:r>
        <w:r>
          <w:rPr>
            <w:noProof/>
            <w:webHidden/>
          </w:rPr>
          <w:instrText xml:space="preserve"> PAGEREF _Toc253578535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6" w:history="1">
        <w:r w:rsidRPr="0021569C">
          <w:rPr>
            <w:rStyle w:val="Hyperlink"/>
            <w:noProof/>
          </w:rPr>
          <w:t>CHA-3.6.4.120 Channel/CSR light application shall allow user viewing subscribed account offer details with respect of use case ‘View subscribed offer details’ described in subscriber management capability.</w:t>
        </w:r>
        <w:r>
          <w:rPr>
            <w:noProof/>
            <w:webHidden/>
          </w:rPr>
          <w:tab/>
        </w:r>
        <w:r>
          <w:rPr>
            <w:noProof/>
            <w:webHidden/>
          </w:rPr>
          <w:fldChar w:fldCharType="begin"/>
        </w:r>
        <w:r>
          <w:rPr>
            <w:noProof/>
            <w:webHidden/>
          </w:rPr>
          <w:instrText xml:space="preserve"> PAGEREF _Toc253578536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7" w:history="1">
        <w:r w:rsidRPr="0021569C">
          <w:rPr>
            <w:rStyle w:val="Hyperlink"/>
            <w:noProof/>
          </w:rPr>
          <w:t>CHA-3.6.4.120.10 Channel/CSR light application shall display main offer characteristics:</w:t>
        </w:r>
        <w:r>
          <w:rPr>
            <w:noProof/>
            <w:webHidden/>
          </w:rPr>
          <w:tab/>
        </w:r>
        <w:r>
          <w:rPr>
            <w:noProof/>
            <w:webHidden/>
          </w:rPr>
          <w:fldChar w:fldCharType="begin"/>
        </w:r>
        <w:r>
          <w:rPr>
            <w:noProof/>
            <w:webHidden/>
          </w:rPr>
          <w:instrText xml:space="preserve"> PAGEREF _Toc253578537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8" w:history="1">
        <w:r w:rsidRPr="0021569C">
          <w:rPr>
            <w:rStyle w:val="Hyperlink"/>
            <w:noProof/>
          </w:rPr>
          <w:t>CHA-3.6.4.121.12 Channel/CSR light application shall display offer’s instance payment mode</w:t>
        </w:r>
        <w:r>
          <w:rPr>
            <w:noProof/>
            <w:webHidden/>
          </w:rPr>
          <w:tab/>
        </w:r>
        <w:r>
          <w:rPr>
            <w:noProof/>
            <w:webHidden/>
          </w:rPr>
          <w:fldChar w:fldCharType="begin"/>
        </w:r>
        <w:r>
          <w:rPr>
            <w:noProof/>
            <w:webHidden/>
          </w:rPr>
          <w:instrText xml:space="preserve"> PAGEREF _Toc253578538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39" w:history="1">
        <w:r w:rsidRPr="0021569C">
          <w:rPr>
            <w:rStyle w:val="Hyperlink"/>
            <w:noProof/>
          </w:rPr>
          <w:t>CHA-3.6.4.121.13 Channel/CSR light application shall display offer’s name and description</w:t>
        </w:r>
        <w:r>
          <w:rPr>
            <w:noProof/>
            <w:webHidden/>
          </w:rPr>
          <w:tab/>
        </w:r>
        <w:r>
          <w:rPr>
            <w:noProof/>
            <w:webHidden/>
          </w:rPr>
          <w:fldChar w:fldCharType="begin"/>
        </w:r>
        <w:r>
          <w:rPr>
            <w:noProof/>
            <w:webHidden/>
          </w:rPr>
          <w:instrText xml:space="preserve"> PAGEREF _Toc253578539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0" w:history="1">
        <w:r w:rsidRPr="0021569C">
          <w:rPr>
            <w:rStyle w:val="Hyperlink"/>
            <w:noProof/>
          </w:rPr>
          <w:t>CHA-3.6.4.121.14 Channel/CSR light application shall display visible offer’s attributes</w:t>
        </w:r>
        <w:r>
          <w:rPr>
            <w:noProof/>
            <w:webHidden/>
          </w:rPr>
          <w:tab/>
        </w:r>
        <w:r>
          <w:rPr>
            <w:noProof/>
            <w:webHidden/>
          </w:rPr>
          <w:fldChar w:fldCharType="begin"/>
        </w:r>
        <w:r>
          <w:rPr>
            <w:noProof/>
            <w:webHidden/>
          </w:rPr>
          <w:instrText xml:space="preserve"> PAGEREF _Toc253578540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1" w:history="1">
        <w:r w:rsidRPr="0021569C">
          <w:rPr>
            <w:rStyle w:val="Hyperlink"/>
            <w:noProof/>
          </w:rPr>
          <w:t>CHA-3.6.4.121.15 Channel/CSR light application shall display offer’s plans’ name and description</w:t>
        </w:r>
        <w:r>
          <w:rPr>
            <w:noProof/>
            <w:webHidden/>
          </w:rPr>
          <w:tab/>
        </w:r>
        <w:r>
          <w:rPr>
            <w:noProof/>
            <w:webHidden/>
          </w:rPr>
          <w:fldChar w:fldCharType="begin"/>
        </w:r>
        <w:r>
          <w:rPr>
            <w:noProof/>
            <w:webHidden/>
          </w:rPr>
          <w:instrText xml:space="preserve"> PAGEREF _Toc253578541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2" w:history="1">
        <w:r w:rsidRPr="0021569C">
          <w:rPr>
            <w:rStyle w:val="Hyperlink"/>
            <w:noProof/>
          </w:rPr>
          <w:t>CHA-3.6.4.130 Channel/CSR light application shall allow a user adding account offers of the account with respect of use case ‘Add account offers’.</w:t>
        </w:r>
        <w:r>
          <w:rPr>
            <w:noProof/>
            <w:webHidden/>
          </w:rPr>
          <w:tab/>
        </w:r>
        <w:r>
          <w:rPr>
            <w:noProof/>
            <w:webHidden/>
          </w:rPr>
          <w:fldChar w:fldCharType="begin"/>
        </w:r>
        <w:r>
          <w:rPr>
            <w:noProof/>
            <w:webHidden/>
          </w:rPr>
          <w:instrText xml:space="preserve"> PAGEREF _Toc253578542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3" w:history="1">
        <w:r w:rsidRPr="0021569C">
          <w:rPr>
            <w:rStyle w:val="Hyperlink"/>
            <w:noProof/>
          </w:rPr>
          <w:t>CHA-3.6.4.130.1 Channel/CSR light application shall display only account offers with a valid start and end date if set.</w:t>
        </w:r>
        <w:r>
          <w:rPr>
            <w:noProof/>
            <w:webHidden/>
          </w:rPr>
          <w:tab/>
        </w:r>
        <w:r>
          <w:rPr>
            <w:noProof/>
            <w:webHidden/>
          </w:rPr>
          <w:fldChar w:fldCharType="begin"/>
        </w:r>
        <w:r>
          <w:rPr>
            <w:noProof/>
            <w:webHidden/>
          </w:rPr>
          <w:instrText xml:space="preserve"> PAGEREF _Toc253578543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4" w:history="1">
        <w:r w:rsidRPr="0021569C">
          <w:rPr>
            <w:rStyle w:val="Hyperlink"/>
            <w:strike/>
            <w:noProof/>
          </w:rPr>
          <w:t>CHA-3.6.4.130</w:t>
        </w:r>
        <w:r w:rsidRPr="0021569C">
          <w:rPr>
            <w:rStyle w:val="Hyperlink"/>
            <w:bCs/>
            <w:strike/>
            <w:noProof/>
          </w:rPr>
          <w:t xml:space="preserve">.2 </w:t>
        </w:r>
        <w:r w:rsidRPr="0021569C">
          <w:rPr>
            <w:rStyle w:val="Hyperlink"/>
            <w:strike/>
            <w:noProof/>
          </w:rPr>
          <w:t>Channel/CSR light application shall allow configuring at design-time the availability of this use case depending on the contextual billing account status.</w:t>
        </w:r>
        <w:r>
          <w:rPr>
            <w:noProof/>
            <w:webHidden/>
          </w:rPr>
          <w:tab/>
        </w:r>
        <w:r>
          <w:rPr>
            <w:noProof/>
            <w:webHidden/>
          </w:rPr>
          <w:fldChar w:fldCharType="begin"/>
        </w:r>
        <w:r>
          <w:rPr>
            <w:noProof/>
            <w:webHidden/>
          </w:rPr>
          <w:instrText xml:space="preserve"> PAGEREF _Toc253578544 \h </w:instrText>
        </w:r>
        <w:r>
          <w:rPr>
            <w:noProof/>
            <w:webHidden/>
          </w:rPr>
        </w:r>
        <w:r>
          <w:rPr>
            <w:noProof/>
            <w:webHidden/>
          </w:rPr>
          <w:fldChar w:fldCharType="separate"/>
        </w:r>
        <w:r>
          <w:rPr>
            <w:noProof/>
            <w:webHidden/>
          </w:rPr>
          <w:t>93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5" w:history="1">
        <w:r w:rsidRPr="0021569C">
          <w:rPr>
            <w:rStyle w:val="Hyperlink"/>
            <w:noProof/>
          </w:rPr>
          <w:t>CHA-3.6.4.140 Channel/CSR light application shall allow a user removing an account offer of an account with respect of use case ‘Remove account offers’.</w:t>
        </w:r>
        <w:r>
          <w:rPr>
            <w:noProof/>
            <w:webHidden/>
          </w:rPr>
          <w:tab/>
        </w:r>
        <w:r>
          <w:rPr>
            <w:noProof/>
            <w:webHidden/>
          </w:rPr>
          <w:fldChar w:fldCharType="begin"/>
        </w:r>
        <w:r>
          <w:rPr>
            <w:noProof/>
            <w:webHidden/>
          </w:rPr>
          <w:instrText xml:space="preserve"> PAGEREF _Toc253578545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6" w:history="1">
        <w:r w:rsidRPr="0021569C">
          <w:rPr>
            <w:rStyle w:val="Hyperlink"/>
            <w:strike/>
            <w:noProof/>
          </w:rPr>
          <w:t>CHA-3.6.4.140</w:t>
        </w:r>
        <w:r w:rsidRPr="0021569C">
          <w:rPr>
            <w:rStyle w:val="Hyperlink"/>
            <w:bCs/>
            <w:strike/>
            <w:noProof/>
          </w:rPr>
          <w:t xml:space="preserve">.1 </w:t>
        </w:r>
        <w:r w:rsidRPr="0021569C">
          <w:rPr>
            <w:rStyle w:val="Hyperlink"/>
            <w:strike/>
            <w:noProof/>
          </w:rPr>
          <w:t>Channel/CSR light application shall allow configuring at design-time the availability of this use case depending on the contextual billing account status.</w:t>
        </w:r>
        <w:r>
          <w:rPr>
            <w:noProof/>
            <w:webHidden/>
          </w:rPr>
          <w:tab/>
        </w:r>
        <w:r>
          <w:rPr>
            <w:noProof/>
            <w:webHidden/>
          </w:rPr>
          <w:fldChar w:fldCharType="begin"/>
        </w:r>
        <w:r>
          <w:rPr>
            <w:noProof/>
            <w:webHidden/>
          </w:rPr>
          <w:instrText xml:space="preserve"> PAGEREF _Toc253578546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7" w:history="1">
        <w:r w:rsidRPr="0021569C">
          <w:rPr>
            <w:rStyle w:val="Hyperlink"/>
            <w:noProof/>
          </w:rPr>
          <w:t>CHA-3.6.4.150 Channel/CSR light application shall allow a user reconfiguring list of account offers with respect of use case ‘Reconfigure account offers’.</w:t>
        </w:r>
        <w:r>
          <w:rPr>
            <w:noProof/>
            <w:webHidden/>
          </w:rPr>
          <w:tab/>
        </w:r>
        <w:r>
          <w:rPr>
            <w:noProof/>
            <w:webHidden/>
          </w:rPr>
          <w:fldChar w:fldCharType="begin"/>
        </w:r>
        <w:r>
          <w:rPr>
            <w:noProof/>
            <w:webHidden/>
          </w:rPr>
          <w:instrText xml:space="preserve"> PAGEREF _Toc253578547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8" w:history="1">
        <w:r w:rsidRPr="0021569C">
          <w:rPr>
            <w:rStyle w:val="Hyperlink"/>
            <w:strike/>
            <w:noProof/>
          </w:rPr>
          <w:t>CHA-3.6.4.150.1 Channel/CSR light application shall propose the option only if there is an account bundle subscribed on the account and selective offers in the account bundle definition</w:t>
        </w:r>
        <w:r>
          <w:rPr>
            <w:noProof/>
            <w:webHidden/>
          </w:rPr>
          <w:tab/>
        </w:r>
        <w:r>
          <w:rPr>
            <w:noProof/>
            <w:webHidden/>
          </w:rPr>
          <w:fldChar w:fldCharType="begin"/>
        </w:r>
        <w:r>
          <w:rPr>
            <w:noProof/>
            <w:webHidden/>
          </w:rPr>
          <w:instrText xml:space="preserve"> PAGEREF _Toc253578548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49" w:history="1">
        <w:r w:rsidRPr="0021569C">
          <w:rPr>
            <w:rStyle w:val="Hyperlink"/>
            <w:noProof/>
          </w:rPr>
          <w:t>CHA-3.6.4.150.2 Channel/CSR light application shall allow user to keep a selective offer but as optional only if the offer is hybrid and if the offer is still available.</w:t>
        </w:r>
        <w:r>
          <w:rPr>
            <w:noProof/>
            <w:webHidden/>
          </w:rPr>
          <w:tab/>
        </w:r>
        <w:r>
          <w:rPr>
            <w:noProof/>
            <w:webHidden/>
          </w:rPr>
          <w:fldChar w:fldCharType="begin"/>
        </w:r>
        <w:r>
          <w:rPr>
            <w:noProof/>
            <w:webHidden/>
          </w:rPr>
          <w:instrText xml:space="preserve"> PAGEREF _Toc253578549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0" w:history="1">
        <w:r w:rsidRPr="0021569C">
          <w:rPr>
            <w:rStyle w:val="Hyperlink"/>
            <w:noProof/>
          </w:rPr>
          <w:t>CHA-3.6.4.150.3 Channel/CSR light application shall propose as candidate offers only offers valid (refer to select account offers for ‘valid’ requirements)</w:t>
        </w:r>
        <w:r>
          <w:rPr>
            <w:noProof/>
            <w:webHidden/>
          </w:rPr>
          <w:tab/>
        </w:r>
        <w:r>
          <w:rPr>
            <w:noProof/>
            <w:webHidden/>
          </w:rPr>
          <w:fldChar w:fldCharType="begin"/>
        </w:r>
        <w:r>
          <w:rPr>
            <w:noProof/>
            <w:webHidden/>
          </w:rPr>
          <w:instrText xml:space="preserve"> PAGEREF _Toc253578550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1" w:history="1">
        <w:r w:rsidRPr="0021569C">
          <w:rPr>
            <w:rStyle w:val="Hyperlink"/>
            <w:noProof/>
          </w:rPr>
          <w:t>CHA-3.6.4.150.4 Channel/CSR light application shall display and control offers rules similarly as in select account offers</w:t>
        </w:r>
        <w:r>
          <w:rPr>
            <w:noProof/>
            <w:webHidden/>
          </w:rPr>
          <w:tab/>
        </w:r>
        <w:r>
          <w:rPr>
            <w:noProof/>
            <w:webHidden/>
          </w:rPr>
          <w:fldChar w:fldCharType="begin"/>
        </w:r>
        <w:r>
          <w:rPr>
            <w:noProof/>
            <w:webHidden/>
          </w:rPr>
          <w:instrText xml:space="preserve"> PAGEREF _Toc253578551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2" w:history="1">
        <w:r w:rsidRPr="0021569C">
          <w:rPr>
            <w:rStyle w:val="Hyperlink"/>
            <w:strike/>
            <w:noProof/>
          </w:rPr>
          <w:t>CHA-3.6.4.150</w:t>
        </w:r>
        <w:r w:rsidRPr="0021569C">
          <w:rPr>
            <w:rStyle w:val="Hyperlink"/>
            <w:bCs/>
            <w:strike/>
            <w:noProof/>
          </w:rPr>
          <w:t xml:space="preserve">.5 </w:t>
        </w:r>
        <w:r w:rsidRPr="0021569C">
          <w:rPr>
            <w:rStyle w:val="Hyperlink"/>
            <w:strike/>
            <w:noProof/>
          </w:rPr>
          <w:t>Channel/CSR light application shall allow configuring at design-time the availability of this use case depending on the contextual billing account status.</w:t>
        </w:r>
        <w:r>
          <w:rPr>
            <w:noProof/>
            <w:webHidden/>
          </w:rPr>
          <w:tab/>
        </w:r>
        <w:r>
          <w:rPr>
            <w:noProof/>
            <w:webHidden/>
          </w:rPr>
          <w:fldChar w:fldCharType="begin"/>
        </w:r>
        <w:r>
          <w:rPr>
            <w:noProof/>
            <w:webHidden/>
          </w:rPr>
          <w:instrText xml:space="preserve"> PAGEREF _Toc253578552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553" w:history="1">
        <w:r w:rsidRPr="0021569C">
          <w:rPr>
            <w:rStyle w:val="Hyperlink"/>
            <w:noProof/>
          </w:rPr>
          <w:t>3.7</w:t>
        </w:r>
        <w:r>
          <w:rPr>
            <w:rFonts w:ascii="Calibri" w:hAnsi="Calibri"/>
            <w:b w:val="0"/>
            <w:bCs w:val="0"/>
            <w:caps w:val="0"/>
            <w:noProof/>
            <w:sz w:val="22"/>
            <w:szCs w:val="22"/>
          </w:rPr>
          <w:tab/>
        </w:r>
        <w:r w:rsidRPr="0021569C">
          <w:rPr>
            <w:rStyle w:val="Hyperlink"/>
            <w:noProof/>
          </w:rPr>
          <w:t>Capability 6. Subscriber Management - SUM</w:t>
        </w:r>
        <w:r>
          <w:rPr>
            <w:noProof/>
            <w:webHidden/>
          </w:rPr>
          <w:tab/>
        </w:r>
        <w:r>
          <w:rPr>
            <w:noProof/>
            <w:webHidden/>
          </w:rPr>
          <w:fldChar w:fldCharType="begin"/>
        </w:r>
        <w:r>
          <w:rPr>
            <w:noProof/>
            <w:webHidden/>
          </w:rPr>
          <w:instrText xml:space="preserve"> PAGEREF _Toc253578553 \h </w:instrText>
        </w:r>
        <w:r>
          <w:rPr>
            <w:noProof/>
            <w:webHidden/>
          </w:rPr>
        </w:r>
        <w:r>
          <w:rPr>
            <w:noProof/>
            <w:webHidden/>
          </w:rPr>
          <w:fldChar w:fldCharType="separate"/>
        </w:r>
        <w:r>
          <w:rPr>
            <w:noProof/>
            <w:webHidden/>
          </w:rPr>
          <w:t>94</w:t>
        </w:r>
        <w:r>
          <w:rPr>
            <w:noProof/>
            <w:webHidden/>
          </w:rPr>
          <w:fldChar w:fldCharType="end"/>
        </w:r>
      </w:hyperlink>
    </w:p>
    <w:p w:rsidR="003867B2" w:rsidRDefault="003867B2">
      <w:pPr>
        <w:pStyle w:val="TOC2"/>
        <w:rPr>
          <w:rFonts w:ascii="Calibri" w:hAnsi="Calibri"/>
          <w:smallCaps w:val="0"/>
          <w:noProof/>
          <w:sz w:val="22"/>
          <w:szCs w:val="22"/>
        </w:rPr>
      </w:pPr>
      <w:hyperlink w:anchor="_Toc253578554" w:history="1">
        <w:r w:rsidRPr="0021569C">
          <w:rPr>
            <w:rStyle w:val="Hyperlink"/>
            <w:noProof/>
          </w:rPr>
          <w:t>3.7.4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_Toc253578554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5" w:history="1">
        <w:r w:rsidRPr="0021569C">
          <w:rPr>
            <w:rStyle w:val="Hyperlink"/>
            <w:noProof/>
          </w:rPr>
          <w:t>CHA-3.7.4.10 Channel/CSR light application shall allow a user viewing a specific subscriber with respect of use case ‘view and manage subscriber’.</w:t>
        </w:r>
        <w:r>
          <w:rPr>
            <w:noProof/>
            <w:webHidden/>
          </w:rPr>
          <w:tab/>
        </w:r>
        <w:r>
          <w:rPr>
            <w:noProof/>
            <w:webHidden/>
          </w:rPr>
          <w:fldChar w:fldCharType="begin"/>
        </w:r>
        <w:r>
          <w:rPr>
            <w:noProof/>
            <w:webHidden/>
          </w:rPr>
          <w:instrText xml:space="preserve"> PAGEREF _Toc253578555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6" w:history="1">
        <w:r w:rsidRPr="0021569C">
          <w:rPr>
            <w:rStyle w:val="Hyperlink"/>
            <w:noProof/>
          </w:rPr>
          <w:t>CHA-3.7.4.10.1 Channel/CSR light application shall allow the user to navigate in the account hierarchy (if organized hierarchically).</w:t>
        </w:r>
        <w:r>
          <w:rPr>
            <w:noProof/>
            <w:webHidden/>
          </w:rPr>
          <w:tab/>
        </w:r>
        <w:r>
          <w:rPr>
            <w:noProof/>
            <w:webHidden/>
          </w:rPr>
          <w:fldChar w:fldCharType="begin"/>
        </w:r>
        <w:r>
          <w:rPr>
            <w:noProof/>
            <w:webHidden/>
          </w:rPr>
          <w:instrText xml:space="preserve"> PAGEREF _Toc253578556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7" w:history="1">
        <w:r w:rsidRPr="0021569C">
          <w:rPr>
            <w:rStyle w:val="Hyperlink"/>
            <w:noProof/>
          </w:rPr>
          <w:t>CHA-3.7.4.10.2 Channel/CSR light application shall highlight the contextual subscriber.</w:t>
        </w:r>
        <w:r>
          <w:rPr>
            <w:noProof/>
            <w:webHidden/>
          </w:rPr>
          <w:tab/>
        </w:r>
        <w:r>
          <w:rPr>
            <w:noProof/>
            <w:webHidden/>
          </w:rPr>
          <w:fldChar w:fldCharType="begin"/>
        </w:r>
        <w:r>
          <w:rPr>
            <w:noProof/>
            <w:webHidden/>
          </w:rPr>
          <w:instrText xml:space="preserve"> PAGEREF _Toc253578557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8" w:history="1">
        <w:r w:rsidRPr="0021569C">
          <w:rPr>
            <w:rStyle w:val="Hyperlink"/>
            <w:noProof/>
          </w:rPr>
          <w:t>CHA-3.7.4.10.5 Channel/CSR light application shall display the subscribers (with their primary identifier) associated to all billing accounts.</w:t>
        </w:r>
        <w:r>
          <w:rPr>
            <w:noProof/>
            <w:webHidden/>
          </w:rPr>
          <w:tab/>
        </w:r>
        <w:r>
          <w:rPr>
            <w:noProof/>
            <w:webHidden/>
          </w:rPr>
          <w:fldChar w:fldCharType="begin"/>
        </w:r>
        <w:r>
          <w:rPr>
            <w:noProof/>
            <w:webHidden/>
          </w:rPr>
          <w:instrText xml:space="preserve"> PAGEREF _Toc253578558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59" w:history="1">
        <w:r w:rsidRPr="0021569C">
          <w:rPr>
            <w:rStyle w:val="Hyperlink"/>
            <w:noProof/>
          </w:rPr>
          <w:t>CHA-3.7.4.20 Channel/CSR light application shall display main subscriber’s characteristics</w:t>
        </w:r>
        <w:r>
          <w:rPr>
            <w:noProof/>
            <w:webHidden/>
          </w:rPr>
          <w:tab/>
        </w:r>
        <w:r>
          <w:rPr>
            <w:noProof/>
            <w:webHidden/>
          </w:rPr>
          <w:fldChar w:fldCharType="begin"/>
        </w:r>
        <w:r>
          <w:rPr>
            <w:noProof/>
            <w:webHidden/>
          </w:rPr>
          <w:instrText xml:space="preserve"> PAGEREF _Toc253578559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0" w:history="1">
        <w:r w:rsidRPr="0021569C">
          <w:rPr>
            <w:rStyle w:val="Hyperlink"/>
            <w:noProof/>
          </w:rPr>
          <w:t>CHA-3.7.4.20.1 Channel/CSR light application shall display subscriber’s reference (could be a primary identifier)</w:t>
        </w:r>
        <w:r>
          <w:rPr>
            <w:noProof/>
            <w:webHidden/>
          </w:rPr>
          <w:tab/>
        </w:r>
        <w:r>
          <w:rPr>
            <w:noProof/>
            <w:webHidden/>
          </w:rPr>
          <w:fldChar w:fldCharType="begin"/>
        </w:r>
        <w:r>
          <w:rPr>
            <w:noProof/>
            <w:webHidden/>
          </w:rPr>
          <w:instrText xml:space="preserve"> PAGEREF _Toc253578560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1" w:history="1">
        <w:r w:rsidRPr="0021569C">
          <w:rPr>
            <w:rStyle w:val="Hyperlink"/>
            <w:noProof/>
          </w:rPr>
          <w:t>CHA-3.7.4.20.2 Channel/CSR light application shall display subscriber’s name if set</w:t>
        </w:r>
        <w:r>
          <w:rPr>
            <w:noProof/>
            <w:webHidden/>
          </w:rPr>
          <w:tab/>
        </w:r>
        <w:r>
          <w:rPr>
            <w:noProof/>
            <w:webHidden/>
          </w:rPr>
          <w:fldChar w:fldCharType="begin"/>
        </w:r>
        <w:r>
          <w:rPr>
            <w:noProof/>
            <w:webHidden/>
          </w:rPr>
          <w:instrText xml:space="preserve"> PAGEREF _Toc253578561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2" w:history="1">
        <w:r w:rsidRPr="0021569C">
          <w:rPr>
            <w:rStyle w:val="Hyperlink"/>
            <w:noProof/>
          </w:rPr>
          <w:t>CHA-3.7.4.20.3 Channel/CSR light application shall display subscriber’s current status</w:t>
        </w:r>
        <w:r>
          <w:rPr>
            <w:noProof/>
            <w:webHidden/>
          </w:rPr>
          <w:tab/>
        </w:r>
        <w:r>
          <w:rPr>
            <w:noProof/>
            <w:webHidden/>
          </w:rPr>
          <w:fldChar w:fldCharType="begin"/>
        </w:r>
        <w:r>
          <w:rPr>
            <w:noProof/>
            <w:webHidden/>
          </w:rPr>
          <w:instrText xml:space="preserve"> PAGEREF _Toc253578562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3" w:history="1">
        <w:r w:rsidRPr="0021569C">
          <w:rPr>
            <w:rStyle w:val="Hyperlink"/>
            <w:noProof/>
          </w:rPr>
          <w:t>CHA-3.7.4.20.4 Channel/CSR light application shall display subscriber’s service category</w:t>
        </w:r>
        <w:r>
          <w:rPr>
            <w:noProof/>
            <w:webHidden/>
          </w:rPr>
          <w:tab/>
        </w:r>
        <w:r>
          <w:rPr>
            <w:noProof/>
            <w:webHidden/>
          </w:rPr>
          <w:fldChar w:fldCharType="begin"/>
        </w:r>
        <w:r>
          <w:rPr>
            <w:noProof/>
            <w:webHidden/>
          </w:rPr>
          <w:instrText xml:space="preserve"> PAGEREF _Toc253578563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4" w:history="1">
        <w:r w:rsidRPr="0021569C">
          <w:rPr>
            <w:rStyle w:val="Hyperlink"/>
            <w:noProof/>
          </w:rPr>
          <w:t>CHA-3.7.4.20.5 Channel/CSR light application shall display additional visible subscriber’s external id by external id type (line role) and then by line type (only if several line types)</w:t>
        </w:r>
        <w:r>
          <w:rPr>
            <w:noProof/>
            <w:webHidden/>
          </w:rPr>
          <w:tab/>
        </w:r>
        <w:r>
          <w:rPr>
            <w:noProof/>
            <w:webHidden/>
          </w:rPr>
          <w:fldChar w:fldCharType="begin"/>
        </w:r>
        <w:r>
          <w:rPr>
            <w:noProof/>
            <w:webHidden/>
          </w:rPr>
          <w:instrText xml:space="preserve"> PAGEREF _Toc253578564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5" w:history="1">
        <w:r w:rsidRPr="0021569C">
          <w:rPr>
            <w:rStyle w:val="Hyperlink"/>
            <w:noProof/>
          </w:rPr>
          <w:t>CHA-3.7.4.20.6 Channel/CSR light application shall support configuring at design time which external id types are visible</w:t>
        </w:r>
        <w:r>
          <w:rPr>
            <w:noProof/>
            <w:webHidden/>
          </w:rPr>
          <w:tab/>
        </w:r>
        <w:r>
          <w:rPr>
            <w:noProof/>
            <w:webHidden/>
          </w:rPr>
          <w:fldChar w:fldCharType="begin"/>
        </w:r>
        <w:r>
          <w:rPr>
            <w:noProof/>
            <w:webHidden/>
          </w:rPr>
          <w:instrText xml:space="preserve"> PAGEREF _Toc253578565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6" w:history="1">
        <w:r w:rsidRPr="0021569C">
          <w:rPr>
            <w:rStyle w:val="Hyperlink"/>
            <w:noProof/>
          </w:rPr>
          <w:t>CHA-3.7.4.20.7 Channel/CSR light application shall display subscriber first active date</w:t>
        </w:r>
        <w:r>
          <w:rPr>
            <w:noProof/>
            <w:webHidden/>
          </w:rPr>
          <w:tab/>
        </w:r>
        <w:r>
          <w:rPr>
            <w:noProof/>
            <w:webHidden/>
          </w:rPr>
          <w:fldChar w:fldCharType="begin"/>
        </w:r>
        <w:r>
          <w:rPr>
            <w:noProof/>
            <w:webHidden/>
          </w:rPr>
          <w:instrText xml:space="preserve"> PAGEREF _Toc253578566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7" w:history="1">
        <w:r w:rsidRPr="0021569C">
          <w:rPr>
            <w:rStyle w:val="Hyperlink"/>
            <w:noProof/>
          </w:rPr>
          <w:t>CHA-3.7.4.30 Channel/CSR light application shall allow configuring at design time a list of visible subscriber attributes and their order</w:t>
        </w:r>
        <w:r>
          <w:rPr>
            <w:noProof/>
            <w:webHidden/>
          </w:rPr>
          <w:tab/>
        </w:r>
        <w:r>
          <w:rPr>
            <w:noProof/>
            <w:webHidden/>
          </w:rPr>
          <w:fldChar w:fldCharType="begin"/>
        </w:r>
        <w:r>
          <w:rPr>
            <w:noProof/>
            <w:webHidden/>
          </w:rPr>
          <w:instrText xml:space="preserve"> PAGEREF _Toc253578567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8" w:history="1">
        <w:r w:rsidRPr="0021569C">
          <w:rPr>
            <w:rStyle w:val="Hyperlink"/>
            <w:noProof/>
          </w:rPr>
          <w:t>CHA-3.7.4.30.1 Channel/CSR light application shall support different configurations depending on the customer type</w:t>
        </w:r>
        <w:r>
          <w:rPr>
            <w:noProof/>
            <w:webHidden/>
          </w:rPr>
          <w:tab/>
        </w:r>
        <w:r>
          <w:rPr>
            <w:noProof/>
            <w:webHidden/>
          </w:rPr>
          <w:fldChar w:fldCharType="begin"/>
        </w:r>
        <w:r>
          <w:rPr>
            <w:noProof/>
            <w:webHidden/>
          </w:rPr>
          <w:instrText xml:space="preserve"> PAGEREF _Toc253578568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69" w:history="1">
        <w:r w:rsidRPr="0021569C">
          <w:rPr>
            <w:rStyle w:val="Hyperlink"/>
            <w:noProof/>
          </w:rPr>
          <w:t>CHA-3.7.4.30.3 Channel/CSR light application shall support to group visible subscriber attributes for display purpose (display group)</w:t>
        </w:r>
        <w:r>
          <w:rPr>
            <w:noProof/>
            <w:webHidden/>
          </w:rPr>
          <w:tab/>
        </w:r>
        <w:r>
          <w:rPr>
            <w:noProof/>
            <w:webHidden/>
          </w:rPr>
          <w:fldChar w:fldCharType="begin"/>
        </w:r>
        <w:r>
          <w:rPr>
            <w:noProof/>
            <w:webHidden/>
          </w:rPr>
          <w:instrText xml:space="preserve"> PAGEREF _Toc253578569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0" w:history="1">
        <w:r w:rsidRPr="0021569C">
          <w:rPr>
            <w:rStyle w:val="Hyperlink"/>
            <w:noProof/>
          </w:rPr>
          <w:t>CHA-3.7.4.30.3.1 Channel/CSR light application shall allow the configuration of the order of subscriber attributes display groups.</w:t>
        </w:r>
        <w:r>
          <w:rPr>
            <w:noProof/>
            <w:webHidden/>
          </w:rPr>
          <w:tab/>
        </w:r>
        <w:r>
          <w:rPr>
            <w:noProof/>
            <w:webHidden/>
          </w:rPr>
          <w:fldChar w:fldCharType="begin"/>
        </w:r>
        <w:r>
          <w:rPr>
            <w:noProof/>
            <w:webHidden/>
          </w:rPr>
          <w:instrText xml:space="preserve"> PAGEREF _Toc253578570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1" w:history="1">
        <w:r w:rsidRPr="0021569C">
          <w:rPr>
            <w:rStyle w:val="Hyperlink"/>
            <w:noProof/>
          </w:rPr>
          <w:t>CHA-3.7.4.30.3.2 Channel/CSR light application shall allow the configuration of the order to display an subscriber attribute relatively to its display group.</w:t>
        </w:r>
        <w:r>
          <w:rPr>
            <w:noProof/>
            <w:webHidden/>
          </w:rPr>
          <w:tab/>
        </w:r>
        <w:r>
          <w:rPr>
            <w:noProof/>
            <w:webHidden/>
          </w:rPr>
          <w:fldChar w:fldCharType="begin"/>
        </w:r>
        <w:r>
          <w:rPr>
            <w:noProof/>
            <w:webHidden/>
          </w:rPr>
          <w:instrText xml:space="preserve"> PAGEREF _Toc253578571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2" w:history="1">
        <w:r w:rsidRPr="0021569C">
          <w:rPr>
            <w:rStyle w:val="Hyperlink"/>
            <w:noProof/>
          </w:rPr>
          <w:t>CHA-3.7.4.30.3.3 Channel/CSR light application shall support to configure display groups per logged user role.</w:t>
        </w:r>
        <w:r>
          <w:rPr>
            <w:noProof/>
            <w:webHidden/>
          </w:rPr>
          <w:tab/>
        </w:r>
        <w:r>
          <w:rPr>
            <w:noProof/>
            <w:webHidden/>
          </w:rPr>
          <w:fldChar w:fldCharType="begin"/>
        </w:r>
        <w:r>
          <w:rPr>
            <w:noProof/>
            <w:webHidden/>
          </w:rPr>
          <w:instrText xml:space="preserve"> PAGEREF _Toc253578572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3" w:history="1">
        <w:r w:rsidRPr="0021569C">
          <w:rPr>
            <w:rStyle w:val="Hyperlink"/>
            <w:noProof/>
          </w:rPr>
          <w:t>CHA-3.7.4.30.4 Channel/CSR light application shall support to configure additional viewable subscriber attributes that will be integrated with Comverse one Billing 3.1.</w:t>
        </w:r>
        <w:r>
          <w:rPr>
            <w:noProof/>
            <w:webHidden/>
          </w:rPr>
          <w:tab/>
        </w:r>
        <w:r>
          <w:rPr>
            <w:noProof/>
            <w:webHidden/>
          </w:rPr>
          <w:fldChar w:fldCharType="begin"/>
        </w:r>
        <w:r>
          <w:rPr>
            <w:noProof/>
            <w:webHidden/>
          </w:rPr>
          <w:instrText xml:space="preserve"> PAGEREF _Toc253578573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4" w:history="1">
        <w:r w:rsidRPr="0021569C">
          <w:rPr>
            <w:rStyle w:val="Hyperlink"/>
            <w:noProof/>
          </w:rPr>
          <w:t>CHA-3.7.4.30.5 Channel/CSR light application shall support a different configuration of its viewable subscriber attributes than in consumer application, when application are deployed on the same CSS system (co-existence mode).</w:t>
        </w:r>
        <w:r>
          <w:rPr>
            <w:noProof/>
            <w:webHidden/>
          </w:rPr>
          <w:tab/>
        </w:r>
        <w:r>
          <w:rPr>
            <w:noProof/>
            <w:webHidden/>
          </w:rPr>
          <w:fldChar w:fldCharType="begin"/>
        </w:r>
        <w:r>
          <w:rPr>
            <w:noProof/>
            <w:webHidden/>
          </w:rPr>
          <w:instrText xml:space="preserve"> PAGEREF _Toc253578574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5" w:history="1">
        <w:r w:rsidRPr="0021569C">
          <w:rPr>
            <w:rStyle w:val="Hyperlink"/>
            <w:noProof/>
          </w:rPr>
          <w:t>CHA-3.7.4.40 Channel/CSR light application shall display subscriber’s bundle, primary offer and supplementary offers instances</w:t>
        </w:r>
        <w:r>
          <w:rPr>
            <w:noProof/>
            <w:webHidden/>
          </w:rPr>
          <w:tab/>
        </w:r>
        <w:r>
          <w:rPr>
            <w:noProof/>
            <w:webHidden/>
          </w:rPr>
          <w:fldChar w:fldCharType="begin"/>
        </w:r>
        <w:r>
          <w:rPr>
            <w:noProof/>
            <w:webHidden/>
          </w:rPr>
          <w:instrText xml:space="preserve"> PAGEREF _Toc253578575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6" w:history="1">
        <w:r w:rsidRPr="0021569C">
          <w:rPr>
            <w:rStyle w:val="Hyperlink"/>
            <w:noProof/>
          </w:rPr>
          <w:t>CHA-3.7.4.40.1 Channel/CSR light application shall display subscriber’s payment mode (i.e. primary offer instance payment mode)</w:t>
        </w:r>
        <w:r>
          <w:rPr>
            <w:noProof/>
            <w:webHidden/>
          </w:rPr>
          <w:tab/>
        </w:r>
        <w:r>
          <w:rPr>
            <w:noProof/>
            <w:webHidden/>
          </w:rPr>
          <w:fldChar w:fldCharType="begin"/>
        </w:r>
        <w:r>
          <w:rPr>
            <w:noProof/>
            <w:webHidden/>
          </w:rPr>
          <w:instrText xml:space="preserve"> PAGEREF _Toc253578576 \h </w:instrText>
        </w:r>
        <w:r>
          <w:rPr>
            <w:noProof/>
            <w:webHidden/>
          </w:rPr>
        </w:r>
        <w:r>
          <w:rPr>
            <w:noProof/>
            <w:webHidden/>
          </w:rPr>
          <w:fldChar w:fldCharType="separate"/>
        </w:r>
        <w:r>
          <w:rPr>
            <w:noProof/>
            <w:webHidden/>
          </w:rPr>
          <w:t>118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7" w:history="1">
        <w:r w:rsidRPr="0021569C">
          <w:rPr>
            <w:rStyle w:val="Hyperlink"/>
            <w:noProof/>
          </w:rPr>
          <w:t>CHA-3.7.4.40.2 Channel/CSR light application shall display engagement duration</w:t>
        </w:r>
        <w:r>
          <w:rPr>
            <w:noProof/>
            <w:webHidden/>
          </w:rPr>
          <w:tab/>
        </w:r>
        <w:r>
          <w:rPr>
            <w:noProof/>
            <w:webHidden/>
          </w:rPr>
          <w:fldChar w:fldCharType="begin"/>
        </w:r>
        <w:r>
          <w:rPr>
            <w:noProof/>
            <w:webHidden/>
          </w:rPr>
          <w:instrText xml:space="preserve"> PAGEREF _Toc253578577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8" w:history="1">
        <w:r w:rsidRPr="0021569C">
          <w:rPr>
            <w:rStyle w:val="Hyperlink"/>
            <w:noProof/>
          </w:rPr>
          <w:t>CHA-3.7.4.40.3 Channel/CSR light application shall display primary offer name</w:t>
        </w:r>
        <w:r>
          <w:rPr>
            <w:noProof/>
            <w:webHidden/>
          </w:rPr>
          <w:tab/>
        </w:r>
        <w:r>
          <w:rPr>
            <w:noProof/>
            <w:webHidden/>
          </w:rPr>
          <w:fldChar w:fldCharType="begin"/>
        </w:r>
        <w:r>
          <w:rPr>
            <w:noProof/>
            <w:webHidden/>
          </w:rPr>
          <w:instrText xml:space="preserve"> PAGEREF _Toc253578578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79" w:history="1">
        <w:r w:rsidRPr="0021569C">
          <w:rPr>
            <w:rStyle w:val="Hyperlink"/>
            <w:noProof/>
          </w:rPr>
          <w:t>CHA-3.7.4.40.4 Channel/CSR light application shall display subscriber bundle name if the primary offer has been subscribed in the context of a subscriber bundle</w:t>
        </w:r>
        <w:r>
          <w:rPr>
            <w:noProof/>
            <w:webHidden/>
          </w:rPr>
          <w:tab/>
        </w:r>
        <w:r>
          <w:rPr>
            <w:noProof/>
            <w:webHidden/>
          </w:rPr>
          <w:fldChar w:fldCharType="begin"/>
        </w:r>
        <w:r>
          <w:rPr>
            <w:noProof/>
            <w:webHidden/>
          </w:rPr>
          <w:instrText xml:space="preserve"> PAGEREF _Toc253578579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0" w:history="1">
        <w:r w:rsidRPr="0021569C">
          <w:rPr>
            <w:rStyle w:val="Hyperlink"/>
            <w:noProof/>
          </w:rPr>
          <w:t>CHA-3.7.4.40.5 Channel/CSR light application shall display account bundle name if the subscriber bundle has been subscribed in the context of an account bundle</w:t>
        </w:r>
        <w:r>
          <w:rPr>
            <w:noProof/>
            <w:webHidden/>
          </w:rPr>
          <w:tab/>
        </w:r>
        <w:r>
          <w:rPr>
            <w:noProof/>
            <w:webHidden/>
          </w:rPr>
          <w:fldChar w:fldCharType="begin"/>
        </w:r>
        <w:r>
          <w:rPr>
            <w:noProof/>
            <w:webHidden/>
          </w:rPr>
          <w:instrText xml:space="preserve"> PAGEREF _Toc253578580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1" w:history="1">
        <w:r w:rsidRPr="0021569C">
          <w:rPr>
            <w:rStyle w:val="Hyperlink"/>
            <w:noProof/>
          </w:rPr>
          <w:t>CHA-3.7.4.40.6 Channel/CSR light application shall display subscriber’s mandatory offers</w:t>
        </w:r>
        <w:r>
          <w:rPr>
            <w:noProof/>
            <w:webHidden/>
          </w:rPr>
          <w:tab/>
        </w:r>
        <w:r>
          <w:rPr>
            <w:noProof/>
            <w:webHidden/>
          </w:rPr>
          <w:fldChar w:fldCharType="begin"/>
        </w:r>
        <w:r>
          <w:rPr>
            <w:noProof/>
            <w:webHidden/>
          </w:rPr>
          <w:instrText xml:space="preserve"> PAGEREF _Toc253578581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2" w:history="1">
        <w:r w:rsidRPr="0021569C">
          <w:rPr>
            <w:rStyle w:val="Hyperlink"/>
            <w:noProof/>
          </w:rPr>
          <w:t>CHA-3.7.4.40.7 Channel/CSR light application shall display subscriber’s selective offers</w:t>
        </w:r>
        <w:r>
          <w:rPr>
            <w:noProof/>
            <w:webHidden/>
          </w:rPr>
          <w:tab/>
        </w:r>
        <w:r>
          <w:rPr>
            <w:noProof/>
            <w:webHidden/>
          </w:rPr>
          <w:fldChar w:fldCharType="begin"/>
        </w:r>
        <w:r>
          <w:rPr>
            <w:noProof/>
            <w:webHidden/>
          </w:rPr>
          <w:instrText xml:space="preserve"> PAGEREF _Toc253578582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3" w:history="1">
        <w:r w:rsidRPr="0021569C">
          <w:rPr>
            <w:rStyle w:val="Hyperlink"/>
            <w:noProof/>
          </w:rPr>
          <w:t>CHA-3.7.4.40.8 Channel/CSR light application shall display subscriber’s optional offers</w:t>
        </w:r>
        <w:r>
          <w:rPr>
            <w:noProof/>
            <w:webHidden/>
          </w:rPr>
          <w:tab/>
        </w:r>
        <w:r>
          <w:rPr>
            <w:noProof/>
            <w:webHidden/>
          </w:rPr>
          <w:fldChar w:fldCharType="begin"/>
        </w:r>
        <w:r>
          <w:rPr>
            <w:noProof/>
            <w:webHidden/>
          </w:rPr>
          <w:instrText xml:space="preserve"> PAGEREF _Toc253578583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4" w:history="1">
        <w:r w:rsidRPr="0021569C">
          <w:rPr>
            <w:rStyle w:val="Hyperlink"/>
            <w:noProof/>
          </w:rPr>
          <w:t>CHA-3.7.4.40.9 Channel/CSR light application shall display subscriber’s primary offer, subscriber bundle and offers active date</w:t>
        </w:r>
        <w:r>
          <w:rPr>
            <w:noProof/>
            <w:webHidden/>
          </w:rPr>
          <w:tab/>
        </w:r>
        <w:r>
          <w:rPr>
            <w:noProof/>
            <w:webHidden/>
          </w:rPr>
          <w:fldChar w:fldCharType="begin"/>
        </w:r>
        <w:r>
          <w:rPr>
            <w:noProof/>
            <w:webHidden/>
          </w:rPr>
          <w:instrText xml:space="preserve"> PAGEREF _Toc253578584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5" w:history="1">
        <w:r w:rsidRPr="0021569C">
          <w:rPr>
            <w:rStyle w:val="Hyperlink"/>
            <w:noProof/>
          </w:rPr>
          <w:t>CHA-3.7.4.50 Channel/CSR light application shall display subscriber’s contact</w:t>
        </w:r>
        <w:r>
          <w:rPr>
            <w:noProof/>
            <w:webHidden/>
          </w:rPr>
          <w:tab/>
        </w:r>
        <w:r>
          <w:rPr>
            <w:noProof/>
            <w:webHidden/>
          </w:rPr>
          <w:fldChar w:fldCharType="begin"/>
        </w:r>
        <w:r>
          <w:rPr>
            <w:noProof/>
            <w:webHidden/>
          </w:rPr>
          <w:instrText xml:space="preserve"> PAGEREF _Toc253578585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6" w:history="1">
        <w:r w:rsidRPr="0021569C">
          <w:rPr>
            <w:rStyle w:val="Hyperlink"/>
            <w:noProof/>
          </w:rPr>
          <w:t>CHA-3.7.4.50.1 Channel/CSR light application shall display subscriber’s identity</w:t>
        </w:r>
        <w:r>
          <w:rPr>
            <w:noProof/>
            <w:webHidden/>
          </w:rPr>
          <w:tab/>
        </w:r>
        <w:r>
          <w:rPr>
            <w:noProof/>
            <w:webHidden/>
          </w:rPr>
          <w:fldChar w:fldCharType="begin"/>
        </w:r>
        <w:r>
          <w:rPr>
            <w:noProof/>
            <w:webHidden/>
          </w:rPr>
          <w:instrText xml:space="preserve"> PAGEREF _Toc253578586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7" w:history="1">
        <w:r w:rsidRPr="0021569C">
          <w:rPr>
            <w:rStyle w:val="Hyperlink"/>
            <w:noProof/>
          </w:rPr>
          <w:t>CHA-3.7.4.50.2 Channel/CSR light application shall display subscriber’s service address</w:t>
        </w:r>
        <w:r>
          <w:rPr>
            <w:noProof/>
            <w:webHidden/>
          </w:rPr>
          <w:tab/>
        </w:r>
        <w:r>
          <w:rPr>
            <w:noProof/>
            <w:webHidden/>
          </w:rPr>
          <w:fldChar w:fldCharType="begin"/>
        </w:r>
        <w:r>
          <w:rPr>
            <w:noProof/>
            <w:webHidden/>
          </w:rPr>
          <w:instrText xml:space="preserve"> PAGEREF _Toc253578587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8" w:history="1">
        <w:r w:rsidRPr="0021569C">
          <w:rPr>
            <w:rStyle w:val="Hyperlink"/>
            <w:noProof/>
          </w:rPr>
          <w:t>CHA-3.7.4.70 Channel/CSR light application shall allow user viewing subscribed primary offer details with respect of use case ‘View subscribed primary offer details’.</w:t>
        </w:r>
        <w:r>
          <w:rPr>
            <w:noProof/>
            <w:webHidden/>
          </w:rPr>
          <w:tab/>
        </w:r>
        <w:r>
          <w:rPr>
            <w:noProof/>
            <w:webHidden/>
          </w:rPr>
          <w:fldChar w:fldCharType="begin"/>
        </w:r>
        <w:r>
          <w:rPr>
            <w:noProof/>
            <w:webHidden/>
          </w:rPr>
          <w:instrText xml:space="preserve"> PAGEREF _Toc253578588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89" w:history="1">
        <w:r w:rsidRPr="0021569C">
          <w:rPr>
            <w:rStyle w:val="Hyperlink"/>
            <w:noProof/>
          </w:rPr>
          <w:t>CHA-3.7.4.80 Channel/CSR light application shall display main primary offer’s characteristics</w:t>
        </w:r>
        <w:r>
          <w:rPr>
            <w:noProof/>
            <w:webHidden/>
          </w:rPr>
          <w:tab/>
        </w:r>
        <w:r>
          <w:rPr>
            <w:noProof/>
            <w:webHidden/>
          </w:rPr>
          <w:fldChar w:fldCharType="begin"/>
        </w:r>
        <w:r>
          <w:rPr>
            <w:noProof/>
            <w:webHidden/>
          </w:rPr>
          <w:instrText xml:space="preserve"> PAGEREF _Toc253578589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0" w:history="1">
        <w:r w:rsidRPr="0021569C">
          <w:rPr>
            <w:rStyle w:val="Hyperlink"/>
            <w:noProof/>
          </w:rPr>
          <w:t>CHA-3.7.4.80.1 Channel/CSR light application shall display primary offer’s name and description</w:t>
        </w:r>
        <w:r>
          <w:rPr>
            <w:noProof/>
            <w:webHidden/>
          </w:rPr>
          <w:tab/>
        </w:r>
        <w:r>
          <w:rPr>
            <w:noProof/>
            <w:webHidden/>
          </w:rPr>
          <w:fldChar w:fldCharType="begin"/>
        </w:r>
        <w:r>
          <w:rPr>
            <w:noProof/>
            <w:webHidden/>
          </w:rPr>
          <w:instrText xml:space="preserve"> PAGEREF _Toc253578590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1" w:history="1">
        <w:r w:rsidRPr="0021569C">
          <w:rPr>
            <w:rStyle w:val="Hyperlink"/>
            <w:noProof/>
          </w:rPr>
          <w:t>CHA-3.7.4.80.2 Channel/CSR light application shall display primary offer’s service category</w:t>
        </w:r>
        <w:r>
          <w:rPr>
            <w:noProof/>
            <w:webHidden/>
          </w:rPr>
          <w:tab/>
        </w:r>
        <w:r>
          <w:rPr>
            <w:noProof/>
            <w:webHidden/>
          </w:rPr>
          <w:fldChar w:fldCharType="begin"/>
        </w:r>
        <w:r>
          <w:rPr>
            <w:noProof/>
            <w:webHidden/>
          </w:rPr>
          <w:instrText xml:space="preserve"> PAGEREF _Toc253578591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2" w:history="1">
        <w:r w:rsidRPr="0021569C">
          <w:rPr>
            <w:rStyle w:val="Hyperlink"/>
            <w:noProof/>
          </w:rPr>
          <w:t>CHA-3.7.4.80.3 Channel/CSR light application shall display primary offer’s payment mode</w:t>
        </w:r>
        <w:r>
          <w:rPr>
            <w:noProof/>
            <w:webHidden/>
          </w:rPr>
          <w:tab/>
        </w:r>
        <w:r>
          <w:rPr>
            <w:noProof/>
            <w:webHidden/>
          </w:rPr>
          <w:fldChar w:fldCharType="begin"/>
        </w:r>
        <w:r>
          <w:rPr>
            <w:noProof/>
            <w:webHidden/>
          </w:rPr>
          <w:instrText xml:space="preserve"> PAGEREF _Toc253578592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3" w:history="1">
        <w:r w:rsidRPr="0021569C">
          <w:rPr>
            <w:rStyle w:val="Hyperlink"/>
            <w:noProof/>
          </w:rPr>
          <w:t>CHA-3.7.4.80.4 Channel/CSR light application shall display primary offer’s engagement duration</w:t>
        </w:r>
        <w:r>
          <w:rPr>
            <w:noProof/>
            <w:webHidden/>
          </w:rPr>
          <w:tab/>
        </w:r>
        <w:r>
          <w:rPr>
            <w:noProof/>
            <w:webHidden/>
          </w:rPr>
          <w:fldChar w:fldCharType="begin"/>
        </w:r>
        <w:r>
          <w:rPr>
            <w:noProof/>
            <w:webHidden/>
          </w:rPr>
          <w:instrText xml:space="preserve"> PAGEREF _Toc253578593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4" w:history="1">
        <w:r w:rsidRPr="0021569C">
          <w:rPr>
            <w:rStyle w:val="Hyperlink"/>
            <w:noProof/>
          </w:rPr>
          <w:t>CHA-3.7.4.80.5 Channel/CSR light application shall display primary offer’s visible attributes</w:t>
        </w:r>
        <w:r>
          <w:rPr>
            <w:noProof/>
            <w:webHidden/>
          </w:rPr>
          <w:tab/>
        </w:r>
        <w:r>
          <w:rPr>
            <w:noProof/>
            <w:webHidden/>
          </w:rPr>
          <w:fldChar w:fldCharType="begin"/>
        </w:r>
        <w:r>
          <w:rPr>
            <w:noProof/>
            <w:webHidden/>
          </w:rPr>
          <w:instrText xml:space="preserve"> PAGEREF _Toc253578594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5" w:history="1">
        <w:r w:rsidRPr="0021569C">
          <w:rPr>
            <w:rStyle w:val="Hyperlink"/>
            <w:noProof/>
          </w:rPr>
          <w:t>CHA-3.7.4.80.6 Channel/CSR light application shall display primary offer’s plans’ name and description</w:t>
        </w:r>
        <w:r>
          <w:rPr>
            <w:noProof/>
            <w:webHidden/>
          </w:rPr>
          <w:tab/>
        </w:r>
        <w:r>
          <w:rPr>
            <w:noProof/>
            <w:webHidden/>
          </w:rPr>
          <w:fldChar w:fldCharType="begin"/>
        </w:r>
        <w:r>
          <w:rPr>
            <w:noProof/>
            <w:webHidden/>
          </w:rPr>
          <w:instrText xml:space="preserve"> PAGEREF _Toc253578595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6" w:history="1">
        <w:r w:rsidRPr="0021569C">
          <w:rPr>
            <w:rStyle w:val="Hyperlink"/>
            <w:noProof/>
          </w:rPr>
          <w:t>CHA-3.7.4.90 Channel/CSR light application shall display included and optional primary offer’s supplementary offers</w:t>
        </w:r>
        <w:r>
          <w:rPr>
            <w:noProof/>
            <w:webHidden/>
          </w:rPr>
          <w:tab/>
        </w:r>
        <w:r>
          <w:rPr>
            <w:noProof/>
            <w:webHidden/>
          </w:rPr>
          <w:fldChar w:fldCharType="begin"/>
        </w:r>
        <w:r>
          <w:rPr>
            <w:noProof/>
            <w:webHidden/>
          </w:rPr>
          <w:instrText xml:space="preserve"> PAGEREF _Toc253578596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7" w:history="1">
        <w:r w:rsidRPr="0021569C">
          <w:rPr>
            <w:rStyle w:val="Hyperlink"/>
            <w:noProof/>
          </w:rPr>
          <w:t>CHA-3.7.4.90.1 Channel/CSR light application shall display name and description of every supplementary offers</w:t>
        </w:r>
        <w:r>
          <w:rPr>
            <w:noProof/>
            <w:webHidden/>
          </w:rPr>
          <w:tab/>
        </w:r>
        <w:r>
          <w:rPr>
            <w:noProof/>
            <w:webHidden/>
          </w:rPr>
          <w:fldChar w:fldCharType="begin"/>
        </w:r>
        <w:r>
          <w:rPr>
            <w:noProof/>
            <w:webHidden/>
          </w:rPr>
          <w:instrText xml:space="preserve"> PAGEREF _Toc253578597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8" w:history="1">
        <w:r w:rsidRPr="0021569C">
          <w:rPr>
            <w:rStyle w:val="Hyperlink"/>
            <w:noProof/>
          </w:rPr>
          <w:t>CHA-3.7.4.90.2 Channel/CSR light application shall display which one are subscribed</w:t>
        </w:r>
        <w:r>
          <w:rPr>
            <w:noProof/>
            <w:webHidden/>
          </w:rPr>
          <w:tab/>
        </w:r>
        <w:r>
          <w:rPr>
            <w:noProof/>
            <w:webHidden/>
          </w:rPr>
          <w:fldChar w:fldCharType="begin"/>
        </w:r>
        <w:r>
          <w:rPr>
            <w:noProof/>
            <w:webHidden/>
          </w:rPr>
          <w:instrText xml:space="preserve"> PAGEREF _Toc253578598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599" w:history="1">
        <w:r w:rsidRPr="0021569C">
          <w:rPr>
            <w:rStyle w:val="Hyperlink"/>
            <w:noProof/>
          </w:rPr>
          <w:t>CHA-3.7.4.100 Channel/CSR light application shall allow user viewing subscribed primary offer and subscriber bundle details with respect of use case ‘View subscribed subscriber bundle details’.</w:t>
        </w:r>
        <w:r>
          <w:rPr>
            <w:noProof/>
            <w:webHidden/>
          </w:rPr>
          <w:tab/>
        </w:r>
        <w:r>
          <w:rPr>
            <w:noProof/>
            <w:webHidden/>
          </w:rPr>
          <w:fldChar w:fldCharType="begin"/>
        </w:r>
        <w:r>
          <w:rPr>
            <w:noProof/>
            <w:webHidden/>
          </w:rPr>
          <w:instrText xml:space="preserve"> PAGEREF _Toc253578599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0" w:history="1">
        <w:r w:rsidRPr="0021569C">
          <w:rPr>
            <w:rStyle w:val="Hyperlink"/>
            <w:noProof/>
          </w:rPr>
          <w:t>CHA-3.7.4.110 Channel/CSR light application shall display main subscriber bundle’s characteristics</w:t>
        </w:r>
        <w:r>
          <w:rPr>
            <w:noProof/>
            <w:webHidden/>
          </w:rPr>
          <w:tab/>
        </w:r>
        <w:r>
          <w:rPr>
            <w:noProof/>
            <w:webHidden/>
          </w:rPr>
          <w:fldChar w:fldCharType="begin"/>
        </w:r>
        <w:r>
          <w:rPr>
            <w:noProof/>
            <w:webHidden/>
          </w:rPr>
          <w:instrText xml:space="preserve"> PAGEREF _Toc253578600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1" w:history="1">
        <w:r w:rsidRPr="0021569C">
          <w:rPr>
            <w:rStyle w:val="Hyperlink"/>
            <w:noProof/>
          </w:rPr>
          <w:t>CHA-3.7.4.110.1 Channel/CSR light application shall display subscriber bundle name and description</w:t>
        </w:r>
        <w:r>
          <w:rPr>
            <w:noProof/>
            <w:webHidden/>
          </w:rPr>
          <w:tab/>
        </w:r>
        <w:r>
          <w:rPr>
            <w:noProof/>
            <w:webHidden/>
          </w:rPr>
          <w:fldChar w:fldCharType="begin"/>
        </w:r>
        <w:r>
          <w:rPr>
            <w:noProof/>
            <w:webHidden/>
          </w:rPr>
          <w:instrText xml:space="preserve"> PAGEREF _Toc253578601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2" w:history="1">
        <w:r w:rsidRPr="0021569C">
          <w:rPr>
            <w:rStyle w:val="Hyperlink"/>
            <w:noProof/>
          </w:rPr>
          <w:t>CHA-3.7.4.110.2 Channel/CSR light application shall display primary offer main characteristics similarly as in view primary offer details</w:t>
        </w:r>
        <w:r>
          <w:rPr>
            <w:noProof/>
            <w:webHidden/>
          </w:rPr>
          <w:tab/>
        </w:r>
        <w:r>
          <w:rPr>
            <w:noProof/>
            <w:webHidden/>
          </w:rPr>
          <w:fldChar w:fldCharType="begin"/>
        </w:r>
        <w:r>
          <w:rPr>
            <w:noProof/>
            <w:webHidden/>
          </w:rPr>
          <w:instrText xml:space="preserve"> PAGEREF _Toc253578602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3" w:history="1">
        <w:r w:rsidRPr="0021569C">
          <w:rPr>
            <w:rStyle w:val="Hyperlink"/>
            <w:noProof/>
          </w:rPr>
          <w:t>CHA-3.7.4.110.3 Channel/CSR light application shall display subscriber bundle engagement duration instead of primary offer engagement duration if one overrides the primary offer one at the bundle level</w:t>
        </w:r>
        <w:r>
          <w:rPr>
            <w:noProof/>
            <w:webHidden/>
          </w:rPr>
          <w:tab/>
        </w:r>
        <w:r>
          <w:rPr>
            <w:noProof/>
            <w:webHidden/>
          </w:rPr>
          <w:fldChar w:fldCharType="begin"/>
        </w:r>
        <w:r>
          <w:rPr>
            <w:noProof/>
            <w:webHidden/>
          </w:rPr>
          <w:instrText xml:space="preserve"> PAGEREF _Toc253578603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4" w:history="1">
        <w:r w:rsidRPr="0021569C">
          <w:rPr>
            <w:rStyle w:val="Hyperlink"/>
            <w:noProof/>
          </w:rPr>
          <w:t>CHA-3.7.4.120 Channel/CSR light application shall display included, selective and optional subscriber bundle’s offers</w:t>
        </w:r>
        <w:r>
          <w:rPr>
            <w:noProof/>
            <w:webHidden/>
          </w:rPr>
          <w:tab/>
        </w:r>
        <w:r>
          <w:rPr>
            <w:noProof/>
            <w:webHidden/>
          </w:rPr>
          <w:fldChar w:fldCharType="begin"/>
        </w:r>
        <w:r>
          <w:rPr>
            <w:noProof/>
            <w:webHidden/>
          </w:rPr>
          <w:instrText xml:space="preserve"> PAGEREF _Toc253578604 \h </w:instrText>
        </w:r>
        <w:r>
          <w:rPr>
            <w:noProof/>
            <w:webHidden/>
          </w:rPr>
        </w:r>
        <w:r>
          <w:rPr>
            <w:noProof/>
            <w:webHidden/>
          </w:rPr>
          <w:fldChar w:fldCharType="separate"/>
        </w:r>
        <w:r>
          <w:rPr>
            <w:noProof/>
            <w:webHidden/>
          </w:rPr>
          <w:t>119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5" w:history="1">
        <w:r w:rsidRPr="0021569C">
          <w:rPr>
            <w:rStyle w:val="Hyperlink"/>
            <w:noProof/>
          </w:rPr>
          <w:t>CHA-3.7.4.120.1 Channel/CSR light application shall display name and description of every offers</w:t>
        </w:r>
        <w:r>
          <w:rPr>
            <w:noProof/>
            <w:webHidden/>
          </w:rPr>
          <w:tab/>
        </w:r>
        <w:r>
          <w:rPr>
            <w:noProof/>
            <w:webHidden/>
          </w:rPr>
          <w:fldChar w:fldCharType="begin"/>
        </w:r>
        <w:r>
          <w:rPr>
            <w:noProof/>
            <w:webHidden/>
          </w:rPr>
          <w:instrText xml:space="preserve"> PAGEREF _Toc253578605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6" w:history="1">
        <w:r w:rsidRPr="0021569C">
          <w:rPr>
            <w:rStyle w:val="Hyperlink"/>
            <w:noProof/>
          </w:rPr>
          <w:t>CHA-3.7.4.120.2 Channel/CSR light application shall display which one are subscribed</w:t>
        </w:r>
        <w:r>
          <w:rPr>
            <w:noProof/>
            <w:webHidden/>
          </w:rPr>
          <w:tab/>
        </w:r>
        <w:r>
          <w:rPr>
            <w:noProof/>
            <w:webHidden/>
          </w:rPr>
          <w:fldChar w:fldCharType="begin"/>
        </w:r>
        <w:r>
          <w:rPr>
            <w:noProof/>
            <w:webHidden/>
          </w:rPr>
          <w:instrText xml:space="preserve"> PAGEREF _Toc253578606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7" w:history="1">
        <w:r w:rsidRPr="0021569C">
          <w:rPr>
            <w:rStyle w:val="Hyperlink"/>
            <w:noProof/>
          </w:rPr>
          <w:t>CHA-3.7.4.130 Channel/CSR light application shall allow user viewing subscribed supplementary offer details with respect of use case ‘View subscribed supplementary offer details’.</w:t>
        </w:r>
        <w:r>
          <w:rPr>
            <w:noProof/>
            <w:webHidden/>
          </w:rPr>
          <w:tab/>
        </w:r>
        <w:r>
          <w:rPr>
            <w:noProof/>
            <w:webHidden/>
          </w:rPr>
          <w:fldChar w:fldCharType="begin"/>
        </w:r>
        <w:r>
          <w:rPr>
            <w:noProof/>
            <w:webHidden/>
          </w:rPr>
          <w:instrText xml:space="preserve"> PAGEREF _Toc253578607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8" w:history="1">
        <w:r w:rsidRPr="0021569C">
          <w:rPr>
            <w:rStyle w:val="Hyperlink"/>
            <w:noProof/>
          </w:rPr>
          <w:t>CHA-3.7.4.140 Channel/CSR light application shall display main supplementary offer characteristics</w:t>
        </w:r>
        <w:r>
          <w:rPr>
            <w:noProof/>
            <w:webHidden/>
          </w:rPr>
          <w:tab/>
        </w:r>
        <w:r>
          <w:rPr>
            <w:noProof/>
            <w:webHidden/>
          </w:rPr>
          <w:fldChar w:fldCharType="begin"/>
        </w:r>
        <w:r>
          <w:rPr>
            <w:noProof/>
            <w:webHidden/>
          </w:rPr>
          <w:instrText xml:space="preserve"> PAGEREF _Toc253578608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09" w:history="1">
        <w:r w:rsidRPr="0021569C">
          <w:rPr>
            <w:rStyle w:val="Hyperlink"/>
            <w:noProof/>
          </w:rPr>
          <w:t>CHA-3.7.4.140.1 Channel/CSR light application shall display supplementary offer’s service category</w:t>
        </w:r>
        <w:r>
          <w:rPr>
            <w:noProof/>
            <w:webHidden/>
          </w:rPr>
          <w:tab/>
        </w:r>
        <w:r>
          <w:rPr>
            <w:noProof/>
            <w:webHidden/>
          </w:rPr>
          <w:fldChar w:fldCharType="begin"/>
        </w:r>
        <w:r>
          <w:rPr>
            <w:noProof/>
            <w:webHidden/>
          </w:rPr>
          <w:instrText xml:space="preserve"> PAGEREF _Toc253578609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0" w:history="1">
        <w:r w:rsidRPr="0021569C">
          <w:rPr>
            <w:rStyle w:val="Hyperlink"/>
            <w:noProof/>
          </w:rPr>
          <w:t>CHA-3.7.4.140.2 Channel/CSR light application shall display supplementary offer’s instance payment mode</w:t>
        </w:r>
        <w:r>
          <w:rPr>
            <w:noProof/>
            <w:webHidden/>
          </w:rPr>
          <w:tab/>
        </w:r>
        <w:r>
          <w:rPr>
            <w:noProof/>
            <w:webHidden/>
          </w:rPr>
          <w:fldChar w:fldCharType="begin"/>
        </w:r>
        <w:r>
          <w:rPr>
            <w:noProof/>
            <w:webHidden/>
          </w:rPr>
          <w:instrText xml:space="preserve"> PAGEREF _Toc253578610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1" w:history="1">
        <w:r w:rsidRPr="0021569C">
          <w:rPr>
            <w:rStyle w:val="Hyperlink"/>
            <w:noProof/>
          </w:rPr>
          <w:t>CHA-3.7.4.140.3 Channel/CSR light application shall display supplementary offer’s name and description</w:t>
        </w:r>
        <w:r>
          <w:rPr>
            <w:noProof/>
            <w:webHidden/>
          </w:rPr>
          <w:tab/>
        </w:r>
        <w:r>
          <w:rPr>
            <w:noProof/>
            <w:webHidden/>
          </w:rPr>
          <w:fldChar w:fldCharType="begin"/>
        </w:r>
        <w:r>
          <w:rPr>
            <w:noProof/>
            <w:webHidden/>
          </w:rPr>
          <w:instrText xml:space="preserve"> PAGEREF _Toc253578611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2" w:history="1">
        <w:r w:rsidRPr="0021569C">
          <w:rPr>
            <w:rStyle w:val="Hyperlink"/>
            <w:noProof/>
          </w:rPr>
          <w:t>CHA-3.7.4.140.4 Channel/CSR light application shall display visible supplementary offer’s attributes</w:t>
        </w:r>
        <w:r>
          <w:rPr>
            <w:noProof/>
            <w:webHidden/>
          </w:rPr>
          <w:tab/>
        </w:r>
        <w:r>
          <w:rPr>
            <w:noProof/>
            <w:webHidden/>
          </w:rPr>
          <w:fldChar w:fldCharType="begin"/>
        </w:r>
        <w:r>
          <w:rPr>
            <w:noProof/>
            <w:webHidden/>
          </w:rPr>
          <w:instrText xml:space="preserve"> PAGEREF _Toc253578612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3" w:history="1">
        <w:r w:rsidRPr="0021569C">
          <w:rPr>
            <w:rStyle w:val="Hyperlink"/>
            <w:noProof/>
          </w:rPr>
          <w:t>CHA-3.7.4.140.5 Channel/CSR light application shall display supplementary offer’s plans’ name and description</w:t>
        </w:r>
        <w:r>
          <w:rPr>
            <w:noProof/>
            <w:webHidden/>
          </w:rPr>
          <w:tab/>
        </w:r>
        <w:r>
          <w:rPr>
            <w:noProof/>
            <w:webHidden/>
          </w:rPr>
          <w:fldChar w:fldCharType="begin"/>
        </w:r>
        <w:r>
          <w:rPr>
            <w:noProof/>
            <w:webHidden/>
          </w:rPr>
          <w:instrText xml:space="preserve"> PAGEREF _Toc253578613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4" w:history="1">
        <w:r w:rsidRPr="0021569C">
          <w:rPr>
            <w:rStyle w:val="Hyperlink"/>
            <w:noProof/>
          </w:rPr>
          <w:t>CHA-3.7.4.150 Channel/CSR light application shall allow user viewing subscriber status history with respect of use case ‘View subscriber status history’.</w:t>
        </w:r>
        <w:r>
          <w:rPr>
            <w:noProof/>
            <w:webHidden/>
          </w:rPr>
          <w:tab/>
        </w:r>
        <w:r>
          <w:rPr>
            <w:noProof/>
            <w:webHidden/>
          </w:rPr>
          <w:fldChar w:fldCharType="begin"/>
        </w:r>
        <w:r>
          <w:rPr>
            <w:noProof/>
            <w:webHidden/>
          </w:rPr>
          <w:instrText xml:space="preserve"> PAGEREF _Toc253578614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5" w:history="1">
        <w:r w:rsidRPr="0021569C">
          <w:rPr>
            <w:rStyle w:val="Hyperlink"/>
            <w:noProof/>
          </w:rPr>
          <w:t>CHA-3.7.4.150.1 Channel/CSR light application shall display the whole subscriber status history known and managed by Comverse One billing’.</w:t>
        </w:r>
        <w:r>
          <w:rPr>
            <w:noProof/>
            <w:webHidden/>
          </w:rPr>
          <w:tab/>
        </w:r>
        <w:r>
          <w:rPr>
            <w:noProof/>
            <w:webHidden/>
          </w:rPr>
          <w:fldChar w:fldCharType="begin"/>
        </w:r>
        <w:r>
          <w:rPr>
            <w:noProof/>
            <w:webHidden/>
          </w:rPr>
          <w:instrText xml:space="preserve"> PAGEREF _Toc253578615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6" w:history="1">
        <w:r w:rsidRPr="0021569C">
          <w:rPr>
            <w:rStyle w:val="Hyperlink"/>
            <w:noProof/>
          </w:rPr>
          <w:t>CHA-3.7.4.160 Channel/CSR light application shall allow user modifying subscriber identity with respect of use case ‘Modify subscriber contact’.</w:t>
        </w:r>
        <w:r>
          <w:rPr>
            <w:noProof/>
            <w:webHidden/>
          </w:rPr>
          <w:tab/>
        </w:r>
        <w:r>
          <w:rPr>
            <w:noProof/>
            <w:webHidden/>
          </w:rPr>
          <w:fldChar w:fldCharType="begin"/>
        </w:r>
        <w:r>
          <w:rPr>
            <w:noProof/>
            <w:webHidden/>
          </w:rPr>
          <w:instrText xml:space="preserve"> PAGEREF _Toc253578616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7" w:history="1">
        <w:r w:rsidRPr="0021569C">
          <w:rPr>
            <w:rStyle w:val="Hyperlink"/>
            <w:noProof/>
          </w:rPr>
          <w:t>CHA-3.7.4.160.1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_Toc253578617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8" w:history="1">
        <w:r w:rsidRPr="0021569C">
          <w:rPr>
            <w:rStyle w:val="Hyperlink"/>
            <w:noProof/>
          </w:rPr>
          <w:t>CHA-3.7.4.170 Channel/CSR light application shall request user to confirm contact modification</w:t>
        </w:r>
        <w:r>
          <w:rPr>
            <w:noProof/>
            <w:webHidden/>
          </w:rPr>
          <w:tab/>
        </w:r>
        <w:r>
          <w:rPr>
            <w:noProof/>
            <w:webHidden/>
          </w:rPr>
          <w:fldChar w:fldCharType="begin"/>
        </w:r>
        <w:r>
          <w:rPr>
            <w:noProof/>
            <w:webHidden/>
          </w:rPr>
          <w:instrText xml:space="preserve"> PAGEREF _Toc253578618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19" w:history="1">
        <w:r w:rsidRPr="0021569C">
          <w:rPr>
            <w:rStyle w:val="Hyperlink"/>
            <w:noProof/>
          </w:rPr>
          <w:t>CHA-3.7.4.170.1 Channel/CSR light application shall display the new identity set in read only mode</w:t>
        </w:r>
        <w:r>
          <w:rPr>
            <w:noProof/>
            <w:webHidden/>
          </w:rPr>
          <w:tab/>
        </w:r>
        <w:r>
          <w:rPr>
            <w:noProof/>
            <w:webHidden/>
          </w:rPr>
          <w:fldChar w:fldCharType="begin"/>
        </w:r>
        <w:r>
          <w:rPr>
            <w:noProof/>
            <w:webHidden/>
          </w:rPr>
          <w:instrText xml:space="preserve"> PAGEREF _Toc253578619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0" w:history="1">
        <w:r w:rsidRPr="0021569C">
          <w:rPr>
            <w:rStyle w:val="Hyperlink"/>
            <w:noProof/>
          </w:rPr>
          <w:t>CHA-3.7.4.170.2 when integrated with Comverse One billing, Channel/CSR light application shall only expose to modification the following attributes, ‘first name’, ‘last name’, ‘day phone’ and ‘evening phone’.</w:t>
        </w:r>
        <w:r>
          <w:rPr>
            <w:noProof/>
            <w:webHidden/>
          </w:rPr>
          <w:tab/>
        </w:r>
        <w:r>
          <w:rPr>
            <w:noProof/>
            <w:webHidden/>
          </w:rPr>
          <w:fldChar w:fldCharType="begin"/>
        </w:r>
        <w:r>
          <w:rPr>
            <w:noProof/>
            <w:webHidden/>
          </w:rPr>
          <w:instrText xml:space="preserve"> PAGEREF _Toc253578620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1" w:history="1">
        <w:r w:rsidRPr="0021569C">
          <w:rPr>
            <w:rStyle w:val="Hyperlink"/>
            <w:noProof/>
          </w:rPr>
          <w:t>CHA-3.7.4.180 Channel/CSR light application shall allow user modifying subscriber attributes with respect of use case ‘Modify subscriber attributes’.</w:t>
        </w:r>
        <w:r>
          <w:rPr>
            <w:noProof/>
            <w:webHidden/>
          </w:rPr>
          <w:tab/>
        </w:r>
        <w:r>
          <w:rPr>
            <w:noProof/>
            <w:webHidden/>
          </w:rPr>
          <w:fldChar w:fldCharType="begin"/>
        </w:r>
        <w:r>
          <w:rPr>
            <w:noProof/>
            <w:webHidden/>
          </w:rPr>
          <w:instrText xml:space="preserve"> PAGEREF _Toc253578621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2" w:history="1">
        <w:r w:rsidRPr="0021569C">
          <w:rPr>
            <w:rStyle w:val="Hyperlink"/>
            <w:noProof/>
          </w:rPr>
          <w:t>CHA-3.7.4.180.1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_Toc253578622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3" w:history="1">
        <w:r w:rsidRPr="0021569C">
          <w:rPr>
            <w:rStyle w:val="Hyperlink"/>
            <w:noProof/>
          </w:rPr>
          <w:t>CHA-3.7.4.185 Channel/CSR light application shall support configuring at design time which attributes are modifiable by the user.</w:t>
        </w:r>
        <w:r>
          <w:rPr>
            <w:noProof/>
            <w:webHidden/>
          </w:rPr>
          <w:tab/>
        </w:r>
        <w:r>
          <w:rPr>
            <w:noProof/>
            <w:webHidden/>
          </w:rPr>
          <w:fldChar w:fldCharType="begin"/>
        </w:r>
        <w:r>
          <w:rPr>
            <w:noProof/>
            <w:webHidden/>
          </w:rPr>
          <w:instrText xml:space="preserve"> PAGEREF _Toc253578623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4" w:history="1">
        <w:r w:rsidRPr="0021569C">
          <w:rPr>
            <w:rStyle w:val="Hyperlink"/>
            <w:noProof/>
          </w:rPr>
          <w:t>CHA-3.7.4.185.1 Channel/CSR light application shall support different configuration depending on user role</w:t>
        </w:r>
        <w:r>
          <w:rPr>
            <w:noProof/>
            <w:webHidden/>
          </w:rPr>
          <w:tab/>
        </w:r>
        <w:r>
          <w:rPr>
            <w:noProof/>
            <w:webHidden/>
          </w:rPr>
          <w:fldChar w:fldCharType="begin"/>
        </w:r>
        <w:r>
          <w:rPr>
            <w:noProof/>
            <w:webHidden/>
          </w:rPr>
          <w:instrText xml:space="preserve"> PAGEREF _Toc253578624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5" w:history="1">
        <w:r w:rsidRPr="0021569C">
          <w:rPr>
            <w:rStyle w:val="Hyperlink"/>
            <w:noProof/>
          </w:rPr>
          <w:t>CHA-3.7.4.185.2 Channel/CSR light application shall support a default configuration</w:t>
        </w:r>
        <w:r>
          <w:rPr>
            <w:noProof/>
            <w:webHidden/>
          </w:rPr>
          <w:tab/>
        </w:r>
        <w:r>
          <w:rPr>
            <w:noProof/>
            <w:webHidden/>
          </w:rPr>
          <w:fldChar w:fldCharType="begin"/>
        </w:r>
        <w:r>
          <w:rPr>
            <w:noProof/>
            <w:webHidden/>
          </w:rPr>
          <w:instrText xml:space="preserve"> PAGEREF _Toc253578625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6" w:history="1">
        <w:r w:rsidRPr="0021569C">
          <w:rPr>
            <w:rStyle w:val="Hyperlink"/>
            <w:noProof/>
          </w:rPr>
          <w:t>CHA-3.7.4.190 Channel/CSR light application shall request user to confirm attributes modification</w:t>
        </w:r>
        <w:r>
          <w:rPr>
            <w:noProof/>
            <w:webHidden/>
          </w:rPr>
          <w:tab/>
        </w:r>
        <w:r>
          <w:rPr>
            <w:noProof/>
            <w:webHidden/>
          </w:rPr>
          <w:fldChar w:fldCharType="begin"/>
        </w:r>
        <w:r>
          <w:rPr>
            <w:noProof/>
            <w:webHidden/>
          </w:rPr>
          <w:instrText xml:space="preserve"> PAGEREF _Toc253578626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7" w:history="1">
        <w:r w:rsidRPr="0021569C">
          <w:rPr>
            <w:rStyle w:val="Hyperlink"/>
            <w:noProof/>
          </w:rPr>
          <w:t>CHA-3.7.4.190.1 Channel/CSR light application shall display the new attributes values in read only mode during confirmation.</w:t>
        </w:r>
        <w:r>
          <w:rPr>
            <w:noProof/>
            <w:webHidden/>
          </w:rPr>
          <w:tab/>
        </w:r>
        <w:r>
          <w:rPr>
            <w:noProof/>
            <w:webHidden/>
          </w:rPr>
          <w:fldChar w:fldCharType="begin"/>
        </w:r>
        <w:r>
          <w:rPr>
            <w:noProof/>
            <w:webHidden/>
          </w:rPr>
          <w:instrText xml:space="preserve"> PAGEREF _Toc253578627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8" w:history="1">
        <w:r w:rsidRPr="0021569C">
          <w:rPr>
            <w:rStyle w:val="Hyperlink"/>
            <w:noProof/>
          </w:rPr>
          <w:t>CHA-3.7.4.190.2 Channel/CSR light application shall allow the configuration of subscriber attributes respecting CHA-3.2.4.80.x requirements, applied to subscriber attributes except CHA-3.2.4.80.3.3, not necessary for a subscriber.</w:t>
        </w:r>
        <w:r>
          <w:rPr>
            <w:noProof/>
            <w:webHidden/>
          </w:rPr>
          <w:tab/>
        </w:r>
        <w:r>
          <w:rPr>
            <w:noProof/>
            <w:webHidden/>
          </w:rPr>
          <w:fldChar w:fldCharType="begin"/>
        </w:r>
        <w:r>
          <w:rPr>
            <w:noProof/>
            <w:webHidden/>
          </w:rPr>
          <w:instrText xml:space="preserve"> PAGEREF _Toc253578628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29" w:history="1">
        <w:r w:rsidRPr="0021569C">
          <w:rPr>
            <w:rStyle w:val="Hyperlink"/>
            <w:noProof/>
          </w:rPr>
          <w:t>CHA-3.7.4.200</w:t>
        </w:r>
        <w:r w:rsidRPr="0021569C">
          <w:rPr>
            <w:rStyle w:val="Hyperlink"/>
            <w:strike/>
            <w:noProof/>
          </w:rPr>
          <w:t xml:space="preserve"> </w:t>
        </w:r>
        <w:r w:rsidRPr="0021569C">
          <w:rPr>
            <w:rStyle w:val="Hyperlink"/>
            <w:noProof/>
          </w:rPr>
          <w:t>Channel/CSR light application shall allow a user migrating a prepaid subscriber to postpaid subscriber with respect of use case ‘Migrate from prepaid to postpaid’.</w:t>
        </w:r>
        <w:r>
          <w:rPr>
            <w:noProof/>
            <w:webHidden/>
          </w:rPr>
          <w:tab/>
        </w:r>
        <w:r>
          <w:rPr>
            <w:noProof/>
            <w:webHidden/>
          </w:rPr>
          <w:fldChar w:fldCharType="begin"/>
        </w:r>
        <w:r>
          <w:rPr>
            <w:noProof/>
            <w:webHidden/>
          </w:rPr>
          <w:instrText xml:space="preserve"> PAGEREF _Toc253578629 \h </w:instrText>
        </w:r>
        <w:r>
          <w:rPr>
            <w:noProof/>
            <w:webHidden/>
          </w:rPr>
        </w:r>
        <w:r>
          <w:rPr>
            <w:noProof/>
            <w:webHidden/>
          </w:rPr>
          <w:fldChar w:fldCharType="separate"/>
        </w:r>
        <w:r>
          <w:rPr>
            <w:noProof/>
            <w:webHidden/>
          </w:rPr>
          <w:t>120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0" w:history="1">
        <w:r w:rsidRPr="0021569C">
          <w:rPr>
            <w:rStyle w:val="Hyperlink"/>
            <w:noProof/>
          </w:rPr>
          <w:t>CHA-3.7.4.200.1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_Toc253578630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1" w:history="1">
        <w:r w:rsidRPr="0021569C">
          <w:rPr>
            <w:rStyle w:val="Hyperlink"/>
            <w:noProof/>
          </w:rPr>
          <w:t>CHA-3.7.4.200.2</w:t>
        </w:r>
        <w:r w:rsidRPr="0021569C">
          <w:rPr>
            <w:rStyle w:val="Hyperlink"/>
            <w:bCs/>
            <w:noProof/>
          </w:rPr>
          <w:t xml:space="preserve"> Channel/CSR light application</w:t>
        </w:r>
        <w:r w:rsidRPr="0021569C">
          <w:rPr>
            <w:rStyle w:val="Hyperlink"/>
            <w:noProof/>
          </w:rPr>
          <w:t xml:space="preserve"> shall allow by page flow configuration at design-time to enable/disable the ‘review existing account’ use case step (enable by default) in the use case ‘Migrate from prepaid to postpaid’.</w:t>
        </w:r>
        <w:r>
          <w:rPr>
            <w:noProof/>
            <w:webHidden/>
          </w:rPr>
          <w:tab/>
        </w:r>
        <w:r>
          <w:rPr>
            <w:noProof/>
            <w:webHidden/>
          </w:rPr>
          <w:fldChar w:fldCharType="begin"/>
        </w:r>
        <w:r>
          <w:rPr>
            <w:noProof/>
            <w:webHidden/>
          </w:rPr>
          <w:instrText xml:space="preserve"> PAGEREF _Toc253578631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2" w:history="1">
        <w:r w:rsidRPr="0021569C">
          <w:rPr>
            <w:rStyle w:val="Hyperlink"/>
            <w:noProof/>
          </w:rPr>
          <w:t>CHA-3.7.4.210 Channel/CSR light application shall propose migrate option only if the subscriber has a prepaid primary offer</w:t>
        </w:r>
        <w:r>
          <w:rPr>
            <w:noProof/>
            <w:webHidden/>
          </w:rPr>
          <w:tab/>
        </w:r>
        <w:r>
          <w:rPr>
            <w:noProof/>
            <w:webHidden/>
          </w:rPr>
          <w:fldChar w:fldCharType="begin"/>
        </w:r>
        <w:r>
          <w:rPr>
            <w:noProof/>
            <w:webHidden/>
          </w:rPr>
          <w:instrText xml:space="preserve"> PAGEREF _Toc253578632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3" w:history="1">
        <w:r w:rsidRPr="0021569C">
          <w:rPr>
            <w:rStyle w:val="Hyperlink"/>
            <w:noProof/>
          </w:rPr>
          <w:t>CHA-3.7.4.220 Channel/CSR light application shall propose migrate option only if the subscriber primary offer has not been subscribed in the context of a mandatory or selective subscriber bundle</w:t>
        </w:r>
        <w:r>
          <w:rPr>
            <w:noProof/>
            <w:webHidden/>
          </w:rPr>
          <w:tab/>
        </w:r>
        <w:r>
          <w:rPr>
            <w:noProof/>
            <w:webHidden/>
          </w:rPr>
          <w:fldChar w:fldCharType="begin"/>
        </w:r>
        <w:r>
          <w:rPr>
            <w:noProof/>
            <w:webHidden/>
          </w:rPr>
          <w:instrText xml:space="preserve"> PAGEREF _Toc253578633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4" w:history="1">
        <w:r w:rsidRPr="0021569C">
          <w:rPr>
            <w:rStyle w:val="Hyperlink"/>
            <w:noProof/>
          </w:rPr>
          <w:t>CHA-3.7.4.230 Channel/CSR light application shall prevent migrating if there is a pending request for the subscriber implying a reconfiguration of the subscriber (‘swap’, add, modify, remove supplementary offers)</w:t>
        </w:r>
        <w:r>
          <w:rPr>
            <w:noProof/>
            <w:webHidden/>
          </w:rPr>
          <w:tab/>
        </w:r>
        <w:r>
          <w:rPr>
            <w:noProof/>
            <w:webHidden/>
          </w:rPr>
          <w:fldChar w:fldCharType="begin"/>
        </w:r>
        <w:r>
          <w:rPr>
            <w:noProof/>
            <w:webHidden/>
          </w:rPr>
          <w:instrText xml:space="preserve"> PAGEREF _Toc253578634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5" w:history="1">
        <w:r w:rsidRPr="0021569C">
          <w:rPr>
            <w:rStyle w:val="Hyperlink"/>
            <w:noProof/>
          </w:rPr>
          <w:t>CHA-3.7.4.230.1 Channel/CSR light application shall display an error message to inform user of the reason preventing the migration</w:t>
        </w:r>
        <w:r>
          <w:rPr>
            <w:noProof/>
            <w:webHidden/>
          </w:rPr>
          <w:tab/>
        </w:r>
        <w:r>
          <w:rPr>
            <w:noProof/>
            <w:webHidden/>
          </w:rPr>
          <w:fldChar w:fldCharType="begin"/>
        </w:r>
        <w:r>
          <w:rPr>
            <w:noProof/>
            <w:webHidden/>
          </w:rPr>
          <w:instrText xml:space="preserve"> PAGEREF _Toc253578635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6" w:history="1">
        <w:r w:rsidRPr="0021569C">
          <w:rPr>
            <w:rStyle w:val="Hyperlink"/>
            <w:noProof/>
          </w:rPr>
          <w:t>CHA-3.7.4.240 Channel/CSR light application shall limit the list of candidate primary offers and subscriber bundles for the migration.</w:t>
        </w:r>
        <w:r>
          <w:rPr>
            <w:noProof/>
            <w:webHidden/>
          </w:rPr>
          <w:tab/>
        </w:r>
        <w:r>
          <w:rPr>
            <w:noProof/>
            <w:webHidden/>
          </w:rPr>
          <w:fldChar w:fldCharType="begin"/>
        </w:r>
        <w:r>
          <w:rPr>
            <w:noProof/>
            <w:webHidden/>
          </w:rPr>
          <w:instrText xml:space="preserve"> PAGEREF _Toc253578636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7" w:history="1">
        <w:r w:rsidRPr="0021569C">
          <w:rPr>
            <w:rStyle w:val="Hyperlink"/>
            <w:noProof/>
          </w:rPr>
          <w:t>CHA-3.7.4.240.1 Channel/CSR light application shall propose only primary offers or subscriber bundles declared in a transition rule associated to the source primary offer.</w:t>
        </w:r>
        <w:r>
          <w:rPr>
            <w:noProof/>
            <w:webHidden/>
          </w:rPr>
          <w:tab/>
        </w:r>
        <w:r>
          <w:rPr>
            <w:noProof/>
            <w:webHidden/>
          </w:rPr>
          <w:fldChar w:fldCharType="begin"/>
        </w:r>
        <w:r>
          <w:rPr>
            <w:noProof/>
            <w:webHidden/>
          </w:rPr>
          <w:instrText xml:space="preserve"> PAGEREF _Toc253578637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8" w:history="1">
        <w:r w:rsidRPr="0021569C">
          <w:rPr>
            <w:rStyle w:val="Hyperlink"/>
            <w:noProof/>
          </w:rPr>
          <w:t>CHA-3.7.4.240.2 Channel/CSR light application shall allow enabling or disabling this rule for the migrate subscriber use case</w:t>
        </w:r>
        <w:r>
          <w:rPr>
            <w:noProof/>
            <w:webHidden/>
          </w:rPr>
          <w:tab/>
        </w:r>
        <w:r>
          <w:rPr>
            <w:noProof/>
            <w:webHidden/>
          </w:rPr>
          <w:fldChar w:fldCharType="begin"/>
        </w:r>
        <w:r>
          <w:rPr>
            <w:noProof/>
            <w:webHidden/>
          </w:rPr>
          <w:instrText xml:space="preserve"> PAGEREF _Toc253578638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39" w:history="1">
        <w:r w:rsidRPr="0021569C">
          <w:rPr>
            <w:rStyle w:val="Hyperlink"/>
            <w:noProof/>
          </w:rPr>
          <w:t>CHA-3.7.4.240.3 Channel/CSR light application shall propose only postpaid primary offers and subscriber bundles with a postpaid primary offer</w:t>
        </w:r>
        <w:r>
          <w:rPr>
            <w:noProof/>
            <w:webHidden/>
          </w:rPr>
          <w:tab/>
        </w:r>
        <w:r>
          <w:rPr>
            <w:noProof/>
            <w:webHidden/>
          </w:rPr>
          <w:fldChar w:fldCharType="begin"/>
        </w:r>
        <w:r>
          <w:rPr>
            <w:noProof/>
            <w:webHidden/>
          </w:rPr>
          <w:instrText xml:space="preserve"> PAGEREF _Toc253578639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0" w:history="1">
        <w:r w:rsidRPr="0021569C">
          <w:rPr>
            <w:rStyle w:val="Hyperlink"/>
            <w:noProof/>
          </w:rPr>
          <w:t>CHA-3.7.4.240.4 Channel/CSR light application shall propose only primary offers and subscriber bundles with the same service category as the source primary offer</w:t>
        </w:r>
        <w:r>
          <w:rPr>
            <w:noProof/>
            <w:webHidden/>
          </w:rPr>
          <w:tab/>
        </w:r>
        <w:r>
          <w:rPr>
            <w:noProof/>
            <w:webHidden/>
          </w:rPr>
          <w:fldChar w:fldCharType="begin"/>
        </w:r>
        <w:r>
          <w:rPr>
            <w:noProof/>
            <w:webHidden/>
          </w:rPr>
          <w:instrText xml:space="preserve"> PAGEREF _Toc253578640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1" w:history="1">
        <w:r w:rsidRPr="0021569C">
          <w:rPr>
            <w:rStyle w:val="Hyperlink"/>
            <w:noProof/>
          </w:rPr>
          <w:t>CHA-3.7.4.240.5 Channel/CSR light application shall apply general logic already specified in product selection use case in addition of rules above.</w:t>
        </w:r>
        <w:r>
          <w:rPr>
            <w:noProof/>
            <w:webHidden/>
          </w:rPr>
          <w:tab/>
        </w:r>
        <w:r>
          <w:rPr>
            <w:noProof/>
            <w:webHidden/>
          </w:rPr>
          <w:fldChar w:fldCharType="begin"/>
        </w:r>
        <w:r>
          <w:rPr>
            <w:noProof/>
            <w:webHidden/>
          </w:rPr>
          <w:instrText xml:space="preserve"> PAGEREF _Toc253578641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2" w:history="1">
        <w:r w:rsidRPr="0021569C">
          <w:rPr>
            <w:rStyle w:val="Hyperlink"/>
            <w:noProof/>
          </w:rPr>
          <w:t>CHA-3.7.4.250 Channel/CSR light application shall allow a user changing his primary offer and supplementary offers with respect of use case ‘change primary offer and supplementary offers’.</w:t>
        </w:r>
        <w:r>
          <w:rPr>
            <w:noProof/>
            <w:webHidden/>
          </w:rPr>
          <w:tab/>
        </w:r>
        <w:r>
          <w:rPr>
            <w:noProof/>
            <w:webHidden/>
          </w:rPr>
          <w:fldChar w:fldCharType="begin"/>
        </w:r>
        <w:r>
          <w:rPr>
            <w:noProof/>
            <w:webHidden/>
          </w:rPr>
          <w:instrText xml:space="preserve"> PAGEREF _Toc253578642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3" w:history="1">
        <w:r w:rsidRPr="0021569C">
          <w:rPr>
            <w:rStyle w:val="Hyperlink"/>
            <w:noProof/>
          </w:rPr>
          <w:t>CHA-3.7.4.250.1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_Toc253578643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4" w:history="1">
        <w:r w:rsidRPr="0021569C">
          <w:rPr>
            <w:rStyle w:val="Hyperlink"/>
            <w:noProof/>
          </w:rPr>
          <w:t>CHA-3.7.4.250.2</w:t>
        </w:r>
        <w:r w:rsidRPr="0021569C">
          <w:rPr>
            <w:rStyle w:val="Hyperlink"/>
            <w:bCs/>
            <w:noProof/>
          </w:rPr>
          <w:t xml:space="preserve"> Channel/CSR light application</w:t>
        </w:r>
        <w:r w:rsidRPr="0021569C">
          <w:rPr>
            <w:rStyle w:val="Hyperlink"/>
            <w:noProof/>
          </w:rPr>
          <w:t xml:space="preserve"> shall allow by page flow configuration at design-time to enable/disable the ‘review existing account’ use case step (disable by default) in the use case ‘Change primary offer and supplementary offers’.</w:t>
        </w:r>
        <w:r>
          <w:rPr>
            <w:noProof/>
            <w:webHidden/>
          </w:rPr>
          <w:tab/>
        </w:r>
        <w:r>
          <w:rPr>
            <w:noProof/>
            <w:webHidden/>
          </w:rPr>
          <w:fldChar w:fldCharType="begin"/>
        </w:r>
        <w:r>
          <w:rPr>
            <w:noProof/>
            <w:webHidden/>
          </w:rPr>
          <w:instrText xml:space="preserve"> PAGEREF _Toc253578644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5" w:history="1">
        <w:r w:rsidRPr="0021569C">
          <w:rPr>
            <w:rStyle w:val="Hyperlink"/>
            <w:strike/>
            <w:noProof/>
          </w:rPr>
          <w:t>CHA-3.7.4.260 Channel/CSR light application shall allow user keeping the same primary offer and just changing his supplementary offers</w:t>
        </w:r>
        <w:r>
          <w:rPr>
            <w:noProof/>
            <w:webHidden/>
          </w:rPr>
          <w:tab/>
        </w:r>
        <w:r>
          <w:rPr>
            <w:noProof/>
            <w:webHidden/>
          </w:rPr>
          <w:fldChar w:fldCharType="begin"/>
        </w:r>
        <w:r>
          <w:rPr>
            <w:noProof/>
            <w:webHidden/>
          </w:rPr>
          <w:instrText xml:space="preserve"> PAGEREF _Toc253578645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6" w:history="1">
        <w:r w:rsidRPr="0021569C">
          <w:rPr>
            <w:rStyle w:val="Hyperlink"/>
            <w:noProof/>
          </w:rPr>
          <w:t>CHA-3.7.4.270 Channel/CSR light application shall prevent changing primary offer and supplementary offers if there is a pending request for the subscriber implying a reconfiguration of the subscriber (‘swap’, add, modify, remove supplementary offers)</w:t>
        </w:r>
        <w:r>
          <w:rPr>
            <w:noProof/>
            <w:webHidden/>
          </w:rPr>
          <w:tab/>
        </w:r>
        <w:r>
          <w:rPr>
            <w:noProof/>
            <w:webHidden/>
          </w:rPr>
          <w:fldChar w:fldCharType="begin"/>
        </w:r>
        <w:r>
          <w:rPr>
            <w:noProof/>
            <w:webHidden/>
          </w:rPr>
          <w:instrText xml:space="preserve"> PAGEREF _Toc253578646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7" w:history="1">
        <w:r w:rsidRPr="0021569C">
          <w:rPr>
            <w:rStyle w:val="Hyperlink"/>
            <w:noProof/>
          </w:rPr>
          <w:t>CHA-3.7.4.270.1 Channel/CSR light application shall display an error message to inform user of the reason preventing the change</w:t>
        </w:r>
        <w:r>
          <w:rPr>
            <w:noProof/>
            <w:webHidden/>
          </w:rPr>
          <w:tab/>
        </w:r>
        <w:r>
          <w:rPr>
            <w:noProof/>
            <w:webHidden/>
          </w:rPr>
          <w:fldChar w:fldCharType="begin"/>
        </w:r>
        <w:r>
          <w:rPr>
            <w:noProof/>
            <w:webHidden/>
          </w:rPr>
          <w:instrText xml:space="preserve"> PAGEREF _Toc253578647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8" w:history="1">
        <w:r w:rsidRPr="0021569C">
          <w:rPr>
            <w:rStyle w:val="Hyperlink"/>
            <w:noProof/>
          </w:rPr>
          <w:t>CHA-3.7.4.280 Channel/CSR light application shall limit the list of candidate primary offers and subscriber bundles for the change.</w:t>
        </w:r>
        <w:r>
          <w:rPr>
            <w:noProof/>
            <w:webHidden/>
          </w:rPr>
          <w:tab/>
        </w:r>
        <w:r>
          <w:rPr>
            <w:noProof/>
            <w:webHidden/>
          </w:rPr>
          <w:fldChar w:fldCharType="begin"/>
        </w:r>
        <w:r>
          <w:rPr>
            <w:noProof/>
            <w:webHidden/>
          </w:rPr>
          <w:instrText xml:space="preserve"> PAGEREF _Toc253578648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49" w:history="1">
        <w:r w:rsidRPr="0021569C">
          <w:rPr>
            <w:rStyle w:val="Hyperlink"/>
            <w:noProof/>
          </w:rPr>
          <w:t>CHA-3.7.4.280.1 Channel/CSR light application shall propose only primary offers or subscriber bundles declared in a transition rule associated to the source primary offer.</w:t>
        </w:r>
        <w:r>
          <w:rPr>
            <w:noProof/>
            <w:webHidden/>
          </w:rPr>
          <w:tab/>
        </w:r>
        <w:r>
          <w:rPr>
            <w:noProof/>
            <w:webHidden/>
          </w:rPr>
          <w:fldChar w:fldCharType="begin"/>
        </w:r>
        <w:r>
          <w:rPr>
            <w:noProof/>
            <w:webHidden/>
          </w:rPr>
          <w:instrText xml:space="preserve"> PAGEREF _Toc253578649 \h </w:instrText>
        </w:r>
        <w:r>
          <w:rPr>
            <w:noProof/>
            <w:webHidden/>
          </w:rPr>
        </w:r>
        <w:r>
          <w:rPr>
            <w:noProof/>
            <w:webHidden/>
          </w:rPr>
          <w:fldChar w:fldCharType="separate"/>
        </w:r>
        <w:r>
          <w:rPr>
            <w:noProof/>
            <w:webHidden/>
          </w:rPr>
          <w:t>121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0" w:history="1">
        <w:r w:rsidRPr="0021569C">
          <w:rPr>
            <w:rStyle w:val="Hyperlink"/>
            <w:noProof/>
          </w:rPr>
          <w:t>CHA-3.7.4.280.2 Channel/CSR light application shall allow enabling or disabling this rule for the migrate subscriber use case</w:t>
        </w:r>
        <w:r>
          <w:rPr>
            <w:noProof/>
            <w:webHidden/>
          </w:rPr>
          <w:tab/>
        </w:r>
        <w:r>
          <w:rPr>
            <w:noProof/>
            <w:webHidden/>
          </w:rPr>
          <w:fldChar w:fldCharType="begin"/>
        </w:r>
        <w:r>
          <w:rPr>
            <w:noProof/>
            <w:webHidden/>
          </w:rPr>
          <w:instrText xml:space="preserve"> PAGEREF _Toc253578650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1" w:history="1">
        <w:r w:rsidRPr="0021569C">
          <w:rPr>
            <w:rStyle w:val="Hyperlink"/>
            <w:noProof/>
          </w:rPr>
          <w:t>CHA-3.7.4. 280.3 Channel/CSR light application shall propose only primary offers and subscriber bundles with a primary offer of the same payment domain as the source primary offer (prepaid to prepaid and postpaid to postpaid)</w:t>
        </w:r>
        <w:r>
          <w:rPr>
            <w:noProof/>
            <w:webHidden/>
          </w:rPr>
          <w:tab/>
        </w:r>
        <w:r>
          <w:rPr>
            <w:noProof/>
            <w:webHidden/>
          </w:rPr>
          <w:fldChar w:fldCharType="begin"/>
        </w:r>
        <w:r>
          <w:rPr>
            <w:noProof/>
            <w:webHidden/>
          </w:rPr>
          <w:instrText xml:space="preserve"> PAGEREF _Toc253578651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2" w:history="1">
        <w:r w:rsidRPr="0021569C">
          <w:rPr>
            <w:rStyle w:val="Hyperlink"/>
            <w:noProof/>
          </w:rPr>
          <w:t>CHA-3.7.4. 280.4 Channel/CSR light application shall propose only primary offers and subscriber bundles with the same service category as the source primary offer</w:t>
        </w:r>
        <w:r>
          <w:rPr>
            <w:noProof/>
            <w:webHidden/>
          </w:rPr>
          <w:tab/>
        </w:r>
        <w:r>
          <w:rPr>
            <w:noProof/>
            <w:webHidden/>
          </w:rPr>
          <w:fldChar w:fldCharType="begin"/>
        </w:r>
        <w:r>
          <w:rPr>
            <w:noProof/>
            <w:webHidden/>
          </w:rPr>
          <w:instrText xml:space="preserve"> PAGEREF _Toc253578652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3" w:history="1">
        <w:r w:rsidRPr="0021569C">
          <w:rPr>
            <w:rStyle w:val="Hyperlink"/>
            <w:noProof/>
          </w:rPr>
          <w:t>CHA-3.7.4. 280.5 Channel/CSR light application shall apply general logic already specified in product selection use case in addition of rules above.</w:t>
        </w:r>
        <w:r>
          <w:rPr>
            <w:noProof/>
            <w:webHidden/>
          </w:rPr>
          <w:tab/>
        </w:r>
        <w:r>
          <w:rPr>
            <w:noProof/>
            <w:webHidden/>
          </w:rPr>
          <w:fldChar w:fldCharType="begin"/>
        </w:r>
        <w:r>
          <w:rPr>
            <w:noProof/>
            <w:webHidden/>
          </w:rPr>
          <w:instrText xml:space="preserve"> PAGEREF _Toc253578653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4" w:history="1">
        <w:r w:rsidRPr="0021569C">
          <w:rPr>
            <w:rStyle w:val="Hyperlink"/>
            <w:noProof/>
          </w:rPr>
          <w:t>CHA-3.7.4.290 Channel/CSR light application shall allow user swapping his primary offer and subscriber bundle to migrate or change his primary offer and supplementary offers with respect of use case ‘swap primary offer/subscriber bundle’.</w:t>
        </w:r>
        <w:r>
          <w:rPr>
            <w:noProof/>
            <w:webHidden/>
          </w:rPr>
          <w:tab/>
        </w:r>
        <w:r>
          <w:rPr>
            <w:noProof/>
            <w:webHidden/>
          </w:rPr>
          <w:fldChar w:fldCharType="begin"/>
        </w:r>
        <w:r>
          <w:rPr>
            <w:noProof/>
            <w:webHidden/>
          </w:rPr>
          <w:instrText xml:space="preserve"> PAGEREF _Toc253578654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5" w:history="1">
        <w:r w:rsidRPr="0021569C">
          <w:rPr>
            <w:rStyle w:val="Hyperlink"/>
            <w:noProof/>
          </w:rPr>
          <w:t>CHA-3.7.4.300 Channel/CSR light application shall allow user reconfiguring line roles with respect of use case ‘Update subscriber external id’.</w:t>
        </w:r>
        <w:r>
          <w:rPr>
            <w:noProof/>
            <w:webHidden/>
          </w:rPr>
          <w:tab/>
        </w:r>
        <w:r>
          <w:rPr>
            <w:noProof/>
            <w:webHidden/>
          </w:rPr>
          <w:fldChar w:fldCharType="begin"/>
        </w:r>
        <w:r>
          <w:rPr>
            <w:noProof/>
            <w:webHidden/>
          </w:rPr>
          <w:instrText xml:space="preserve"> PAGEREF _Toc253578655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6" w:history="1">
        <w:r w:rsidRPr="0021569C">
          <w:rPr>
            <w:rStyle w:val="Hyperlink"/>
            <w:noProof/>
          </w:rPr>
          <w:t>CHA-3.7.4.300.1 Channel/CSR light application shall display previous values configured when user is redirected from a basket option to reconfigure the associated selection.</w:t>
        </w:r>
        <w:r>
          <w:rPr>
            <w:noProof/>
            <w:webHidden/>
          </w:rPr>
          <w:tab/>
        </w:r>
        <w:r>
          <w:rPr>
            <w:noProof/>
            <w:webHidden/>
          </w:rPr>
          <w:fldChar w:fldCharType="begin"/>
        </w:r>
        <w:r>
          <w:rPr>
            <w:noProof/>
            <w:webHidden/>
          </w:rPr>
          <w:instrText xml:space="preserve"> PAGEREF _Toc253578656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7" w:history="1">
        <w:r w:rsidRPr="0021569C">
          <w:rPr>
            <w:rStyle w:val="Hyperlink"/>
            <w:noProof/>
          </w:rPr>
          <w:t>CHA-3.7.4.300.2</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_Toc253578657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8" w:history="1">
        <w:r w:rsidRPr="0021569C">
          <w:rPr>
            <w:rStyle w:val="Hyperlink"/>
            <w:noProof/>
          </w:rPr>
          <w:t>CHA-3.7.4.300.3</w:t>
        </w:r>
        <w:r w:rsidRPr="0021569C">
          <w:rPr>
            <w:rStyle w:val="Hyperlink"/>
            <w:bCs/>
            <w:noProof/>
          </w:rPr>
          <w:t xml:space="preserve"> Channel/CSR light application</w:t>
        </w:r>
        <w:r w:rsidRPr="0021569C">
          <w:rPr>
            <w:rStyle w:val="Hyperlink"/>
            <w:noProof/>
          </w:rPr>
          <w:t xml:space="preserve"> shall propose same facilities to configure the new external id as in use case Configure subscriber external id.</w:t>
        </w:r>
        <w:r>
          <w:rPr>
            <w:noProof/>
            <w:webHidden/>
          </w:rPr>
          <w:tab/>
        </w:r>
        <w:r>
          <w:rPr>
            <w:noProof/>
            <w:webHidden/>
          </w:rPr>
          <w:fldChar w:fldCharType="begin"/>
        </w:r>
        <w:r>
          <w:rPr>
            <w:noProof/>
            <w:webHidden/>
          </w:rPr>
          <w:instrText xml:space="preserve"> PAGEREF _Toc253578658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59" w:history="1">
        <w:r w:rsidRPr="0021569C">
          <w:rPr>
            <w:rStyle w:val="Hyperlink"/>
            <w:noProof/>
          </w:rPr>
          <w:t>CHA-3.7.4.</w:t>
        </w:r>
        <w:r w:rsidRPr="0021569C">
          <w:rPr>
            <w:rStyle w:val="Hyperlink"/>
            <w:rFonts w:cs="Arial"/>
            <w:noProof/>
          </w:rPr>
          <w:t xml:space="preserve">310 </w:t>
        </w:r>
        <w:r w:rsidRPr="0021569C">
          <w:rPr>
            <w:rStyle w:val="Hyperlink"/>
            <w:noProof/>
          </w:rPr>
          <w:t>Channel/CSR light application shall displays F&amp;F already configured with respect of use case ‘View and manage F&amp;F list’ and thus similarly as described in FRS F&amp;F for consumer 3.1.</w:t>
        </w:r>
        <w:r>
          <w:rPr>
            <w:noProof/>
            <w:webHidden/>
          </w:rPr>
          <w:tab/>
        </w:r>
        <w:r>
          <w:rPr>
            <w:noProof/>
            <w:webHidden/>
          </w:rPr>
          <w:fldChar w:fldCharType="begin"/>
        </w:r>
        <w:r>
          <w:rPr>
            <w:noProof/>
            <w:webHidden/>
          </w:rPr>
          <w:instrText xml:space="preserve"> PAGEREF _Toc253578659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0" w:history="1">
        <w:r w:rsidRPr="0021569C">
          <w:rPr>
            <w:rStyle w:val="Hyperlink"/>
            <w:noProof/>
          </w:rPr>
          <w:t>CHA-3.7.4.</w:t>
        </w:r>
        <w:r w:rsidRPr="0021569C">
          <w:rPr>
            <w:rStyle w:val="Hyperlink"/>
            <w:rFonts w:cs="Arial"/>
            <w:noProof/>
          </w:rPr>
          <w:t xml:space="preserve">320 </w:t>
        </w:r>
        <w:r w:rsidRPr="0021569C">
          <w:rPr>
            <w:rStyle w:val="Hyperlink"/>
            <w:noProof/>
          </w:rPr>
          <w:t>Channel/CSR light application shall allow user reconfiguring F&amp;F numbers for a subscriber with respect of use case ‘</w:t>
        </w:r>
        <w:r w:rsidRPr="0021569C">
          <w:rPr>
            <w:rStyle w:val="Hyperlink"/>
            <w:rFonts w:cs="Arial"/>
            <w:noProof/>
          </w:rPr>
          <w:t xml:space="preserve">Reconfigure F&amp;F list’ </w:t>
        </w:r>
        <w:r w:rsidRPr="0021569C">
          <w:rPr>
            <w:rStyle w:val="Hyperlink"/>
            <w:noProof/>
          </w:rPr>
          <w:t>and thus similarly as described in FRS F&amp;F for consumer 3.1.(V2)</w:t>
        </w:r>
        <w:r>
          <w:rPr>
            <w:noProof/>
            <w:webHidden/>
          </w:rPr>
          <w:tab/>
        </w:r>
        <w:r>
          <w:rPr>
            <w:noProof/>
            <w:webHidden/>
          </w:rPr>
          <w:fldChar w:fldCharType="begin"/>
        </w:r>
        <w:r>
          <w:rPr>
            <w:noProof/>
            <w:webHidden/>
          </w:rPr>
          <w:instrText xml:space="preserve"> PAGEREF _Toc253578660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1" w:history="1">
        <w:r w:rsidRPr="0021569C">
          <w:rPr>
            <w:rStyle w:val="Hyperlink"/>
            <w:noProof/>
          </w:rPr>
          <w:t>CHA-3.7.4.320.1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_Toc253578661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2" w:history="1">
        <w:r w:rsidRPr="0021569C">
          <w:rPr>
            <w:rStyle w:val="Hyperlink"/>
            <w:strike/>
            <w:noProof/>
          </w:rPr>
          <w:t>CHA-3.7.4.</w:t>
        </w:r>
        <w:r w:rsidRPr="0021569C">
          <w:rPr>
            <w:rStyle w:val="Hyperlink"/>
            <w:rFonts w:cs="Arial"/>
            <w:strike/>
            <w:noProof/>
          </w:rPr>
          <w:t xml:space="preserve">330 </w:t>
        </w:r>
        <w:r w:rsidRPr="0021569C">
          <w:rPr>
            <w:rStyle w:val="Hyperlink"/>
            <w:strike/>
            <w:noProof/>
          </w:rPr>
          <w:t>Channel/CSR light application shall allow user viewing records history of an instantiated list with respect of use case ‘View F&amp;F, FOA or FDA records history’ and thus similarly as described in FRS F&amp;F.</w:t>
        </w:r>
        <w:r>
          <w:rPr>
            <w:noProof/>
            <w:webHidden/>
          </w:rPr>
          <w:tab/>
        </w:r>
        <w:r>
          <w:rPr>
            <w:noProof/>
            <w:webHidden/>
          </w:rPr>
          <w:fldChar w:fldCharType="begin"/>
        </w:r>
        <w:r>
          <w:rPr>
            <w:noProof/>
            <w:webHidden/>
          </w:rPr>
          <w:instrText xml:space="preserve"> PAGEREF _Toc253578662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3" w:history="1">
        <w:r w:rsidRPr="0021569C">
          <w:rPr>
            <w:rStyle w:val="Hyperlink"/>
            <w:noProof/>
          </w:rPr>
          <w:t>CHA-3.7.4.350 Channel/CSR light application shall allow a user adding subscriber supplementary offers with respect of use case ‘Add subscriber supplementary offers’.</w:t>
        </w:r>
        <w:r>
          <w:rPr>
            <w:noProof/>
            <w:webHidden/>
          </w:rPr>
          <w:tab/>
        </w:r>
        <w:r>
          <w:rPr>
            <w:noProof/>
            <w:webHidden/>
          </w:rPr>
          <w:fldChar w:fldCharType="begin"/>
        </w:r>
        <w:r>
          <w:rPr>
            <w:noProof/>
            <w:webHidden/>
          </w:rPr>
          <w:instrText xml:space="preserve"> PAGEREF _Toc253578663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4" w:history="1">
        <w:r w:rsidRPr="0021569C">
          <w:rPr>
            <w:rStyle w:val="Hyperlink"/>
            <w:noProof/>
          </w:rPr>
          <w:t>CHA-3.7.4.350.1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_Toc253578664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5" w:history="1">
        <w:r w:rsidRPr="0021569C">
          <w:rPr>
            <w:rStyle w:val="Hyperlink"/>
            <w:noProof/>
          </w:rPr>
          <w:t>CHA-3.7.4.355 Channel/CSR light application shall allow user modifying offer parameters with respect of use case ‘Modify subscriber offer’.</w:t>
        </w:r>
        <w:r>
          <w:rPr>
            <w:noProof/>
            <w:webHidden/>
          </w:rPr>
          <w:tab/>
        </w:r>
        <w:r>
          <w:rPr>
            <w:noProof/>
            <w:webHidden/>
          </w:rPr>
          <w:fldChar w:fldCharType="begin"/>
        </w:r>
        <w:r>
          <w:rPr>
            <w:noProof/>
            <w:webHidden/>
          </w:rPr>
          <w:instrText xml:space="preserve"> PAGEREF _Toc253578665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6" w:history="1">
        <w:r w:rsidRPr="0021569C">
          <w:rPr>
            <w:rStyle w:val="Hyperlink"/>
            <w:noProof/>
          </w:rPr>
          <w:t>CHA-3.7.4.355.1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_Toc253578666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7" w:history="1">
        <w:r w:rsidRPr="0021569C">
          <w:rPr>
            <w:rStyle w:val="Hyperlink"/>
            <w:noProof/>
          </w:rPr>
          <w:t>CHA-3.7.4.360 Channel/CSR light application shall allow a user removing a subscriber supplementary offer with respect of use case ‘Remove subscriber supplementary offer’.</w:t>
        </w:r>
        <w:r>
          <w:rPr>
            <w:noProof/>
            <w:webHidden/>
          </w:rPr>
          <w:tab/>
        </w:r>
        <w:r>
          <w:rPr>
            <w:noProof/>
            <w:webHidden/>
          </w:rPr>
          <w:fldChar w:fldCharType="begin"/>
        </w:r>
        <w:r>
          <w:rPr>
            <w:noProof/>
            <w:webHidden/>
          </w:rPr>
          <w:instrText xml:space="preserve"> PAGEREF _Toc253578667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8" w:history="1">
        <w:r w:rsidRPr="0021569C">
          <w:rPr>
            <w:rStyle w:val="Hyperlink"/>
            <w:noProof/>
          </w:rPr>
          <w:t>CHA-3.7.4.360.1</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_Toc253578668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69" w:history="1">
        <w:r w:rsidRPr="0021569C">
          <w:rPr>
            <w:rStyle w:val="Hyperlink"/>
            <w:noProof/>
          </w:rPr>
          <w:t xml:space="preserve">CHA-3.7.4.370 </w:t>
        </w:r>
        <w:r w:rsidRPr="0021569C">
          <w:rPr>
            <w:rStyle w:val="Hyperlink"/>
            <w:bCs/>
            <w:noProof/>
          </w:rPr>
          <w:t>Channel/CSR light application</w:t>
        </w:r>
        <w:r w:rsidRPr="0021569C">
          <w:rPr>
            <w:rStyle w:val="Hyperlink"/>
            <w:noProof/>
          </w:rPr>
          <w:t xml:space="preserve"> shall allow a user reconfiguring list of subscriber supplementary offers with respect of use case ‘Reconfigure subscriber supplementary offers’.</w:t>
        </w:r>
        <w:r>
          <w:rPr>
            <w:noProof/>
            <w:webHidden/>
          </w:rPr>
          <w:tab/>
        </w:r>
        <w:r>
          <w:rPr>
            <w:noProof/>
            <w:webHidden/>
          </w:rPr>
          <w:fldChar w:fldCharType="begin"/>
        </w:r>
        <w:r>
          <w:rPr>
            <w:noProof/>
            <w:webHidden/>
          </w:rPr>
          <w:instrText xml:space="preserve"> PAGEREF _Toc253578669 \h </w:instrText>
        </w:r>
        <w:r>
          <w:rPr>
            <w:noProof/>
            <w:webHidden/>
          </w:rPr>
        </w:r>
        <w:r>
          <w:rPr>
            <w:noProof/>
            <w:webHidden/>
          </w:rPr>
          <w:fldChar w:fldCharType="separate"/>
        </w:r>
        <w:r>
          <w:rPr>
            <w:noProof/>
            <w:webHidden/>
          </w:rPr>
          <w:t>122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0" w:history="1">
        <w:r w:rsidRPr="0021569C">
          <w:rPr>
            <w:rStyle w:val="Hyperlink"/>
            <w:strike/>
            <w:noProof/>
          </w:rPr>
          <w:t xml:space="preserve">CHA-3.7.4.370.1 </w:t>
        </w:r>
        <w:r w:rsidRPr="0021569C">
          <w:rPr>
            <w:rStyle w:val="Hyperlink"/>
            <w:bCs/>
            <w:strike/>
            <w:noProof/>
          </w:rPr>
          <w:t>Channel/CSR light application</w:t>
        </w:r>
        <w:r w:rsidRPr="0021569C">
          <w:rPr>
            <w:rStyle w:val="Hyperlink"/>
            <w:strike/>
            <w:noProof/>
          </w:rPr>
          <w:t xml:space="preserve"> shall proposes the option only if there is a subscriber bundle subscribed on the subscriber and selective offers in the subscriber bundle definition.</w:t>
        </w:r>
        <w:r>
          <w:rPr>
            <w:noProof/>
            <w:webHidden/>
          </w:rPr>
          <w:tab/>
        </w:r>
        <w:r>
          <w:rPr>
            <w:noProof/>
            <w:webHidden/>
          </w:rPr>
          <w:fldChar w:fldCharType="begin"/>
        </w:r>
        <w:r>
          <w:rPr>
            <w:noProof/>
            <w:webHidden/>
          </w:rPr>
          <w:instrText xml:space="preserve"> PAGEREF _Toc253578670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1" w:history="1">
        <w:r w:rsidRPr="0021569C">
          <w:rPr>
            <w:rStyle w:val="Hyperlink"/>
            <w:noProof/>
          </w:rPr>
          <w:t xml:space="preserve">CHA-3.7.4.370.2 </w:t>
        </w:r>
        <w:r w:rsidRPr="0021569C">
          <w:rPr>
            <w:rStyle w:val="Hyperlink"/>
            <w:bCs/>
            <w:noProof/>
          </w:rPr>
          <w:t>Channel/CSR light application</w:t>
        </w:r>
        <w:r w:rsidRPr="0021569C">
          <w:rPr>
            <w:rStyle w:val="Hyperlink"/>
            <w:noProof/>
          </w:rPr>
          <w:t xml:space="preserve"> shall allow user to keep a selective offer but as optional only if the offer is hybrid and if the offer is still available.</w:t>
        </w:r>
        <w:r>
          <w:rPr>
            <w:noProof/>
            <w:webHidden/>
          </w:rPr>
          <w:tab/>
        </w:r>
        <w:r>
          <w:rPr>
            <w:noProof/>
            <w:webHidden/>
          </w:rPr>
          <w:fldChar w:fldCharType="begin"/>
        </w:r>
        <w:r>
          <w:rPr>
            <w:noProof/>
            <w:webHidden/>
          </w:rPr>
          <w:instrText xml:space="preserve"> PAGEREF _Toc253578671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2" w:history="1">
        <w:r w:rsidRPr="0021569C">
          <w:rPr>
            <w:rStyle w:val="Hyperlink"/>
            <w:noProof/>
          </w:rPr>
          <w:t xml:space="preserve">CHA-3.7.4.370.3 </w:t>
        </w:r>
        <w:r w:rsidRPr="0021569C">
          <w:rPr>
            <w:rStyle w:val="Hyperlink"/>
            <w:bCs/>
            <w:noProof/>
          </w:rPr>
          <w:t>Channel/CSR light application</w:t>
        </w:r>
        <w:r w:rsidRPr="0021569C">
          <w:rPr>
            <w:rStyle w:val="Hyperlink"/>
            <w:noProof/>
          </w:rPr>
          <w:t xml:space="preserve"> shall propose as candidate offers only offers valid (refer to select subscriber supplementary offers for ‘valid’ requirements).</w:t>
        </w:r>
        <w:r>
          <w:rPr>
            <w:noProof/>
            <w:webHidden/>
          </w:rPr>
          <w:tab/>
        </w:r>
        <w:r>
          <w:rPr>
            <w:noProof/>
            <w:webHidden/>
          </w:rPr>
          <w:fldChar w:fldCharType="begin"/>
        </w:r>
        <w:r>
          <w:rPr>
            <w:noProof/>
            <w:webHidden/>
          </w:rPr>
          <w:instrText xml:space="preserve"> PAGEREF _Toc253578672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3" w:history="1">
        <w:r w:rsidRPr="0021569C">
          <w:rPr>
            <w:rStyle w:val="Hyperlink"/>
            <w:noProof/>
          </w:rPr>
          <w:t xml:space="preserve">CHA-3.7.4.370.4 </w:t>
        </w:r>
        <w:r w:rsidRPr="0021569C">
          <w:rPr>
            <w:rStyle w:val="Hyperlink"/>
            <w:bCs/>
            <w:noProof/>
          </w:rPr>
          <w:t>Channel/CSR light application</w:t>
        </w:r>
        <w:r w:rsidRPr="0021569C">
          <w:rPr>
            <w:rStyle w:val="Hyperlink"/>
            <w:noProof/>
          </w:rPr>
          <w:t xml:space="preserve"> shall display and control offers rules similarly as in select subscriber supplementary offers.</w:t>
        </w:r>
        <w:r>
          <w:rPr>
            <w:noProof/>
            <w:webHidden/>
          </w:rPr>
          <w:tab/>
        </w:r>
        <w:r>
          <w:rPr>
            <w:noProof/>
            <w:webHidden/>
          </w:rPr>
          <w:fldChar w:fldCharType="begin"/>
        </w:r>
        <w:r>
          <w:rPr>
            <w:noProof/>
            <w:webHidden/>
          </w:rPr>
          <w:instrText xml:space="preserve"> PAGEREF _Toc253578673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4" w:history="1">
        <w:r w:rsidRPr="0021569C">
          <w:rPr>
            <w:rStyle w:val="Hyperlink"/>
            <w:noProof/>
          </w:rPr>
          <w:t>CHA-3.7.4.370.5</w:t>
        </w:r>
        <w:r w:rsidRPr="0021569C">
          <w:rPr>
            <w:rStyle w:val="Hyperlink"/>
            <w:bCs/>
            <w:noProof/>
          </w:rPr>
          <w:t xml:space="preserve"> Channel/CSR light application</w:t>
        </w:r>
        <w:r w:rsidRPr="0021569C">
          <w:rPr>
            <w:rStyle w:val="Hyperlink"/>
            <w:noProof/>
          </w:rPr>
          <w:t xml:space="preserve"> shall allow configuring at design-time the availability of this use case depending on the contextual subscriber current status.</w:t>
        </w:r>
        <w:r>
          <w:rPr>
            <w:noProof/>
            <w:webHidden/>
          </w:rPr>
          <w:tab/>
        </w:r>
        <w:r>
          <w:rPr>
            <w:noProof/>
            <w:webHidden/>
          </w:rPr>
          <w:fldChar w:fldCharType="begin"/>
        </w:r>
        <w:r>
          <w:rPr>
            <w:noProof/>
            <w:webHidden/>
          </w:rPr>
          <w:instrText xml:space="preserve"> PAGEREF _Toc253578674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5" w:history="1">
        <w:r w:rsidRPr="0021569C">
          <w:rPr>
            <w:rStyle w:val="Hyperlink"/>
            <w:noProof/>
          </w:rPr>
          <w:t xml:space="preserve">CHA-3.7.4.400 </w:t>
        </w:r>
        <w:r w:rsidRPr="0021569C">
          <w:rPr>
            <w:rStyle w:val="Hyperlink"/>
            <w:bCs/>
            <w:noProof/>
          </w:rPr>
          <w:t>Channel/CSR light application</w:t>
        </w:r>
        <w:r w:rsidRPr="0021569C">
          <w:rPr>
            <w:rStyle w:val="Hyperlink"/>
            <w:noProof/>
          </w:rPr>
          <w:t xml:space="preserve"> shall allow a user swapping an external id for another one with respect of use case ‘Swap an external id’</w:t>
        </w:r>
        <w:r>
          <w:rPr>
            <w:noProof/>
            <w:webHidden/>
          </w:rPr>
          <w:tab/>
        </w:r>
        <w:r>
          <w:rPr>
            <w:noProof/>
            <w:webHidden/>
          </w:rPr>
          <w:fldChar w:fldCharType="begin"/>
        </w:r>
        <w:r>
          <w:rPr>
            <w:noProof/>
            <w:webHidden/>
          </w:rPr>
          <w:instrText xml:space="preserve"> PAGEREF _Toc253578675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676" w:history="1">
        <w:r w:rsidRPr="0021569C">
          <w:rPr>
            <w:rStyle w:val="Hyperlink"/>
            <w:noProof/>
          </w:rPr>
          <w:t>3.8</w:t>
        </w:r>
        <w:r>
          <w:rPr>
            <w:rFonts w:ascii="Calibri" w:hAnsi="Calibri"/>
            <w:b w:val="0"/>
            <w:bCs w:val="0"/>
            <w:caps w:val="0"/>
            <w:noProof/>
            <w:sz w:val="22"/>
            <w:szCs w:val="22"/>
          </w:rPr>
          <w:tab/>
        </w:r>
        <w:r w:rsidRPr="0021569C">
          <w:rPr>
            <w:rStyle w:val="Hyperlink"/>
            <w:noProof/>
          </w:rPr>
          <w:t>Capability 7. Product Selection - PRS</w:t>
        </w:r>
        <w:r>
          <w:rPr>
            <w:noProof/>
            <w:webHidden/>
          </w:rPr>
          <w:tab/>
        </w:r>
        <w:r>
          <w:rPr>
            <w:noProof/>
            <w:webHidden/>
          </w:rPr>
          <w:fldChar w:fldCharType="begin"/>
        </w:r>
        <w:r>
          <w:rPr>
            <w:noProof/>
            <w:webHidden/>
          </w:rPr>
          <w:instrText xml:space="preserve"> PAGEREF _Toc253578676 \h </w:instrText>
        </w:r>
        <w:r>
          <w:rPr>
            <w:noProof/>
            <w:webHidden/>
          </w:rPr>
        </w:r>
        <w:r>
          <w:rPr>
            <w:noProof/>
            <w:webHidden/>
          </w:rPr>
          <w:fldChar w:fldCharType="separate"/>
        </w:r>
        <w:r>
          <w:rPr>
            <w:noProof/>
            <w:webHidden/>
          </w:rPr>
          <w:t>123</w:t>
        </w:r>
        <w:r>
          <w:rPr>
            <w:noProof/>
            <w:webHidden/>
          </w:rPr>
          <w:fldChar w:fldCharType="end"/>
        </w:r>
      </w:hyperlink>
    </w:p>
    <w:p w:rsidR="003867B2" w:rsidRDefault="003867B2">
      <w:pPr>
        <w:pStyle w:val="TOC2"/>
        <w:rPr>
          <w:rFonts w:ascii="Calibri" w:hAnsi="Calibri"/>
          <w:smallCaps w:val="0"/>
          <w:noProof/>
          <w:sz w:val="22"/>
          <w:szCs w:val="22"/>
        </w:rPr>
      </w:pPr>
      <w:hyperlink w:anchor="_Toc253578677" w:history="1">
        <w:r w:rsidRPr="0021569C">
          <w:rPr>
            <w:rStyle w:val="Hyperlink"/>
            <w:noProof/>
          </w:rPr>
          <w:t>3.8.4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_Toc253578677 \h </w:instrText>
        </w:r>
        <w:r>
          <w:rPr>
            <w:noProof/>
            <w:webHidden/>
          </w:rPr>
        </w:r>
        <w:r>
          <w:rPr>
            <w:noProof/>
            <w:webHidden/>
          </w:rPr>
          <w:fldChar w:fldCharType="separate"/>
        </w:r>
        <w:r>
          <w:rPr>
            <w:noProof/>
            <w:webHidden/>
          </w:rPr>
          <w:t>135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8" w:history="1">
        <w:r w:rsidRPr="0021569C">
          <w:rPr>
            <w:rStyle w:val="Hyperlink"/>
            <w:noProof/>
          </w:rPr>
          <w:t>CHA-3.8.4.1 Channel/CSR light application shall allow a user browsing the catalog to inform a customer/prospect with respect of use case ‘Browse catalog to inform’ (V2)</w:t>
        </w:r>
        <w:r>
          <w:rPr>
            <w:noProof/>
            <w:webHidden/>
          </w:rPr>
          <w:tab/>
        </w:r>
        <w:r>
          <w:rPr>
            <w:noProof/>
            <w:webHidden/>
          </w:rPr>
          <w:fldChar w:fldCharType="begin"/>
        </w:r>
        <w:r>
          <w:rPr>
            <w:noProof/>
            <w:webHidden/>
          </w:rPr>
          <w:instrText xml:space="preserve"> PAGEREF _Toc253578678 \h </w:instrText>
        </w:r>
        <w:r>
          <w:rPr>
            <w:noProof/>
            <w:webHidden/>
          </w:rPr>
        </w:r>
        <w:r>
          <w:rPr>
            <w:noProof/>
            <w:webHidden/>
          </w:rPr>
          <w:fldChar w:fldCharType="separate"/>
        </w:r>
        <w:r>
          <w:rPr>
            <w:noProof/>
            <w:webHidden/>
          </w:rPr>
          <w:t>135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79" w:history="1">
        <w:r w:rsidRPr="0021569C">
          <w:rPr>
            <w:rStyle w:val="Hyperlink"/>
            <w:noProof/>
          </w:rPr>
          <w:t>CHA-3.8.4.1.1 when this use case is triggered without any contextual customer, Channel application shall allow user to select the currency he wants to browse the catalog with.</w:t>
        </w:r>
        <w:r>
          <w:rPr>
            <w:noProof/>
            <w:webHidden/>
          </w:rPr>
          <w:tab/>
        </w:r>
        <w:r>
          <w:rPr>
            <w:noProof/>
            <w:webHidden/>
          </w:rPr>
          <w:fldChar w:fldCharType="begin"/>
        </w:r>
        <w:r>
          <w:rPr>
            <w:noProof/>
            <w:webHidden/>
          </w:rPr>
          <w:instrText xml:space="preserve"> PAGEREF _Toc253578679 \h </w:instrText>
        </w:r>
        <w:r>
          <w:rPr>
            <w:noProof/>
            <w:webHidden/>
          </w:rPr>
        </w:r>
        <w:r>
          <w:rPr>
            <w:noProof/>
            <w:webHidden/>
          </w:rPr>
          <w:fldChar w:fldCharType="separate"/>
        </w:r>
        <w:r>
          <w:rPr>
            <w:noProof/>
            <w:webHidden/>
          </w:rPr>
          <w:t>135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0" w:history="1">
        <w:r w:rsidRPr="0021569C">
          <w:rPr>
            <w:rStyle w:val="Hyperlink"/>
            <w:noProof/>
          </w:rPr>
          <w:t>CHA-3.8.4.5 In all browse and select use cases, Channel/CSR light application shall apply account pre requisite rules (if active)</w:t>
        </w:r>
        <w:r>
          <w:rPr>
            <w:noProof/>
            <w:webHidden/>
          </w:rPr>
          <w:tab/>
        </w:r>
        <w:r>
          <w:rPr>
            <w:noProof/>
            <w:webHidden/>
          </w:rPr>
          <w:fldChar w:fldCharType="begin"/>
        </w:r>
        <w:r>
          <w:rPr>
            <w:noProof/>
            <w:webHidden/>
          </w:rPr>
          <w:instrText xml:space="preserve"> PAGEREF _Toc253578680 \h </w:instrText>
        </w:r>
        <w:r>
          <w:rPr>
            <w:noProof/>
            <w:webHidden/>
          </w:rPr>
        </w:r>
        <w:r>
          <w:rPr>
            <w:noProof/>
            <w:webHidden/>
          </w:rPr>
          <w:fldChar w:fldCharType="separate"/>
        </w:r>
        <w:r>
          <w:rPr>
            <w:noProof/>
            <w:webHidden/>
          </w:rPr>
          <w:t>135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1" w:history="1">
        <w:r w:rsidRPr="0021569C">
          <w:rPr>
            <w:rStyle w:val="Hyperlink"/>
            <w:noProof/>
          </w:rPr>
          <w:t>CHA-3.8.4.5.1 In acquisition or swap process, Channel/CSR light application shall set account pre requisite rules criteria with data already set on the current account (existing account or new account)</w:t>
        </w:r>
        <w:r>
          <w:rPr>
            <w:noProof/>
            <w:webHidden/>
          </w:rPr>
          <w:tab/>
        </w:r>
        <w:r>
          <w:rPr>
            <w:noProof/>
            <w:webHidden/>
          </w:rPr>
          <w:fldChar w:fldCharType="begin"/>
        </w:r>
        <w:r>
          <w:rPr>
            <w:noProof/>
            <w:webHidden/>
          </w:rPr>
          <w:instrText xml:space="preserve"> PAGEREF _Toc253578681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2" w:history="1">
        <w:r w:rsidRPr="0021569C">
          <w:rPr>
            <w:rStyle w:val="Hyperlink"/>
            <w:noProof/>
          </w:rPr>
          <w:t>CHA-3.8.4.5.2 when browsing catalog to inform customer/prospect, Channel/CSR light application shall set account pre requisite rules criteria with respect of use case ‘get account pre requisite criteria’. (V2)</w:t>
        </w:r>
        <w:r>
          <w:rPr>
            <w:noProof/>
            <w:webHidden/>
          </w:rPr>
          <w:tab/>
        </w:r>
        <w:r>
          <w:rPr>
            <w:noProof/>
            <w:webHidden/>
          </w:rPr>
          <w:fldChar w:fldCharType="begin"/>
        </w:r>
        <w:r>
          <w:rPr>
            <w:noProof/>
            <w:webHidden/>
          </w:rPr>
          <w:instrText xml:space="preserve"> PAGEREF _Toc253578682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3" w:history="1">
        <w:r w:rsidRPr="0021569C">
          <w:rPr>
            <w:rStyle w:val="Hyperlink"/>
            <w:noProof/>
          </w:rPr>
          <w:t>CHA-3.8.4.8 Channel/CSR light application shall support at design time enabling or disabling account pre requisite rules (V2)</w:t>
        </w:r>
        <w:r>
          <w:rPr>
            <w:noProof/>
            <w:webHidden/>
          </w:rPr>
          <w:tab/>
        </w:r>
        <w:r>
          <w:rPr>
            <w:noProof/>
            <w:webHidden/>
          </w:rPr>
          <w:fldChar w:fldCharType="begin"/>
        </w:r>
        <w:r>
          <w:rPr>
            <w:noProof/>
            <w:webHidden/>
          </w:rPr>
          <w:instrText xml:space="preserve"> PAGEREF _Toc253578683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4" w:history="1">
        <w:r w:rsidRPr="0021569C">
          <w:rPr>
            <w:rStyle w:val="Hyperlink"/>
            <w:noProof/>
          </w:rPr>
          <w:t>CHA-3.8.4.9 Channel/CSR light application shall support same requirements as in Consumer application to support serviceability for primary offers, subscriber bundles and subscriber supplementary offers</w:t>
        </w:r>
        <w:r>
          <w:rPr>
            <w:noProof/>
            <w:webHidden/>
          </w:rPr>
          <w:tab/>
        </w:r>
        <w:r>
          <w:rPr>
            <w:noProof/>
            <w:webHidden/>
          </w:rPr>
          <w:fldChar w:fldCharType="begin"/>
        </w:r>
        <w:r>
          <w:rPr>
            <w:noProof/>
            <w:webHidden/>
          </w:rPr>
          <w:instrText xml:space="preserve"> PAGEREF _Toc253578684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5" w:history="1">
        <w:r w:rsidRPr="0021569C">
          <w:rPr>
            <w:rStyle w:val="Hyperlink"/>
            <w:noProof/>
          </w:rPr>
          <w:t>CHA-3.8.4.9.1 Channel/CSR light application shall test primary offer/subscriber bundle serviceability with respect of use case ‘Test primary offer/subscriber bundle serviceability’.</w:t>
        </w:r>
        <w:r>
          <w:rPr>
            <w:noProof/>
            <w:webHidden/>
          </w:rPr>
          <w:tab/>
        </w:r>
        <w:r>
          <w:rPr>
            <w:noProof/>
            <w:webHidden/>
          </w:rPr>
          <w:fldChar w:fldCharType="begin"/>
        </w:r>
        <w:r>
          <w:rPr>
            <w:noProof/>
            <w:webHidden/>
          </w:rPr>
          <w:instrText xml:space="preserve"> PAGEREF _Toc253578685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6" w:history="1">
        <w:r w:rsidRPr="0021569C">
          <w:rPr>
            <w:rStyle w:val="Hyperlink"/>
            <w:noProof/>
          </w:rPr>
          <w:t>CHA-3.8.4.10 Channel/CSR light application shall allow a user browsing primary offers and subscriber bundles with respect of use case ‘Browse and select primary offer/subscriber bundles’</w:t>
        </w:r>
        <w:r>
          <w:rPr>
            <w:noProof/>
            <w:webHidden/>
          </w:rPr>
          <w:tab/>
        </w:r>
        <w:r>
          <w:rPr>
            <w:noProof/>
            <w:webHidden/>
          </w:rPr>
          <w:fldChar w:fldCharType="begin"/>
        </w:r>
        <w:r>
          <w:rPr>
            <w:noProof/>
            <w:webHidden/>
          </w:rPr>
          <w:instrText xml:space="preserve"> PAGEREF _Toc253578686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7" w:history="1">
        <w:r w:rsidRPr="0021569C">
          <w:rPr>
            <w:rStyle w:val="Hyperlink"/>
            <w:noProof/>
          </w:rPr>
          <w:t>CHA-3.8.4.12 Channel application shall allow a dealer user to filter primary offer and subscriber bundles via their primary offer by Equipment Class, Equipment Type, Class of Service, Rate Class</w:t>
        </w:r>
        <w:r>
          <w:rPr>
            <w:noProof/>
            <w:webHidden/>
          </w:rPr>
          <w:tab/>
        </w:r>
        <w:r>
          <w:rPr>
            <w:noProof/>
            <w:webHidden/>
          </w:rPr>
          <w:fldChar w:fldCharType="begin"/>
        </w:r>
        <w:r>
          <w:rPr>
            <w:noProof/>
            <w:webHidden/>
          </w:rPr>
          <w:instrText xml:space="preserve"> PAGEREF _Toc253578687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8" w:history="1">
        <w:r w:rsidRPr="0021569C">
          <w:rPr>
            <w:rStyle w:val="Hyperlink"/>
            <w:noProof/>
          </w:rPr>
          <w:t>CHA-3.8.4.30: Channel/CSR light application shall consider as postpaid any primary offer with a payment mode either postpaid, default postpaid or hybrid</w:t>
        </w:r>
        <w:r>
          <w:rPr>
            <w:noProof/>
            <w:webHidden/>
          </w:rPr>
          <w:tab/>
        </w:r>
        <w:r>
          <w:rPr>
            <w:noProof/>
            <w:webHidden/>
          </w:rPr>
          <w:fldChar w:fldCharType="begin"/>
        </w:r>
        <w:r>
          <w:rPr>
            <w:noProof/>
            <w:webHidden/>
          </w:rPr>
          <w:instrText xml:space="preserve"> PAGEREF _Toc253578688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89" w:history="1">
        <w:r w:rsidRPr="0021569C">
          <w:rPr>
            <w:rStyle w:val="Hyperlink"/>
            <w:noProof/>
          </w:rPr>
          <w:t>CHA-3.8.4.40: Channel/CSR light application shall consider as prepaid any primary offer with a payment mode either prepaid or default prepaid</w:t>
        </w:r>
        <w:r>
          <w:rPr>
            <w:noProof/>
            <w:webHidden/>
          </w:rPr>
          <w:tab/>
        </w:r>
        <w:r>
          <w:rPr>
            <w:noProof/>
            <w:webHidden/>
          </w:rPr>
          <w:fldChar w:fldCharType="begin"/>
        </w:r>
        <w:r>
          <w:rPr>
            <w:noProof/>
            <w:webHidden/>
          </w:rPr>
          <w:instrText xml:space="preserve"> PAGEREF _Toc253578689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0" w:history="1">
        <w:r w:rsidRPr="0021569C">
          <w:rPr>
            <w:rStyle w:val="Hyperlink"/>
            <w:noProof/>
          </w:rPr>
          <w:t>CHA-3.8.4.50 Channel/CSR light application shall display only primary offers sellable for by the dealer</w:t>
        </w:r>
        <w:r>
          <w:rPr>
            <w:noProof/>
            <w:webHidden/>
          </w:rPr>
          <w:tab/>
        </w:r>
        <w:r>
          <w:rPr>
            <w:noProof/>
            <w:webHidden/>
          </w:rPr>
          <w:fldChar w:fldCharType="begin"/>
        </w:r>
        <w:r>
          <w:rPr>
            <w:noProof/>
            <w:webHidden/>
          </w:rPr>
          <w:instrText xml:space="preserve"> PAGEREF _Toc253578690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1" w:history="1">
        <w:r w:rsidRPr="0021569C">
          <w:rPr>
            <w:rStyle w:val="Hyperlink"/>
            <w:noProof/>
          </w:rPr>
          <w:t>CHA-3.8.4.20.1 Channel/CSR light application shall display only primary offers in a Channel/CSR light catalog (i.e. product group for dealer) associated to the dealer.</w:t>
        </w:r>
        <w:r>
          <w:rPr>
            <w:noProof/>
            <w:webHidden/>
          </w:rPr>
          <w:tab/>
        </w:r>
        <w:r>
          <w:rPr>
            <w:noProof/>
            <w:webHidden/>
          </w:rPr>
          <w:fldChar w:fldCharType="begin"/>
        </w:r>
        <w:r>
          <w:rPr>
            <w:noProof/>
            <w:webHidden/>
          </w:rPr>
          <w:instrText xml:space="preserve"> PAGEREF _Toc253578691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2" w:history="1">
        <w:r w:rsidRPr="0021569C">
          <w:rPr>
            <w:rStyle w:val="Hyperlink"/>
            <w:noProof/>
          </w:rPr>
          <w:t>CHA-3.8.4.20.2 Channel/CSR light application shall display only primary offers in a commercial offer available to dealers (i.e. commercial offer.Channel/CSR light = ‘POS’).</w:t>
        </w:r>
        <w:r>
          <w:rPr>
            <w:noProof/>
            <w:webHidden/>
          </w:rPr>
          <w:tab/>
        </w:r>
        <w:r>
          <w:rPr>
            <w:noProof/>
            <w:webHidden/>
          </w:rPr>
          <w:fldChar w:fldCharType="begin"/>
        </w:r>
        <w:r>
          <w:rPr>
            <w:noProof/>
            <w:webHidden/>
          </w:rPr>
          <w:instrText xml:space="preserve"> PAGEREF _Toc253578692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3" w:history="1">
        <w:r w:rsidRPr="0021569C">
          <w:rPr>
            <w:rStyle w:val="Hyperlink"/>
            <w:noProof/>
          </w:rPr>
          <w:t>CHA-3.8.4.20.3 Channel/CSR light application shall support configuring if primary offers must be filtered by Channel/CSR light catalog or commercial offer Channel/CSR light attribute</w:t>
        </w:r>
        <w:r>
          <w:rPr>
            <w:noProof/>
            <w:webHidden/>
          </w:rPr>
          <w:tab/>
        </w:r>
        <w:r>
          <w:rPr>
            <w:noProof/>
            <w:webHidden/>
          </w:rPr>
          <w:fldChar w:fldCharType="begin"/>
        </w:r>
        <w:r>
          <w:rPr>
            <w:noProof/>
            <w:webHidden/>
          </w:rPr>
          <w:instrText xml:space="preserve"> PAGEREF _Toc253578693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4" w:history="1">
        <w:r w:rsidRPr="0021569C">
          <w:rPr>
            <w:rStyle w:val="Hyperlink"/>
            <w:noProof/>
          </w:rPr>
          <w:t>CHA-3.8.4.20.4 Channel/CSR light application shall display all primary offers in public commercial offer to CSR</w:t>
        </w:r>
        <w:r>
          <w:rPr>
            <w:noProof/>
            <w:webHidden/>
          </w:rPr>
          <w:tab/>
        </w:r>
        <w:r>
          <w:rPr>
            <w:noProof/>
            <w:webHidden/>
          </w:rPr>
          <w:fldChar w:fldCharType="begin"/>
        </w:r>
        <w:r>
          <w:rPr>
            <w:noProof/>
            <w:webHidden/>
          </w:rPr>
          <w:instrText xml:space="preserve"> PAGEREF _Toc253578694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5" w:history="1">
        <w:r w:rsidRPr="0021569C">
          <w:rPr>
            <w:rStyle w:val="Hyperlink"/>
            <w:noProof/>
          </w:rPr>
          <w:t>CHA-3.8.4.60 Channel/CSR light application shall display only ‘prepaid’ primary offers if user has selected on option allowing only creating prepaid primary offers</w:t>
        </w:r>
        <w:r>
          <w:rPr>
            <w:noProof/>
            <w:webHidden/>
          </w:rPr>
          <w:tab/>
        </w:r>
        <w:r>
          <w:rPr>
            <w:noProof/>
            <w:webHidden/>
          </w:rPr>
          <w:fldChar w:fldCharType="begin"/>
        </w:r>
        <w:r>
          <w:rPr>
            <w:noProof/>
            <w:webHidden/>
          </w:rPr>
          <w:instrText xml:space="preserve"> PAGEREF _Toc253578695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6" w:history="1">
        <w:r w:rsidRPr="0021569C">
          <w:rPr>
            <w:rStyle w:val="Hyperlink"/>
            <w:noProof/>
          </w:rPr>
          <w:t>CHA-3.8.4.90 If customer vetting value has been set, Channel/CSR light application shall display only ‘postpaid’ primary offers wit a credit class lesser or equal to this vetting value or null. (V2)</w:t>
        </w:r>
        <w:r>
          <w:rPr>
            <w:noProof/>
            <w:webHidden/>
          </w:rPr>
          <w:tab/>
        </w:r>
        <w:r>
          <w:rPr>
            <w:noProof/>
            <w:webHidden/>
          </w:rPr>
          <w:fldChar w:fldCharType="begin"/>
        </w:r>
        <w:r>
          <w:rPr>
            <w:noProof/>
            <w:webHidden/>
          </w:rPr>
          <w:instrText xml:space="preserve"> PAGEREF _Toc253578696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7" w:history="1">
        <w:r w:rsidRPr="0021569C">
          <w:rPr>
            <w:rStyle w:val="Hyperlink"/>
            <w:noProof/>
          </w:rPr>
          <w:t>CHA-3.8.4.100 If customer vetting value has been set, Channel/CSR light application shall display only ‘postpaid’ primary offerss wit a credit class lesser or equal to this vetting value or null. (V2)</w:t>
        </w:r>
        <w:r>
          <w:rPr>
            <w:noProof/>
            <w:webHidden/>
          </w:rPr>
          <w:tab/>
        </w:r>
        <w:r>
          <w:rPr>
            <w:noProof/>
            <w:webHidden/>
          </w:rPr>
          <w:fldChar w:fldCharType="begin"/>
        </w:r>
        <w:r>
          <w:rPr>
            <w:noProof/>
            <w:webHidden/>
          </w:rPr>
          <w:instrText xml:space="preserve"> PAGEREF _Toc253578697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8" w:history="1">
        <w:r w:rsidRPr="0021569C">
          <w:rPr>
            <w:rStyle w:val="Hyperlink"/>
            <w:noProof/>
          </w:rPr>
          <w:t>CHA-3.8.4.110 Channel/CSR light application shall apply same general availability rules as in consumer application</w:t>
        </w:r>
        <w:r>
          <w:rPr>
            <w:noProof/>
            <w:webHidden/>
          </w:rPr>
          <w:tab/>
        </w:r>
        <w:r>
          <w:rPr>
            <w:noProof/>
            <w:webHidden/>
          </w:rPr>
          <w:fldChar w:fldCharType="begin"/>
        </w:r>
        <w:r>
          <w:rPr>
            <w:noProof/>
            <w:webHidden/>
          </w:rPr>
          <w:instrText xml:space="preserve"> PAGEREF _Toc253578698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699" w:history="1">
        <w:r w:rsidRPr="0021569C">
          <w:rPr>
            <w:rStyle w:val="Hyperlink"/>
            <w:noProof/>
          </w:rPr>
          <w:t>CHA-3.8.4.110.1 Channel/CSR light application shall display only primary offers with a valid start and end date (if set)</w:t>
        </w:r>
        <w:r>
          <w:rPr>
            <w:noProof/>
            <w:webHidden/>
          </w:rPr>
          <w:tab/>
        </w:r>
        <w:r>
          <w:rPr>
            <w:noProof/>
            <w:webHidden/>
          </w:rPr>
          <w:fldChar w:fldCharType="begin"/>
        </w:r>
        <w:r>
          <w:rPr>
            <w:noProof/>
            <w:webHidden/>
          </w:rPr>
          <w:instrText xml:space="preserve"> PAGEREF _Toc253578699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0" w:history="1">
        <w:r w:rsidRPr="0021569C">
          <w:rPr>
            <w:rStyle w:val="Hyperlink"/>
            <w:noProof/>
          </w:rPr>
          <w:t>CHA-3.8.4.110.2 Channel/CSR light application shall display only primary offers with valid RC and NRC (if set)</w:t>
        </w:r>
        <w:r>
          <w:rPr>
            <w:noProof/>
            <w:webHidden/>
          </w:rPr>
          <w:tab/>
        </w:r>
        <w:r>
          <w:rPr>
            <w:noProof/>
            <w:webHidden/>
          </w:rPr>
          <w:fldChar w:fldCharType="begin"/>
        </w:r>
        <w:r>
          <w:rPr>
            <w:noProof/>
            <w:webHidden/>
          </w:rPr>
          <w:instrText xml:space="preserve"> PAGEREF _Toc253578700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1" w:history="1">
        <w:r w:rsidRPr="0021569C">
          <w:rPr>
            <w:rStyle w:val="Hyperlink"/>
            <w:noProof/>
          </w:rPr>
          <w:t>CHA-3.8.4.110.3 Channel/CSR light application shall display only primary offers that are not requiring a subscriber bundle</w:t>
        </w:r>
        <w:r>
          <w:rPr>
            <w:noProof/>
            <w:webHidden/>
          </w:rPr>
          <w:tab/>
        </w:r>
        <w:r>
          <w:rPr>
            <w:noProof/>
            <w:webHidden/>
          </w:rPr>
          <w:fldChar w:fldCharType="begin"/>
        </w:r>
        <w:r>
          <w:rPr>
            <w:noProof/>
            <w:webHidden/>
          </w:rPr>
          <w:instrText xml:space="preserve"> PAGEREF _Toc253578701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2" w:history="1">
        <w:r w:rsidRPr="0021569C">
          <w:rPr>
            <w:rStyle w:val="Hyperlink"/>
            <w:noProof/>
          </w:rPr>
          <w:t>CHA-3.8.4.120 Channel/CSR light application shall display only subscriber bundles sellable by a dealer</w:t>
        </w:r>
        <w:r>
          <w:rPr>
            <w:noProof/>
            <w:webHidden/>
          </w:rPr>
          <w:tab/>
        </w:r>
        <w:r>
          <w:rPr>
            <w:noProof/>
            <w:webHidden/>
          </w:rPr>
          <w:fldChar w:fldCharType="begin"/>
        </w:r>
        <w:r>
          <w:rPr>
            <w:noProof/>
            <w:webHidden/>
          </w:rPr>
          <w:instrText xml:space="preserve"> PAGEREF _Toc253578702 \h </w:instrText>
        </w:r>
        <w:r>
          <w:rPr>
            <w:noProof/>
            <w:webHidden/>
          </w:rPr>
        </w:r>
        <w:r>
          <w:rPr>
            <w:noProof/>
            <w:webHidden/>
          </w:rPr>
          <w:fldChar w:fldCharType="separate"/>
        </w:r>
        <w:r>
          <w:rPr>
            <w:noProof/>
            <w:webHidden/>
          </w:rPr>
          <w:t>136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3" w:history="1">
        <w:r w:rsidRPr="0021569C">
          <w:rPr>
            <w:rStyle w:val="Hyperlink"/>
            <w:noProof/>
          </w:rPr>
          <w:t>CHA-3.8.4.120.1 Channel/CSR light application shall display only subscriber bundles with a primary offer, mandatory offers and min bundle selective offers sellable by the dealer referring to Channel/CSR light catalog and Channel/CSR light attribute business logic specified above</w:t>
        </w:r>
        <w:r>
          <w:rPr>
            <w:noProof/>
            <w:webHidden/>
          </w:rPr>
          <w:tab/>
        </w:r>
        <w:r>
          <w:rPr>
            <w:noProof/>
            <w:webHidden/>
          </w:rPr>
          <w:fldChar w:fldCharType="begin"/>
        </w:r>
        <w:r>
          <w:rPr>
            <w:noProof/>
            <w:webHidden/>
          </w:rPr>
          <w:instrText xml:space="preserve"> PAGEREF _Toc253578703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4" w:history="1">
        <w:r w:rsidRPr="0021569C">
          <w:rPr>
            <w:rStyle w:val="Hyperlink"/>
            <w:noProof/>
          </w:rPr>
          <w:t>CHA-3.8.4.120.2 Channel/CSR light application shall display only subscriber bundles sellable by a dealer referring to Channel/CSR light catalog and Channel/CSR light attribute business logic specified above</w:t>
        </w:r>
        <w:r>
          <w:rPr>
            <w:noProof/>
            <w:webHidden/>
          </w:rPr>
          <w:tab/>
        </w:r>
        <w:r>
          <w:rPr>
            <w:noProof/>
            <w:webHidden/>
          </w:rPr>
          <w:fldChar w:fldCharType="begin"/>
        </w:r>
        <w:r>
          <w:rPr>
            <w:noProof/>
            <w:webHidden/>
          </w:rPr>
          <w:instrText xml:space="preserve"> PAGEREF _Toc253578704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5" w:history="1">
        <w:r w:rsidRPr="0021569C">
          <w:rPr>
            <w:rStyle w:val="Hyperlink"/>
            <w:noProof/>
          </w:rPr>
          <w:t>CHA-3.8.4.125 Channel/CSR light application shall display all subscriber bundles available for a CSR independently of dealer offering business logic</w:t>
        </w:r>
        <w:r>
          <w:rPr>
            <w:noProof/>
            <w:webHidden/>
          </w:rPr>
          <w:tab/>
        </w:r>
        <w:r>
          <w:rPr>
            <w:noProof/>
            <w:webHidden/>
          </w:rPr>
          <w:fldChar w:fldCharType="begin"/>
        </w:r>
        <w:r>
          <w:rPr>
            <w:noProof/>
            <w:webHidden/>
          </w:rPr>
          <w:instrText xml:space="preserve"> PAGEREF _Toc253578705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6" w:history="1">
        <w:r w:rsidRPr="0021569C">
          <w:rPr>
            <w:rStyle w:val="Hyperlink"/>
            <w:noProof/>
          </w:rPr>
          <w:t>CHA-3.8.4.130 Channel/CSR light application shall display only subscriber bundles with a valid start and end date</w:t>
        </w:r>
        <w:r>
          <w:rPr>
            <w:noProof/>
            <w:webHidden/>
          </w:rPr>
          <w:tab/>
        </w:r>
        <w:r>
          <w:rPr>
            <w:noProof/>
            <w:webHidden/>
          </w:rPr>
          <w:fldChar w:fldCharType="begin"/>
        </w:r>
        <w:r>
          <w:rPr>
            <w:noProof/>
            <w:webHidden/>
          </w:rPr>
          <w:instrText xml:space="preserve"> PAGEREF _Toc253578706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7" w:history="1">
        <w:r w:rsidRPr="0021569C">
          <w:rPr>
            <w:rStyle w:val="Hyperlink"/>
            <w:noProof/>
          </w:rPr>
          <w:t>CHA-3.8.4.140 Channel/CSR light application shall display only subscriber bundles with valid RC and NRC if set</w:t>
        </w:r>
        <w:r>
          <w:rPr>
            <w:noProof/>
            <w:webHidden/>
          </w:rPr>
          <w:tab/>
        </w:r>
        <w:r>
          <w:rPr>
            <w:noProof/>
            <w:webHidden/>
          </w:rPr>
          <w:fldChar w:fldCharType="begin"/>
        </w:r>
        <w:r>
          <w:rPr>
            <w:noProof/>
            <w:webHidden/>
          </w:rPr>
          <w:instrText xml:space="preserve"> PAGEREF _Toc253578707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8" w:history="1">
        <w:r w:rsidRPr="0021569C">
          <w:rPr>
            <w:rStyle w:val="Hyperlink"/>
            <w:noProof/>
          </w:rPr>
          <w:t>CHA-3.8.4.150 Channel/CSR light application shall display only subscriber bundles with valid primary offer, mandatory offers and min bundle selective offers referring to general availability logic specified above</w:t>
        </w:r>
        <w:r>
          <w:rPr>
            <w:noProof/>
            <w:webHidden/>
          </w:rPr>
          <w:tab/>
        </w:r>
        <w:r>
          <w:rPr>
            <w:noProof/>
            <w:webHidden/>
          </w:rPr>
          <w:fldChar w:fldCharType="begin"/>
        </w:r>
        <w:r>
          <w:rPr>
            <w:noProof/>
            <w:webHidden/>
          </w:rPr>
          <w:instrText xml:space="preserve"> PAGEREF _Toc253578708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09" w:history="1">
        <w:r w:rsidRPr="0021569C">
          <w:rPr>
            <w:rStyle w:val="Hyperlink"/>
            <w:noProof/>
          </w:rPr>
          <w:t>CHA-3.8.4.160 Channel/CSR light application should display a configurable number of primary offer and primary offers bundle on the same page</w:t>
        </w:r>
        <w:r>
          <w:rPr>
            <w:noProof/>
            <w:webHidden/>
          </w:rPr>
          <w:tab/>
        </w:r>
        <w:r>
          <w:rPr>
            <w:noProof/>
            <w:webHidden/>
          </w:rPr>
          <w:fldChar w:fldCharType="begin"/>
        </w:r>
        <w:r>
          <w:rPr>
            <w:noProof/>
            <w:webHidden/>
          </w:rPr>
          <w:instrText xml:space="preserve"> PAGEREF _Toc253578709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0" w:history="1">
        <w:r w:rsidRPr="0021569C">
          <w:rPr>
            <w:rStyle w:val="Hyperlink"/>
            <w:noProof/>
          </w:rPr>
          <w:t>CHA-3.8.4.170 Channel/CSR light application should allow the user browsing primary offer and subscriber bundles page by page</w:t>
        </w:r>
        <w:r>
          <w:rPr>
            <w:noProof/>
            <w:webHidden/>
          </w:rPr>
          <w:tab/>
        </w:r>
        <w:r>
          <w:rPr>
            <w:noProof/>
            <w:webHidden/>
          </w:rPr>
          <w:fldChar w:fldCharType="begin"/>
        </w:r>
        <w:r>
          <w:rPr>
            <w:noProof/>
            <w:webHidden/>
          </w:rPr>
          <w:instrText xml:space="preserve"> PAGEREF _Toc253578710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1" w:history="1">
        <w:r w:rsidRPr="0021569C">
          <w:rPr>
            <w:rStyle w:val="Hyperlink"/>
            <w:noProof/>
          </w:rPr>
          <w:t>CHA-3.8.4.180 Channel/CSR light application shall allow the user filtering primary offer and subscriber bundles by browsing categories (secondary browsing categories)</w:t>
        </w:r>
        <w:r>
          <w:rPr>
            <w:noProof/>
            <w:webHidden/>
          </w:rPr>
          <w:tab/>
        </w:r>
        <w:r>
          <w:rPr>
            <w:noProof/>
            <w:webHidden/>
          </w:rPr>
          <w:fldChar w:fldCharType="begin"/>
        </w:r>
        <w:r>
          <w:rPr>
            <w:noProof/>
            <w:webHidden/>
          </w:rPr>
          <w:instrText xml:space="preserve"> PAGEREF _Toc253578711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2" w:history="1">
        <w:r w:rsidRPr="0021569C">
          <w:rPr>
            <w:rStyle w:val="Hyperlink"/>
            <w:noProof/>
          </w:rPr>
          <w:t>CHA-3.8.4.190 Channel/CSR light application shall allow the user filtering primary offer and subscriber bundles by offer series</w:t>
        </w:r>
        <w:r>
          <w:rPr>
            <w:noProof/>
            <w:webHidden/>
          </w:rPr>
          <w:tab/>
        </w:r>
        <w:r>
          <w:rPr>
            <w:noProof/>
            <w:webHidden/>
          </w:rPr>
          <w:fldChar w:fldCharType="begin"/>
        </w:r>
        <w:r>
          <w:rPr>
            <w:noProof/>
            <w:webHidden/>
          </w:rPr>
          <w:instrText xml:space="preserve"> PAGEREF _Toc253578712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3" w:history="1">
        <w:r w:rsidRPr="0021569C">
          <w:rPr>
            <w:rStyle w:val="Hyperlink"/>
            <w:strike/>
            <w:noProof/>
          </w:rPr>
          <w:t>CHA-3.8.4.192 Channel/CSR light application shall allow a user filtering primary offers and subscriber bundles on specific attributes configured at design time</w:t>
        </w:r>
        <w:r>
          <w:rPr>
            <w:noProof/>
            <w:webHidden/>
          </w:rPr>
          <w:tab/>
        </w:r>
        <w:r>
          <w:rPr>
            <w:noProof/>
            <w:webHidden/>
          </w:rPr>
          <w:fldChar w:fldCharType="begin"/>
        </w:r>
        <w:r>
          <w:rPr>
            <w:noProof/>
            <w:webHidden/>
          </w:rPr>
          <w:instrText xml:space="preserve"> PAGEREF _Toc253578713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4" w:history="1">
        <w:r w:rsidRPr="0021569C">
          <w:rPr>
            <w:rStyle w:val="Hyperlink"/>
            <w:noProof/>
          </w:rPr>
          <w:t>CHA-3.8.4.194 OCM application shall allow an OCM user configuring primary offers and subscriber bundles ‘searchable’ attributes</w:t>
        </w:r>
        <w:r>
          <w:rPr>
            <w:noProof/>
            <w:webHidden/>
          </w:rPr>
          <w:tab/>
        </w:r>
        <w:r>
          <w:rPr>
            <w:noProof/>
            <w:webHidden/>
          </w:rPr>
          <w:fldChar w:fldCharType="begin"/>
        </w:r>
        <w:r>
          <w:rPr>
            <w:noProof/>
            <w:webHidden/>
          </w:rPr>
          <w:instrText xml:space="preserve"> PAGEREF _Toc253578714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5" w:history="1">
        <w:r w:rsidRPr="0021569C">
          <w:rPr>
            <w:rStyle w:val="Hyperlink"/>
            <w:noProof/>
          </w:rPr>
          <w:t>CHA-3.8.4.195 Channel/CSR light application shall allow a user filtering primary offers and subscriber bundles by name and description including a free string set by the dealer</w:t>
        </w:r>
        <w:r>
          <w:rPr>
            <w:noProof/>
            <w:webHidden/>
          </w:rPr>
          <w:tab/>
        </w:r>
        <w:r>
          <w:rPr>
            <w:noProof/>
            <w:webHidden/>
          </w:rPr>
          <w:fldChar w:fldCharType="begin"/>
        </w:r>
        <w:r>
          <w:rPr>
            <w:noProof/>
            <w:webHidden/>
          </w:rPr>
          <w:instrText xml:space="preserve"> PAGEREF _Toc253578715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6" w:history="1">
        <w:r w:rsidRPr="0021569C">
          <w:rPr>
            <w:rStyle w:val="Hyperlink"/>
            <w:noProof/>
          </w:rPr>
          <w:t>CHA-3.8.4.200 Channel/CSR light application shall display subscriber bundles just after their primary offer sellable outside the bundle.</w:t>
        </w:r>
        <w:r>
          <w:rPr>
            <w:noProof/>
            <w:webHidden/>
          </w:rPr>
          <w:tab/>
        </w:r>
        <w:r>
          <w:rPr>
            <w:noProof/>
            <w:webHidden/>
          </w:rPr>
          <w:fldChar w:fldCharType="begin"/>
        </w:r>
        <w:r>
          <w:rPr>
            <w:noProof/>
            <w:webHidden/>
          </w:rPr>
          <w:instrText xml:space="preserve"> PAGEREF _Toc253578716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7" w:history="1">
        <w:r w:rsidRPr="0021569C">
          <w:rPr>
            <w:rStyle w:val="Hyperlink"/>
            <w:noProof/>
          </w:rPr>
          <w:t>CHA-3.8.4.210 Channel/CSR light application shall support browsing for one offer series to another one (similarly to consumer application)</w:t>
        </w:r>
        <w:r>
          <w:rPr>
            <w:noProof/>
            <w:webHidden/>
          </w:rPr>
          <w:tab/>
        </w:r>
        <w:r>
          <w:rPr>
            <w:noProof/>
            <w:webHidden/>
          </w:rPr>
          <w:fldChar w:fldCharType="begin"/>
        </w:r>
        <w:r>
          <w:rPr>
            <w:noProof/>
            <w:webHidden/>
          </w:rPr>
          <w:instrText xml:space="preserve"> PAGEREF _Toc253578717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8" w:history="1">
        <w:r w:rsidRPr="0021569C">
          <w:rPr>
            <w:rStyle w:val="Hyperlink"/>
            <w:noProof/>
          </w:rPr>
          <w:t>CHA-3.8.4.220 Channel/CSR light application shall display primary offer and subscriber bundle RC and NRC similarly as in consumer application</w:t>
        </w:r>
        <w:r>
          <w:rPr>
            <w:noProof/>
            <w:webHidden/>
          </w:rPr>
          <w:tab/>
        </w:r>
        <w:r>
          <w:rPr>
            <w:noProof/>
            <w:webHidden/>
          </w:rPr>
          <w:fldChar w:fldCharType="begin"/>
        </w:r>
        <w:r>
          <w:rPr>
            <w:noProof/>
            <w:webHidden/>
          </w:rPr>
          <w:instrText xml:space="preserve"> PAGEREF _Toc253578718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19" w:history="1">
        <w:r w:rsidRPr="0021569C">
          <w:rPr>
            <w:rStyle w:val="Hyperlink"/>
            <w:noProof/>
          </w:rPr>
          <w:t>CHA-3.8.4.220.1 Channel/CSR light application shall used account frequency and currency to display correct values of RC and NRC</w:t>
        </w:r>
        <w:r>
          <w:rPr>
            <w:noProof/>
            <w:webHidden/>
          </w:rPr>
          <w:tab/>
        </w:r>
        <w:r>
          <w:rPr>
            <w:noProof/>
            <w:webHidden/>
          </w:rPr>
          <w:fldChar w:fldCharType="begin"/>
        </w:r>
        <w:r>
          <w:rPr>
            <w:noProof/>
            <w:webHidden/>
          </w:rPr>
          <w:instrText xml:space="preserve"> PAGEREF _Toc253578719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0" w:history="1">
        <w:r w:rsidRPr="0021569C">
          <w:rPr>
            <w:rStyle w:val="Hyperlink"/>
            <w:noProof/>
          </w:rPr>
          <w:t>CHA-3.8.4.230 Channel/CSR light application shall display for every primary offer the name, the payment mode, the engagement duration, the service category, the RC grouped by frequency, the NRC.</w:t>
        </w:r>
        <w:r>
          <w:rPr>
            <w:noProof/>
            <w:webHidden/>
          </w:rPr>
          <w:tab/>
        </w:r>
        <w:r>
          <w:rPr>
            <w:noProof/>
            <w:webHidden/>
          </w:rPr>
          <w:fldChar w:fldCharType="begin"/>
        </w:r>
        <w:r>
          <w:rPr>
            <w:noProof/>
            <w:webHidden/>
          </w:rPr>
          <w:instrText xml:space="preserve"> PAGEREF _Toc253578720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1" w:history="1">
        <w:r w:rsidRPr="0021569C">
          <w:rPr>
            <w:rStyle w:val="Hyperlink"/>
            <w:noProof/>
          </w:rPr>
          <w:t>CHA-3.8.4.240 Channel/CSR light application shall display for every subscriber bundle the name, the engagement duration, the service category, the RC grouped by frequency, the NRC.</w:t>
        </w:r>
        <w:r>
          <w:rPr>
            <w:noProof/>
            <w:webHidden/>
          </w:rPr>
          <w:tab/>
        </w:r>
        <w:r>
          <w:rPr>
            <w:noProof/>
            <w:webHidden/>
          </w:rPr>
          <w:fldChar w:fldCharType="begin"/>
        </w:r>
        <w:r>
          <w:rPr>
            <w:noProof/>
            <w:webHidden/>
          </w:rPr>
          <w:instrText xml:space="preserve"> PAGEREF _Toc253578721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2" w:history="1">
        <w:r w:rsidRPr="0021569C">
          <w:rPr>
            <w:rStyle w:val="Hyperlink"/>
            <w:noProof/>
          </w:rPr>
          <w:t>CHA-3.8.4.240.1 Channel/CSR light application shall display the primary offer engagement duration if not set at the bundle level</w:t>
        </w:r>
        <w:r>
          <w:rPr>
            <w:noProof/>
            <w:webHidden/>
          </w:rPr>
          <w:tab/>
        </w:r>
        <w:r>
          <w:rPr>
            <w:noProof/>
            <w:webHidden/>
          </w:rPr>
          <w:fldChar w:fldCharType="begin"/>
        </w:r>
        <w:r>
          <w:rPr>
            <w:noProof/>
            <w:webHidden/>
          </w:rPr>
          <w:instrText xml:space="preserve"> PAGEREF _Toc253578722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3" w:history="1">
        <w:r w:rsidRPr="0021569C">
          <w:rPr>
            <w:rStyle w:val="Hyperlink"/>
            <w:noProof/>
          </w:rPr>
          <w:t>CHA-3.8.4.240.2 Channel/CSR light application shall display the sum of subscriber bundle and primary offer RC if RC are not overridden in the bundle configuration</w:t>
        </w:r>
        <w:r>
          <w:rPr>
            <w:noProof/>
            <w:webHidden/>
          </w:rPr>
          <w:tab/>
        </w:r>
        <w:r>
          <w:rPr>
            <w:noProof/>
            <w:webHidden/>
          </w:rPr>
          <w:fldChar w:fldCharType="begin"/>
        </w:r>
        <w:r>
          <w:rPr>
            <w:noProof/>
            <w:webHidden/>
          </w:rPr>
          <w:instrText xml:space="preserve"> PAGEREF _Toc253578723 \h </w:instrText>
        </w:r>
        <w:r>
          <w:rPr>
            <w:noProof/>
            <w:webHidden/>
          </w:rPr>
        </w:r>
        <w:r>
          <w:rPr>
            <w:noProof/>
            <w:webHidden/>
          </w:rPr>
          <w:fldChar w:fldCharType="separate"/>
        </w:r>
        <w:r>
          <w:rPr>
            <w:noProof/>
            <w:webHidden/>
          </w:rPr>
          <w:t>137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4" w:history="1">
        <w:r w:rsidRPr="0021569C">
          <w:rPr>
            <w:rStyle w:val="Hyperlink"/>
            <w:noProof/>
          </w:rPr>
          <w:t>CHA-3.8.4.240.3 Channel/CSR light application shall sum primary offers NRC to bundle NRC for type of NRC not overridden in the bundle configuration.</w:t>
        </w:r>
        <w:r>
          <w:rPr>
            <w:noProof/>
            <w:webHidden/>
          </w:rPr>
          <w:tab/>
        </w:r>
        <w:r>
          <w:rPr>
            <w:noProof/>
            <w:webHidden/>
          </w:rPr>
          <w:fldChar w:fldCharType="begin"/>
        </w:r>
        <w:r>
          <w:rPr>
            <w:noProof/>
            <w:webHidden/>
          </w:rPr>
          <w:instrText xml:space="preserve"> PAGEREF _Toc253578724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5" w:history="1">
        <w:r w:rsidRPr="0021569C">
          <w:rPr>
            <w:rStyle w:val="Hyperlink"/>
            <w:noProof/>
          </w:rPr>
          <w:t>CHA-3.8.4.250 Channel/CSR light application shall allow a user browsing account bundles with respect of use case ‘browse and select account bundles’ use case</w:t>
        </w:r>
        <w:r>
          <w:rPr>
            <w:noProof/>
            <w:webHidden/>
          </w:rPr>
          <w:tab/>
        </w:r>
        <w:r>
          <w:rPr>
            <w:noProof/>
            <w:webHidden/>
          </w:rPr>
          <w:fldChar w:fldCharType="begin"/>
        </w:r>
        <w:r>
          <w:rPr>
            <w:noProof/>
            <w:webHidden/>
          </w:rPr>
          <w:instrText xml:space="preserve"> PAGEREF _Toc253578725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6" w:history="1">
        <w:r w:rsidRPr="0021569C">
          <w:rPr>
            <w:rStyle w:val="Hyperlink"/>
            <w:noProof/>
          </w:rPr>
          <w:t>CHA-3.8.4.260 Channel/CSR light application shall display only account bundles sellable by a dealer</w:t>
        </w:r>
        <w:r>
          <w:rPr>
            <w:noProof/>
            <w:webHidden/>
          </w:rPr>
          <w:tab/>
        </w:r>
        <w:r>
          <w:rPr>
            <w:noProof/>
            <w:webHidden/>
          </w:rPr>
          <w:fldChar w:fldCharType="begin"/>
        </w:r>
        <w:r>
          <w:rPr>
            <w:noProof/>
            <w:webHidden/>
          </w:rPr>
          <w:instrText xml:space="preserve"> PAGEREF _Toc253578726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7" w:history="1">
        <w:r w:rsidRPr="0021569C">
          <w:rPr>
            <w:rStyle w:val="Hyperlink"/>
            <w:noProof/>
          </w:rPr>
          <w:t>CHA-3.8.4.120.1 Channel/CSR light application shall display only account bundles with mandatory offers and min bundle selective offers sellable by the dealer referring to Channel/CSR light catalog and Channel/CSR light attribute business logic specified above</w:t>
        </w:r>
        <w:r>
          <w:rPr>
            <w:noProof/>
            <w:webHidden/>
          </w:rPr>
          <w:tab/>
        </w:r>
        <w:r>
          <w:rPr>
            <w:noProof/>
            <w:webHidden/>
          </w:rPr>
          <w:fldChar w:fldCharType="begin"/>
        </w:r>
        <w:r>
          <w:rPr>
            <w:noProof/>
            <w:webHidden/>
          </w:rPr>
          <w:instrText xml:space="preserve"> PAGEREF _Toc253578727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8" w:history="1">
        <w:r w:rsidRPr="0021569C">
          <w:rPr>
            <w:rStyle w:val="Hyperlink"/>
            <w:noProof/>
          </w:rPr>
          <w:t>CHA-3.8.4.120.2 Channel/CSR light application shall display only account bundles sellable by a dealer referring to Channel/CSR light catalog and Channel/CSR light attribute business logic specified above</w:t>
        </w:r>
        <w:r>
          <w:rPr>
            <w:noProof/>
            <w:webHidden/>
          </w:rPr>
          <w:tab/>
        </w:r>
        <w:r>
          <w:rPr>
            <w:noProof/>
            <w:webHidden/>
          </w:rPr>
          <w:fldChar w:fldCharType="begin"/>
        </w:r>
        <w:r>
          <w:rPr>
            <w:noProof/>
            <w:webHidden/>
          </w:rPr>
          <w:instrText xml:space="preserve"> PAGEREF _Toc253578728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29" w:history="1">
        <w:r w:rsidRPr="0021569C">
          <w:rPr>
            <w:rStyle w:val="Hyperlink"/>
            <w:noProof/>
          </w:rPr>
          <w:t>CHA-3.8.4.265 Channel/CSR light application shall display all account bundles available for a CSR independently of dealer offering business logic</w:t>
        </w:r>
        <w:r>
          <w:rPr>
            <w:noProof/>
            <w:webHidden/>
          </w:rPr>
          <w:tab/>
        </w:r>
        <w:r>
          <w:rPr>
            <w:noProof/>
            <w:webHidden/>
          </w:rPr>
          <w:fldChar w:fldCharType="begin"/>
        </w:r>
        <w:r>
          <w:rPr>
            <w:noProof/>
            <w:webHidden/>
          </w:rPr>
          <w:instrText xml:space="preserve"> PAGEREF _Toc253578729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0" w:history="1">
        <w:r w:rsidRPr="0021569C">
          <w:rPr>
            <w:rStyle w:val="Hyperlink"/>
            <w:noProof/>
          </w:rPr>
          <w:t>CHA-3.8.4.270 Channel/CSR light application shall display only account bundle with valid RC and NRC (if set)</w:t>
        </w:r>
        <w:r>
          <w:rPr>
            <w:noProof/>
            <w:webHidden/>
          </w:rPr>
          <w:tab/>
        </w:r>
        <w:r>
          <w:rPr>
            <w:noProof/>
            <w:webHidden/>
          </w:rPr>
          <w:fldChar w:fldCharType="begin"/>
        </w:r>
        <w:r>
          <w:rPr>
            <w:noProof/>
            <w:webHidden/>
          </w:rPr>
          <w:instrText xml:space="preserve"> PAGEREF _Toc253578730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1" w:history="1">
        <w:r w:rsidRPr="0021569C">
          <w:rPr>
            <w:rStyle w:val="Hyperlink"/>
            <w:noProof/>
          </w:rPr>
          <w:t>CHA-3.8.4.280 Channel/CSR light application shall display only account bundle with no mandatory or selective subscriber bundle (to be confirmed if we keep this limitation) for a new subscriber</w:t>
        </w:r>
        <w:r>
          <w:rPr>
            <w:noProof/>
            <w:webHidden/>
          </w:rPr>
          <w:tab/>
        </w:r>
        <w:r>
          <w:rPr>
            <w:noProof/>
            <w:webHidden/>
          </w:rPr>
          <w:fldChar w:fldCharType="begin"/>
        </w:r>
        <w:r>
          <w:rPr>
            <w:noProof/>
            <w:webHidden/>
          </w:rPr>
          <w:instrText xml:space="preserve"> PAGEREF _Toc253578731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2" w:history="1">
        <w:r w:rsidRPr="0021569C">
          <w:rPr>
            <w:rStyle w:val="Hyperlink"/>
            <w:noProof/>
          </w:rPr>
          <w:t>CHA-3.8.4.290 Channel/CSR light application shall display only optional subscriber bundles for the account bundle when swapping primary offer or subscriber bundle of a subscriber.</w:t>
        </w:r>
        <w:r>
          <w:rPr>
            <w:noProof/>
            <w:webHidden/>
          </w:rPr>
          <w:tab/>
        </w:r>
        <w:r>
          <w:rPr>
            <w:noProof/>
            <w:webHidden/>
          </w:rPr>
          <w:fldChar w:fldCharType="begin"/>
        </w:r>
        <w:r>
          <w:rPr>
            <w:noProof/>
            <w:webHidden/>
          </w:rPr>
          <w:instrText xml:space="preserve"> PAGEREF _Toc253578732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3" w:history="1">
        <w:r w:rsidRPr="0021569C">
          <w:rPr>
            <w:rStyle w:val="Hyperlink"/>
            <w:noProof/>
          </w:rPr>
          <w:t>CHA-3.8.4.300 Channel/CSR light application shall display for every account bundle the name, the RC and NRC if set</w:t>
        </w:r>
        <w:r>
          <w:rPr>
            <w:noProof/>
            <w:webHidden/>
          </w:rPr>
          <w:tab/>
        </w:r>
        <w:r>
          <w:rPr>
            <w:noProof/>
            <w:webHidden/>
          </w:rPr>
          <w:fldChar w:fldCharType="begin"/>
        </w:r>
        <w:r>
          <w:rPr>
            <w:noProof/>
            <w:webHidden/>
          </w:rPr>
          <w:instrText xml:space="preserve"> PAGEREF _Toc253578733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4" w:history="1">
        <w:r w:rsidRPr="0021569C">
          <w:rPr>
            <w:rStyle w:val="Hyperlink"/>
            <w:noProof/>
          </w:rPr>
          <w:t>CHA-3.8.4.310 Channel/CSR light application shall display for every account bundle all subscriber bundles similarly to browse subscriber bundle use case</w:t>
        </w:r>
        <w:r>
          <w:rPr>
            <w:noProof/>
            <w:webHidden/>
          </w:rPr>
          <w:tab/>
        </w:r>
        <w:r>
          <w:rPr>
            <w:noProof/>
            <w:webHidden/>
          </w:rPr>
          <w:fldChar w:fldCharType="begin"/>
        </w:r>
        <w:r>
          <w:rPr>
            <w:noProof/>
            <w:webHidden/>
          </w:rPr>
          <w:instrText xml:space="preserve"> PAGEREF _Toc253578734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5" w:history="1">
        <w:r w:rsidRPr="0021569C">
          <w:rPr>
            <w:rStyle w:val="Hyperlink"/>
            <w:noProof/>
          </w:rPr>
          <w:t>CHA-3.8.4.312 Channel application shall allow a dealer user to filter primary offer and subscriber bundles via their primary offer by Equipment Class, Equipment Type, Class of Service, Rate Class for every account bundle.</w:t>
        </w:r>
        <w:r>
          <w:rPr>
            <w:noProof/>
            <w:webHidden/>
          </w:rPr>
          <w:tab/>
        </w:r>
        <w:r>
          <w:rPr>
            <w:noProof/>
            <w:webHidden/>
          </w:rPr>
          <w:fldChar w:fldCharType="begin"/>
        </w:r>
        <w:r>
          <w:rPr>
            <w:noProof/>
            <w:webHidden/>
          </w:rPr>
          <w:instrText xml:space="preserve"> PAGEREF _Toc253578735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6" w:history="1">
        <w:r w:rsidRPr="0021569C">
          <w:rPr>
            <w:rStyle w:val="Hyperlink"/>
            <w:noProof/>
          </w:rPr>
          <w:t>CHA-3.8.4.320 Channel/CSR light application shall allow filtering account bundles by browsing categories (secondary browsing categories).</w:t>
        </w:r>
        <w:r>
          <w:rPr>
            <w:noProof/>
            <w:webHidden/>
          </w:rPr>
          <w:tab/>
        </w:r>
        <w:r>
          <w:rPr>
            <w:noProof/>
            <w:webHidden/>
          </w:rPr>
          <w:fldChar w:fldCharType="begin"/>
        </w:r>
        <w:r>
          <w:rPr>
            <w:noProof/>
            <w:webHidden/>
          </w:rPr>
          <w:instrText xml:space="preserve"> PAGEREF _Toc253578736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7" w:history="1">
        <w:r w:rsidRPr="0021569C">
          <w:rPr>
            <w:rStyle w:val="Hyperlink"/>
            <w:noProof/>
          </w:rPr>
          <w:t>CHA-3.8.4.330 Channel/CSR light application shall display only one account bundle if already subscribed on the account (in the basket or instantiated or in a pending order)</w:t>
        </w:r>
        <w:r>
          <w:rPr>
            <w:noProof/>
            <w:webHidden/>
          </w:rPr>
          <w:tab/>
        </w:r>
        <w:r>
          <w:rPr>
            <w:noProof/>
            <w:webHidden/>
          </w:rPr>
          <w:fldChar w:fldCharType="begin"/>
        </w:r>
        <w:r>
          <w:rPr>
            <w:noProof/>
            <w:webHidden/>
          </w:rPr>
          <w:instrText xml:space="preserve"> PAGEREF _Toc253578737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8" w:history="1">
        <w:r w:rsidRPr="0021569C">
          <w:rPr>
            <w:rStyle w:val="Hyperlink"/>
            <w:noProof/>
          </w:rPr>
          <w:t>CHA-3.8.4.340 Channel/CSR light application shall support switching from browse account bundle to browse primary offer/subscriber bundle use case</w:t>
        </w:r>
        <w:r>
          <w:rPr>
            <w:noProof/>
            <w:webHidden/>
          </w:rPr>
          <w:tab/>
        </w:r>
        <w:r>
          <w:rPr>
            <w:noProof/>
            <w:webHidden/>
          </w:rPr>
          <w:fldChar w:fldCharType="begin"/>
        </w:r>
        <w:r>
          <w:rPr>
            <w:noProof/>
            <w:webHidden/>
          </w:rPr>
          <w:instrText xml:space="preserve"> PAGEREF _Toc253578738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39" w:history="1">
        <w:r w:rsidRPr="0021569C">
          <w:rPr>
            <w:rStyle w:val="Hyperlink"/>
            <w:noProof/>
          </w:rPr>
          <w:t>CHA-3.8.4.350 Channel/CSR light application shall allow user viewing details of a primary offer with respect of ‘view primary offer details’ use case</w:t>
        </w:r>
        <w:r>
          <w:rPr>
            <w:noProof/>
            <w:webHidden/>
          </w:rPr>
          <w:tab/>
        </w:r>
        <w:r>
          <w:rPr>
            <w:noProof/>
            <w:webHidden/>
          </w:rPr>
          <w:fldChar w:fldCharType="begin"/>
        </w:r>
        <w:r>
          <w:rPr>
            <w:noProof/>
            <w:webHidden/>
          </w:rPr>
          <w:instrText xml:space="preserve"> PAGEREF _Toc253578739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0" w:history="1">
        <w:r w:rsidRPr="0021569C">
          <w:rPr>
            <w:rStyle w:val="Hyperlink"/>
            <w:noProof/>
          </w:rPr>
          <w:t>CHA-3.8.4.360 Channel/CSR light application shall allow user viewing details of a subscriber bundle with respect of use case ‘view subscriber bundle details’</w:t>
        </w:r>
        <w:r>
          <w:rPr>
            <w:noProof/>
            <w:webHidden/>
          </w:rPr>
          <w:tab/>
        </w:r>
        <w:r>
          <w:rPr>
            <w:noProof/>
            <w:webHidden/>
          </w:rPr>
          <w:fldChar w:fldCharType="begin"/>
        </w:r>
        <w:r>
          <w:rPr>
            <w:noProof/>
            <w:webHidden/>
          </w:rPr>
          <w:instrText xml:space="preserve"> PAGEREF _Toc253578740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1" w:history="1">
        <w:r w:rsidRPr="0021569C">
          <w:rPr>
            <w:rStyle w:val="Hyperlink"/>
            <w:noProof/>
          </w:rPr>
          <w:t>CHA-3.8.4.370 Channel/CSR light application shall allow user viewing details of an account bundle with respect of use case ‘view account bundle details’</w:t>
        </w:r>
        <w:r>
          <w:rPr>
            <w:noProof/>
            <w:webHidden/>
          </w:rPr>
          <w:tab/>
        </w:r>
        <w:r>
          <w:rPr>
            <w:noProof/>
            <w:webHidden/>
          </w:rPr>
          <w:fldChar w:fldCharType="begin"/>
        </w:r>
        <w:r>
          <w:rPr>
            <w:noProof/>
            <w:webHidden/>
          </w:rPr>
          <w:instrText xml:space="preserve"> PAGEREF _Toc253578741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2" w:history="1">
        <w:r w:rsidRPr="0021569C">
          <w:rPr>
            <w:rStyle w:val="Hyperlink"/>
            <w:noProof/>
          </w:rPr>
          <w:t>CHA-3.8.4.380 Channel/CSR light application shall display in details of primary offers, subscriber bundles and account bundles only available offers (refer to select subscriber supplementary offers and account offers business logic)</w:t>
        </w:r>
        <w:r>
          <w:rPr>
            <w:noProof/>
            <w:webHidden/>
          </w:rPr>
          <w:tab/>
        </w:r>
        <w:r>
          <w:rPr>
            <w:noProof/>
            <w:webHidden/>
          </w:rPr>
          <w:fldChar w:fldCharType="begin"/>
        </w:r>
        <w:r>
          <w:rPr>
            <w:noProof/>
            <w:webHidden/>
          </w:rPr>
          <w:instrText xml:space="preserve"> PAGEREF _Toc253578742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3" w:history="1">
        <w:r w:rsidRPr="0021569C">
          <w:rPr>
            <w:rStyle w:val="Hyperlink"/>
            <w:noProof/>
          </w:rPr>
          <w:t>CHA-3.8.4.390 Channel/CSR light application shall allow a user to subscribe to an account bundle with respect of use case add account bundle</w:t>
        </w:r>
        <w:r>
          <w:rPr>
            <w:noProof/>
            <w:webHidden/>
          </w:rPr>
          <w:tab/>
        </w:r>
        <w:r>
          <w:rPr>
            <w:noProof/>
            <w:webHidden/>
          </w:rPr>
          <w:fldChar w:fldCharType="begin"/>
        </w:r>
        <w:r>
          <w:rPr>
            <w:noProof/>
            <w:webHidden/>
          </w:rPr>
          <w:instrText xml:space="preserve"> PAGEREF _Toc253578743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4" w:history="1">
        <w:r w:rsidRPr="0021569C">
          <w:rPr>
            <w:rStyle w:val="Hyperlink"/>
            <w:noProof/>
          </w:rPr>
          <w:t>CHA-3.8.4.400 Channel/CSR light application shall allow a user selecting account offers with respect of use case Browse and select account offers</w:t>
        </w:r>
        <w:r>
          <w:rPr>
            <w:noProof/>
            <w:webHidden/>
          </w:rPr>
          <w:tab/>
        </w:r>
        <w:r>
          <w:rPr>
            <w:noProof/>
            <w:webHidden/>
          </w:rPr>
          <w:fldChar w:fldCharType="begin"/>
        </w:r>
        <w:r>
          <w:rPr>
            <w:noProof/>
            <w:webHidden/>
          </w:rPr>
          <w:instrText xml:space="preserve"> PAGEREF _Toc253578744 \h </w:instrText>
        </w:r>
        <w:r>
          <w:rPr>
            <w:noProof/>
            <w:webHidden/>
          </w:rPr>
        </w:r>
        <w:r>
          <w:rPr>
            <w:noProof/>
            <w:webHidden/>
          </w:rPr>
          <w:fldChar w:fldCharType="separate"/>
        </w:r>
        <w:r>
          <w:rPr>
            <w:noProof/>
            <w:webHidden/>
          </w:rPr>
          <w:t>138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5" w:history="1">
        <w:r w:rsidRPr="0021569C">
          <w:rPr>
            <w:rStyle w:val="Hyperlink"/>
            <w:noProof/>
          </w:rPr>
          <w:t>CHA-3.8.4.410 Channel/CSR light application shall display only account offers sellable by the dealer according to Channel/CSR light catalog and Channel/CSR light attribute business logic described above.</w:t>
        </w:r>
        <w:r>
          <w:rPr>
            <w:noProof/>
            <w:webHidden/>
          </w:rPr>
          <w:tab/>
        </w:r>
        <w:r>
          <w:rPr>
            <w:noProof/>
            <w:webHidden/>
          </w:rPr>
          <w:fldChar w:fldCharType="begin"/>
        </w:r>
        <w:r>
          <w:rPr>
            <w:noProof/>
            <w:webHidden/>
          </w:rPr>
          <w:instrText xml:space="preserve"> PAGEREF _Toc253578745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6" w:history="1">
        <w:r w:rsidRPr="0021569C">
          <w:rPr>
            <w:rStyle w:val="Hyperlink"/>
            <w:noProof/>
          </w:rPr>
          <w:t>CHA-3.8.4.415 Channel/CSR light application shall display all account offers available for a CSR independently of dealer offering business logic</w:t>
        </w:r>
        <w:r>
          <w:rPr>
            <w:noProof/>
            <w:webHidden/>
          </w:rPr>
          <w:tab/>
        </w:r>
        <w:r>
          <w:rPr>
            <w:noProof/>
            <w:webHidden/>
          </w:rPr>
          <w:fldChar w:fldCharType="begin"/>
        </w:r>
        <w:r>
          <w:rPr>
            <w:noProof/>
            <w:webHidden/>
          </w:rPr>
          <w:instrText xml:space="preserve"> PAGEREF _Toc253578746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7" w:history="1">
        <w:r w:rsidRPr="0021569C">
          <w:rPr>
            <w:rStyle w:val="Hyperlink"/>
            <w:noProof/>
          </w:rPr>
          <w:t>CHA-3.8.4.420 Channel/CSR light application shall display only account offers with a valid start and end date if set</w:t>
        </w:r>
        <w:r>
          <w:rPr>
            <w:noProof/>
            <w:webHidden/>
          </w:rPr>
          <w:tab/>
        </w:r>
        <w:r>
          <w:rPr>
            <w:noProof/>
            <w:webHidden/>
          </w:rPr>
          <w:fldChar w:fldCharType="begin"/>
        </w:r>
        <w:r>
          <w:rPr>
            <w:noProof/>
            <w:webHidden/>
          </w:rPr>
          <w:instrText xml:space="preserve"> PAGEREF _Toc253578747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8" w:history="1">
        <w:r w:rsidRPr="0021569C">
          <w:rPr>
            <w:rStyle w:val="Hyperlink"/>
            <w:noProof/>
          </w:rPr>
          <w:t>CHA-3.8.4.430 Channel/CSR light application shall display for every account offers its name, description, payment mode and RC and NRC.</w:t>
        </w:r>
        <w:r>
          <w:rPr>
            <w:noProof/>
            <w:webHidden/>
          </w:rPr>
          <w:tab/>
        </w:r>
        <w:r>
          <w:rPr>
            <w:noProof/>
            <w:webHidden/>
          </w:rPr>
          <w:fldChar w:fldCharType="begin"/>
        </w:r>
        <w:r>
          <w:rPr>
            <w:noProof/>
            <w:webHidden/>
          </w:rPr>
          <w:instrText xml:space="preserve"> PAGEREF _Toc253578748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49" w:history="1">
        <w:r w:rsidRPr="0021569C">
          <w:rPr>
            <w:rStyle w:val="Hyperlink"/>
            <w:noProof/>
          </w:rPr>
          <w:t>CHA-3.8.4.440 Channel/CSR light application shall display only mandatory account offers and selective account offers RC and NRC only if not overridden at bundle level</w:t>
        </w:r>
        <w:r>
          <w:rPr>
            <w:noProof/>
            <w:webHidden/>
          </w:rPr>
          <w:tab/>
        </w:r>
        <w:r>
          <w:rPr>
            <w:noProof/>
            <w:webHidden/>
          </w:rPr>
          <w:fldChar w:fldCharType="begin"/>
        </w:r>
        <w:r>
          <w:rPr>
            <w:noProof/>
            <w:webHidden/>
          </w:rPr>
          <w:instrText xml:space="preserve"> PAGEREF _Toc253578749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0" w:history="1">
        <w:r w:rsidRPr="0021569C">
          <w:rPr>
            <w:rStyle w:val="Hyperlink"/>
            <w:noProof/>
          </w:rPr>
          <w:t>CHA-3.8.4.450 Channel/CSR light application shall display only account offers with a valid RC and NRC if set</w:t>
        </w:r>
        <w:r>
          <w:rPr>
            <w:noProof/>
            <w:webHidden/>
          </w:rPr>
          <w:tab/>
        </w:r>
        <w:r>
          <w:rPr>
            <w:noProof/>
            <w:webHidden/>
          </w:rPr>
          <w:fldChar w:fldCharType="begin"/>
        </w:r>
        <w:r>
          <w:rPr>
            <w:noProof/>
            <w:webHidden/>
          </w:rPr>
          <w:instrText xml:space="preserve"> PAGEREF _Toc253578750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1" w:history="1">
        <w:r w:rsidRPr="0021569C">
          <w:rPr>
            <w:rStyle w:val="Hyperlink"/>
            <w:noProof/>
          </w:rPr>
          <w:t>CHA-3.8.4.460 Channel/CSR light application shall display first mandatory account offers, the selective account offer, then optional account offers grouped by offers category</w:t>
        </w:r>
        <w:r>
          <w:rPr>
            <w:noProof/>
            <w:webHidden/>
          </w:rPr>
          <w:tab/>
        </w:r>
        <w:r>
          <w:rPr>
            <w:noProof/>
            <w:webHidden/>
          </w:rPr>
          <w:fldChar w:fldCharType="begin"/>
        </w:r>
        <w:r>
          <w:rPr>
            <w:noProof/>
            <w:webHidden/>
          </w:rPr>
          <w:instrText xml:space="preserve"> PAGEREF _Toc253578751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2" w:history="1">
        <w:r w:rsidRPr="0021569C">
          <w:rPr>
            <w:rStyle w:val="Hyperlink"/>
            <w:noProof/>
          </w:rPr>
          <w:t>CHA-3.8.4.470 Channel/CSR light application shall display a offer selective and optional both in selective list and in optional list but shall prevent the user of selecting it twice</w:t>
        </w:r>
        <w:r>
          <w:rPr>
            <w:noProof/>
            <w:webHidden/>
          </w:rPr>
          <w:tab/>
        </w:r>
        <w:r>
          <w:rPr>
            <w:noProof/>
            <w:webHidden/>
          </w:rPr>
          <w:fldChar w:fldCharType="begin"/>
        </w:r>
        <w:r>
          <w:rPr>
            <w:noProof/>
            <w:webHidden/>
          </w:rPr>
          <w:instrText xml:space="preserve"> PAGEREF _Toc253578752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3" w:history="1">
        <w:r w:rsidRPr="0021569C">
          <w:rPr>
            <w:rStyle w:val="Hyperlink"/>
            <w:noProof/>
          </w:rPr>
          <w:t>CHA-3.8.4.480 Channel/CSR light application shall display exclusion and required rules logic similarly as in consumer application</w:t>
        </w:r>
        <w:r>
          <w:rPr>
            <w:noProof/>
            <w:webHidden/>
          </w:rPr>
          <w:tab/>
        </w:r>
        <w:r>
          <w:rPr>
            <w:noProof/>
            <w:webHidden/>
          </w:rPr>
          <w:fldChar w:fldCharType="begin"/>
        </w:r>
        <w:r>
          <w:rPr>
            <w:noProof/>
            <w:webHidden/>
          </w:rPr>
          <w:instrText xml:space="preserve"> PAGEREF _Toc253578753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4" w:history="1">
        <w:r w:rsidRPr="0021569C">
          <w:rPr>
            <w:rStyle w:val="Hyperlink"/>
            <w:noProof/>
          </w:rPr>
          <w:t>CHA-3.8.4.490 Channel/CSR light application shall not display account offers incompatible with the account bundle if subscribed in the basket, already instantiated or in a pending order.</w:t>
        </w:r>
        <w:r>
          <w:rPr>
            <w:noProof/>
            <w:webHidden/>
          </w:rPr>
          <w:tab/>
        </w:r>
        <w:r>
          <w:rPr>
            <w:noProof/>
            <w:webHidden/>
          </w:rPr>
          <w:fldChar w:fldCharType="begin"/>
        </w:r>
        <w:r>
          <w:rPr>
            <w:noProof/>
            <w:webHidden/>
          </w:rPr>
          <w:instrText xml:space="preserve"> PAGEREF _Toc253578754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5" w:history="1">
        <w:r w:rsidRPr="0021569C">
          <w:rPr>
            <w:rStyle w:val="Hyperlink"/>
            <w:noProof/>
          </w:rPr>
          <w:t>CHA-3.8.4.500 Channel/CSR light application shall not display account offers requiring an account bundle different from the one in the basket or already instantiated</w:t>
        </w:r>
        <w:r>
          <w:rPr>
            <w:noProof/>
            <w:webHidden/>
          </w:rPr>
          <w:tab/>
        </w:r>
        <w:r>
          <w:rPr>
            <w:noProof/>
            <w:webHidden/>
          </w:rPr>
          <w:fldChar w:fldCharType="begin"/>
        </w:r>
        <w:r>
          <w:rPr>
            <w:noProof/>
            <w:webHidden/>
          </w:rPr>
          <w:instrText xml:space="preserve"> PAGEREF _Toc253578755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6" w:history="1">
        <w:r w:rsidRPr="0021569C">
          <w:rPr>
            <w:rStyle w:val="Hyperlink"/>
            <w:noProof/>
          </w:rPr>
          <w:t>CHA-3.8.4.510 Channel/CSR light application shall automatically swap to account bundle context offers already subscribed on the account and required as mandatory in case of subscription of an account bundle.</w:t>
        </w:r>
        <w:r>
          <w:rPr>
            <w:noProof/>
            <w:webHidden/>
          </w:rPr>
          <w:tab/>
        </w:r>
        <w:r>
          <w:rPr>
            <w:noProof/>
            <w:webHidden/>
          </w:rPr>
          <w:fldChar w:fldCharType="begin"/>
        </w:r>
        <w:r>
          <w:rPr>
            <w:noProof/>
            <w:webHidden/>
          </w:rPr>
          <w:instrText xml:space="preserve"> PAGEREF _Toc253578756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7" w:history="1">
        <w:r w:rsidRPr="0021569C">
          <w:rPr>
            <w:rStyle w:val="Hyperlink"/>
            <w:noProof/>
          </w:rPr>
          <w:t>CHA-3.8.4.520 Channel/CSR light application shall propose offers already subscribed on the account as selective (and default) if declared as selective in the configuration of the new account bundle.</w:t>
        </w:r>
        <w:r>
          <w:rPr>
            <w:noProof/>
            <w:webHidden/>
          </w:rPr>
          <w:tab/>
        </w:r>
        <w:r>
          <w:rPr>
            <w:noProof/>
            <w:webHidden/>
          </w:rPr>
          <w:fldChar w:fldCharType="begin"/>
        </w:r>
        <w:r>
          <w:rPr>
            <w:noProof/>
            <w:webHidden/>
          </w:rPr>
          <w:instrText xml:space="preserve"> PAGEREF _Toc253578757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8" w:history="1">
        <w:r w:rsidRPr="0021569C">
          <w:rPr>
            <w:rStyle w:val="Hyperlink"/>
            <w:noProof/>
          </w:rPr>
          <w:t>CHA-3.8.4.525 Channel/CSR light application shall propose offers as default according to their configuration in the account bundle.</w:t>
        </w:r>
        <w:r>
          <w:rPr>
            <w:noProof/>
            <w:webHidden/>
          </w:rPr>
          <w:tab/>
        </w:r>
        <w:r>
          <w:rPr>
            <w:noProof/>
            <w:webHidden/>
          </w:rPr>
          <w:fldChar w:fldCharType="begin"/>
        </w:r>
        <w:r>
          <w:rPr>
            <w:noProof/>
            <w:webHidden/>
          </w:rPr>
          <w:instrText xml:space="preserve"> PAGEREF _Toc253578758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59" w:history="1">
        <w:r w:rsidRPr="0021569C">
          <w:rPr>
            <w:rStyle w:val="Hyperlink"/>
            <w:noProof/>
          </w:rPr>
          <w:t>CHA-3.8.4.530 Channel/CSR light application shall control the number of selected selective account offers is between the min and max of the account bundle configuration</w:t>
        </w:r>
        <w:r>
          <w:rPr>
            <w:noProof/>
            <w:webHidden/>
          </w:rPr>
          <w:tab/>
        </w:r>
        <w:r>
          <w:rPr>
            <w:noProof/>
            <w:webHidden/>
          </w:rPr>
          <w:fldChar w:fldCharType="begin"/>
        </w:r>
        <w:r>
          <w:rPr>
            <w:noProof/>
            <w:webHidden/>
          </w:rPr>
          <w:instrText xml:space="preserve"> PAGEREF _Toc253578759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0" w:history="1">
        <w:r w:rsidRPr="0021569C">
          <w:rPr>
            <w:rStyle w:val="Hyperlink"/>
            <w:noProof/>
          </w:rPr>
          <w:t>CHA-3.8.4.540 Channel/CSR light application shall allow a user selecting subscriber supplementary offers with respect of use case Browse and select subscriber supplementary offers</w:t>
        </w:r>
        <w:r>
          <w:rPr>
            <w:noProof/>
            <w:webHidden/>
          </w:rPr>
          <w:tab/>
        </w:r>
        <w:r>
          <w:rPr>
            <w:noProof/>
            <w:webHidden/>
          </w:rPr>
          <w:fldChar w:fldCharType="begin"/>
        </w:r>
        <w:r>
          <w:rPr>
            <w:noProof/>
            <w:webHidden/>
          </w:rPr>
          <w:instrText xml:space="preserve"> PAGEREF _Toc253578760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1" w:history="1">
        <w:r w:rsidRPr="0021569C">
          <w:rPr>
            <w:rStyle w:val="Hyperlink"/>
            <w:noProof/>
          </w:rPr>
          <w:t>CHA-3.8.4.540.1 Channel/CSR light application shall display offers already subscribed when swapping a subscriber primary offer and changing supplementary offers</w:t>
        </w:r>
        <w:r>
          <w:rPr>
            <w:noProof/>
            <w:webHidden/>
          </w:rPr>
          <w:tab/>
        </w:r>
        <w:r>
          <w:rPr>
            <w:noProof/>
            <w:webHidden/>
          </w:rPr>
          <w:fldChar w:fldCharType="begin"/>
        </w:r>
        <w:r>
          <w:rPr>
            <w:noProof/>
            <w:webHidden/>
          </w:rPr>
          <w:instrText xml:space="preserve"> PAGEREF _Toc253578761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2" w:history="1">
        <w:r w:rsidRPr="0021569C">
          <w:rPr>
            <w:rStyle w:val="Hyperlink"/>
            <w:noProof/>
          </w:rPr>
          <w:t>CHA-3.8.4.540.2 Channel/CSR light application shall informs user of supplementary offers already instantiated on the subscriber and no longer valid or not compatible with the primary offer (swap and change supplementary offers use cases)</w:t>
        </w:r>
        <w:r>
          <w:rPr>
            <w:noProof/>
            <w:webHidden/>
          </w:rPr>
          <w:tab/>
        </w:r>
        <w:r>
          <w:rPr>
            <w:noProof/>
            <w:webHidden/>
          </w:rPr>
          <w:fldChar w:fldCharType="begin"/>
        </w:r>
        <w:r>
          <w:rPr>
            <w:noProof/>
            <w:webHidden/>
          </w:rPr>
          <w:instrText xml:space="preserve"> PAGEREF _Toc253578762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3" w:history="1">
        <w:r w:rsidRPr="0021569C">
          <w:rPr>
            <w:rStyle w:val="Hyperlink"/>
            <w:noProof/>
          </w:rPr>
          <w:t>CHA-3.8.4.540.3 when target is a subscriber bundle, Channel/CSR light application shall ‘bundle as mandatory’ offers already instantiated and considered as mandatory in the target subscriber bundle</w:t>
        </w:r>
        <w:r>
          <w:rPr>
            <w:noProof/>
            <w:webHidden/>
          </w:rPr>
          <w:tab/>
        </w:r>
        <w:r>
          <w:rPr>
            <w:noProof/>
            <w:webHidden/>
          </w:rPr>
          <w:fldChar w:fldCharType="begin"/>
        </w:r>
        <w:r>
          <w:rPr>
            <w:noProof/>
            <w:webHidden/>
          </w:rPr>
          <w:instrText xml:space="preserve"> PAGEREF _Toc253578763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4" w:history="1">
        <w:r w:rsidRPr="0021569C">
          <w:rPr>
            <w:rStyle w:val="Hyperlink"/>
            <w:noProof/>
          </w:rPr>
          <w:t>CHA-3.8.4.540.4 when target is a subscriber bundle, Channel/CSR light application shall ‘bundle as selective’ offers already instantiated and considered as selective or hybrid in the target subscriber bundle</w:t>
        </w:r>
        <w:r>
          <w:rPr>
            <w:noProof/>
            <w:webHidden/>
          </w:rPr>
          <w:tab/>
        </w:r>
        <w:r>
          <w:rPr>
            <w:noProof/>
            <w:webHidden/>
          </w:rPr>
          <w:fldChar w:fldCharType="begin"/>
        </w:r>
        <w:r>
          <w:rPr>
            <w:noProof/>
            <w:webHidden/>
          </w:rPr>
          <w:instrText xml:space="preserve"> PAGEREF _Toc253578764 \h </w:instrText>
        </w:r>
        <w:r>
          <w:rPr>
            <w:noProof/>
            <w:webHidden/>
          </w:rPr>
        </w:r>
        <w:r>
          <w:rPr>
            <w:noProof/>
            <w:webHidden/>
          </w:rPr>
          <w:fldChar w:fldCharType="separate"/>
        </w:r>
        <w:r>
          <w:rPr>
            <w:noProof/>
            <w:webHidden/>
          </w:rPr>
          <w:t>139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5" w:history="1">
        <w:r w:rsidRPr="0021569C">
          <w:rPr>
            <w:rStyle w:val="Hyperlink"/>
            <w:noProof/>
          </w:rPr>
          <w:t>CHA-3.8.4.540.5 when target is a subscriber bundle, Channel/CSR light application shall ‘bundle as optional’ offers already instantiated and considered as optional in the target subscriber bundle</w:t>
        </w:r>
        <w:r>
          <w:rPr>
            <w:noProof/>
            <w:webHidden/>
          </w:rPr>
          <w:tab/>
        </w:r>
        <w:r>
          <w:rPr>
            <w:noProof/>
            <w:webHidden/>
          </w:rPr>
          <w:fldChar w:fldCharType="begin"/>
        </w:r>
        <w:r>
          <w:rPr>
            <w:noProof/>
            <w:webHidden/>
          </w:rPr>
          <w:instrText xml:space="preserve"> PAGEREF _Toc253578765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6" w:history="1">
        <w:r w:rsidRPr="0021569C">
          <w:rPr>
            <w:rStyle w:val="Hyperlink"/>
            <w:noProof/>
          </w:rPr>
          <w:t>CHA-3.8.4.540.6 when source is a subscriber bundle, Channel/CSR light application shall ‘unbundle’ offers already instantiated and in the context of the source subscriber bundle if not contradicting requirements above</w:t>
        </w:r>
        <w:r>
          <w:rPr>
            <w:noProof/>
            <w:webHidden/>
          </w:rPr>
          <w:tab/>
        </w:r>
        <w:r>
          <w:rPr>
            <w:noProof/>
            <w:webHidden/>
          </w:rPr>
          <w:fldChar w:fldCharType="begin"/>
        </w:r>
        <w:r>
          <w:rPr>
            <w:noProof/>
            <w:webHidden/>
          </w:rPr>
          <w:instrText xml:space="preserve"> PAGEREF _Toc253578766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7" w:history="1">
        <w:r w:rsidRPr="0021569C">
          <w:rPr>
            <w:rStyle w:val="Hyperlink"/>
            <w:noProof/>
          </w:rPr>
          <w:t>CHA-3.8.4.550 Channel/CSR light application shall display only subscriber supplementary offers sellable by the dealer referring to Channel/CSR light catalog and Channel/CSR light attribute logic specified above</w:t>
        </w:r>
        <w:r>
          <w:rPr>
            <w:noProof/>
            <w:webHidden/>
          </w:rPr>
          <w:tab/>
        </w:r>
        <w:r>
          <w:rPr>
            <w:noProof/>
            <w:webHidden/>
          </w:rPr>
          <w:fldChar w:fldCharType="begin"/>
        </w:r>
        <w:r>
          <w:rPr>
            <w:noProof/>
            <w:webHidden/>
          </w:rPr>
          <w:instrText xml:space="preserve"> PAGEREF _Toc253578767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8" w:history="1">
        <w:r w:rsidRPr="0021569C">
          <w:rPr>
            <w:rStyle w:val="Hyperlink"/>
            <w:noProof/>
          </w:rPr>
          <w:t>CHA-3.8.4.555 Channel/CSR light application shall display all subscriber supplementary offers available for a CSR independently of dealer offering business logic</w:t>
        </w:r>
        <w:r>
          <w:rPr>
            <w:noProof/>
            <w:webHidden/>
          </w:rPr>
          <w:tab/>
        </w:r>
        <w:r>
          <w:rPr>
            <w:noProof/>
            <w:webHidden/>
          </w:rPr>
          <w:fldChar w:fldCharType="begin"/>
        </w:r>
        <w:r>
          <w:rPr>
            <w:noProof/>
            <w:webHidden/>
          </w:rPr>
          <w:instrText xml:space="preserve"> PAGEREF _Toc253578768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69" w:history="1">
        <w:r w:rsidRPr="0021569C">
          <w:rPr>
            <w:rStyle w:val="Hyperlink"/>
            <w:noProof/>
          </w:rPr>
          <w:t>CHA-3.8.4.560 Channel/CSR light application shall proposes only subscriber supplementary offers with a valid start and end date if set</w:t>
        </w:r>
        <w:r>
          <w:rPr>
            <w:noProof/>
            <w:webHidden/>
          </w:rPr>
          <w:tab/>
        </w:r>
        <w:r>
          <w:rPr>
            <w:noProof/>
            <w:webHidden/>
          </w:rPr>
          <w:fldChar w:fldCharType="begin"/>
        </w:r>
        <w:r>
          <w:rPr>
            <w:noProof/>
            <w:webHidden/>
          </w:rPr>
          <w:instrText xml:space="preserve"> PAGEREF _Toc253578769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0" w:history="1">
        <w:r w:rsidRPr="0021569C">
          <w:rPr>
            <w:rStyle w:val="Hyperlink"/>
            <w:noProof/>
          </w:rPr>
          <w:t>CHA-3.8.4.570 Channel/CSR light application shall display for every subscriber supplementary offers its name, description, payment mode and RC and NRC.</w:t>
        </w:r>
        <w:r>
          <w:rPr>
            <w:noProof/>
            <w:webHidden/>
          </w:rPr>
          <w:tab/>
        </w:r>
        <w:r>
          <w:rPr>
            <w:noProof/>
            <w:webHidden/>
          </w:rPr>
          <w:fldChar w:fldCharType="begin"/>
        </w:r>
        <w:r>
          <w:rPr>
            <w:noProof/>
            <w:webHidden/>
          </w:rPr>
          <w:instrText xml:space="preserve"> PAGEREF _Toc253578770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1" w:history="1">
        <w:r w:rsidRPr="0021569C">
          <w:rPr>
            <w:rStyle w:val="Hyperlink"/>
            <w:noProof/>
          </w:rPr>
          <w:t>CHA-3.8.4.580 Channel/CSR light application shall display only mandatory subscriber supplementary offers and selective subscriber supplementary offers RC and NRC only if not overridden at bundle level</w:t>
        </w:r>
        <w:r>
          <w:rPr>
            <w:noProof/>
            <w:webHidden/>
          </w:rPr>
          <w:tab/>
        </w:r>
        <w:r>
          <w:rPr>
            <w:noProof/>
            <w:webHidden/>
          </w:rPr>
          <w:fldChar w:fldCharType="begin"/>
        </w:r>
        <w:r>
          <w:rPr>
            <w:noProof/>
            <w:webHidden/>
          </w:rPr>
          <w:instrText xml:space="preserve"> PAGEREF _Toc253578771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2" w:history="1">
        <w:r w:rsidRPr="0021569C">
          <w:rPr>
            <w:rStyle w:val="Hyperlink"/>
            <w:noProof/>
          </w:rPr>
          <w:t>CHA-3.8.4.590 Channel/CSR light application shall display only subscriber supplementary offers with a valid RC and NRC if set</w:t>
        </w:r>
        <w:r>
          <w:rPr>
            <w:noProof/>
            <w:webHidden/>
          </w:rPr>
          <w:tab/>
        </w:r>
        <w:r>
          <w:rPr>
            <w:noProof/>
            <w:webHidden/>
          </w:rPr>
          <w:fldChar w:fldCharType="begin"/>
        </w:r>
        <w:r>
          <w:rPr>
            <w:noProof/>
            <w:webHidden/>
          </w:rPr>
          <w:instrText xml:space="preserve"> PAGEREF _Toc253578772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3" w:history="1">
        <w:r w:rsidRPr="0021569C">
          <w:rPr>
            <w:rStyle w:val="Hyperlink"/>
            <w:noProof/>
          </w:rPr>
          <w:t>CHA-3.8.4.600 Channel/CSR light application shall display first mandatory subscriber supplementary offers, then selective subscriber supplementary offers, then optional subscriber supplementary offers grouped by offer category</w:t>
        </w:r>
        <w:r>
          <w:rPr>
            <w:noProof/>
            <w:webHidden/>
          </w:rPr>
          <w:tab/>
        </w:r>
        <w:r>
          <w:rPr>
            <w:noProof/>
            <w:webHidden/>
          </w:rPr>
          <w:fldChar w:fldCharType="begin"/>
        </w:r>
        <w:r>
          <w:rPr>
            <w:noProof/>
            <w:webHidden/>
          </w:rPr>
          <w:instrText xml:space="preserve"> PAGEREF _Toc253578773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4" w:history="1">
        <w:r w:rsidRPr="0021569C">
          <w:rPr>
            <w:rStyle w:val="Hyperlink"/>
            <w:noProof/>
          </w:rPr>
          <w:t>CHA-3.8.4.610 Channel/CSR light application shall display a subscriber supplementary offer selective and optional both in selective list and in optional list but shall prevent the user of selecting it twice</w:t>
        </w:r>
        <w:r>
          <w:rPr>
            <w:noProof/>
            <w:webHidden/>
          </w:rPr>
          <w:tab/>
        </w:r>
        <w:r>
          <w:rPr>
            <w:noProof/>
            <w:webHidden/>
          </w:rPr>
          <w:fldChar w:fldCharType="begin"/>
        </w:r>
        <w:r>
          <w:rPr>
            <w:noProof/>
            <w:webHidden/>
          </w:rPr>
          <w:instrText xml:space="preserve"> PAGEREF _Toc253578774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5" w:history="1">
        <w:r w:rsidRPr="0021569C">
          <w:rPr>
            <w:rStyle w:val="Hyperlink"/>
            <w:noProof/>
          </w:rPr>
          <w:t>CHA-3.8.4.620 Channel/CSR light application shall display exclusion and required rules logic similarly as in consumer application</w:t>
        </w:r>
        <w:r>
          <w:rPr>
            <w:noProof/>
            <w:webHidden/>
          </w:rPr>
          <w:tab/>
        </w:r>
        <w:r>
          <w:rPr>
            <w:noProof/>
            <w:webHidden/>
          </w:rPr>
          <w:fldChar w:fldCharType="begin"/>
        </w:r>
        <w:r>
          <w:rPr>
            <w:noProof/>
            <w:webHidden/>
          </w:rPr>
          <w:instrText xml:space="preserve"> PAGEREF _Toc253578775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6" w:history="1">
        <w:r w:rsidRPr="0021569C">
          <w:rPr>
            <w:rStyle w:val="Hyperlink"/>
            <w:noProof/>
          </w:rPr>
          <w:t>CHA-3.8.4.624 Channel/CSR light application shall apply exclusion rule logic and behavior for two offers providing the same balance but as shadow in one case and real in other case.</w:t>
        </w:r>
        <w:r>
          <w:rPr>
            <w:noProof/>
            <w:webHidden/>
          </w:rPr>
          <w:tab/>
        </w:r>
        <w:r>
          <w:rPr>
            <w:noProof/>
            <w:webHidden/>
          </w:rPr>
          <w:fldChar w:fldCharType="begin"/>
        </w:r>
        <w:r>
          <w:rPr>
            <w:noProof/>
            <w:webHidden/>
          </w:rPr>
          <w:instrText xml:space="preserve"> PAGEREF _Toc253578776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7" w:history="1">
        <w:r w:rsidRPr="0021569C">
          <w:rPr>
            <w:rStyle w:val="Hyperlink"/>
            <w:noProof/>
          </w:rPr>
          <w:t>CHA-3.8.4.628 Channel/CSR light application shall not display subscriber supplementary offers providing the same balance as the primary offer but with a different instantiation mode (i.e. real versus shadow).</w:t>
        </w:r>
        <w:r>
          <w:rPr>
            <w:noProof/>
            <w:webHidden/>
          </w:rPr>
          <w:tab/>
        </w:r>
        <w:r>
          <w:rPr>
            <w:noProof/>
            <w:webHidden/>
          </w:rPr>
          <w:fldChar w:fldCharType="begin"/>
        </w:r>
        <w:r>
          <w:rPr>
            <w:noProof/>
            <w:webHidden/>
          </w:rPr>
          <w:instrText xml:space="preserve"> PAGEREF _Toc253578777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8" w:history="1">
        <w:r w:rsidRPr="0021569C">
          <w:rPr>
            <w:rStyle w:val="Hyperlink"/>
            <w:noProof/>
          </w:rPr>
          <w:t>CHA-3.8.4.630 Channel/CSR light application shall not display subscriber supplementary offers incompatible with the primary offer.</w:t>
        </w:r>
        <w:r>
          <w:rPr>
            <w:noProof/>
            <w:webHidden/>
          </w:rPr>
          <w:tab/>
        </w:r>
        <w:r>
          <w:rPr>
            <w:noProof/>
            <w:webHidden/>
          </w:rPr>
          <w:fldChar w:fldCharType="begin"/>
        </w:r>
        <w:r>
          <w:rPr>
            <w:noProof/>
            <w:webHidden/>
          </w:rPr>
          <w:instrText xml:space="preserve"> PAGEREF _Toc253578778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79" w:history="1">
        <w:r w:rsidRPr="0021569C">
          <w:rPr>
            <w:rStyle w:val="Hyperlink"/>
            <w:noProof/>
          </w:rPr>
          <w:t>CHA-3.8.4.640 Channel/CSR light application shall not display subscriber supplementary offers requiring a primary offer different from the one in the basket</w:t>
        </w:r>
        <w:r>
          <w:rPr>
            <w:noProof/>
            <w:webHidden/>
          </w:rPr>
          <w:tab/>
        </w:r>
        <w:r>
          <w:rPr>
            <w:noProof/>
            <w:webHidden/>
          </w:rPr>
          <w:fldChar w:fldCharType="begin"/>
        </w:r>
        <w:r>
          <w:rPr>
            <w:noProof/>
            <w:webHidden/>
          </w:rPr>
          <w:instrText xml:space="preserve"> PAGEREF _Toc253578779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0" w:history="1">
        <w:r w:rsidRPr="0021569C">
          <w:rPr>
            <w:rStyle w:val="Hyperlink"/>
            <w:noProof/>
          </w:rPr>
          <w:t>CHA-3.8.4.650 Channel/CSR light application shall not display subscriber supplementary offers requiring a subscriber bundle different from the one in the basket</w:t>
        </w:r>
        <w:r>
          <w:rPr>
            <w:noProof/>
            <w:webHidden/>
          </w:rPr>
          <w:tab/>
        </w:r>
        <w:r>
          <w:rPr>
            <w:noProof/>
            <w:webHidden/>
          </w:rPr>
          <w:fldChar w:fldCharType="begin"/>
        </w:r>
        <w:r>
          <w:rPr>
            <w:noProof/>
            <w:webHidden/>
          </w:rPr>
          <w:instrText xml:space="preserve"> PAGEREF _Toc253578780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1" w:history="1">
        <w:r w:rsidRPr="0021569C">
          <w:rPr>
            <w:rStyle w:val="Hyperlink"/>
            <w:noProof/>
          </w:rPr>
          <w:t>CHA-3.8.4.660 Channel/CSR light application shall control the number of selected selective subscriber supplementary offers is between the min and max of the subscriber bundle configuration</w:t>
        </w:r>
        <w:r>
          <w:rPr>
            <w:noProof/>
            <w:webHidden/>
          </w:rPr>
          <w:tab/>
        </w:r>
        <w:r>
          <w:rPr>
            <w:noProof/>
            <w:webHidden/>
          </w:rPr>
          <w:fldChar w:fldCharType="begin"/>
        </w:r>
        <w:r>
          <w:rPr>
            <w:noProof/>
            <w:webHidden/>
          </w:rPr>
          <w:instrText xml:space="preserve"> PAGEREF _Toc253578781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2" w:history="1">
        <w:r w:rsidRPr="0021569C">
          <w:rPr>
            <w:rStyle w:val="Hyperlink"/>
            <w:noProof/>
          </w:rPr>
          <w:t>CHA-3.8.4.670 Channel/CSR light application shall display only subscriber supplementary offers in the primary offer compatibility template if any and not declared as sellable outside a bundle</w:t>
        </w:r>
        <w:r>
          <w:rPr>
            <w:noProof/>
            <w:webHidden/>
          </w:rPr>
          <w:tab/>
        </w:r>
        <w:r>
          <w:rPr>
            <w:noProof/>
            <w:webHidden/>
          </w:rPr>
          <w:fldChar w:fldCharType="begin"/>
        </w:r>
        <w:r>
          <w:rPr>
            <w:noProof/>
            <w:webHidden/>
          </w:rPr>
          <w:instrText xml:space="preserve"> PAGEREF _Toc253578782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3" w:history="1">
        <w:r w:rsidRPr="0021569C">
          <w:rPr>
            <w:rStyle w:val="Hyperlink"/>
            <w:noProof/>
          </w:rPr>
          <w:t>CHA-3.8.4.670.1 Channel/CSR light application shall not apply logic above if there is no compatibility template associated to the primary offer</w:t>
        </w:r>
        <w:r>
          <w:rPr>
            <w:noProof/>
            <w:webHidden/>
          </w:rPr>
          <w:tab/>
        </w:r>
        <w:r>
          <w:rPr>
            <w:noProof/>
            <w:webHidden/>
          </w:rPr>
          <w:fldChar w:fldCharType="begin"/>
        </w:r>
        <w:r>
          <w:rPr>
            <w:noProof/>
            <w:webHidden/>
          </w:rPr>
          <w:instrText xml:space="preserve"> PAGEREF _Toc253578783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4" w:history="1">
        <w:r w:rsidRPr="0021569C">
          <w:rPr>
            <w:rStyle w:val="Hyperlink"/>
            <w:noProof/>
          </w:rPr>
          <w:t>CHA-3.8.4.670.2 Channel/CSR light application shall not apply logic above if the primary offer has been subscribed in the context of a subscriber bundle</w:t>
        </w:r>
        <w:r>
          <w:rPr>
            <w:noProof/>
            <w:webHidden/>
          </w:rPr>
          <w:tab/>
        </w:r>
        <w:r>
          <w:rPr>
            <w:noProof/>
            <w:webHidden/>
          </w:rPr>
          <w:fldChar w:fldCharType="begin"/>
        </w:r>
        <w:r>
          <w:rPr>
            <w:noProof/>
            <w:webHidden/>
          </w:rPr>
          <w:instrText xml:space="preserve"> PAGEREF _Toc253578784 \h </w:instrText>
        </w:r>
        <w:r>
          <w:rPr>
            <w:noProof/>
            <w:webHidden/>
          </w:rPr>
        </w:r>
        <w:r>
          <w:rPr>
            <w:noProof/>
            <w:webHidden/>
          </w:rPr>
          <w:fldChar w:fldCharType="separate"/>
        </w:r>
        <w:r>
          <w:rPr>
            <w:noProof/>
            <w:webHidden/>
          </w:rPr>
          <w:t>140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5" w:history="1">
        <w:r w:rsidRPr="0021569C">
          <w:rPr>
            <w:rStyle w:val="Hyperlink"/>
            <w:noProof/>
          </w:rPr>
          <w:t>CHA-3.8.4.680 Channel/CSR light application shall display only subscriber supplementary offers in the primary offer’s offer series if no compatibility template associated to the primary offer (and supplementary offer is not ‘sellable outside a bundle’)</w:t>
        </w:r>
        <w:r>
          <w:rPr>
            <w:noProof/>
            <w:webHidden/>
          </w:rPr>
          <w:tab/>
        </w:r>
        <w:r>
          <w:rPr>
            <w:noProof/>
            <w:webHidden/>
          </w:rPr>
          <w:fldChar w:fldCharType="begin"/>
        </w:r>
        <w:r>
          <w:rPr>
            <w:noProof/>
            <w:webHidden/>
          </w:rPr>
          <w:instrText xml:space="preserve"> PAGEREF _Toc253578785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6" w:history="1">
        <w:r w:rsidRPr="0021569C">
          <w:rPr>
            <w:rStyle w:val="Hyperlink"/>
            <w:noProof/>
          </w:rPr>
          <w:t>CHA-3.8.4.680.1 Channel/CSR light application shall display as mandatory, subscriber supplementary offers declared as mandatory in the primary offer’s offer series.</w:t>
        </w:r>
        <w:r>
          <w:rPr>
            <w:noProof/>
            <w:webHidden/>
          </w:rPr>
          <w:tab/>
        </w:r>
        <w:r>
          <w:rPr>
            <w:noProof/>
            <w:webHidden/>
          </w:rPr>
          <w:fldChar w:fldCharType="begin"/>
        </w:r>
        <w:r>
          <w:rPr>
            <w:noProof/>
            <w:webHidden/>
          </w:rPr>
          <w:instrText xml:space="preserve"> PAGEREF _Toc253578786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7" w:history="1">
        <w:r w:rsidRPr="0021569C">
          <w:rPr>
            <w:rStyle w:val="Hyperlink"/>
            <w:noProof/>
          </w:rPr>
          <w:t>CHA-3.8.4.690 Channel/CSR light application shall display subscriber supplementary offers as default according to the context and their configuration in bundle, compatibility template or primary offer’s offer series.</w:t>
        </w:r>
        <w:r>
          <w:rPr>
            <w:noProof/>
            <w:webHidden/>
          </w:rPr>
          <w:tab/>
        </w:r>
        <w:r>
          <w:rPr>
            <w:noProof/>
            <w:webHidden/>
          </w:rPr>
          <w:fldChar w:fldCharType="begin"/>
        </w:r>
        <w:r>
          <w:rPr>
            <w:noProof/>
            <w:webHidden/>
          </w:rPr>
          <w:instrText xml:space="preserve"> PAGEREF _Toc253578787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8" w:history="1">
        <w:r w:rsidRPr="0021569C">
          <w:rPr>
            <w:rStyle w:val="Hyperlink"/>
            <w:noProof/>
          </w:rPr>
          <w:t>CHA-3.8.4.695 Channel/CSR light application shall display all rules not satisfied similarly to consumer application (for account offers and subscriber supplementary offers).</w:t>
        </w:r>
        <w:r>
          <w:rPr>
            <w:noProof/>
            <w:webHidden/>
          </w:rPr>
          <w:tab/>
        </w:r>
        <w:r>
          <w:rPr>
            <w:noProof/>
            <w:webHidden/>
          </w:rPr>
          <w:fldChar w:fldCharType="begin"/>
        </w:r>
        <w:r>
          <w:rPr>
            <w:noProof/>
            <w:webHidden/>
          </w:rPr>
          <w:instrText xml:space="preserve"> PAGEREF _Toc253578788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89" w:history="1">
        <w:r w:rsidRPr="0021569C">
          <w:rPr>
            <w:rStyle w:val="Hyperlink"/>
            <w:noProof/>
          </w:rPr>
          <w:t>CHA-3.8.4.700 Channel/CSR light application shall allow a user viewing account offer or subscriber supplementary offer details with respect of use case view supplementary offer details.</w:t>
        </w:r>
        <w:r>
          <w:rPr>
            <w:noProof/>
            <w:webHidden/>
          </w:rPr>
          <w:tab/>
        </w:r>
        <w:r>
          <w:rPr>
            <w:noProof/>
            <w:webHidden/>
          </w:rPr>
          <w:fldChar w:fldCharType="begin"/>
        </w:r>
        <w:r>
          <w:rPr>
            <w:noProof/>
            <w:webHidden/>
          </w:rPr>
          <w:instrText xml:space="preserve"> PAGEREF _Toc253578789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0" w:history="1">
        <w:r w:rsidRPr="0021569C">
          <w:rPr>
            <w:rStyle w:val="Hyperlink"/>
            <w:noProof/>
          </w:rPr>
          <w:t>CHA-3.8.4.710 Channel/CSR light application shall allow a user configuring primary offer and subscriber supplementary offer parameters with respect of use case ‘configure offer parameters’.</w:t>
        </w:r>
        <w:r>
          <w:rPr>
            <w:noProof/>
            <w:webHidden/>
          </w:rPr>
          <w:tab/>
        </w:r>
        <w:r>
          <w:rPr>
            <w:noProof/>
            <w:webHidden/>
          </w:rPr>
          <w:fldChar w:fldCharType="begin"/>
        </w:r>
        <w:r>
          <w:rPr>
            <w:noProof/>
            <w:webHidden/>
          </w:rPr>
          <w:instrText xml:space="preserve"> PAGEREF _Toc253578790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1" w:history="1">
        <w:r w:rsidRPr="0021569C">
          <w:rPr>
            <w:rStyle w:val="Hyperlink"/>
            <w:noProof/>
          </w:rPr>
          <w:t>CHA-3.8.4.720 Channel/CSR light application shall display first parameters declared as propagated to parent.</w:t>
        </w:r>
        <w:r>
          <w:rPr>
            <w:noProof/>
            <w:webHidden/>
          </w:rPr>
          <w:tab/>
        </w:r>
        <w:r>
          <w:rPr>
            <w:noProof/>
            <w:webHidden/>
          </w:rPr>
          <w:fldChar w:fldCharType="begin"/>
        </w:r>
        <w:r>
          <w:rPr>
            <w:noProof/>
            <w:webHidden/>
          </w:rPr>
          <w:instrText xml:space="preserve"> PAGEREF _Toc253578791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2" w:history="1">
        <w:r w:rsidRPr="0021569C">
          <w:rPr>
            <w:rStyle w:val="Hyperlink"/>
            <w:noProof/>
          </w:rPr>
          <w:t>CHA-3.8.4.730 Channel/CSR light application shall display then parameters local to the primary offer and supplementary offer instance</w:t>
        </w:r>
        <w:r>
          <w:rPr>
            <w:noProof/>
            <w:webHidden/>
          </w:rPr>
          <w:tab/>
        </w:r>
        <w:r>
          <w:rPr>
            <w:noProof/>
            <w:webHidden/>
          </w:rPr>
          <w:fldChar w:fldCharType="begin"/>
        </w:r>
        <w:r>
          <w:rPr>
            <w:noProof/>
            <w:webHidden/>
          </w:rPr>
          <w:instrText xml:space="preserve"> PAGEREF _Toc253578792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3" w:history="1">
        <w:r w:rsidRPr="0021569C">
          <w:rPr>
            <w:rStyle w:val="Hyperlink"/>
            <w:noProof/>
          </w:rPr>
          <w:t>CHA-3.8.4.740 Channel/CSR light application shall display current known parameters values for an existing subscriber</w:t>
        </w:r>
        <w:r>
          <w:rPr>
            <w:noProof/>
            <w:webHidden/>
          </w:rPr>
          <w:tab/>
        </w:r>
        <w:r>
          <w:rPr>
            <w:noProof/>
            <w:webHidden/>
          </w:rPr>
          <w:fldChar w:fldCharType="begin"/>
        </w:r>
        <w:r>
          <w:rPr>
            <w:noProof/>
            <w:webHidden/>
          </w:rPr>
          <w:instrText xml:space="preserve"> PAGEREF _Toc253578793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4" w:history="1">
        <w:r w:rsidRPr="0021569C">
          <w:rPr>
            <w:rStyle w:val="Hyperlink"/>
            <w:noProof/>
          </w:rPr>
          <w:t>CHA-3.8.4.750 when integrated with Comverse One, Channel/CSR light application shall only display parameters defined as targeting CSR systems (and not ‘exposed to Self Service’, or not defined).</w:t>
        </w:r>
        <w:r>
          <w:rPr>
            <w:noProof/>
            <w:webHidden/>
          </w:rPr>
          <w:tab/>
        </w:r>
        <w:r>
          <w:rPr>
            <w:noProof/>
            <w:webHidden/>
          </w:rPr>
          <w:fldChar w:fldCharType="begin"/>
        </w:r>
        <w:r>
          <w:rPr>
            <w:noProof/>
            <w:webHidden/>
          </w:rPr>
          <w:instrText xml:space="preserve"> PAGEREF _Toc253578794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795" w:history="1">
        <w:r w:rsidRPr="0021569C">
          <w:rPr>
            <w:rStyle w:val="Hyperlink"/>
            <w:noProof/>
          </w:rPr>
          <w:t>3.9</w:t>
        </w:r>
        <w:r>
          <w:rPr>
            <w:rFonts w:ascii="Calibri" w:hAnsi="Calibri"/>
            <w:b w:val="0"/>
            <w:bCs w:val="0"/>
            <w:caps w:val="0"/>
            <w:noProof/>
            <w:sz w:val="22"/>
            <w:szCs w:val="22"/>
          </w:rPr>
          <w:tab/>
        </w:r>
        <w:r w:rsidRPr="0021569C">
          <w:rPr>
            <w:rStyle w:val="Hyperlink"/>
            <w:noProof/>
          </w:rPr>
          <w:t>Capability 8. Basket Management - BKM</w:t>
        </w:r>
        <w:r>
          <w:rPr>
            <w:noProof/>
            <w:webHidden/>
          </w:rPr>
          <w:tab/>
        </w:r>
        <w:r>
          <w:rPr>
            <w:noProof/>
            <w:webHidden/>
          </w:rPr>
          <w:fldChar w:fldCharType="begin"/>
        </w:r>
        <w:r>
          <w:rPr>
            <w:noProof/>
            <w:webHidden/>
          </w:rPr>
          <w:instrText xml:space="preserve"> PAGEREF _Toc253578795 \h </w:instrText>
        </w:r>
        <w:r>
          <w:rPr>
            <w:noProof/>
            <w:webHidden/>
          </w:rPr>
        </w:r>
        <w:r>
          <w:rPr>
            <w:noProof/>
            <w:webHidden/>
          </w:rPr>
          <w:fldChar w:fldCharType="separate"/>
        </w:r>
        <w:r>
          <w:rPr>
            <w:noProof/>
            <w:webHidden/>
          </w:rPr>
          <w:t>141</w:t>
        </w:r>
        <w:r>
          <w:rPr>
            <w:noProof/>
            <w:webHidden/>
          </w:rPr>
          <w:fldChar w:fldCharType="end"/>
        </w:r>
      </w:hyperlink>
    </w:p>
    <w:p w:rsidR="003867B2" w:rsidRDefault="003867B2">
      <w:pPr>
        <w:pStyle w:val="TOC2"/>
        <w:rPr>
          <w:rFonts w:ascii="Calibri" w:hAnsi="Calibri"/>
          <w:smallCaps w:val="0"/>
          <w:noProof/>
          <w:sz w:val="22"/>
          <w:szCs w:val="22"/>
        </w:rPr>
      </w:pPr>
      <w:hyperlink w:anchor="_Toc253578796" w:history="1">
        <w:r w:rsidRPr="0021569C">
          <w:rPr>
            <w:rStyle w:val="Hyperlink"/>
            <w:noProof/>
          </w:rPr>
          <w:t>3.9.4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_Toc253578796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7" w:history="1">
        <w:r w:rsidRPr="0021569C">
          <w:rPr>
            <w:rStyle w:val="Hyperlink"/>
            <w:noProof/>
          </w:rPr>
          <w:t>CHA-3.9.4.10 Channel/CSR light application shall allow a user to manage a basket for a customer with respect of use case ‘view and manage basket’ described above.</w:t>
        </w:r>
        <w:r>
          <w:rPr>
            <w:noProof/>
            <w:webHidden/>
          </w:rPr>
          <w:tab/>
        </w:r>
        <w:r>
          <w:rPr>
            <w:noProof/>
            <w:webHidden/>
          </w:rPr>
          <w:fldChar w:fldCharType="begin"/>
        </w:r>
        <w:r>
          <w:rPr>
            <w:noProof/>
            <w:webHidden/>
          </w:rPr>
          <w:instrText xml:space="preserve"> PAGEREF _Toc253578797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8" w:history="1">
        <w:r w:rsidRPr="0021569C">
          <w:rPr>
            <w:rStyle w:val="Hyperlink"/>
            <w:noProof/>
          </w:rPr>
          <w:t>CHA-3.9.4.10.1 Channel/CSR light application shall display if the basket (or order) applies to an existing account or a new account.</w:t>
        </w:r>
        <w:r>
          <w:rPr>
            <w:noProof/>
            <w:webHidden/>
          </w:rPr>
          <w:tab/>
        </w:r>
        <w:r>
          <w:rPr>
            <w:noProof/>
            <w:webHidden/>
          </w:rPr>
          <w:fldChar w:fldCharType="begin"/>
        </w:r>
        <w:r>
          <w:rPr>
            <w:noProof/>
            <w:webHidden/>
          </w:rPr>
          <w:instrText xml:space="preserve"> PAGEREF _Toc253578798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799" w:history="1">
        <w:r w:rsidRPr="0021569C">
          <w:rPr>
            <w:rStyle w:val="Hyperlink"/>
            <w:noProof/>
          </w:rPr>
          <w:t>CHA-3.9.4.10.2 when order applies to an existing account, the impacted account reference shall be displayed.</w:t>
        </w:r>
        <w:r>
          <w:rPr>
            <w:noProof/>
            <w:webHidden/>
          </w:rPr>
          <w:tab/>
        </w:r>
        <w:r>
          <w:rPr>
            <w:noProof/>
            <w:webHidden/>
          </w:rPr>
          <w:fldChar w:fldCharType="begin"/>
        </w:r>
        <w:r>
          <w:rPr>
            <w:noProof/>
            <w:webHidden/>
          </w:rPr>
          <w:instrText xml:space="preserve"> PAGEREF _Toc253578799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0" w:history="1">
        <w:r w:rsidRPr="0021569C">
          <w:rPr>
            <w:rStyle w:val="Hyperlink"/>
            <w:noProof/>
          </w:rPr>
          <w:t>CHA-3.9.4.20 in the view basket, the total section, at the bottom shall display the following information:</w:t>
        </w:r>
        <w:r>
          <w:rPr>
            <w:noProof/>
            <w:webHidden/>
          </w:rPr>
          <w:tab/>
        </w:r>
        <w:r>
          <w:rPr>
            <w:noProof/>
            <w:webHidden/>
          </w:rPr>
          <w:fldChar w:fldCharType="begin"/>
        </w:r>
        <w:r>
          <w:rPr>
            <w:noProof/>
            <w:webHidden/>
          </w:rPr>
          <w:instrText xml:space="preserve"> PAGEREF _Toc253578800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1" w:history="1">
        <w:r w:rsidRPr="0021569C">
          <w:rPr>
            <w:rStyle w:val="Hyperlink"/>
            <w:noProof/>
          </w:rPr>
          <w:t>CHA-3.9.4.20.1 Sub total per periodicity for recurring prices (not displayed when one selection in the basket)</w:t>
        </w:r>
        <w:r>
          <w:rPr>
            <w:noProof/>
            <w:webHidden/>
          </w:rPr>
          <w:tab/>
        </w:r>
        <w:r>
          <w:rPr>
            <w:noProof/>
            <w:webHidden/>
          </w:rPr>
          <w:fldChar w:fldCharType="begin"/>
        </w:r>
        <w:r>
          <w:rPr>
            <w:noProof/>
            <w:webHidden/>
          </w:rPr>
          <w:instrText xml:space="preserve"> PAGEREF _Toc253578801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2" w:history="1">
        <w:r w:rsidRPr="0021569C">
          <w:rPr>
            <w:rStyle w:val="Hyperlink"/>
            <w:noProof/>
          </w:rPr>
          <w:t>CHA-3.9.4.20.2 Sub total for upfront costs (not displayed when one selection in the basket)</w:t>
        </w:r>
        <w:r>
          <w:rPr>
            <w:noProof/>
            <w:webHidden/>
          </w:rPr>
          <w:tab/>
        </w:r>
        <w:r>
          <w:rPr>
            <w:noProof/>
            <w:webHidden/>
          </w:rPr>
          <w:fldChar w:fldCharType="begin"/>
        </w:r>
        <w:r>
          <w:rPr>
            <w:noProof/>
            <w:webHidden/>
          </w:rPr>
          <w:instrText xml:space="preserve"> PAGEREF _Toc253578802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3" w:history="1">
        <w:r w:rsidRPr="0021569C">
          <w:rPr>
            <w:rStyle w:val="Hyperlink"/>
            <w:noProof/>
          </w:rPr>
          <w:t>CHA-3.9.4.20.3 Total per periodicity for recurring prices</w:t>
        </w:r>
        <w:r>
          <w:rPr>
            <w:noProof/>
            <w:webHidden/>
          </w:rPr>
          <w:tab/>
        </w:r>
        <w:r>
          <w:rPr>
            <w:noProof/>
            <w:webHidden/>
          </w:rPr>
          <w:fldChar w:fldCharType="begin"/>
        </w:r>
        <w:r>
          <w:rPr>
            <w:noProof/>
            <w:webHidden/>
          </w:rPr>
          <w:instrText xml:space="preserve"> PAGEREF _Toc253578803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4" w:history="1">
        <w:r w:rsidRPr="0021569C">
          <w:rPr>
            <w:rStyle w:val="Hyperlink"/>
            <w:noProof/>
          </w:rPr>
          <w:t>CHA-3.9.4.20.4 Total for upfront costs</w:t>
        </w:r>
        <w:r>
          <w:rPr>
            <w:noProof/>
            <w:webHidden/>
          </w:rPr>
          <w:tab/>
        </w:r>
        <w:r>
          <w:rPr>
            <w:noProof/>
            <w:webHidden/>
          </w:rPr>
          <w:fldChar w:fldCharType="begin"/>
        </w:r>
        <w:r>
          <w:rPr>
            <w:noProof/>
            <w:webHidden/>
          </w:rPr>
          <w:instrText xml:space="preserve"> PAGEREF _Toc253578804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5" w:history="1">
        <w:r w:rsidRPr="0021569C">
          <w:rPr>
            <w:rStyle w:val="Hyperlink"/>
            <w:noProof/>
          </w:rPr>
          <w:t>CHA-3.9.4.20.5 Total on subscription</w:t>
        </w:r>
        <w:r>
          <w:rPr>
            <w:noProof/>
            <w:webHidden/>
          </w:rPr>
          <w:tab/>
        </w:r>
        <w:r>
          <w:rPr>
            <w:noProof/>
            <w:webHidden/>
          </w:rPr>
          <w:fldChar w:fldCharType="begin"/>
        </w:r>
        <w:r>
          <w:rPr>
            <w:noProof/>
            <w:webHidden/>
          </w:rPr>
          <w:instrText xml:space="preserve"> PAGEREF _Toc253578805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6" w:history="1">
        <w:r w:rsidRPr="0021569C">
          <w:rPr>
            <w:rStyle w:val="Hyperlink"/>
            <w:noProof/>
          </w:rPr>
          <w:t>CHA-3.9.4.40 on the view basket, Channel/CSR light application shall allow the user to remove an item with respect of use case remove basket item</w:t>
        </w:r>
        <w:r>
          <w:rPr>
            <w:noProof/>
            <w:webHidden/>
          </w:rPr>
          <w:tab/>
        </w:r>
        <w:r>
          <w:rPr>
            <w:noProof/>
            <w:webHidden/>
          </w:rPr>
          <w:fldChar w:fldCharType="begin"/>
        </w:r>
        <w:r>
          <w:rPr>
            <w:noProof/>
            <w:webHidden/>
          </w:rPr>
          <w:instrText xml:space="preserve"> PAGEREF _Toc253578806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7" w:history="1">
        <w:r w:rsidRPr="0021569C">
          <w:rPr>
            <w:rStyle w:val="Hyperlink"/>
            <w:noProof/>
          </w:rPr>
          <w:t>CHA-3.9.4.50 on the view basket, Channel/CSR light application should always allow the user to remove an item except for specific case where the item is not removable</w:t>
        </w:r>
        <w:r>
          <w:rPr>
            <w:noProof/>
            <w:webHidden/>
          </w:rPr>
          <w:tab/>
        </w:r>
        <w:r>
          <w:rPr>
            <w:noProof/>
            <w:webHidden/>
          </w:rPr>
          <w:fldChar w:fldCharType="begin"/>
        </w:r>
        <w:r>
          <w:rPr>
            <w:noProof/>
            <w:webHidden/>
          </w:rPr>
          <w:instrText xml:space="preserve"> PAGEREF _Toc253578807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8" w:history="1">
        <w:r w:rsidRPr="0021569C">
          <w:rPr>
            <w:rStyle w:val="Hyperlink"/>
            <w:noProof/>
          </w:rPr>
          <w:t>CHA-3.9.4.50.1 on the view basket, Channel/CSR light application should inform the user of the reason why a basket item is not removable.</w:t>
        </w:r>
        <w:r>
          <w:rPr>
            <w:noProof/>
            <w:webHidden/>
          </w:rPr>
          <w:tab/>
        </w:r>
        <w:r>
          <w:rPr>
            <w:noProof/>
            <w:webHidden/>
          </w:rPr>
          <w:fldChar w:fldCharType="begin"/>
        </w:r>
        <w:r>
          <w:rPr>
            <w:noProof/>
            <w:webHidden/>
          </w:rPr>
          <w:instrText xml:space="preserve"> PAGEREF _Toc253578808 \h </w:instrText>
        </w:r>
        <w:r>
          <w:rPr>
            <w:noProof/>
            <w:webHidden/>
          </w:rPr>
        </w:r>
        <w:r>
          <w:rPr>
            <w:noProof/>
            <w:webHidden/>
          </w:rPr>
          <w:fldChar w:fldCharType="separate"/>
        </w:r>
        <w:r>
          <w:rPr>
            <w:noProof/>
            <w:webHidden/>
          </w:rPr>
          <w:t>149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09" w:history="1">
        <w:r w:rsidRPr="0021569C">
          <w:rPr>
            <w:rStyle w:val="Hyperlink"/>
            <w:noProof/>
          </w:rPr>
          <w:t>CHA-3.9.4.50.2 on the view basket, Channel/CSR light application shall prevent a user from removing an account offer (basket item) declared as mandatory in a new account bundle.</w:t>
        </w:r>
        <w:r>
          <w:rPr>
            <w:noProof/>
            <w:webHidden/>
          </w:rPr>
          <w:tab/>
        </w:r>
        <w:r>
          <w:rPr>
            <w:noProof/>
            <w:webHidden/>
          </w:rPr>
          <w:fldChar w:fldCharType="begin"/>
        </w:r>
        <w:r>
          <w:rPr>
            <w:noProof/>
            <w:webHidden/>
          </w:rPr>
          <w:instrText xml:space="preserve"> PAGEREF _Toc253578809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0" w:history="1">
        <w:r w:rsidRPr="0021569C">
          <w:rPr>
            <w:rStyle w:val="Hyperlink"/>
            <w:noProof/>
          </w:rPr>
          <w:t>CHA-3.9.4.50.3 on the view basket, Channel/CSR light application shall prevent a user from removing a subscriber supplementary offer (basket item) declared as mandatory in a new subscriber bundle (subscribed selective would be lower than min rule definition).</w:t>
        </w:r>
        <w:r>
          <w:rPr>
            <w:noProof/>
            <w:webHidden/>
          </w:rPr>
          <w:tab/>
        </w:r>
        <w:r>
          <w:rPr>
            <w:noProof/>
            <w:webHidden/>
          </w:rPr>
          <w:fldChar w:fldCharType="begin"/>
        </w:r>
        <w:r>
          <w:rPr>
            <w:noProof/>
            <w:webHidden/>
          </w:rPr>
          <w:instrText xml:space="preserve"> PAGEREF _Toc253578810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1" w:history="1">
        <w:r w:rsidRPr="0021569C">
          <w:rPr>
            <w:rStyle w:val="Hyperlink"/>
            <w:noProof/>
          </w:rPr>
          <w:t>CHA-3.9.4.50.4 on the view basket, Channel/CSR light application shall prevent a user from removing a selective offer (basket item) that would not satisfy the selective rule definition once removed (subscribed selective would be lower than min rule definition).</w:t>
        </w:r>
        <w:r>
          <w:rPr>
            <w:noProof/>
            <w:webHidden/>
          </w:rPr>
          <w:tab/>
        </w:r>
        <w:r>
          <w:rPr>
            <w:noProof/>
            <w:webHidden/>
          </w:rPr>
          <w:fldChar w:fldCharType="begin"/>
        </w:r>
        <w:r>
          <w:rPr>
            <w:noProof/>
            <w:webHidden/>
          </w:rPr>
          <w:instrText xml:space="preserve"> PAGEREF _Toc253578811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2" w:history="1">
        <w:r w:rsidRPr="0021569C">
          <w:rPr>
            <w:rStyle w:val="Hyperlink"/>
            <w:noProof/>
          </w:rPr>
          <w:t>CHA-3.9.4.50.5 on the view basket, Channel/CSR light application shall prevent a user from removing an account offer (basket item) with an instantiated regular balance, pointed by a shadow balance, if this account offer is the only one in the basket having this regular balance.</w:t>
        </w:r>
        <w:r>
          <w:rPr>
            <w:noProof/>
            <w:webHidden/>
          </w:rPr>
          <w:tab/>
        </w:r>
        <w:r>
          <w:rPr>
            <w:noProof/>
            <w:webHidden/>
          </w:rPr>
          <w:fldChar w:fldCharType="begin"/>
        </w:r>
        <w:r>
          <w:rPr>
            <w:noProof/>
            <w:webHidden/>
          </w:rPr>
          <w:instrText xml:space="preserve"> PAGEREF _Toc253578812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3" w:history="1">
        <w:r w:rsidRPr="0021569C">
          <w:rPr>
            <w:rStyle w:val="Hyperlink"/>
            <w:noProof/>
          </w:rPr>
          <w:t>CHA-3.9.4.50.6 on the view basket, Channel/CSR light application shall prevent a user from removing an offer (account or subscriber) according to pre-requisite rules (both ‘and’ and ‘or’ operand)</w:t>
        </w:r>
        <w:r>
          <w:rPr>
            <w:noProof/>
            <w:webHidden/>
          </w:rPr>
          <w:tab/>
        </w:r>
        <w:r>
          <w:rPr>
            <w:noProof/>
            <w:webHidden/>
          </w:rPr>
          <w:fldChar w:fldCharType="begin"/>
        </w:r>
        <w:r>
          <w:rPr>
            <w:noProof/>
            <w:webHidden/>
          </w:rPr>
          <w:instrText xml:space="preserve"> PAGEREF _Toc253578813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4" w:history="1">
        <w:r w:rsidRPr="0021569C">
          <w:rPr>
            <w:rStyle w:val="Hyperlink"/>
            <w:noProof/>
          </w:rPr>
          <w:t>CHA-3.9.4.55 Channel/CSR light application shall inform the user that when removing an account bundle, all subscribers subscribed in the context of the account bundle will be removed as well.</w:t>
        </w:r>
        <w:r>
          <w:rPr>
            <w:noProof/>
            <w:webHidden/>
          </w:rPr>
          <w:tab/>
        </w:r>
        <w:r>
          <w:rPr>
            <w:noProof/>
            <w:webHidden/>
          </w:rPr>
          <w:fldChar w:fldCharType="begin"/>
        </w:r>
        <w:r>
          <w:rPr>
            <w:noProof/>
            <w:webHidden/>
          </w:rPr>
          <w:instrText xml:space="preserve"> PAGEREF _Toc253578814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5" w:history="1">
        <w:r w:rsidRPr="0021569C">
          <w:rPr>
            <w:rStyle w:val="Hyperlink"/>
            <w:noProof/>
          </w:rPr>
          <w:t>CHA-3.9.4.60 On the view basket, Channel/CSR light application shall display the option to modify the primary offer and supplementary offers parameters only if there is at least one parameter to configure</w:t>
        </w:r>
        <w:r>
          <w:rPr>
            <w:noProof/>
            <w:webHidden/>
          </w:rPr>
          <w:tab/>
        </w:r>
        <w:r>
          <w:rPr>
            <w:noProof/>
            <w:webHidden/>
          </w:rPr>
          <w:fldChar w:fldCharType="begin"/>
        </w:r>
        <w:r>
          <w:rPr>
            <w:noProof/>
            <w:webHidden/>
          </w:rPr>
          <w:instrText xml:space="preserve"> PAGEREF _Toc253578815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6" w:history="1">
        <w:r w:rsidRPr="0021569C">
          <w:rPr>
            <w:rStyle w:val="Hyperlink"/>
            <w:noProof/>
          </w:rPr>
          <w:t>CHA-3.9.4.70 Channel/CSR light application shall allow a user reconfiguring primary offer and subscriber bundle of a selection with respect of use case ‘Change primary offer of a selection’.</w:t>
        </w:r>
        <w:r>
          <w:rPr>
            <w:noProof/>
            <w:webHidden/>
          </w:rPr>
          <w:tab/>
        </w:r>
        <w:r>
          <w:rPr>
            <w:noProof/>
            <w:webHidden/>
          </w:rPr>
          <w:fldChar w:fldCharType="begin"/>
        </w:r>
        <w:r>
          <w:rPr>
            <w:noProof/>
            <w:webHidden/>
          </w:rPr>
          <w:instrText xml:space="preserve"> PAGEREF _Toc253578816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7" w:history="1">
        <w:r w:rsidRPr="0021569C">
          <w:rPr>
            <w:rStyle w:val="Hyperlink"/>
            <w:noProof/>
          </w:rPr>
          <w:t>CHA-3.9.4.90 Channel/CSR light application shall display new subscribers subscribed in the context of an account bundle grouped in a dedicated section.</w:t>
        </w:r>
        <w:r>
          <w:rPr>
            <w:noProof/>
            <w:webHidden/>
          </w:rPr>
          <w:tab/>
        </w:r>
        <w:r>
          <w:rPr>
            <w:noProof/>
            <w:webHidden/>
          </w:rPr>
          <w:fldChar w:fldCharType="begin"/>
        </w:r>
        <w:r>
          <w:rPr>
            <w:noProof/>
            <w:webHidden/>
          </w:rPr>
          <w:instrText xml:space="preserve"> PAGEREF _Toc253578817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8" w:history="1">
        <w:r w:rsidRPr="0021569C">
          <w:rPr>
            <w:rStyle w:val="Hyperlink"/>
            <w:noProof/>
          </w:rPr>
          <w:t>CHA-3.9.4.100 Channel/CSR light application shall display a primary offer of a subscriber bundle under the same label when clicking on information icon.</w:t>
        </w:r>
        <w:r>
          <w:rPr>
            <w:noProof/>
            <w:webHidden/>
          </w:rPr>
          <w:tab/>
        </w:r>
        <w:r>
          <w:rPr>
            <w:noProof/>
            <w:webHidden/>
          </w:rPr>
          <w:fldChar w:fldCharType="begin"/>
        </w:r>
        <w:r>
          <w:rPr>
            <w:noProof/>
            <w:webHidden/>
          </w:rPr>
          <w:instrText xml:space="preserve"> PAGEREF _Toc253578818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19" w:history="1">
        <w:r w:rsidRPr="0021569C">
          <w:rPr>
            <w:rStyle w:val="Hyperlink"/>
            <w:noProof/>
          </w:rPr>
          <w:t>CHA-3.9.4.200 Channel/CSR light application shall allow a user to empty a basket for a customer with respect of use case ‘empty basket’ describe above.</w:t>
        </w:r>
        <w:r>
          <w:rPr>
            <w:noProof/>
            <w:webHidden/>
          </w:rPr>
          <w:tab/>
        </w:r>
        <w:r>
          <w:rPr>
            <w:noProof/>
            <w:webHidden/>
          </w:rPr>
          <w:fldChar w:fldCharType="begin"/>
        </w:r>
        <w:r>
          <w:rPr>
            <w:noProof/>
            <w:webHidden/>
          </w:rPr>
          <w:instrText xml:space="preserve"> PAGEREF _Toc253578819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0" w:history="1">
        <w:r w:rsidRPr="0021569C">
          <w:rPr>
            <w:rStyle w:val="Hyperlink"/>
            <w:noProof/>
          </w:rPr>
          <w:t>CHA-3.9.4.230 Channel/CSR light application shall save a basket automatically with respect of use case ‘save the current basket automatically’ describe above.</w:t>
        </w:r>
        <w:r>
          <w:rPr>
            <w:noProof/>
            <w:webHidden/>
          </w:rPr>
          <w:tab/>
        </w:r>
        <w:r>
          <w:rPr>
            <w:noProof/>
            <w:webHidden/>
          </w:rPr>
          <w:fldChar w:fldCharType="begin"/>
        </w:r>
        <w:r>
          <w:rPr>
            <w:noProof/>
            <w:webHidden/>
          </w:rPr>
          <w:instrText xml:space="preserve"> PAGEREF _Toc253578820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1" w:history="1">
        <w:r w:rsidRPr="0021569C">
          <w:rPr>
            <w:rStyle w:val="Hyperlink"/>
            <w:noProof/>
          </w:rPr>
          <w:t>CHA-3.9.4.230.1 Channel/CSR light application shall by default automatically saved the basket just before entering in shopping domain after administrative steps.</w:t>
        </w:r>
        <w:r>
          <w:rPr>
            <w:noProof/>
            <w:webHidden/>
          </w:rPr>
          <w:tab/>
        </w:r>
        <w:r>
          <w:rPr>
            <w:noProof/>
            <w:webHidden/>
          </w:rPr>
          <w:fldChar w:fldCharType="begin"/>
        </w:r>
        <w:r>
          <w:rPr>
            <w:noProof/>
            <w:webHidden/>
          </w:rPr>
          <w:instrText xml:space="preserve"> PAGEREF _Toc253578821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2" w:history="1">
        <w:r w:rsidRPr="0021569C">
          <w:rPr>
            <w:rStyle w:val="Hyperlink"/>
            <w:noProof/>
          </w:rPr>
          <w:t>CHA-3.9.4.230.2 Channel/CSR light application shall by default automatically saved the basket after adding or reconfiguring any selection to the basket.</w:t>
        </w:r>
        <w:r>
          <w:rPr>
            <w:noProof/>
            <w:webHidden/>
          </w:rPr>
          <w:tab/>
        </w:r>
        <w:r>
          <w:rPr>
            <w:noProof/>
            <w:webHidden/>
          </w:rPr>
          <w:fldChar w:fldCharType="begin"/>
        </w:r>
        <w:r>
          <w:rPr>
            <w:noProof/>
            <w:webHidden/>
          </w:rPr>
          <w:instrText xml:space="preserve"> PAGEREF _Toc253578822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3" w:history="1">
        <w:r w:rsidRPr="0021569C">
          <w:rPr>
            <w:rStyle w:val="Hyperlink"/>
            <w:noProof/>
          </w:rPr>
          <w:t>CHA-3.9.4.240 Channel/CSR light application shall allow a user to manage an automatically saved basket for a customer with respect of use case ‘manage an automatically saved basket’ describe above.</w:t>
        </w:r>
        <w:r>
          <w:rPr>
            <w:noProof/>
            <w:webHidden/>
          </w:rPr>
          <w:tab/>
        </w:r>
        <w:r>
          <w:rPr>
            <w:noProof/>
            <w:webHidden/>
          </w:rPr>
          <w:fldChar w:fldCharType="begin"/>
        </w:r>
        <w:r>
          <w:rPr>
            <w:noProof/>
            <w:webHidden/>
          </w:rPr>
          <w:instrText xml:space="preserve"> PAGEREF _Toc253578823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4" w:history="1">
        <w:r w:rsidRPr="0021569C">
          <w:rPr>
            <w:rStyle w:val="Hyperlink"/>
            <w:noProof/>
          </w:rPr>
          <w:t>CHA-3.9.4.250 When a saved or parked basket is retrieved and its management allowed, Channel/CSR light application shall make a basket invalid when there is an account bundle in the basket and the customer has already subscribed (including order in progress) to an account bundle.</w:t>
        </w:r>
        <w:r>
          <w:rPr>
            <w:noProof/>
            <w:webHidden/>
          </w:rPr>
          <w:tab/>
        </w:r>
        <w:r>
          <w:rPr>
            <w:noProof/>
            <w:webHidden/>
          </w:rPr>
          <w:fldChar w:fldCharType="begin"/>
        </w:r>
        <w:r>
          <w:rPr>
            <w:noProof/>
            <w:webHidden/>
          </w:rPr>
          <w:instrText xml:space="preserve"> PAGEREF _Toc253578824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5" w:history="1">
        <w:r w:rsidRPr="0021569C">
          <w:rPr>
            <w:rStyle w:val="Hyperlink"/>
            <w:noProof/>
          </w:rPr>
          <w:t>CHA-3.9.4.260 When a saved or parked is retrieved and its management allowed, Channel/CSR light application shall make a basket invalid when there are account offers in the basket already subscribed (including request in progress) for the customer.</w:t>
        </w:r>
        <w:r>
          <w:rPr>
            <w:noProof/>
            <w:webHidden/>
          </w:rPr>
          <w:tab/>
        </w:r>
        <w:r>
          <w:rPr>
            <w:noProof/>
            <w:webHidden/>
          </w:rPr>
          <w:fldChar w:fldCharType="begin"/>
        </w:r>
        <w:r>
          <w:rPr>
            <w:noProof/>
            <w:webHidden/>
          </w:rPr>
          <w:instrText xml:space="preserve"> PAGEREF _Toc253578825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6" w:history="1">
        <w:r w:rsidRPr="0021569C">
          <w:rPr>
            <w:rStyle w:val="Hyperlink"/>
            <w:noProof/>
          </w:rPr>
          <w:t>CHA-3.9.4.265 Channel/CSR light application shall re-apply catalog logic when resuming a basket.</w:t>
        </w:r>
        <w:r>
          <w:rPr>
            <w:noProof/>
            <w:webHidden/>
          </w:rPr>
          <w:tab/>
        </w:r>
        <w:r>
          <w:rPr>
            <w:noProof/>
            <w:webHidden/>
          </w:rPr>
          <w:fldChar w:fldCharType="begin"/>
        </w:r>
        <w:r>
          <w:rPr>
            <w:noProof/>
            <w:webHidden/>
          </w:rPr>
          <w:instrText xml:space="preserve"> PAGEREF _Toc253578826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7" w:history="1">
        <w:r w:rsidRPr="0021569C">
          <w:rPr>
            <w:rStyle w:val="Hyperlink"/>
            <w:noProof/>
          </w:rPr>
          <w:t>CHA-3.9.4.270 Channel/CSR light application shall allow to park the current basket (working session) with respect of use case ‘park basket’ describe above.</w:t>
        </w:r>
        <w:r>
          <w:rPr>
            <w:noProof/>
            <w:webHidden/>
          </w:rPr>
          <w:tab/>
        </w:r>
        <w:r>
          <w:rPr>
            <w:noProof/>
            <w:webHidden/>
          </w:rPr>
          <w:fldChar w:fldCharType="begin"/>
        </w:r>
        <w:r>
          <w:rPr>
            <w:noProof/>
            <w:webHidden/>
          </w:rPr>
          <w:instrText xml:space="preserve"> PAGEREF _Toc253578827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8" w:history="1">
        <w:r w:rsidRPr="0021569C">
          <w:rPr>
            <w:rStyle w:val="Hyperlink"/>
            <w:noProof/>
          </w:rPr>
          <w:t>CHA-3.9.4.280 Channel/CSR light application shall not change the customer context when the user triggers the use case ‘park the basket’ or ‘empty basket’.</w:t>
        </w:r>
        <w:r>
          <w:rPr>
            <w:noProof/>
            <w:webHidden/>
          </w:rPr>
          <w:tab/>
        </w:r>
        <w:r>
          <w:rPr>
            <w:noProof/>
            <w:webHidden/>
          </w:rPr>
          <w:fldChar w:fldCharType="begin"/>
        </w:r>
        <w:r>
          <w:rPr>
            <w:noProof/>
            <w:webHidden/>
          </w:rPr>
          <w:instrText xml:space="preserve"> PAGEREF _Toc253578828 \h </w:instrText>
        </w:r>
        <w:r>
          <w:rPr>
            <w:noProof/>
            <w:webHidden/>
          </w:rPr>
        </w:r>
        <w:r>
          <w:rPr>
            <w:noProof/>
            <w:webHidden/>
          </w:rPr>
          <w:fldChar w:fldCharType="separate"/>
        </w:r>
        <w:r>
          <w:rPr>
            <w:noProof/>
            <w:webHidden/>
          </w:rPr>
          <w:t>150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29" w:history="1">
        <w:r w:rsidRPr="0021569C">
          <w:rPr>
            <w:rStyle w:val="Hyperlink"/>
            <w:noProof/>
          </w:rPr>
          <w:t>CHA-3.9.4.290 Channel/CSR light application shall share all the parked baskets across a dealer organization and their users. A parked basket shall be visible and can be resumed by any users of the same dealer organization.</w:t>
        </w:r>
        <w:r>
          <w:rPr>
            <w:noProof/>
            <w:webHidden/>
          </w:rPr>
          <w:tab/>
        </w:r>
        <w:r>
          <w:rPr>
            <w:noProof/>
            <w:webHidden/>
          </w:rPr>
          <w:fldChar w:fldCharType="begin"/>
        </w:r>
        <w:r>
          <w:rPr>
            <w:noProof/>
            <w:webHidden/>
          </w:rPr>
          <w:instrText xml:space="preserve"> PAGEREF _Toc253578829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0" w:history="1">
        <w:r w:rsidRPr="0021569C">
          <w:rPr>
            <w:rStyle w:val="Hyperlink"/>
            <w:noProof/>
          </w:rPr>
          <w:t>CHA-3.9.4.290.1 Channel/CSR light application shall by default filter basket parked by employees of the same level.</w:t>
        </w:r>
        <w:r>
          <w:rPr>
            <w:noProof/>
            <w:webHidden/>
          </w:rPr>
          <w:tab/>
        </w:r>
        <w:r>
          <w:rPr>
            <w:noProof/>
            <w:webHidden/>
          </w:rPr>
          <w:fldChar w:fldCharType="begin"/>
        </w:r>
        <w:r>
          <w:rPr>
            <w:noProof/>
            <w:webHidden/>
          </w:rPr>
          <w:instrText xml:space="preserve"> PAGEREF _Toc253578830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1" w:history="1">
        <w:r w:rsidRPr="0021569C">
          <w:rPr>
            <w:rStyle w:val="Hyperlink"/>
            <w:noProof/>
          </w:rPr>
          <w:t>CHA-3.9.4.300 Channel/CSR light application shall prevent a user to park a basket with the same ID than another one already parked.</w:t>
        </w:r>
        <w:r>
          <w:rPr>
            <w:noProof/>
            <w:webHidden/>
          </w:rPr>
          <w:tab/>
        </w:r>
        <w:r>
          <w:rPr>
            <w:noProof/>
            <w:webHidden/>
          </w:rPr>
          <w:fldChar w:fldCharType="begin"/>
        </w:r>
        <w:r>
          <w:rPr>
            <w:noProof/>
            <w:webHidden/>
          </w:rPr>
          <w:instrText xml:space="preserve"> PAGEREF _Toc253578831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2" w:history="1">
        <w:r w:rsidRPr="0021569C">
          <w:rPr>
            <w:rStyle w:val="Hyperlink"/>
            <w:noProof/>
          </w:rPr>
          <w:t>CHA-3.9.4.310 Channel/CSR light application shall allow to resume a parked basket (set as the working session basket) with respect of use case ‘resume a parked basket’ describe above.</w:t>
        </w:r>
        <w:r>
          <w:rPr>
            <w:noProof/>
            <w:webHidden/>
          </w:rPr>
          <w:tab/>
        </w:r>
        <w:r>
          <w:rPr>
            <w:noProof/>
            <w:webHidden/>
          </w:rPr>
          <w:fldChar w:fldCharType="begin"/>
        </w:r>
        <w:r>
          <w:rPr>
            <w:noProof/>
            <w:webHidden/>
          </w:rPr>
          <w:instrText xml:space="preserve"> PAGEREF _Toc253578832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3" w:history="1">
        <w:r w:rsidRPr="0021569C">
          <w:rPr>
            <w:rStyle w:val="Hyperlink"/>
            <w:noProof/>
          </w:rPr>
          <w:t>CHA-3.9.4.310.10 once a basket has been resumed, the application automatically switches to the right context. .</w:t>
        </w:r>
        <w:r>
          <w:rPr>
            <w:noProof/>
            <w:webHidden/>
          </w:rPr>
          <w:tab/>
        </w:r>
        <w:r>
          <w:rPr>
            <w:noProof/>
            <w:webHidden/>
          </w:rPr>
          <w:fldChar w:fldCharType="begin"/>
        </w:r>
        <w:r>
          <w:rPr>
            <w:noProof/>
            <w:webHidden/>
          </w:rPr>
          <w:instrText xml:space="preserve"> PAGEREF _Toc253578833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4" w:history="1">
        <w:r w:rsidRPr="0021569C">
          <w:rPr>
            <w:rStyle w:val="Hyperlink"/>
            <w:noProof/>
          </w:rPr>
          <w:t>CHA-3.9.4.320 Channel/CSR light application shall allow to delete parked basket with respect of use case ‘delete parked basket’ describe above.</w:t>
        </w:r>
        <w:r>
          <w:rPr>
            <w:noProof/>
            <w:webHidden/>
          </w:rPr>
          <w:tab/>
        </w:r>
        <w:r>
          <w:rPr>
            <w:noProof/>
            <w:webHidden/>
          </w:rPr>
          <w:fldChar w:fldCharType="begin"/>
        </w:r>
        <w:r>
          <w:rPr>
            <w:noProof/>
            <w:webHidden/>
          </w:rPr>
          <w:instrText xml:space="preserve"> PAGEREF _Toc253578834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835" w:history="1">
        <w:r w:rsidRPr="0021569C">
          <w:rPr>
            <w:rStyle w:val="Hyperlink"/>
            <w:noProof/>
          </w:rPr>
          <w:t>3.10</w:t>
        </w:r>
        <w:r>
          <w:rPr>
            <w:rFonts w:ascii="Calibri" w:hAnsi="Calibri"/>
            <w:b w:val="0"/>
            <w:bCs w:val="0"/>
            <w:caps w:val="0"/>
            <w:noProof/>
            <w:sz w:val="22"/>
            <w:szCs w:val="22"/>
          </w:rPr>
          <w:tab/>
        </w:r>
        <w:r w:rsidRPr="0021569C">
          <w:rPr>
            <w:rStyle w:val="Hyperlink"/>
            <w:noProof/>
          </w:rPr>
          <w:t>Capability 9. Checkout - CHK</w:t>
        </w:r>
        <w:r>
          <w:rPr>
            <w:noProof/>
            <w:webHidden/>
          </w:rPr>
          <w:tab/>
        </w:r>
        <w:r>
          <w:rPr>
            <w:noProof/>
            <w:webHidden/>
          </w:rPr>
          <w:fldChar w:fldCharType="begin"/>
        </w:r>
        <w:r>
          <w:rPr>
            <w:noProof/>
            <w:webHidden/>
          </w:rPr>
          <w:instrText xml:space="preserve"> PAGEREF _Toc253578835 \h </w:instrText>
        </w:r>
        <w:r>
          <w:rPr>
            <w:noProof/>
            <w:webHidden/>
          </w:rPr>
        </w:r>
        <w:r>
          <w:rPr>
            <w:noProof/>
            <w:webHidden/>
          </w:rPr>
          <w:fldChar w:fldCharType="separate"/>
        </w:r>
        <w:r>
          <w:rPr>
            <w:noProof/>
            <w:webHidden/>
          </w:rPr>
          <w:t>151</w:t>
        </w:r>
        <w:r>
          <w:rPr>
            <w:noProof/>
            <w:webHidden/>
          </w:rPr>
          <w:fldChar w:fldCharType="end"/>
        </w:r>
      </w:hyperlink>
    </w:p>
    <w:p w:rsidR="003867B2" w:rsidRDefault="003867B2">
      <w:pPr>
        <w:pStyle w:val="TOC2"/>
        <w:rPr>
          <w:rFonts w:ascii="Calibri" w:hAnsi="Calibri"/>
          <w:smallCaps w:val="0"/>
          <w:noProof/>
          <w:sz w:val="22"/>
          <w:szCs w:val="22"/>
        </w:rPr>
      </w:pPr>
      <w:hyperlink w:anchor="_Toc253578836" w:history="1">
        <w:r w:rsidRPr="0021569C">
          <w:rPr>
            <w:rStyle w:val="Hyperlink"/>
            <w:noProof/>
          </w:rPr>
          <w:t>3.10.4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_Toc253578836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7" w:history="1">
        <w:r w:rsidRPr="0021569C">
          <w:rPr>
            <w:rStyle w:val="Hyperlink"/>
            <w:noProof/>
          </w:rPr>
          <w:t>CHA-3.10.4.10 Channel/CSR light application shall a user to checkout a basket with respect of use case ‘Checkout’ describe above.</w:t>
        </w:r>
        <w:r>
          <w:rPr>
            <w:noProof/>
            <w:webHidden/>
          </w:rPr>
          <w:tab/>
        </w:r>
        <w:r>
          <w:rPr>
            <w:noProof/>
            <w:webHidden/>
          </w:rPr>
          <w:fldChar w:fldCharType="begin"/>
        </w:r>
        <w:r>
          <w:rPr>
            <w:noProof/>
            <w:webHidden/>
          </w:rPr>
          <w:instrText xml:space="preserve"> PAGEREF _Toc253578837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8" w:history="1">
        <w:r w:rsidRPr="0021569C">
          <w:rPr>
            <w:rStyle w:val="Hyperlink"/>
            <w:noProof/>
          </w:rPr>
          <w:t>CHA-3.10.4.20 Channel/CSR light application shall validate the basket is ready to checkout</w:t>
        </w:r>
        <w:r>
          <w:rPr>
            <w:noProof/>
            <w:webHidden/>
          </w:rPr>
          <w:tab/>
        </w:r>
        <w:r>
          <w:rPr>
            <w:noProof/>
            <w:webHidden/>
          </w:rPr>
          <w:fldChar w:fldCharType="begin"/>
        </w:r>
        <w:r>
          <w:rPr>
            <w:noProof/>
            <w:webHidden/>
          </w:rPr>
          <w:instrText xml:space="preserve"> PAGEREF _Toc253578838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39" w:history="1">
        <w:r w:rsidRPr="0021569C">
          <w:rPr>
            <w:rStyle w:val="Hyperlink"/>
            <w:noProof/>
          </w:rPr>
          <w:t>CHA-3.10.4.20.1 Channel/CSR light application shall validate there is at least one new subscriber or swap of an existing subscriber selection in the basket</w:t>
        </w:r>
        <w:r>
          <w:rPr>
            <w:noProof/>
            <w:webHidden/>
          </w:rPr>
          <w:tab/>
        </w:r>
        <w:r>
          <w:rPr>
            <w:noProof/>
            <w:webHidden/>
          </w:rPr>
          <w:fldChar w:fldCharType="begin"/>
        </w:r>
        <w:r>
          <w:rPr>
            <w:noProof/>
            <w:webHidden/>
          </w:rPr>
          <w:instrText xml:space="preserve"> PAGEREF _Toc253578839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0" w:history="1">
        <w:r w:rsidRPr="0021569C">
          <w:rPr>
            <w:rStyle w:val="Hyperlink"/>
            <w:noProof/>
          </w:rPr>
          <w:t>CHA-3.10.4.20.2 Channel/CSR light application shall validate there is at least one postpaid subscriber in the basket if there is a postpaid account offer in the basket</w:t>
        </w:r>
        <w:r>
          <w:rPr>
            <w:noProof/>
            <w:webHidden/>
          </w:rPr>
          <w:tab/>
        </w:r>
        <w:r>
          <w:rPr>
            <w:noProof/>
            <w:webHidden/>
          </w:rPr>
          <w:fldChar w:fldCharType="begin"/>
        </w:r>
        <w:r>
          <w:rPr>
            <w:noProof/>
            <w:webHidden/>
          </w:rPr>
          <w:instrText xml:space="preserve"> PAGEREF _Toc253578840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1" w:history="1">
        <w:r w:rsidRPr="0021569C">
          <w:rPr>
            <w:rStyle w:val="Hyperlink"/>
            <w:noProof/>
          </w:rPr>
          <w:t>CHA-3.10.4.20.3 Channel/CSR light application shall validate there is no line configured “to be validated” without having a value.</w:t>
        </w:r>
        <w:r>
          <w:rPr>
            <w:noProof/>
            <w:webHidden/>
          </w:rPr>
          <w:tab/>
        </w:r>
        <w:r>
          <w:rPr>
            <w:noProof/>
            <w:webHidden/>
          </w:rPr>
          <w:fldChar w:fldCharType="begin"/>
        </w:r>
        <w:r>
          <w:rPr>
            <w:noProof/>
            <w:webHidden/>
          </w:rPr>
          <w:instrText xml:space="preserve"> PAGEREF _Toc253578841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2" w:history="1">
        <w:r w:rsidRPr="0021569C">
          <w:rPr>
            <w:rStyle w:val="Hyperlink"/>
            <w:strike/>
            <w:noProof/>
          </w:rPr>
          <w:t>CHA-3.10.4.30 Channel/CSR light application shall allow a user to review payment to collect and deposit with respect of use case Review payment and deposit (V2) To be reviewed</w:t>
        </w:r>
        <w:r>
          <w:rPr>
            <w:noProof/>
            <w:webHidden/>
          </w:rPr>
          <w:tab/>
        </w:r>
        <w:r>
          <w:rPr>
            <w:noProof/>
            <w:webHidden/>
          </w:rPr>
          <w:fldChar w:fldCharType="begin"/>
        </w:r>
        <w:r>
          <w:rPr>
            <w:noProof/>
            <w:webHidden/>
          </w:rPr>
          <w:instrText xml:space="preserve"> PAGEREF _Toc253578842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3" w:history="1">
        <w:r w:rsidRPr="0021569C">
          <w:rPr>
            <w:rStyle w:val="Hyperlink"/>
            <w:strike/>
            <w:noProof/>
          </w:rPr>
          <w:t>CHA-3.10.4.30.1 Channel/CSR light application shall consider all NRC that has to be paid immediately according to same logic as in consumer application for Comverse one 3.1 (refer to quoting FRS)</w:t>
        </w:r>
        <w:r>
          <w:rPr>
            <w:noProof/>
            <w:webHidden/>
          </w:rPr>
          <w:tab/>
        </w:r>
        <w:r>
          <w:rPr>
            <w:noProof/>
            <w:webHidden/>
          </w:rPr>
          <w:fldChar w:fldCharType="begin"/>
        </w:r>
        <w:r>
          <w:rPr>
            <w:noProof/>
            <w:webHidden/>
          </w:rPr>
          <w:instrText xml:space="preserve"> PAGEREF _Toc253578843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4" w:history="1">
        <w:r w:rsidRPr="0021569C">
          <w:rPr>
            <w:rStyle w:val="Hyperlink"/>
            <w:strike/>
            <w:noProof/>
          </w:rPr>
          <w:t>CHA-3.10.4.30.2 Channel/CSR light application shall consider deposit returned by credit checking</w:t>
        </w:r>
        <w:r>
          <w:rPr>
            <w:noProof/>
            <w:webHidden/>
          </w:rPr>
          <w:tab/>
        </w:r>
        <w:r>
          <w:rPr>
            <w:noProof/>
            <w:webHidden/>
          </w:rPr>
          <w:fldChar w:fldCharType="begin"/>
        </w:r>
        <w:r>
          <w:rPr>
            <w:noProof/>
            <w:webHidden/>
          </w:rPr>
          <w:instrText xml:space="preserve"> PAGEREF _Toc253578844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5" w:history="1">
        <w:r w:rsidRPr="0021569C">
          <w:rPr>
            <w:rStyle w:val="Hyperlink"/>
            <w:strike/>
            <w:noProof/>
          </w:rPr>
          <w:t>CHA-3.10.4.30.3 Channel/CSR light application shall send/provision these payment and deposit to Comverse One Billing</w:t>
        </w:r>
        <w:r>
          <w:rPr>
            <w:noProof/>
            <w:webHidden/>
          </w:rPr>
          <w:tab/>
        </w:r>
        <w:r>
          <w:rPr>
            <w:noProof/>
            <w:webHidden/>
          </w:rPr>
          <w:fldChar w:fldCharType="begin"/>
        </w:r>
        <w:r>
          <w:rPr>
            <w:noProof/>
            <w:webHidden/>
          </w:rPr>
          <w:instrText xml:space="preserve"> PAGEREF _Toc253578845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6" w:history="1">
        <w:r w:rsidRPr="0021569C">
          <w:rPr>
            <w:rStyle w:val="Hyperlink"/>
            <w:noProof/>
          </w:rPr>
          <w:t>CHA-3.10.4.40 Channel/CSR light application shall allow a user to review the order and print it with respect of use case Review order</w:t>
        </w:r>
        <w:r>
          <w:rPr>
            <w:noProof/>
            <w:webHidden/>
          </w:rPr>
          <w:tab/>
        </w:r>
        <w:r>
          <w:rPr>
            <w:noProof/>
            <w:webHidden/>
          </w:rPr>
          <w:fldChar w:fldCharType="begin"/>
        </w:r>
        <w:r>
          <w:rPr>
            <w:noProof/>
            <w:webHidden/>
          </w:rPr>
          <w:instrText xml:space="preserve"> PAGEREF _Toc253578846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7" w:history="1">
        <w:r w:rsidRPr="0021569C">
          <w:rPr>
            <w:rStyle w:val="Hyperlink"/>
            <w:noProof/>
          </w:rPr>
          <w:t>CHA-3.10.4.40.1 Channel/CSR light application shall display if the order applies to an existing account or a new account.</w:t>
        </w:r>
        <w:r>
          <w:rPr>
            <w:noProof/>
            <w:webHidden/>
          </w:rPr>
          <w:tab/>
        </w:r>
        <w:r>
          <w:rPr>
            <w:noProof/>
            <w:webHidden/>
          </w:rPr>
          <w:fldChar w:fldCharType="begin"/>
        </w:r>
        <w:r>
          <w:rPr>
            <w:noProof/>
            <w:webHidden/>
          </w:rPr>
          <w:instrText xml:space="preserve"> PAGEREF _Toc253578847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8" w:history="1">
        <w:r w:rsidRPr="0021569C">
          <w:rPr>
            <w:rStyle w:val="Hyperlink"/>
            <w:noProof/>
          </w:rPr>
          <w:t>CHA-3.10.4.40.2 when order applies to an existing account, the impacted account reference shall be displayed.</w:t>
        </w:r>
        <w:r>
          <w:rPr>
            <w:noProof/>
            <w:webHidden/>
          </w:rPr>
          <w:tab/>
        </w:r>
        <w:r>
          <w:rPr>
            <w:noProof/>
            <w:webHidden/>
          </w:rPr>
          <w:fldChar w:fldCharType="begin"/>
        </w:r>
        <w:r>
          <w:rPr>
            <w:noProof/>
            <w:webHidden/>
          </w:rPr>
          <w:instrText xml:space="preserve"> PAGEREF _Toc253578848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49" w:history="1">
        <w:r w:rsidRPr="0021569C">
          <w:rPr>
            <w:rStyle w:val="Hyperlink"/>
            <w:strike/>
            <w:noProof/>
          </w:rPr>
          <w:t>CHA-3.10.4.50 Channel/CSR light application shall allow a user to configure account level notification with respect of use case Configure account notification</w:t>
        </w:r>
        <w:r>
          <w:rPr>
            <w:noProof/>
            <w:webHidden/>
          </w:rPr>
          <w:tab/>
        </w:r>
        <w:r>
          <w:rPr>
            <w:noProof/>
            <w:webHidden/>
          </w:rPr>
          <w:fldChar w:fldCharType="begin"/>
        </w:r>
        <w:r>
          <w:rPr>
            <w:noProof/>
            <w:webHidden/>
          </w:rPr>
          <w:instrText xml:space="preserve"> PAGEREF _Toc253578849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0" w:history="1">
        <w:r w:rsidRPr="0021569C">
          <w:rPr>
            <w:rStyle w:val="Hyperlink"/>
            <w:strike/>
            <w:noProof/>
          </w:rPr>
          <w:t>CHA-3.10.4.50.1 Channel/CSR light application shall respect same logic as in Consumer application (refer to Account Notification FRS)</w:t>
        </w:r>
        <w:r>
          <w:rPr>
            <w:noProof/>
            <w:webHidden/>
          </w:rPr>
          <w:tab/>
        </w:r>
        <w:r>
          <w:rPr>
            <w:noProof/>
            <w:webHidden/>
          </w:rPr>
          <w:fldChar w:fldCharType="begin"/>
        </w:r>
        <w:r>
          <w:rPr>
            <w:noProof/>
            <w:webHidden/>
          </w:rPr>
          <w:instrText xml:space="preserve"> PAGEREF _Toc253578850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1" w:history="1">
        <w:r w:rsidRPr="0021569C">
          <w:rPr>
            <w:rStyle w:val="Hyperlink"/>
            <w:noProof/>
          </w:rPr>
          <w:t>CHA-3.10.4.60 Channel/CSR light application shall allow user to add deposits in the order</w:t>
        </w:r>
        <w:r>
          <w:rPr>
            <w:noProof/>
            <w:webHidden/>
          </w:rPr>
          <w:tab/>
        </w:r>
        <w:r>
          <w:rPr>
            <w:noProof/>
            <w:webHidden/>
          </w:rPr>
          <w:fldChar w:fldCharType="begin"/>
        </w:r>
        <w:r>
          <w:rPr>
            <w:noProof/>
            <w:webHidden/>
          </w:rPr>
          <w:instrText xml:space="preserve"> PAGEREF _Toc253578851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2" w:history="1">
        <w:r w:rsidRPr="0021569C">
          <w:rPr>
            <w:rStyle w:val="Hyperlink"/>
            <w:noProof/>
          </w:rPr>
          <w:t>CHA-3.10.4.70 Channel/CSR light application shall allow user to remove a deposit from the order</w:t>
        </w:r>
        <w:r>
          <w:rPr>
            <w:noProof/>
            <w:webHidden/>
          </w:rPr>
          <w:tab/>
        </w:r>
        <w:r>
          <w:rPr>
            <w:noProof/>
            <w:webHidden/>
          </w:rPr>
          <w:fldChar w:fldCharType="begin"/>
        </w:r>
        <w:r>
          <w:rPr>
            <w:noProof/>
            <w:webHidden/>
          </w:rPr>
          <w:instrText xml:space="preserve"> PAGEREF _Toc253578852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3" w:history="1">
        <w:r w:rsidRPr="0021569C">
          <w:rPr>
            <w:rStyle w:val="Hyperlink"/>
            <w:noProof/>
          </w:rPr>
          <w:t>CHA-3.10.4.80 Channel/CSR light application shall display for every deposit the deposit type, the deposit amount and the associated payment method.</w:t>
        </w:r>
        <w:r>
          <w:rPr>
            <w:noProof/>
            <w:webHidden/>
          </w:rPr>
          <w:tab/>
        </w:r>
        <w:r>
          <w:rPr>
            <w:noProof/>
            <w:webHidden/>
          </w:rPr>
          <w:fldChar w:fldCharType="begin"/>
        </w:r>
        <w:r>
          <w:rPr>
            <w:noProof/>
            <w:webHidden/>
          </w:rPr>
          <w:instrText xml:space="preserve"> PAGEREF _Toc253578853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4" w:history="1">
        <w:r w:rsidRPr="0021569C">
          <w:rPr>
            <w:rStyle w:val="Hyperlink"/>
            <w:noProof/>
          </w:rPr>
          <w:t>CHA-3.10.4.90 Channel/CSR light application shall allow user to register prepayments in the order</w:t>
        </w:r>
        <w:r>
          <w:rPr>
            <w:noProof/>
            <w:webHidden/>
          </w:rPr>
          <w:tab/>
        </w:r>
        <w:r>
          <w:rPr>
            <w:noProof/>
            <w:webHidden/>
          </w:rPr>
          <w:fldChar w:fldCharType="begin"/>
        </w:r>
        <w:r>
          <w:rPr>
            <w:noProof/>
            <w:webHidden/>
          </w:rPr>
          <w:instrText xml:space="preserve"> PAGEREF _Toc253578854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5" w:history="1">
        <w:r w:rsidRPr="0021569C">
          <w:rPr>
            <w:rStyle w:val="Hyperlink"/>
            <w:noProof/>
          </w:rPr>
          <w:t>CHA-3.10.4.100 Channel/CSR light application shall allow user to remove prepayments from the order</w:t>
        </w:r>
        <w:r>
          <w:rPr>
            <w:noProof/>
            <w:webHidden/>
          </w:rPr>
          <w:tab/>
        </w:r>
        <w:r>
          <w:rPr>
            <w:noProof/>
            <w:webHidden/>
          </w:rPr>
          <w:fldChar w:fldCharType="begin"/>
        </w:r>
        <w:r>
          <w:rPr>
            <w:noProof/>
            <w:webHidden/>
          </w:rPr>
          <w:instrText xml:space="preserve"> PAGEREF _Toc253578855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6" w:history="1">
        <w:r w:rsidRPr="0021569C">
          <w:rPr>
            <w:rStyle w:val="Hyperlink"/>
            <w:noProof/>
          </w:rPr>
          <w:t>CHA-3.10.4.110 Channel/CSR light application shall display for every prepayment the prepayment amount.</w:t>
        </w:r>
        <w:r>
          <w:rPr>
            <w:noProof/>
            <w:webHidden/>
          </w:rPr>
          <w:tab/>
        </w:r>
        <w:r>
          <w:rPr>
            <w:noProof/>
            <w:webHidden/>
          </w:rPr>
          <w:fldChar w:fldCharType="begin"/>
        </w:r>
        <w:r>
          <w:rPr>
            <w:noProof/>
            <w:webHidden/>
          </w:rPr>
          <w:instrText xml:space="preserve"> PAGEREF _Toc253578856 \h </w:instrText>
        </w:r>
        <w:r>
          <w:rPr>
            <w:noProof/>
            <w:webHidden/>
          </w:rPr>
        </w:r>
        <w:r>
          <w:rPr>
            <w:noProof/>
            <w:webHidden/>
          </w:rPr>
          <w:fldChar w:fldCharType="separate"/>
        </w:r>
        <w:r>
          <w:rPr>
            <w:noProof/>
            <w:webHidden/>
          </w:rPr>
          <w:t>155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857" w:history="1">
        <w:r w:rsidRPr="0021569C">
          <w:rPr>
            <w:rStyle w:val="Hyperlink"/>
            <w:noProof/>
          </w:rPr>
          <w:t>3.11</w:t>
        </w:r>
        <w:r>
          <w:rPr>
            <w:rFonts w:ascii="Calibri" w:hAnsi="Calibri"/>
            <w:b w:val="0"/>
            <w:bCs w:val="0"/>
            <w:caps w:val="0"/>
            <w:noProof/>
            <w:sz w:val="22"/>
            <w:szCs w:val="22"/>
          </w:rPr>
          <w:tab/>
        </w:r>
        <w:r w:rsidRPr="0021569C">
          <w:rPr>
            <w:rStyle w:val="Hyperlink"/>
            <w:noProof/>
          </w:rPr>
          <w:t>Capability 10. Requests in referral Management – RRM</w:t>
        </w:r>
        <w:r>
          <w:rPr>
            <w:noProof/>
            <w:webHidden/>
          </w:rPr>
          <w:tab/>
        </w:r>
        <w:r>
          <w:rPr>
            <w:noProof/>
            <w:webHidden/>
          </w:rPr>
          <w:fldChar w:fldCharType="begin"/>
        </w:r>
        <w:r>
          <w:rPr>
            <w:noProof/>
            <w:webHidden/>
          </w:rPr>
          <w:instrText xml:space="preserve"> PAGEREF _Toc253578857 \h </w:instrText>
        </w:r>
        <w:r>
          <w:rPr>
            <w:noProof/>
            <w:webHidden/>
          </w:rPr>
        </w:r>
        <w:r>
          <w:rPr>
            <w:noProof/>
            <w:webHidden/>
          </w:rPr>
          <w:fldChar w:fldCharType="separate"/>
        </w:r>
        <w:r>
          <w:rPr>
            <w:noProof/>
            <w:webHidden/>
          </w:rPr>
          <w:t>156</w:t>
        </w:r>
        <w:r>
          <w:rPr>
            <w:noProof/>
            <w:webHidden/>
          </w:rPr>
          <w:fldChar w:fldCharType="end"/>
        </w:r>
      </w:hyperlink>
    </w:p>
    <w:p w:rsidR="003867B2" w:rsidRDefault="003867B2">
      <w:pPr>
        <w:pStyle w:val="TOC2"/>
        <w:rPr>
          <w:rFonts w:ascii="Calibri" w:hAnsi="Calibri"/>
          <w:smallCaps w:val="0"/>
          <w:noProof/>
          <w:sz w:val="22"/>
          <w:szCs w:val="22"/>
        </w:rPr>
      </w:pPr>
      <w:hyperlink w:anchor="_Toc253578858" w:history="1">
        <w:r w:rsidRPr="0021569C">
          <w:rPr>
            <w:rStyle w:val="Hyperlink"/>
            <w:noProof/>
          </w:rPr>
          <w:t>3.11.4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_Toc253578858 \h </w:instrText>
        </w:r>
        <w:r>
          <w:rPr>
            <w:noProof/>
            <w:webHidden/>
          </w:rPr>
        </w:r>
        <w:r>
          <w:rPr>
            <w:noProof/>
            <w:webHidden/>
          </w:rPr>
          <w:fldChar w:fldCharType="separate"/>
        </w:r>
        <w:r>
          <w:rPr>
            <w:noProof/>
            <w:webHidden/>
          </w:rPr>
          <w:t>160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59" w:history="1">
        <w:r w:rsidRPr="0021569C">
          <w:rPr>
            <w:rStyle w:val="Hyperlink"/>
            <w:noProof/>
          </w:rPr>
          <w:t>CHA-3.11.4.5 Channel/CSR light application shall allow a user to swap to another process and come back later when a request in referral has been sent to referral.</w:t>
        </w:r>
        <w:r>
          <w:rPr>
            <w:noProof/>
            <w:webHidden/>
          </w:rPr>
          <w:tab/>
        </w:r>
        <w:r>
          <w:rPr>
            <w:noProof/>
            <w:webHidden/>
          </w:rPr>
          <w:fldChar w:fldCharType="begin"/>
        </w:r>
        <w:r>
          <w:rPr>
            <w:noProof/>
            <w:webHidden/>
          </w:rPr>
          <w:instrText xml:space="preserve"> PAGEREF _Toc253578859 \h </w:instrText>
        </w:r>
        <w:r>
          <w:rPr>
            <w:noProof/>
            <w:webHidden/>
          </w:rPr>
        </w:r>
        <w:r>
          <w:rPr>
            <w:noProof/>
            <w:webHidden/>
          </w:rPr>
          <w:fldChar w:fldCharType="separate"/>
        </w:r>
        <w:r>
          <w:rPr>
            <w:noProof/>
            <w:webHidden/>
          </w:rPr>
          <w:t>160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0" w:history="1">
        <w:r w:rsidRPr="0021569C">
          <w:rPr>
            <w:rStyle w:val="Hyperlink"/>
            <w:noProof/>
          </w:rPr>
          <w:t>CHA-3.11.4.10 Channel/CSR light application shall manage request in referral lock-unlock life cycle with respect of state diagram described above</w:t>
        </w:r>
        <w:r>
          <w:rPr>
            <w:noProof/>
            <w:webHidden/>
          </w:rPr>
          <w:tab/>
        </w:r>
        <w:r>
          <w:rPr>
            <w:noProof/>
            <w:webHidden/>
          </w:rPr>
          <w:fldChar w:fldCharType="begin"/>
        </w:r>
        <w:r>
          <w:rPr>
            <w:noProof/>
            <w:webHidden/>
          </w:rPr>
          <w:instrText xml:space="preserve"> PAGEREF _Toc253578860 \h </w:instrText>
        </w:r>
        <w:r>
          <w:rPr>
            <w:noProof/>
            <w:webHidden/>
          </w:rPr>
        </w:r>
        <w:r>
          <w:rPr>
            <w:noProof/>
            <w:webHidden/>
          </w:rPr>
          <w:fldChar w:fldCharType="separate"/>
        </w:r>
        <w:r>
          <w:rPr>
            <w:noProof/>
            <w:webHidden/>
          </w:rPr>
          <w:t>160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1" w:history="1">
        <w:r w:rsidRPr="0021569C">
          <w:rPr>
            <w:rStyle w:val="Hyperlink"/>
            <w:noProof/>
          </w:rPr>
          <w:t>CHA-3.11.4.20 Channel/CSR light application shall manage request in referral status life cycle with respect of state diagram described above</w:t>
        </w:r>
        <w:r>
          <w:rPr>
            <w:noProof/>
            <w:webHidden/>
          </w:rPr>
          <w:tab/>
        </w:r>
        <w:r>
          <w:rPr>
            <w:noProof/>
            <w:webHidden/>
          </w:rPr>
          <w:fldChar w:fldCharType="begin"/>
        </w:r>
        <w:r>
          <w:rPr>
            <w:noProof/>
            <w:webHidden/>
          </w:rPr>
          <w:instrText xml:space="preserve"> PAGEREF _Toc253578861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2" w:history="1">
        <w:r w:rsidRPr="0021569C">
          <w:rPr>
            <w:rStyle w:val="Hyperlink"/>
            <w:noProof/>
          </w:rPr>
          <w:t>CHA-3.11.4.30 Channel/CSR light application shall allow user viewing list requests in referral with respect of use case View list of request in referral</w:t>
        </w:r>
        <w:r>
          <w:rPr>
            <w:noProof/>
            <w:webHidden/>
          </w:rPr>
          <w:tab/>
        </w:r>
        <w:r>
          <w:rPr>
            <w:noProof/>
            <w:webHidden/>
          </w:rPr>
          <w:fldChar w:fldCharType="begin"/>
        </w:r>
        <w:r>
          <w:rPr>
            <w:noProof/>
            <w:webHidden/>
          </w:rPr>
          <w:instrText xml:space="preserve"> PAGEREF _Toc253578862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3" w:history="1">
        <w:r w:rsidRPr="0021569C">
          <w:rPr>
            <w:rStyle w:val="Hyperlink"/>
            <w:noProof/>
          </w:rPr>
          <w:t>CHA-3.11.4.30.1 Channel/CSR light application shall refresh periodically list of requests in referral for referral user based on a design time parameter, the value will have to be set 1 minute by default</w:t>
        </w:r>
        <w:r>
          <w:rPr>
            <w:noProof/>
            <w:webHidden/>
          </w:rPr>
          <w:tab/>
        </w:r>
        <w:r>
          <w:rPr>
            <w:noProof/>
            <w:webHidden/>
          </w:rPr>
          <w:fldChar w:fldCharType="begin"/>
        </w:r>
        <w:r>
          <w:rPr>
            <w:noProof/>
            <w:webHidden/>
          </w:rPr>
          <w:instrText xml:space="preserve"> PAGEREF _Toc253578863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4" w:history="1">
        <w:r w:rsidRPr="0021569C">
          <w:rPr>
            <w:rStyle w:val="Hyperlink"/>
            <w:noProof/>
          </w:rPr>
          <w:t>CHA-3.11.4.30.2 Channel/CSR light application shall allow user filtering requests in referral by referral status</w:t>
        </w:r>
        <w:r>
          <w:rPr>
            <w:noProof/>
            <w:webHidden/>
          </w:rPr>
          <w:tab/>
        </w:r>
        <w:r>
          <w:rPr>
            <w:noProof/>
            <w:webHidden/>
          </w:rPr>
          <w:fldChar w:fldCharType="begin"/>
        </w:r>
        <w:r>
          <w:rPr>
            <w:noProof/>
            <w:webHidden/>
          </w:rPr>
          <w:instrText xml:space="preserve"> PAGEREF _Toc253578864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5" w:history="1">
        <w:r w:rsidRPr="0021569C">
          <w:rPr>
            <w:rStyle w:val="Hyperlink"/>
            <w:noProof/>
          </w:rPr>
          <w:t>CHA-3.11.4.30.3 for dealer or CSR user, Channel/CSR light application shall limit list of requests in referral to the ones that have been submitted by any user of a level.</w:t>
        </w:r>
        <w:r>
          <w:rPr>
            <w:noProof/>
            <w:webHidden/>
          </w:rPr>
          <w:tab/>
        </w:r>
        <w:r>
          <w:rPr>
            <w:noProof/>
            <w:webHidden/>
          </w:rPr>
          <w:fldChar w:fldCharType="begin"/>
        </w:r>
        <w:r>
          <w:rPr>
            <w:noProof/>
            <w:webHidden/>
          </w:rPr>
          <w:instrText xml:space="preserve"> PAGEREF _Toc253578865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6" w:history="1">
        <w:r w:rsidRPr="0021569C">
          <w:rPr>
            <w:rStyle w:val="Hyperlink"/>
            <w:noProof/>
          </w:rPr>
          <w:t>CHA-3.11.4.30.4 for dealer or CSR user, Channel/CSR light application shall allow user filtering list of requests in referral the user has submitted (‘my requests’)</w:t>
        </w:r>
        <w:r>
          <w:rPr>
            <w:noProof/>
            <w:webHidden/>
          </w:rPr>
          <w:tab/>
        </w:r>
        <w:r>
          <w:rPr>
            <w:noProof/>
            <w:webHidden/>
          </w:rPr>
          <w:fldChar w:fldCharType="begin"/>
        </w:r>
        <w:r>
          <w:rPr>
            <w:noProof/>
            <w:webHidden/>
          </w:rPr>
          <w:instrText xml:space="preserve"> PAGEREF _Toc253578866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7" w:history="1">
        <w:r w:rsidRPr="0021569C">
          <w:rPr>
            <w:rStyle w:val="Hyperlink"/>
            <w:noProof/>
          </w:rPr>
          <w:t>CHA-3.11.4.30.5 for dealer or CSR user, Channel/CSR light application shall filter by default requests in referral with referral status in ‘rejected’, ‘accepted’, ‘require more information’ and submitted by the user</w:t>
        </w:r>
        <w:r>
          <w:rPr>
            <w:noProof/>
            <w:webHidden/>
          </w:rPr>
          <w:tab/>
        </w:r>
        <w:r>
          <w:rPr>
            <w:noProof/>
            <w:webHidden/>
          </w:rPr>
          <w:fldChar w:fldCharType="begin"/>
        </w:r>
        <w:r>
          <w:rPr>
            <w:noProof/>
            <w:webHidden/>
          </w:rPr>
          <w:instrText xml:space="preserve"> PAGEREF _Toc253578867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8" w:history="1">
        <w:r w:rsidRPr="0021569C">
          <w:rPr>
            <w:rStyle w:val="Hyperlink"/>
            <w:noProof/>
          </w:rPr>
          <w:t>CHA-3.11.4.30.6 for a referral user, Channel/CSR light application shall display by default requests in status referred and require more information</w:t>
        </w:r>
        <w:r>
          <w:rPr>
            <w:noProof/>
            <w:webHidden/>
          </w:rPr>
          <w:tab/>
        </w:r>
        <w:r>
          <w:rPr>
            <w:noProof/>
            <w:webHidden/>
          </w:rPr>
          <w:fldChar w:fldCharType="begin"/>
        </w:r>
        <w:r>
          <w:rPr>
            <w:noProof/>
            <w:webHidden/>
          </w:rPr>
          <w:instrText xml:space="preserve"> PAGEREF _Toc253578868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69" w:history="1">
        <w:r w:rsidRPr="0021569C">
          <w:rPr>
            <w:rStyle w:val="Hyperlink"/>
            <w:noProof/>
          </w:rPr>
          <w:t>CHA-3.11.4.40 Channel/CSR light application shall allow user viewing a request in referral with respect of use case ‘View details of request in referral’.</w:t>
        </w:r>
        <w:r>
          <w:rPr>
            <w:noProof/>
            <w:webHidden/>
          </w:rPr>
          <w:tab/>
        </w:r>
        <w:r>
          <w:rPr>
            <w:noProof/>
            <w:webHidden/>
          </w:rPr>
          <w:fldChar w:fldCharType="begin"/>
        </w:r>
        <w:r>
          <w:rPr>
            <w:noProof/>
            <w:webHidden/>
          </w:rPr>
          <w:instrText xml:space="preserve"> PAGEREF _Toc253578869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0" w:history="1">
        <w:r w:rsidRPr="0021569C">
          <w:rPr>
            <w:rStyle w:val="Hyperlink"/>
            <w:noProof/>
          </w:rPr>
          <w:t>CHA-3.11.4.50 Channel/CSR light application shall allow referral user handling status of a request in referral with respect of use case ‘Handle Status of request in referral’.</w:t>
        </w:r>
        <w:r>
          <w:rPr>
            <w:noProof/>
            <w:webHidden/>
          </w:rPr>
          <w:tab/>
        </w:r>
        <w:r>
          <w:rPr>
            <w:noProof/>
            <w:webHidden/>
          </w:rPr>
          <w:fldChar w:fldCharType="begin"/>
        </w:r>
        <w:r>
          <w:rPr>
            <w:noProof/>
            <w:webHidden/>
          </w:rPr>
          <w:instrText xml:space="preserve"> PAGEREF _Toc253578870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1" w:history="1">
        <w:r w:rsidRPr="0021569C">
          <w:rPr>
            <w:rStyle w:val="Hyperlink"/>
            <w:noProof/>
          </w:rPr>
          <w:t>CHA-3.11.4.60 Channel/CSR light application shall allow referral user unlocking a request in referral with respect of use case ‘Unlock request in referral’.</w:t>
        </w:r>
        <w:r>
          <w:rPr>
            <w:noProof/>
            <w:webHidden/>
          </w:rPr>
          <w:tab/>
        </w:r>
        <w:r>
          <w:rPr>
            <w:noProof/>
            <w:webHidden/>
          </w:rPr>
          <w:fldChar w:fldCharType="begin"/>
        </w:r>
        <w:r>
          <w:rPr>
            <w:noProof/>
            <w:webHidden/>
          </w:rPr>
          <w:instrText xml:space="preserve"> PAGEREF _Toc253578871 \h </w:instrText>
        </w:r>
        <w:r>
          <w:rPr>
            <w:noProof/>
            <w:webHidden/>
          </w:rPr>
        </w:r>
        <w:r>
          <w:rPr>
            <w:noProof/>
            <w:webHidden/>
          </w:rPr>
          <w:fldChar w:fldCharType="separate"/>
        </w:r>
        <w:r>
          <w:rPr>
            <w:noProof/>
            <w:webHidden/>
          </w:rPr>
          <w:t>161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2" w:history="1">
        <w:r w:rsidRPr="0021569C">
          <w:rPr>
            <w:rStyle w:val="Hyperlink"/>
            <w:noProof/>
          </w:rPr>
          <w:t>CHA-3.11.4.60 Channel/CSR light application shall limit access to this use case to referral administrator</w:t>
        </w:r>
        <w:r>
          <w:rPr>
            <w:noProof/>
            <w:webHidden/>
          </w:rPr>
          <w:tab/>
        </w:r>
        <w:r>
          <w:rPr>
            <w:noProof/>
            <w:webHidden/>
          </w:rPr>
          <w:fldChar w:fldCharType="begin"/>
        </w:r>
        <w:r>
          <w:rPr>
            <w:noProof/>
            <w:webHidden/>
          </w:rPr>
          <w:instrText xml:space="preserve"> PAGEREF _Toc253578872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873" w:history="1">
        <w:r w:rsidRPr="0021569C">
          <w:rPr>
            <w:rStyle w:val="Hyperlink"/>
            <w:noProof/>
          </w:rPr>
          <w:t>3.12</w:t>
        </w:r>
        <w:r>
          <w:rPr>
            <w:rFonts w:ascii="Calibri" w:hAnsi="Calibri"/>
            <w:b w:val="0"/>
            <w:bCs w:val="0"/>
            <w:caps w:val="0"/>
            <w:noProof/>
            <w:sz w:val="22"/>
            <w:szCs w:val="22"/>
          </w:rPr>
          <w:tab/>
        </w:r>
        <w:r w:rsidRPr="0021569C">
          <w:rPr>
            <w:rStyle w:val="Hyperlink"/>
            <w:noProof/>
          </w:rPr>
          <w:t>Capability 11. Dealer Registration - REG</w:t>
        </w:r>
        <w:r>
          <w:rPr>
            <w:noProof/>
            <w:webHidden/>
          </w:rPr>
          <w:tab/>
        </w:r>
        <w:r>
          <w:rPr>
            <w:noProof/>
            <w:webHidden/>
          </w:rPr>
          <w:fldChar w:fldCharType="begin"/>
        </w:r>
        <w:r>
          <w:rPr>
            <w:noProof/>
            <w:webHidden/>
          </w:rPr>
          <w:instrText xml:space="preserve"> PAGEREF _Toc253578873 \h </w:instrText>
        </w:r>
        <w:r>
          <w:rPr>
            <w:noProof/>
            <w:webHidden/>
          </w:rPr>
        </w:r>
        <w:r>
          <w:rPr>
            <w:noProof/>
            <w:webHidden/>
          </w:rPr>
          <w:fldChar w:fldCharType="separate"/>
        </w:r>
        <w:r>
          <w:rPr>
            <w:noProof/>
            <w:webHidden/>
          </w:rPr>
          <w:t>162</w:t>
        </w:r>
        <w:r>
          <w:rPr>
            <w:noProof/>
            <w:webHidden/>
          </w:rPr>
          <w:fldChar w:fldCharType="end"/>
        </w:r>
      </w:hyperlink>
    </w:p>
    <w:p w:rsidR="003867B2" w:rsidRDefault="003867B2">
      <w:pPr>
        <w:pStyle w:val="TOC2"/>
        <w:rPr>
          <w:rFonts w:ascii="Calibri" w:hAnsi="Calibri"/>
          <w:smallCaps w:val="0"/>
          <w:noProof/>
          <w:sz w:val="22"/>
          <w:szCs w:val="22"/>
        </w:rPr>
      </w:pPr>
      <w:hyperlink w:anchor="_Toc253578874" w:history="1">
        <w:r w:rsidRPr="0021569C">
          <w:rPr>
            <w:rStyle w:val="Hyperlink"/>
            <w:noProof/>
          </w:rPr>
          <w:t>3.12.4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_Toc253578874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5" w:history="1">
        <w:r w:rsidRPr="0021569C">
          <w:rPr>
            <w:rStyle w:val="Hyperlink"/>
            <w:noProof/>
          </w:rPr>
          <w:t>CHA-3.12.4.5 Channel/CSR light application shall support configuring at design time if dealer are setup locally or registered from an external system</w:t>
        </w:r>
        <w:r>
          <w:rPr>
            <w:noProof/>
            <w:webHidden/>
          </w:rPr>
          <w:tab/>
        </w:r>
        <w:r>
          <w:rPr>
            <w:noProof/>
            <w:webHidden/>
          </w:rPr>
          <w:fldChar w:fldCharType="begin"/>
        </w:r>
        <w:r>
          <w:rPr>
            <w:noProof/>
            <w:webHidden/>
          </w:rPr>
          <w:instrText xml:space="preserve"> PAGEREF _Toc253578875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6" w:history="1">
        <w:r w:rsidRPr="0021569C">
          <w:rPr>
            <w:rStyle w:val="Hyperlink"/>
            <w:noProof/>
          </w:rPr>
          <w:t>CHA-3.12.4.5.1 Channel/CSR light application shall display only the available option according to the configured option</w:t>
        </w:r>
        <w:r>
          <w:rPr>
            <w:noProof/>
            <w:webHidden/>
          </w:rPr>
          <w:tab/>
        </w:r>
        <w:r>
          <w:rPr>
            <w:noProof/>
            <w:webHidden/>
          </w:rPr>
          <w:fldChar w:fldCharType="begin"/>
        </w:r>
        <w:r>
          <w:rPr>
            <w:noProof/>
            <w:webHidden/>
          </w:rPr>
          <w:instrText xml:space="preserve"> PAGEREF _Toc253578876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7" w:history="1">
        <w:r w:rsidRPr="0021569C">
          <w:rPr>
            <w:rStyle w:val="Hyperlink"/>
            <w:noProof/>
          </w:rPr>
          <w:t>CHA-3.12.4.5.2 when integrated with Comverse one billing, Channel/CSR light application shall be configured by default in “register from external system’ mode.</w:t>
        </w:r>
        <w:r>
          <w:rPr>
            <w:noProof/>
            <w:webHidden/>
          </w:rPr>
          <w:tab/>
        </w:r>
        <w:r>
          <w:rPr>
            <w:noProof/>
            <w:webHidden/>
          </w:rPr>
          <w:fldChar w:fldCharType="begin"/>
        </w:r>
        <w:r>
          <w:rPr>
            <w:noProof/>
            <w:webHidden/>
          </w:rPr>
          <w:instrText xml:space="preserve"> PAGEREF _Toc253578877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8" w:history="1">
        <w:r w:rsidRPr="0021569C">
          <w:rPr>
            <w:rStyle w:val="Hyperlink"/>
            <w:noProof/>
          </w:rPr>
          <w:t>CHA-3.12.4.10 Channel/CSR light application shall allow a Telco Administrator to create New Dealers Locally with respect of use case ‘set up dealer locally’.</w:t>
        </w:r>
        <w:r>
          <w:rPr>
            <w:noProof/>
            <w:webHidden/>
          </w:rPr>
          <w:tab/>
        </w:r>
        <w:r>
          <w:rPr>
            <w:noProof/>
            <w:webHidden/>
          </w:rPr>
          <w:fldChar w:fldCharType="begin"/>
        </w:r>
        <w:r>
          <w:rPr>
            <w:noProof/>
            <w:webHidden/>
          </w:rPr>
          <w:instrText xml:space="preserve"> PAGEREF _Toc253578878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79" w:history="1">
        <w:r w:rsidRPr="0021569C">
          <w:rPr>
            <w:rStyle w:val="Hyperlink"/>
            <w:strike/>
            <w:noProof/>
          </w:rPr>
          <w:t>CHA-3.12.4.10.1 Channel/CSR light application shall force user creating a first dealer Administrator</w:t>
        </w:r>
        <w:r>
          <w:rPr>
            <w:noProof/>
            <w:webHidden/>
          </w:rPr>
          <w:tab/>
        </w:r>
        <w:r>
          <w:rPr>
            <w:noProof/>
            <w:webHidden/>
          </w:rPr>
          <w:fldChar w:fldCharType="begin"/>
        </w:r>
        <w:r>
          <w:rPr>
            <w:noProof/>
            <w:webHidden/>
          </w:rPr>
          <w:instrText xml:space="preserve"> PAGEREF _Toc253578879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0" w:history="1">
        <w:r w:rsidRPr="0021569C">
          <w:rPr>
            <w:rStyle w:val="Hyperlink"/>
            <w:noProof/>
          </w:rPr>
          <w:t>CHA-3.12.4.10.2 Channel/CSR light application shall allow user entering the dealer reference</w:t>
        </w:r>
        <w:r>
          <w:rPr>
            <w:noProof/>
            <w:webHidden/>
          </w:rPr>
          <w:tab/>
        </w:r>
        <w:r>
          <w:rPr>
            <w:noProof/>
            <w:webHidden/>
          </w:rPr>
          <w:fldChar w:fldCharType="begin"/>
        </w:r>
        <w:r>
          <w:rPr>
            <w:noProof/>
            <w:webHidden/>
          </w:rPr>
          <w:instrText xml:space="preserve"> PAGEREF _Toc253578880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1" w:history="1">
        <w:r w:rsidRPr="0021569C">
          <w:rPr>
            <w:rStyle w:val="Hyperlink"/>
            <w:noProof/>
          </w:rPr>
          <w:t>CHA-3.12.4.10.3 Channel/CSR light application shall allow user to set dealer profile (refer to modify level profile requirements for more details)</w:t>
        </w:r>
        <w:r>
          <w:rPr>
            <w:noProof/>
            <w:webHidden/>
          </w:rPr>
          <w:tab/>
        </w:r>
        <w:r>
          <w:rPr>
            <w:noProof/>
            <w:webHidden/>
          </w:rPr>
          <w:fldChar w:fldCharType="begin"/>
        </w:r>
        <w:r>
          <w:rPr>
            <w:noProof/>
            <w:webHidden/>
          </w:rPr>
          <w:instrText xml:space="preserve"> PAGEREF _Toc253578881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2" w:history="1">
        <w:r w:rsidRPr="0021569C">
          <w:rPr>
            <w:rStyle w:val="Hyperlink"/>
            <w:noProof/>
          </w:rPr>
          <w:t>CHA-3.12.4.20 Channel/CSR light application shall allow a Telco Administrator to register a dealer managed in an external system with respect of use case ‘Register dealer’.</w:t>
        </w:r>
        <w:r>
          <w:rPr>
            <w:noProof/>
            <w:webHidden/>
          </w:rPr>
          <w:tab/>
        </w:r>
        <w:r>
          <w:rPr>
            <w:noProof/>
            <w:webHidden/>
          </w:rPr>
          <w:fldChar w:fldCharType="begin"/>
        </w:r>
        <w:r>
          <w:rPr>
            <w:noProof/>
            <w:webHidden/>
          </w:rPr>
          <w:instrText xml:space="preserve"> PAGEREF _Toc253578882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3" w:history="1">
        <w:r w:rsidRPr="0021569C">
          <w:rPr>
            <w:rStyle w:val="Hyperlink"/>
            <w:noProof/>
          </w:rPr>
          <w:t>CHA-3.12.4.20.1 Channel/CSR light application shall allow user to set dealer profile attributes managed locally (refer  to modify level profile requirements for more details)</w:t>
        </w:r>
        <w:r>
          <w:rPr>
            <w:noProof/>
            <w:webHidden/>
          </w:rPr>
          <w:tab/>
        </w:r>
        <w:r>
          <w:rPr>
            <w:noProof/>
            <w:webHidden/>
          </w:rPr>
          <w:fldChar w:fldCharType="begin"/>
        </w:r>
        <w:r>
          <w:rPr>
            <w:noProof/>
            <w:webHidden/>
          </w:rPr>
          <w:instrText xml:space="preserve"> PAGEREF _Toc253578883 \h </w:instrText>
        </w:r>
        <w:r>
          <w:rPr>
            <w:noProof/>
            <w:webHidden/>
          </w:rPr>
        </w:r>
        <w:r>
          <w:rPr>
            <w:noProof/>
            <w:webHidden/>
          </w:rPr>
          <w:fldChar w:fldCharType="separate"/>
        </w:r>
        <w:r>
          <w:rPr>
            <w:noProof/>
            <w:webHidden/>
          </w:rPr>
          <w:t>164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4" w:history="1">
        <w:r w:rsidRPr="0021569C">
          <w:rPr>
            <w:rStyle w:val="Hyperlink"/>
            <w:noProof/>
          </w:rPr>
          <w:t>CHA-3.12.4.30 Channel/CSR light application shall allow a Telco Administrator to search dealer in the Back end System by Dealer Reference Id and Dealer Name using a synchronous call to setup dealer</w:t>
        </w:r>
        <w:r>
          <w:rPr>
            <w:noProof/>
            <w:webHidden/>
          </w:rPr>
          <w:tab/>
        </w:r>
        <w:r>
          <w:rPr>
            <w:noProof/>
            <w:webHidden/>
          </w:rPr>
          <w:fldChar w:fldCharType="begin"/>
        </w:r>
        <w:r>
          <w:rPr>
            <w:noProof/>
            <w:webHidden/>
          </w:rPr>
          <w:instrText xml:space="preserve"> PAGEREF _Toc253578884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5" w:history="1">
        <w:r w:rsidRPr="0021569C">
          <w:rPr>
            <w:rStyle w:val="Hyperlink"/>
            <w:noProof/>
          </w:rPr>
          <w:t>CHA-3.12.4.30.1 Channel/CSR light application shall support configuring at design time a timeout value for the search</w:t>
        </w:r>
        <w:r>
          <w:rPr>
            <w:noProof/>
            <w:webHidden/>
          </w:rPr>
          <w:tab/>
        </w:r>
        <w:r>
          <w:rPr>
            <w:noProof/>
            <w:webHidden/>
          </w:rPr>
          <w:fldChar w:fldCharType="begin"/>
        </w:r>
        <w:r>
          <w:rPr>
            <w:noProof/>
            <w:webHidden/>
          </w:rPr>
          <w:instrText xml:space="preserve"> PAGEREF _Toc253578885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6" w:history="1">
        <w:r w:rsidRPr="0021569C">
          <w:rPr>
            <w:rStyle w:val="Hyperlink"/>
            <w:noProof/>
          </w:rPr>
          <w:t>CHA-3.12.4.30.2 Channel/CSR light application shall support configuring at design time number max of dealers selected</w:t>
        </w:r>
        <w:r>
          <w:rPr>
            <w:noProof/>
            <w:webHidden/>
          </w:rPr>
          <w:tab/>
        </w:r>
        <w:r>
          <w:rPr>
            <w:noProof/>
            <w:webHidden/>
          </w:rPr>
          <w:fldChar w:fldCharType="begin"/>
        </w:r>
        <w:r>
          <w:rPr>
            <w:noProof/>
            <w:webHidden/>
          </w:rPr>
          <w:instrText xml:space="preserve"> PAGEREF _Toc253578886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7" w:history="1">
        <w:r w:rsidRPr="0021569C">
          <w:rPr>
            <w:rStyle w:val="Hyperlink"/>
            <w:noProof/>
          </w:rPr>
          <w:t>CHA-3.12.4.30.3 Channel/CSR light application shall support wildcards</w:t>
        </w:r>
        <w:r>
          <w:rPr>
            <w:noProof/>
            <w:webHidden/>
          </w:rPr>
          <w:tab/>
        </w:r>
        <w:r>
          <w:rPr>
            <w:noProof/>
            <w:webHidden/>
          </w:rPr>
          <w:fldChar w:fldCharType="begin"/>
        </w:r>
        <w:r>
          <w:rPr>
            <w:noProof/>
            <w:webHidden/>
          </w:rPr>
          <w:instrText xml:space="preserve"> PAGEREF _Toc253578887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8" w:history="1">
        <w:r w:rsidRPr="0021569C">
          <w:rPr>
            <w:rStyle w:val="Hyperlink"/>
            <w:noProof/>
          </w:rPr>
          <w:t>CHA-3.12.4.30.4 Channel/CSR light application shall not be case sensitive</w:t>
        </w:r>
        <w:r>
          <w:rPr>
            <w:noProof/>
            <w:webHidden/>
          </w:rPr>
          <w:tab/>
        </w:r>
        <w:r>
          <w:rPr>
            <w:noProof/>
            <w:webHidden/>
          </w:rPr>
          <w:fldChar w:fldCharType="begin"/>
        </w:r>
        <w:r>
          <w:rPr>
            <w:noProof/>
            <w:webHidden/>
          </w:rPr>
          <w:instrText xml:space="preserve"> PAGEREF _Toc253578888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89" w:history="1">
        <w:r w:rsidRPr="0021569C">
          <w:rPr>
            <w:rStyle w:val="Hyperlink"/>
            <w:noProof/>
          </w:rPr>
          <w:t>CHA-3.12.4.30.5 Channel/CSR light application integration layer shall clearly log error message when errors occurs during search call</w:t>
        </w:r>
        <w:r>
          <w:rPr>
            <w:noProof/>
            <w:webHidden/>
          </w:rPr>
          <w:tab/>
        </w:r>
        <w:r>
          <w:rPr>
            <w:noProof/>
            <w:webHidden/>
          </w:rPr>
          <w:fldChar w:fldCharType="begin"/>
        </w:r>
        <w:r>
          <w:rPr>
            <w:noProof/>
            <w:webHidden/>
          </w:rPr>
          <w:instrText xml:space="preserve"> PAGEREF _Toc253578889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0" w:history="1">
        <w:r w:rsidRPr="0021569C">
          <w:rPr>
            <w:rStyle w:val="Hyperlink"/>
            <w:strike/>
            <w:noProof/>
          </w:rPr>
          <w:t>CHA-3.12.4.40 Channel/CSR light application shall display a waiting page until the dealer as been successfully synchronized.</w:t>
        </w:r>
        <w:r>
          <w:rPr>
            <w:noProof/>
            <w:webHidden/>
          </w:rPr>
          <w:tab/>
        </w:r>
        <w:r>
          <w:rPr>
            <w:noProof/>
            <w:webHidden/>
          </w:rPr>
          <w:fldChar w:fldCharType="begin"/>
        </w:r>
        <w:r>
          <w:rPr>
            <w:noProof/>
            <w:webHidden/>
          </w:rPr>
          <w:instrText xml:space="preserve"> PAGEREF _Toc253578890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1" w:history="1">
        <w:r w:rsidRPr="0021569C">
          <w:rPr>
            <w:rStyle w:val="Hyperlink"/>
            <w:strike/>
            <w:noProof/>
          </w:rPr>
          <w:t>CHA-3.12.4.40.1 Channel/CSR light application shall support configuring at design time a timeout value for the dealer synchronization</w:t>
        </w:r>
        <w:r>
          <w:rPr>
            <w:noProof/>
            <w:webHidden/>
          </w:rPr>
          <w:tab/>
        </w:r>
        <w:r>
          <w:rPr>
            <w:noProof/>
            <w:webHidden/>
          </w:rPr>
          <w:fldChar w:fldCharType="begin"/>
        </w:r>
        <w:r>
          <w:rPr>
            <w:noProof/>
            <w:webHidden/>
          </w:rPr>
          <w:instrText xml:space="preserve"> PAGEREF _Toc253578891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2" w:history="1">
        <w:r w:rsidRPr="0021569C">
          <w:rPr>
            <w:rStyle w:val="Hyperlink"/>
            <w:strike/>
            <w:noProof/>
          </w:rPr>
          <w:t>CHA-3.12.4.40.2 Channel/CSR light application integration layer shall clearly log error message when errors occurs during dealer synchronization</w:t>
        </w:r>
        <w:r>
          <w:rPr>
            <w:noProof/>
            <w:webHidden/>
          </w:rPr>
          <w:tab/>
        </w:r>
        <w:r>
          <w:rPr>
            <w:noProof/>
            <w:webHidden/>
          </w:rPr>
          <w:fldChar w:fldCharType="begin"/>
        </w:r>
        <w:r>
          <w:rPr>
            <w:noProof/>
            <w:webHidden/>
          </w:rPr>
          <w:instrText xml:space="preserve"> PAGEREF _Toc253578892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3" w:history="1">
        <w:r w:rsidRPr="0021569C">
          <w:rPr>
            <w:rStyle w:val="Hyperlink"/>
            <w:noProof/>
          </w:rPr>
          <w:t>CHA-3.12.4.50 Channel/CSR light application shall support configuring if dealer reference is managed locally or in backend</w:t>
        </w:r>
        <w:r>
          <w:rPr>
            <w:noProof/>
            <w:webHidden/>
          </w:rPr>
          <w:tab/>
        </w:r>
        <w:r>
          <w:rPr>
            <w:noProof/>
            <w:webHidden/>
          </w:rPr>
          <w:fldChar w:fldCharType="begin"/>
        </w:r>
        <w:r>
          <w:rPr>
            <w:noProof/>
            <w:webHidden/>
          </w:rPr>
          <w:instrText xml:space="preserve"> PAGEREF _Toc253578893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4" w:history="1">
        <w:r w:rsidRPr="0021569C">
          <w:rPr>
            <w:rStyle w:val="Hyperlink"/>
            <w:noProof/>
          </w:rPr>
          <w:t>CHA-3.12.4.50.1 Channel/CSR light application shall not propose the dealer reference as search criteria (in registration process) if dealer reference is managed locally</w:t>
        </w:r>
        <w:r>
          <w:rPr>
            <w:noProof/>
            <w:webHidden/>
          </w:rPr>
          <w:tab/>
        </w:r>
        <w:r>
          <w:rPr>
            <w:noProof/>
            <w:webHidden/>
          </w:rPr>
          <w:fldChar w:fldCharType="begin"/>
        </w:r>
        <w:r>
          <w:rPr>
            <w:noProof/>
            <w:webHidden/>
          </w:rPr>
          <w:instrText xml:space="preserve"> PAGEREF _Toc253578894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5" w:history="1">
        <w:r w:rsidRPr="0021569C">
          <w:rPr>
            <w:rStyle w:val="Hyperlink"/>
            <w:noProof/>
          </w:rPr>
          <w:t>CHA-3.12.4.50.2 Channel/CSR light application shall not display the dealer reference in search result (in registration process) if dealer reference is managed locally</w:t>
        </w:r>
        <w:r>
          <w:rPr>
            <w:noProof/>
            <w:webHidden/>
          </w:rPr>
          <w:tab/>
        </w:r>
        <w:r>
          <w:rPr>
            <w:noProof/>
            <w:webHidden/>
          </w:rPr>
          <w:fldChar w:fldCharType="begin"/>
        </w:r>
        <w:r>
          <w:rPr>
            <w:noProof/>
            <w:webHidden/>
          </w:rPr>
          <w:instrText xml:space="preserve"> PAGEREF _Toc253578895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6" w:history="1">
        <w:r w:rsidRPr="0021569C">
          <w:rPr>
            <w:rStyle w:val="Hyperlink"/>
            <w:noProof/>
          </w:rPr>
          <w:t>CHA-3.12.4.50.3 Channel/CSR light application shall allow user to set the dealer reference when registering a dealer if dealer reference is managed locally</w:t>
        </w:r>
        <w:r>
          <w:rPr>
            <w:noProof/>
            <w:webHidden/>
          </w:rPr>
          <w:tab/>
        </w:r>
        <w:r>
          <w:rPr>
            <w:noProof/>
            <w:webHidden/>
          </w:rPr>
          <w:fldChar w:fldCharType="begin"/>
        </w:r>
        <w:r>
          <w:rPr>
            <w:noProof/>
            <w:webHidden/>
          </w:rPr>
          <w:instrText xml:space="preserve"> PAGEREF _Toc253578896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7" w:history="1">
        <w:r w:rsidRPr="0021569C">
          <w:rPr>
            <w:rStyle w:val="Hyperlink"/>
            <w:noProof/>
          </w:rPr>
          <w:t>CHA-3.12.4.60 Channel/CSR light application shall support configuring if dealer type is managed locally or in backend</w:t>
        </w:r>
        <w:r>
          <w:rPr>
            <w:noProof/>
            <w:webHidden/>
          </w:rPr>
          <w:tab/>
        </w:r>
        <w:r>
          <w:rPr>
            <w:noProof/>
            <w:webHidden/>
          </w:rPr>
          <w:fldChar w:fldCharType="begin"/>
        </w:r>
        <w:r>
          <w:rPr>
            <w:noProof/>
            <w:webHidden/>
          </w:rPr>
          <w:instrText xml:space="preserve"> PAGEREF _Toc253578897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898" w:history="1">
        <w:r w:rsidRPr="0021569C">
          <w:rPr>
            <w:rStyle w:val="Hyperlink"/>
            <w:noProof/>
          </w:rPr>
          <w:t>CHA-3.12.4.50.3 Channel/CSR light application shall force user to set the dealer type when registering a dealer if dealer type is managed locally</w:t>
        </w:r>
        <w:r>
          <w:rPr>
            <w:noProof/>
            <w:webHidden/>
          </w:rPr>
          <w:tab/>
        </w:r>
        <w:r>
          <w:rPr>
            <w:noProof/>
            <w:webHidden/>
          </w:rPr>
          <w:fldChar w:fldCharType="begin"/>
        </w:r>
        <w:r>
          <w:rPr>
            <w:noProof/>
            <w:webHidden/>
          </w:rPr>
          <w:instrText xml:space="preserve"> PAGEREF _Toc253578898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899" w:history="1">
        <w:r w:rsidRPr="0021569C">
          <w:rPr>
            <w:rStyle w:val="Hyperlink"/>
            <w:noProof/>
          </w:rPr>
          <w:t>3.13</w:t>
        </w:r>
        <w:r>
          <w:rPr>
            <w:rFonts w:ascii="Calibri" w:hAnsi="Calibri"/>
            <w:b w:val="0"/>
            <w:bCs w:val="0"/>
            <w:caps w:val="0"/>
            <w:noProof/>
            <w:sz w:val="22"/>
            <w:szCs w:val="22"/>
          </w:rPr>
          <w:tab/>
        </w:r>
        <w:r w:rsidRPr="0021569C">
          <w:rPr>
            <w:rStyle w:val="Hyperlink"/>
            <w:noProof/>
          </w:rPr>
          <w:t>Capability 12. Dealer Search - DLS</w:t>
        </w:r>
        <w:r>
          <w:rPr>
            <w:noProof/>
            <w:webHidden/>
          </w:rPr>
          <w:tab/>
        </w:r>
        <w:r>
          <w:rPr>
            <w:noProof/>
            <w:webHidden/>
          </w:rPr>
          <w:fldChar w:fldCharType="begin"/>
        </w:r>
        <w:r>
          <w:rPr>
            <w:noProof/>
            <w:webHidden/>
          </w:rPr>
          <w:instrText xml:space="preserve"> PAGEREF _Toc253578899 \h </w:instrText>
        </w:r>
        <w:r>
          <w:rPr>
            <w:noProof/>
            <w:webHidden/>
          </w:rPr>
        </w:r>
        <w:r>
          <w:rPr>
            <w:noProof/>
            <w:webHidden/>
          </w:rPr>
          <w:fldChar w:fldCharType="separate"/>
        </w:r>
        <w:r>
          <w:rPr>
            <w:noProof/>
            <w:webHidden/>
          </w:rPr>
          <w:t>165</w:t>
        </w:r>
        <w:r>
          <w:rPr>
            <w:noProof/>
            <w:webHidden/>
          </w:rPr>
          <w:fldChar w:fldCharType="end"/>
        </w:r>
      </w:hyperlink>
    </w:p>
    <w:p w:rsidR="003867B2" w:rsidRDefault="003867B2">
      <w:pPr>
        <w:pStyle w:val="TOC2"/>
        <w:rPr>
          <w:rFonts w:ascii="Calibri" w:hAnsi="Calibri"/>
          <w:smallCaps w:val="0"/>
          <w:noProof/>
          <w:sz w:val="22"/>
          <w:szCs w:val="22"/>
        </w:rPr>
      </w:pPr>
      <w:hyperlink w:anchor="_Toc253578900" w:history="1">
        <w:r w:rsidRPr="0021569C">
          <w:rPr>
            <w:rStyle w:val="Hyperlink"/>
            <w:noProof/>
          </w:rPr>
          <w:t>3.13.4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_Toc253578900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1" w:history="1">
        <w:r w:rsidRPr="0021569C">
          <w:rPr>
            <w:rStyle w:val="Hyperlink"/>
            <w:noProof/>
          </w:rPr>
          <w:t>CHA-3.13.4.10 Channel/CSR light application shall allow a Telco Administrator to search dealers locally with respect of use case ‘Search dealer’.</w:t>
        </w:r>
        <w:r>
          <w:rPr>
            <w:noProof/>
            <w:webHidden/>
          </w:rPr>
          <w:tab/>
        </w:r>
        <w:r>
          <w:rPr>
            <w:noProof/>
            <w:webHidden/>
          </w:rPr>
          <w:fldChar w:fldCharType="begin"/>
        </w:r>
        <w:r>
          <w:rPr>
            <w:noProof/>
            <w:webHidden/>
          </w:rPr>
          <w:instrText xml:space="preserve"> PAGEREF _Toc253578901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2" w:history="1">
        <w:r w:rsidRPr="0021569C">
          <w:rPr>
            <w:rStyle w:val="Hyperlink"/>
            <w:noProof/>
          </w:rPr>
          <w:t>CHA-3.13.4.20 Channel/CSR light application shall allow a Telco Administrator to enter wildcards in search criteria</w:t>
        </w:r>
        <w:r>
          <w:rPr>
            <w:noProof/>
            <w:webHidden/>
          </w:rPr>
          <w:tab/>
        </w:r>
        <w:r>
          <w:rPr>
            <w:noProof/>
            <w:webHidden/>
          </w:rPr>
          <w:fldChar w:fldCharType="begin"/>
        </w:r>
        <w:r>
          <w:rPr>
            <w:noProof/>
            <w:webHidden/>
          </w:rPr>
          <w:instrText xml:space="preserve"> PAGEREF _Toc253578902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3" w:history="1">
        <w:r w:rsidRPr="0021569C">
          <w:rPr>
            <w:rStyle w:val="Hyperlink"/>
            <w:noProof/>
          </w:rPr>
          <w:t>CHA-3.13.4.20.10 Channel/CSR light application shall allow at design time to enable/disable the dealer reference criteria, by configuration.</w:t>
        </w:r>
        <w:r>
          <w:rPr>
            <w:noProof/>
            <w:webHidden/>
          </w:rPr>
          <w:tab/>
        </w:r>
        <w:r>
          <w:rPr>
            <w:noProof/>
            <w:webHidden/>
          </w:rPr>
          <w:fldChar w:fldCharType="begin"/>
        </w:r>
        <w:r>
          <w:rPr>
            <w:noProof/>
            <w:webHidden/>
          </w:rPr>
          <w:instrText xml:space="preserve"> PAGEREF _Toc253578903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4" w:history="1">
        <w:r w:rsidRPr="0021569C">
          <w:rPr>
            <w:rStyle w:val="Hyperlink"/>
            <w:noProof/>
          </w:rPr>
          <w:t>CHA-3.13.4.30 Channel/CSR light application shall not be case sensitive</w:t>
        </w:r>
        <w:r>
          <w:rPr>
            <w:noProof/>
            <w:webHidden/>
          </w:rPr>
          <w:tab/>
        </w:r>
        <w:r>
          <w:rPr>
            <w:noProof/>
            <w:webHidden/>
          </w:rPr>
          <w:fldChar w:fldCharType="begin"/>
        </w:r>
        <w:r>
          <w:rPr>
            <w:noProof/>
            <w:webHidden/>
          </w:rPr>
          <w:instrText xml:space="preserve"> PAGEREF _Toc253578904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5" w:history="1">
        <w:r w:rsidRPr="0021569C">
          <w:rPr>
            <w:rStyle w:val="Hyperlink"/>
            <w:noProof/>
          </w:rPr>
          <w:t>CHA-3.13.4.40 Channel/CSR light application shall support configuring at design time the max number of dealers retrieved.</w:t>
        </w:r>
        <w:r>
          <w:rPr>
            <w:noProof/>
            <w:webHidden/>
          </w:rPr>
          <w:tab/>
        </w:r>
        <w:r>
          <w:rPr>
            <w:noProof/>
            <w:webHidden/>
          </w:rPr>
          <w:fldChar w:fldCharType="begin"/>
        </w:r>
        <w:r>
          <w:rPr>
            <w:noProof/>
            <w:webHidden/>
          </w:rPr>
          <w:instrText xml:space="preserve"> PAGEREF _Toc253578905 \h </w:instrText>
        </w:r>
        <w:r>
          <w:rPr>
            <w:noProof/>
            <w:webHidden/>
          </w:rPr>
        </w:r>
        <w:r>
          <w:rPr>
            <w:noProof/>
            <w:webHidden/>
          </w:rPr>
          <w:fldChar w:fldCharType="separate"/>
        </w:r>
        <w:r>
          <w:rPr>
            <w:noProof/>
            <w:webHidden/>
          </w:rPr>
          <w:t>166</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906" w:history="1">
        <w:r w:rsidRPr="0021569C">
          <w:rPr>
            <w:rStyle w:val="Hyperlink"/>
            <w:noProof/>
          </w:rPr>
          <w:t>3.14</w:t>
        </w:r>
        <w:r>
          <w:rPr>
            <w:rFonts w:ascii="Calibri" w:hAnsi="Calibri"/>
            <w:b w:val="0"/>
            <w:bCs w:val="0"/>
            <w:caps w:val="0"/>
            <w:noProof/>
            <w:sz w:val="22"/>
            <w:szCs w:val="22"/>
          </w:rPr>
          <w:tab/>
        </w:r>
        <w:r w:rsidRPr="0021569C">
          <w:rPr>
            <w:rStyle w:val="Hyperlink"/>
            <w:noProof/>
          </w:rPr>
          <w:t>Capability 13. Hierarchy Management - HYM</w:t>
        </w:r>
        <w:r>
          <w:rPr>
            <w:noProof/>
            <w:webHidden/>
          </w:rPr>
          <w:tab/>
        </w:r>
        <w:r>
          <w:rPr>
            <w:noProof/>
            <w:webHidden/>
          </w:rPr>
          <w:fldChar w:fldCharType="begin"/>
        </w:r>
        <w:r>
          <w:rPr>
            <w:noProof/>
            <w:webHidden/>
          </w:rPr>
          <w:instrText xml:space="preserve"> PAGEREF _Toc253578906 \h </w:instrText>
        </w:r>
        <w:r>
          <w:rPr>
            <w:noProof/>
            <w:webHidden/>
          </w:rPr>
        </w:r>
        <w:r>
          <w:rPr>
            <w:noProof/>
            <w:webHidden/>
          </w:rPr>
          <w:fldChar w:fldCharType="separate"/>
        </w:r>
        <w:r>
          <w:rPr>
            <w:noProof/>
            <w:webHidden/>
          </w:rPr>
          <w:t>167</w:t>
        </w:r>
        <w:r>
          <w:rPr>
            <w:noProof/>
            <w:webHidden/>
          </w:rPr>
          <w:fldChar w:fldCharType="end"/>
        </w:r>
      </w:hyperlink>
    </w:p>
    <w:p w:rsidR="003867B2" w:rsidRDefault="003867B2">
      <w:pPr>
        <w:pStyle w:val="TOC2"/>
        <w:rPr>
          <w:rFonts w:ascii="Calibri" w:hAnsi="Calibri"/>
          <w:smallCaps w:val="0"/>
          <w:noProof/>
          <w:sz w:val="22"/>
          <w:szCs w:val="22"/>
        </w:rPr>
      </w:pPr>
      <w:hyperlink w:anchor="_Toc253578907" w:history="1">
        <w:r w:rsidRPr="0021569C">
          <w:rPr>
            <w:rStyle w:val="Hyperlink"/>
            <w:noProof/>
          </w:rPr>
          <w:t>3.14.4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_Toc253578907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8" w:history="1">
        <w:r w:rsidRPr="0021569C">
          <w:rPr>
            <w:rStyle w:val="Hyperlink"/>
            <w:noProof/>
          </w:rPr>
          <w:t xml:space="preserve">CHA-3.14.4.10 Channel/CSR light application shall restrict </w:t>
        </w:r>
        <w:r w:rsidRPr="0021569C">
          <w:rPr>
            <w:rStyle w:val="Hyperlink"/>
            <w:bCs/>
            <w:noProof/>
          </w:rPr>
          <w:t>Hierarchy Management use cases to Telco Administrator and Dealer Administrator</w:t>
        </w:r>
        <w:r>
          <w:rPr>
            <w:noProof/>
            <w:webHidden/>
          </w:rPr>
          <w:tab/>
        </w:r>
        <w:r>
          <w:rPr>
            <w:noProof/>
            <w:webHidden/>
          </w:rPr>
          <w:fldChar w:fldCharType="begin"/>
        </w:r>
        <w:r>
          <w:rPr>
            <w:noProof/>
            <w:webHidden/>
          </w:rPr>
          <w:instrText xml:space="preserve"> PAGEREF _Toc253578908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09" w:history="1">
        <w:r w:rsidRPr="0021569C">
          <w:rPr>
            <w:rStyle w:val="Hyperlink"/>
            <w:bCs/>
            <w:noProof/>
          </w:rPr>
          <w:t>CHA-3.14.4.10.1 Channel/CSR light application shall restrict Hierarchy Management use cases for Dealer Administrator in their own hierarchy limited to their level and sub-levels.</w:t>
        </w:r>
        <w:r>
          <w:rPr>
            <w:noProof/>
            <w:webHidden/>
          </w:rPr>
          <w:tab/>
        </w:r>
        <w:r>
          <w:rPr>
            <w:noProof/>
            <w:webHidden/>
          </w:rPr>
          <w:fldChar w:fldCharType="begin"/>
        </w:r>
        <w:r>
          <w:rPr>
            <w:noProof/>
            <w:webHidden/>
          </w:rPr>
          <w:instrText xml:space="preserve"> PAGEREF _Toc253578909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0" w:history="1">
        <w:r w:rsidRPr="0021569C">
          <w:rPr>
            <w:rStyle w:val="Hyperlink"/>
            <w:noProof/>
          </w:rPr>
          <w:t>CHA-3.14.4.10.2</w:t>
        </w:r>
        <w:r w:rsidRPr="0021569C">
          <w:rPr>
            <w:rStyle w:val="Hyperlink"/>
            <w:bCs/>
            <w:noProof/>
          </w:rPr>
          <w:t xml:space="preserve"> Channel/CSR light application shall allow ‘Hierarchy Management’ use cases for Telco Administrator in their own hierarchy limited to their level and sub-levels.</w:t>
        </w:r>
        <w:r>
          <w:rPr>
            <w:noProof/>
            <w:webHidden/>
          </w:rPr>
          <w:tab/>
        </w:r>
        <w:r>
          <w:rPr>
            <w:noProof/>
            <w:webHidden/>
          </w:rPr>
          <w:fldChar w:fldCharType="begin"/>
        </w:r>
        <w:r>
          <w:rPr>
            <w:noProof/>
            <w:webHidden/>
          </w:rPr>
          <w:instrText xml:space="preserve"> PAGEREF _Toc253578910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1" w:history="1">
        <w:r w:rsidRPr="0021569C">
          <w:rPr>
            <w:rStyle w:val="Hyperlink"/>
            <w:bCs/>
            <w:noProof/>
          </w:rPr>
          <w:t>CHA-3.14.4.10.3 Channel/CSR light application shall allow Hierarchy Management use cases for Telco Administrator managing a Dealer hierarchy.</w:t>
        </w:r>
        <w:r>
          <w:rPr>
            <w:noProof/>
            <w:webHidden/>
          </w:rPr>
          <w:tab/>
        </w:r>
        <w:r>
          <w:rPr>
            <w:noProof/>
            <w:webHidden/>
          </w:rPr>
          <w:fldChar w:fldCharType="begin"/>
        </w:r>
        <w:r>
          <w:rPr>
            <w:noProof/>
            <w:webHidden/>
          </w:rPr>
          <w:instrText xml:space="preserve"> PAGEREF _Toc253578911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2" w:history="1">
        <w:r w:rsidRPr="0021569C">
          <w:rPr>
            <w:rStyle w:val="Hyperlink"/>
            <w:noProof/>
          </w:rPr>
          <w:t>CHA-3.14.4.10.4</w:t>
        </w:r>
        <w:r w:rsidRPr="0021569C">
          <w:rPr>
            <w:rStyle w:val="Hyperlink"/>
            <w:bCs/>
            <w:noProof/>
          </w:rPr>
          <w:t xml:space="preserve"> Channel/CSR light application shall allow ‘Hierarchy Management’ use cases for CSR Administrator in their own hierarchy limited to their level and sub-levels.</w:t>
        </w:r>
        <w:r>
          <w:rPr>
            <w:noProof/>
            <w:webHidden/>
          </w:rPr>
          <w:tab/>
        </w:r>
        <w:r>
          <w:rPr>
            <w:noProof/>
            <w:webHidden/>
          </w:rPr>
          <w:fldChar w:fldCharType="begin"/>
        </w:r>
        <w:r>
          <w:rPr>
            <w:noProof/>
            <w:webHidden/>
          </w:rPr>
          <w:instrText xml:space="preserve"> PAGEREF _Toc253578912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3" w:history="1">
        <w:r w:rsidRPr="0021569C">
          <w:rPr>
            <w:rStyle w:val="Hyperlink"/>
            <w:noProof/>
          </w:rPr>
          <w:t>CHA-3.14.4.10.5</w:t>
        </w:r>
        <w:r w:rsidRPr="0021569C">
          <w:rPr>
            <w:rStyle w:val="Hyperlink"/>
            <w:bCs/>
            <w:noProof/>
          </w:rPr>
          <w:t xml:space="preserve"> Channel/CSR shall disable Telco hierarchy option if Telco users are managed in the security server in mode user discovery.</w:t>
        </w:r>
        <w:r>
          <w:rPr>
            <w:noProof/>
            <w:webHidden/>
          </w:rPr>
          <w:tab/>
        </w:r>
        <w:r>
          <w:rPr>
            <w:noProof/>
            <w:webHidden/>
          </w:rPr>
          <w:fldChar w:fldCharType="begin"/>
        </w:r>
        <w:r>
          <w:rPr>
            <w:noProof/>
            <w:webHidden/>
          </w:rPr>
          <w:instrText xml:space="preserve"> PAGEREF _Toc253578913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4" w:history="1">
        <w:r w:rsidRPr="0021569C">
          <w:rPr>
            <w:rStyle w:val="Hyperlink"/>
            <w:bCs/>
            <w:noProof/>
          </w:rPr>
          <w:t>CHA-3.14.4.20 Channel/CSR light application shall allow a user browsing a hierarchy with respect of use case ‘Browse hierarchy’.</w:t>
        </w:r>
        <w:r>
          <w:rPr>
            <w:noProof/>
            <w:webHidden/>
          </w:rPr>
          <w:tab/>
        </w:r>
        <w:r>
          <w:rPr>
            <w:noProof/>
            <w:webHidden/>
          </w:rPr>
          <w:fldChar w:fldCharType="begin"/>
        </w:r>
        <w:r>
          <w:rPr>
            <w:noProof/>
            <w:webHidden/>
          </w:rPr>
          <w:instrText xml:space="preserve"> PAGEREF _Toc253578914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5" w:history="1">
        <w:r w:rsidRPr="0021569C">
          <w:rPr>
            <w:rStyle w:val="Hyperlink"/>
            <w:bCs/>
            <w:noProof/>
          </w:rPr>
          <w:t>CHA-3.14.4.20.1 Channel/CSR light application shall display a caption for Hierarchy Management use cases for each different roles of employee.</w:t>
        </w:r>
        <w:r>
          <w:rPr>
            <w:noProof/>
            <w:webHidden/>
          </w:rPr>
          <w:tab/>
        </w:r>
        <w:r>
          <w:rPr>
            <w:noProof/>
            <w:webHidden/>
          </w:rPr>
          <w:fldChar w:fldCharType="begin"/>
        </w:r>
        <w:r>
          <w:rPr>
            <w:noProof/>
            <w:webHidden/>
          </w:rPr>
          <w:instrText xml:space="preserve"> PAGEREF _Toc253578915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6" w:history="1">
        <w:r w:rsidRPr="0021569C">
          <w:rPr>
            <w:rStyle w:val="Hyperlink"/>
            <w:bCs/>
            <w:noProof/>
          </w:rPr>
          <w:t>CHA-3.14.4.30 Channel/CSR light application shall allow a user adding a level to the hierarchy with respect of use case ‘Add level’.</w:t>
        </w:r>
        <w:r>
          <w:rPr>
            <w:noProof/>
            <w:webHidden/>
          </w:rPr>
          <w:tab/>
        </w:r>
        <w:r>
          <w:rPr>
            <w:noProof/>
            <w:webHidden/>
          </w:rPr>
          <w:fldChar w:fldCharType="begin"/>
        </w:r>
        <w:r>
          <w:rPr>
            <w:noProof/>
            <w:webHidden/>
          </w:rPr>
          <w:instrText xml:space="preserve"> PAGEREF _Toc253578916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7" w:history="1">
        <w:r w:rsidRPr="0021569C">
          <w:rPr>
            <w:rStyle w:val="Hyperlink"/>
            <w:bCs/>
            <w:noProof/>
          </w:rPr>
          <w:t>CHA-3.14.4.40 Channel/CSR light application shall allow a user moving a level in the hierarchy with respect of use case ‘Move level’.</w:t>
        </w:r>
        <w:r>
          <w:rPr>
            <w:noProof/>
            <w:webHidden/>
          </w:rPr>
          <w:tab/>
        </w:r>
        <w:r>
          <w:rPr>
            <w:noProof/>
            <w:webHidden/>
          </w:rPr>
          <w:fldChar w:fldCharType="begin"/>
        </w:r>
        <w:r>
          <w:rPr>
            <w:noProof/>
            <w:webHidden/>
          </w:rPr>
          <w:instrText xml:space="preserve"> PAGEREF _Toc253578917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8" w:history="1">
        <w:r w:rsidRPr="0021569C">
          <w:rPr>
            <w:rStyle w:val="Hyperlink"/>
            <w:bCs/>
            <w:noProof/>
          </w:rPr>
          <w:t>CHA-3.14.4.40.1 Channel/CSR light application shall prevent a user moving a level to one of its sub level.</w:t>
        </w:r>
        <w:r>
          <w:rPr>
            <w:noProof/>
            <w:webHidden/>
          </w:rPr>
          <w:tab/>
        </w:r>
        <w:r>
          <w:rPr>
            <w:noProof/>
            <w:webHidden/>
          </w:rPr>
          <w:fldChar w:fldCharType="begin"/>
        </w:r>
        <w:r>
          <w:rPr>
            <w:noProof/>
            <w:webHidden/>
          </w:rPr>
          <w:instrText xml:space="preserve"> PAGEREF _Toc253578918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19" w:history="1">
        <w:r w:rsidRPr="0021569C">
          <w:rPr>
            <w:rStyle w:val="Hyperlink"/>
            <w:bCs/>
            <w:noProof/>
          </w:rPr>
          <w:t>CHA-3.14.4.50 Channel/CSR light application shall allow a user removing a level in the hierarchy with respect of use case ‘Remove level’.</w:t>
        </w:r>
        <w:r>
          <w:rPr>
            <w:noProof/>
            <w:webHidden/>
          </w:rPr>
          <w:tab/>
        </w:r>
        <w:r>
          <w:rPr>
            <w:noProof/>
            <w:webHidden/>
          </w:rPr>
          <w:fldChar w:fldCharType="begin"/>
        </w:r>
        <w:r>
          <w:rPr>
            <w:noProof/>
            <w:webHidden/>
          </w:rPr>
          <w:instrText xml:space="preserve"> PAGEREF _Toc253578919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0" w:history="1">
        <w:r w:rsidRPr="0021569C">
          <w:rPr>
            <w:rStyle w:val="Hyperlink"/>
            <w:bCs/>
            <w:noProof/>
          </w:rPr>
          <w:t>CHA-3.14.4.50.1 Channel/CSR light application shall prevent a user removing a level if there are still active users (i.e. login is active) on the level or in one of its sub level.</w:t>
        </w:r>
        <w:r>
          <w:rPr>
            <w:noProof/>
            <w:webHidden/>
          </w:rPr>
          <w:tab/>
        </w:r>
        <w:r>
          <w:rPr>
            <w:noProof/>
            <w:webHidden/>
          </w:rPr>
          <w:fldChar w:fldCharType="begin"/>
        </w:r>
        <w:r>
          <w:rPr>
            <w:noProof/>
            <w:webHidden/>
          </w:rPr>
          <w:instrText xml:space="preserve"> PAGEREF _Toc253578920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1" w:history="1">
        <w:r w:rsidRPr="0021569C">
          <w:rPr>
            <w:rStyle w:val="Hyperlink"/>
            <w:bCs/>
            <w:noProof/>
          </w:rPr>
          <w:t>CHA-3.14.4.50.2 Channel/CSR light application shall prevent removing the root level.</w:t>
        </w:r>
        <w:r>
          <w:rPr>
            <w:noProof/>
            <w:webHidden/>
          </w:rPr>
          <w:tab/>
        </w:r>
        <w:r>
          <w:rPr>
            <w:noProof/>
            <w:webHidden/>
          </w:rPr>
          <w:fldChar w:fldCharType="begin"/>
        </w:r>
        <w:r>
          <w:rPr>
            <w:noProof/>
            <w:webHidden/>
          </w:rPr>
          <w:instrText xml:space="preserve"> PAGEREF _Toc253578921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2" w:history="1">
        <w:r w:rsidRPr="0021569C">
          <w:rPr>
            <w:rStyle w:val="Hyperlink"/>
            <w:bCs/>
            <w:noProof/>
          </w:rPr>
          <w:t>CHA-3.14.4.50.3 Channel/CSR light application shall also remove all sub levels.</w:t>
        </w:r>
        <w:r>
          <w:rPr>
            <w:noProof/>
            <w:webHidden/>
          </w:rPr>
          <w:tab/>
        </w:r>
        <w:r>
          <w:rPr>
            <w:noProof/>
            <w:webHidden/>
          </w:rPr>
          <w:fldChar w:fldCharType="begin"/>
        </w:r>
        <w:r>
          <w:rPr>
            <w:noProof/>
            <w:webHidden/>
          </w:rPr>
          <w:instrText xml:space="preserve"> PAGEREF _Toc253578922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3" w:history="1">
        <w:r w:rsidRPr="0021569C">
          <w:rPr>
            <w:rStyle w:val="Hyperlink"/>
            <w:bCs/>
            <w:noProof/>
          </w:rPr>
          <w:t>CHA-3.14.4.60 Channel/CSR light application shall allow a user viewing and modifying level contact with respect of use cases ‘View level contact’ and ‘Modify Level contact’.</w:t>
        </w:r>
        <w:r>
          <w:rPr>
            <w:noProof/>
            <w:webHidden/>
          </w:rPr>
          <w:tab/>
        </w:r>
        <w:r>
          <w:rPr>
            <w:noProof/>
            <w:webHidden/>
          </w:rPr>
          <w:fldChar w:fldCharType="begin"/>
        </w:r>
        <w:r>
          <w:rPr>
            <w:noProof/>
            <w:webHidden/>
          </w:rPr>
          <w:instrText xml:space="preserve"> PAGEREF _Toc253578923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4" w:history="1">
        <w:r w:rsidRPr="0021569C">
          <w:rPr>
            <w:rStyle w:val="Hyperlink"/>
            <w:bCs/>
            <w:noProof/>
          </w:rPr>
          <w:t>CHA-3.14.4.60.1 Channel/CSR light application shall prevent user modifying the root level contact when dealer has been synchronized by registration (e.g. when integrated with Comverse One billing for instance).</w:t>
        </w:r>
        <w:r>
          <w:rPr>
            <w:noProof/>
            <w:webHidden/>
          </w:rPr>
          <w:tab/>
        </w:r>
        <w:r>
          <w:rPr>
            <w:noProof/>
            <w:webHidden/>
          </w:rPr>
          <w:fldChar w:fldCharType="begin"/>
        </w:r>
        <w:r>
          <w:rPr>
            <w:noProof/>
            <w:webHidden/>
          </w:rPr>
          <w:instrText xml:space="preserve"> PAGEREF _Toc253578924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5" w:history="1">
        <w:r w:rsidRPr="0021569C">
          <w:rPr>
            <w:rStyle w:val="Hyperlink"/>
            <w:bCs/>
            <w:noProof/>
          </w:rPr>
          <w:t>CHA-3.14.4.60.2 Channel/CSR light application shall prevent user modifying the dealer reference when dealers are synchronized and dealer reference is not locally managed</w:t>
        </w:r>
        <w:r>
          <w:rPr>
            <w:noProof/>
            <w:webHidden/>
          </w:rPr>
          <w:tab/>
        </w:r>
        <w:r>
          <w:rPr>
            <w:noProof/>
            <w:webHidden/>
          </w:rPr>
          <w:fldChar w:fldCharType="begin"/>
        </w:r>
        <w:r>
          <w:rPr>
            <w:noProof/>
            <w:webHidden/>
          </w:rPr>
          <w:instrText xml:space="preserve"> PAGEREF _Toc253578925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6" w:history="1">
        <w:r w:rsidRPr="0021569C">
          <w:rPr>
            <w:rStyle w:val="Hyperlink"/>
            <w:bCs/>
            <w:noProof/>
          </w:rPr>
          <w:t>CHA-3.14.4.60.3 Channel/CSR light application shall prevent user accessing this use case when both dealer reference is not locally managed and dealers are synchronized</w:t>
        </w:r>
        <w:r>
          <w:rPr>
            <w:noProof/>
            <w:webHidden/>
          </w:rPr>
          <w:tab/>
        </w:r>
        <w:r>
          <w:rPr>
            <w:noProof/>
            <w:webHidden/>
          </w:rPr>
          <w:fldChar w:fldCharType="begin"/>
        </w:r>
        <w:r>
          <w:rPr>
            <w:noProof/>
            <w:webHidden/>
          </w:rPr>
          <w:instrText xml:space="preserve"> PAGEREF _Toc253578926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7" w:history="1">
        <w:r w:rsidRPr="0021569C">
          <w:rPr>
            <w:rStyle w:val="Hyperlink"/>
            <w:bCs/>
            <w:noProof/>
          </w:rPr>
          <w:t>CHA-3.14.4.70 Channel/CSR light application shall allow a user viewing and modifying level profile with respect of use cases ‘View level profile’ and ‘Modify Level profile’.</w:t>
        </w:r>
        <w:r>
          <w:rPr>
            <w:noProof/>
            <w:webHidden/>
          </w:rPr>
          <w:tab/>
        </w:r>
        <w:r>
          <w:rPr>
            <w:noProof/>
            <w:webHidden/>
          </w:rPr>
          <w:fldChar w:fldCharType="begin"/>
        </w:r>
        <w:r>
          <w:rPr>
            <w:noProof/>
            <w:webHidden/>
          </w:rPr>
          <w:instrText xml:space="preserve"> PAGEREF _Toc253578927 \h </w:instrText>
        </w:r>
        <w:r>
          <w:rPr>
            <w:noProof/>
            <w:webHidden/>
          </w:rPr>
        </w:r>
        <w:r>
          <w:rPr>
            <w:noProof/>
            <w:webHidden/>
          </w:rPr>
          <w:fldChar w:fldCharType="separate"/>
        </w:r>
        <w:r>
          <w:rPr>
            <w:noProof/>
            <w:webHidden/>
          </w:rPr>
          <w:t>172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8" w:history="1">
        <w:r w:rsidRPr="0021569C">
          <w:rPr>
            <w:rStyle w:val="Hyperlink"/>
            <w:bCs/>
            <w:noProof/>
          </w:rPr>
          <w:t>CHA-3.14.4.70.1 Channel/CSR light application shall restrict view and modify level profile for Dealer Administrator to their own Organization and only to their level or the levels below them</w:t>
        </w:r>
        <w:r>
          <w:rPr>
            <w:noProof/>
            <w:webHidden/>
          </w:rPr>
          <w:tab/>
        </w:r>
        <w:r>
          <w:rPr>
            <w:noProof/>
            <w:webHidden/>
          </w:rPr>
          <w:fldChar w:fldCharType="begin"/>
        </w:r>
        <w:r>
          <w:rPr>
            <w:noProof/>
            <w:webHidden/>
          </w:rPr>
          <w:instrText xml:space="preserve"> PAGEREF _Toc253578928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29" w:history="1">
        <w:r w:rsidRPr="0021569C">
          <w:rPr>
            <w:rStyle w:val="Hyperlink"/>
            <w:bCs/>
            <w:noProof/>
          </w:rPr>
          <w:t>CHA-3.14.4.70.2 Channel/CSR light application shall allow viewing and modifying level profile information as in Channel/CSR light 3.10</w:t>
        </w:r>
        <w:r>
          <w:rPr>
            <w:noProof/>
            <w:webHidden/>
          </w:rPr>
          <w:tab/>
        </w:r>
        <w:r>
          <w:rPr>
            <w:noProof/>
            <w:webHidden/>
          </w:rPr>
          <w:fldChar w:fldCharType="begin"/>
        </w:r>
        <w:r>
          <w:rPr>
            <w:noProof/>
            <w:webHidden/>
          </w:rPr>
          <w:instrText xml:space="preserve"> PAGEREF _Toc253578929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0" w:history="1">
        <w:r w:rsidRPr="0021569C">
          <w:rPr>
            <w:rStyle w:val="Hyperlink"/>
            <w:bCs/>
            <w:noProof/>
          </w:rPr>
          <w:t xml:space="preserve">CHA-3.14.4.70.3 In addition to that, </w:t>
        </w:r>
        <w:r w:rsidRPr="0021569C">
          <w:rPr>
            <w:rStyle w:val="Hyperlink"/>
            <w:noProof/>
          </w:rPr>
          <w:t xml:space="preserve">when administered by a telco administrator, </w:t>
        </w:r>
        <w:r w:rsidRPr="0021569C">
          <w:rPr>
            <w:rStyle w:val="Hyperlink"/>
            <w:bCs/>
            <w:noProof/>
          </w:rPr>
          <w:t>for a root dealer profile, Channel/CSR light shall allow user viewing and modifying the list of available Channel/CSR light catalogs if dealer are managed locally and if managing Channel/CSR light catalog is active in the shopping policy.</w:t>
        </w:r>
        <w:r>
          <w:rPr>
            <w:noProof/>
            <w:webHidden/>
          </w:rPr>
          <w:tab/>
        </w:r>
        <w:r>
          <w:rPr>
            <w:noProof/>
            <w:webHidden/>
          </w:rPr>
          <w:fldChar w:fldCharType="begin"/>
        </w:r>
        <w:r>
          <w:rPr>
            <w:noProof/>
            <w:webHidden/>
          </w:rPr>
          <w:instrText xml:space="preserve"> PAGEREF _Toc253578930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1" w:history="1">
        <w:r w:rsidRPr="0021569C">
          <w:rPr>
            <w:rStyle w:val="Hyperlink"/>
            <w:bCs/>
            <w:noProof/>
          </w:rPr>
          <w:t>CHA-3.14.4.70.4 In addition to that, Channel/CSR light application shall allow Telco and dealer administrator setting product groups on a sub level.</w:t>
        </w:r>
        <w:r>
          <w:rPr>
            <w:noProof/>
            <w:webHidden/>
          </w:rPr>
          <w:tab/>
        </w:r>
        <w:r>
          <w:rPr>
            <w:noProof/>
            <w:webHidden/>
          </w:rPr>
          <w:fldChar w:fldCharType="begin"/>
        </w:r>
        <w:r>
          <w:rPr>
            <w:noProof/>
            <w:webHidden/>
          </w:rPr>
          <w:instrText xml:space="preserve"> PAGEREF _Toc253578931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2" w:history="1">
        <w:r w:rsidRPr="0021569C">
          <w:rPr>
            <w:rStyle w:val="Hyperlink"/>
            <w:bCs/>
            <w:noProof/>
          </w:rPr>
          <w:t>CHA-3.14.4.70.4.1 Channel/CSR light shall limit candidate product groups to product groups available for its parent</w:t>
        </w:r>
        <w:r>
          <w:rPr>
            <w:noProof/>
            <w:webHidden/>
          </w:rPr>
          <w:tab/>
        </w:r>
        <w:r>
          <w:rPr>
            <w:noProof/>
            <w:webHidden/>
          </w:rPr>
          <w:fldChar w:fldCharType="begin"/>
        </w:r>
        <w:r>
          <w:rPr>
            <w:noProof/>
            <w:webHidden/>
          </w:rPr>
          <w:instrText xml:space="preserve"> PAGEREF _Toc253578932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3" w:history="1">
        <w:r w:rsidRPr="0021569C">
          <w:rPr>
            <w:rStyle w:val="Hyperlink"/>
            <w:bCs/>
            <w:noProof/>
          </w:rPr>
          <w:t>CHA-3.14.4.70.4.2 If a level has no product group associated to it, all product group available for its parent level are reputed available (and thus recursively)</w:t>
        </w:r>
        <w:r>
          <w:rPr>
            <w:noProof/>
            <w:webHidden/>
          </w:rPr>
          <w:tab/>
        </w:r>
        <w:r>
          <w:rPr>
            <w:noProof/>
            <w:webHidden/>
          </w:rPr>
          <w:fldChar w:fldCharType="begin"/>
        </w:r>
        <w:r>
          <w:rPr>
            <w:noProof/>
            <w:webHidden/>
          </w:rPr>
          <w:instrText xml:space="preserve"> PAGEREF _Toc253578933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4" w:history="1">
        <w:r w:rsidRPr="0021569C">
          <w:rPr>
            <w:rStyle w:val="Hyperlink"/>
            <w:bCs/>
            <w:noProof/>
          </w:rPr>
          <w:t>CHA-3.14.4.70.4.3 If a level has at least one product group associated to it, only these product groups are available and only if they are also available for its parent (and thus recursively)</w:t>
        </w:r>
        <w:r>
          <w:rPr>
            <w:noProof/>
            <w:webHidden/>
          </w:rPr>
          <w:tab/>
        </w:r>
        <w:r>
          <w:rPr>
            <w:noProof/>
            <w:webHidden/>
          </w:rPr>
          <w:fldChar w:fldCharType="begin"/>
        </w:r>
        <w:r>
          <w:rPr>
            <w:noProof/>
            <w:webHidden/>
          </w:rPr>
          <w:instrText xml:space="preserve"> PAGEREF _Toc253578934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5" w:history="1">
        <w:r w:rsidRPr="0021569C">
          <w:rPr>
            <w:rStyle w:val="Hyperlink"/>
            <w:bCs/>
            <w:noProof/>
          </w:rPr>
          <w:t>CHA-3.14.4.70.4.4 Channel/CSR light shall take into account valid product groups for the user level when proposing offers and bundles.</w:t>
        </w:r>
        <w:r>
          <w:rPr>
            <w:noProof/>
            <w:webHidden/>
          </w:rPr>
          <w:tab/>
        </w:r>
        <w:r>
          <w:rPr>
            <w:noProof/>
            <w:webHidden/>
          </w:rPr>
          <w:fldChar w:fldCharType="begin"/>
        </w:r>
        <w:r>
          <w:rPr>
            <w:noProof/>
            <w:webHidden/>
          </w:rPr>
          <w:instrText xml:space="preserve"> PAGEREF _Toc253578935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6" w:history="1">
        <w:r w:rsidRPr="0021569C">
          <w:rPr>
            <w:rStyle w:val="Hyperlink"/>
            <w:bCs/>
            <w:noProof/>
          </w:rPr>
          <w:t>CHA-3.14.4.80 Channel/CSR light application shall allow a user refreshing a dealer contact with respect of use cases ‘Refresh dealer’.</w:t>
        </w:r>
        <w:r>
          <w:rPr>
            <w:noProof/>
            <w:webHidden/>
          </w:rPr>
          <w:tab/>
        </w:r>
        <w:r>
          <w:rPr>
            <w:noProof/>
            <w:webHidden/>
          </w:rPr>
          <w:fldChar w:fldCharType="begin"/>
        </w:r>
        <w:r>
          <w:rPr>
            <w:noProof/>
            <w:webHidden/>
          </w:rPr>
          <w:instrText xml:space="preserve"> PAGEREF _Toc253578936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37" w:history="1">
        <w:r w:rsidRPr="0021569C">
          <w:rPr>
            <w:rStyle w:val="Hyperlink"/>
            <w:bCs/>
            <w:noProof/>
          </w:rPr>
          <w:t>CHA-3.14.4.80.1 Channel/CSR light application shall prevent user accessing this use case when dealers are ‘locally managed’.</w:t>
        </w:r>
        <w:r>
          <w:rPr>
            <w:noProof/>
            <w:webHidden/>
          </w:rPr>
          <w:tab/>
        </w:r>
        <w:r>
          <w:rPr>
            <w:noProof/>
            <w:webHidden/>
          </w:rPr>
          <w:fldChar w:fldCharType="begin"/>
        </w:r>
        <w:r>
          <w:rPr>
            <w:noProof/>
            <w:webHidden/>
          </w:rPr>
          <w:instrText xml:space="preserve"> PAGEREF _Toc253578937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938" w:history="1">
        <w:r w:rsidRPr="0021569C">
          <w:rPr>
            <w:rStyle w:val="Hyperlink"/>
            <w:noProof/>
          </w:rPr>
          <w:t>3.15</w:t>
        </w:r>
        <w:r>
          <w:rPr>
            <w:rFonts w:ascii="Calibri" w:hAnsi="Calibri"/>
            <w:b w:val="0"/>
            <w:bCs w:val="0"/>
            <w:caps w:val="0"/>
            <w:noProof/>
            <w:sz w:val="22"/>
            <w:szCs w:val="22"/>
          </w:rPr>
          <w:tab/>
        </w:r>
        <w:r w:rsidRPr="0021569C">
          <w:rPr>
            <w:rStyle w:val="Hyperlink"/>
            <w:noProof/>
          </w:rPr>
          <w:t>Capability 14. Employee Identification - EPI</w:t>
        </w:r>
        <w:r>
          <w:rPr>
            <w:noProof/>
            <w:webHidden/>
          </w:rPr>
          <w:tab/>
        </w:r>
        <w:r>
          <w:rPr>
            <w:noProof/>
            <w:webHidden/>
          </w:rPr>
          <w:fldChar w:fldCharType="begin"/>
        </w:r>
        <w:r>
          <w:rPr>
            <w:noProof/>
            <w:webHidden/>
          </w:rPr>
          <w:instrText xml:space="preserve"> PAGEREF _Toc253578938 \h </w:instrText>
        </w:r>
        <w:r>
          <w:rPr>
            <w:noProof/>
            <w:webHidden/>
          </w:rPr>
        </w:r>
        <w:r>
          <w:rPr>
            <w:noProof/>
            <w:webHidden/>
          </w:rPr>
          <w:fldChar w:fldCharType="separate"/>
        </w:r>
        <w:r>
          <w:rPr>
            <w:noProof/>
            <w:webHidden/>
          </w:rPr>
          <w:t>173</w:t>
        </w:r>
        <w:r>
          <w:rPr>
            <w:noProof/>
            <w:webHidden/>
          </w:rPr>
          <w:fldChar w:fldCharType="end"/>
        </w:r>
      </w:hyperlink>
    </w:p>
    <w:p w:rsidR="003867B2" w:rsidRDefault="003867B2">
      <w:pPr>
        <w:pStyle w:val="TOC2"/>
        <w:rPr>
          <w:rFonts w:ascii="Calibri" w:hAnsi="Calibri"/>
          <w:smallCaps w:val="0"/>
          <w:noProof/>
          <w:sz w:val="22"/>
          <w:szCs w:val="22"/>
        </w:rPr>
      </w:pPr>
      <w:hyperlink w:anchor="_Toc253578939" w:history="1">
        <w:r w:rsidRPr="0021569C">
          <w:rPr>
            <w:rStyle w:val="Hyperlink"/>
            <w:noProof/>
          </w:rPr>
          <w:t>3.15.4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_Toc253578939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0" w:history="1">
        <w:r w:rsidRPr="0021569C">
          <w:rPr>
            <w:rStyle w:val="Hyperlink"/>
            <w:noProof/>
          </w:rPr>
          <w:t xml:space="preserve">CHA-3.15.4.1 </w:t>
        </w:r>
        <w:r w:rsidRPr="0021569C">
          <w:rPr>
            <w:rStyle w:val="Hyperlink"/>
            <w:bCs/>
            <w:noProof/>
          </w:rPr>
          <w:t xml:space="preserve">Channel/CSR light application </w:t>
        </w:r>
        <w:r w:rsidRPr="0021569C">
          <w:rPr>
            <w:rStyle w:val="Hyperlink"/>
            <w:noProof/>
          </w:rPr>
          <w:t>shall restrict ‘Employee Identification’</w:t>
        </w:r>
        <w:r w:rsidRPr="0021569C">
          <w:rPr>
            <w:rStyle w:val="Hyperlink"/>
            <w:bCs/>
            <w:noProof/>
          </w:rPr>
          <w:t xml:space="preserve"> use cases to Telco Administrator, Dealer Administrator and CSR Administrator</w:t>
        </w:r>
        <w:r>
          <w:rPr>
            <w:noProof/>
            <w:webHidden/>
          </w:rPr>
          <w:tab/>
        </w:r>
        <w:r>
          <w:rPr>
            <w:noProof/>
            <w:webHidden/>
          </w:rPr>
          <w:fldChar w:fldCharType="begin"/>
        </w:r>
        <w:r>
          <w:rPr>
            <w:noProof/>
            <w:webHidden/>
          </w:rPr>
          <w:instrText xml:space="preserve"> PAGEREF _Toc253578940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1" w:history="1">
        <w:r w:rsidRPr="0021569C">
          <w:rPr>
            <w:rStyle w:val="Hyperlink"/>
            <w:noProof/>
          </w:rPr>
          <w:t>CHA-3.15.4.1.1</w:t>
        </w:r>
        <w:r w:rsidRPr="0021569C">
          <w:rPr>
            <w:rStyle w:val="Hyperlink"/>
            <w:bCs/>
            <w:noProof/>
          </w:rPr>
          <w:t xml:space="preserve"> Channel/CSR light application shall allow ‘</w:t>
        </w:r>
        <w:r w:rsidRPr="0021569C">
          <w:rPr>
            <w:rStyle w:val="Hyperlink"/>
            <w:noProof/>
          </w:rPr>
          <w:t>Employee Identification’</w:t>
        </w:r>
        <w:r w:rsidRPr="0021569C">
          <w:rPr>
            <w:rStyle w:val="Hyperlink"/>
            <w:bCs/>
            <w:noProof/>
          </w:rPr>
          <w:t xml:space="preserve"> use cases for Dealer Administrator in their own hierarchy limited to their level and sub-levels.</w:t>
        </w:r>
        <w:r>
          <w:rPr>
            <w:noProof/>
            <w:webHidden/>
          </w:rPr>
          <w:tab/>
        </w:r>
        <w:r>
          <w:rPr>
            <w:noProof/>
            <w:webHidden/>
          </w:rPr>
          <w:fldChar w:fldCharType="begin"/>
        </w:r>
        <w:r>
          <w:rPr>
            <w:noProof/>
            <w:webHidden/>
          </w:rPr>
          <w:instrText xml:space="preserve"> PAGEREF _Toc253578941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2" w:history="1">
        <w:r w:rsidRPr="0021569C">
          <w:rPr>
            <w:rStyle w:val="Hyperlink"/>
            <w:noProof/>
          </w:rPr>
          <w:t>CHA-3.15.4.1.2</w:t>
        </w:r>
        <w:r w:rsidRPr="0021569C">
          <w:rPr>
            <w:rStyle w:val="Hyperlink"/>
            <w:bCs/>
            <w:noProof/>
          </w:rPr>
          <w:t xml:space="preserve"> Channel/CSR light application shall allow ‘</w:t>
        </w:r>
        <w:r w:rsidRPr="0021569C">
          <w:rPr>
            <w:rStyle w:val="Hyperlink"/>
            <w:noProof/>
          </w:rPr>
          <w:t>Employee Identification’</w:t>
        </w:r>
        <w:r w:rsidRPr="0021569C">
          <w:rPr>
            <w:rStyle w:val="Hyperlink"/>
            <w:bCs/>
            <w:noProof/>
          </w:rPr>
          <w:t xml:space="preserve"> use cases for Telco Administrator in their own hierarchy limited to their level and sub-levels.</w:t>
        </w:r>
        <w:r>
          <w:rPr>
            <w:noProof/>
            <w:webHidden/>
          </w:rPr>
          <w:tab/>
        </w:r>
        <w:r>
          <w:rPr>
            <w:noProof/>
            <w:webHidden/>
          </w:rPr>
          <w:fldChar w:fldCharType="begin"/>
        </w:r>
        <w:r>
          <w:rPr>
            <w:noProof/>
            <w:webHidden/>
          </w:rPr>
          <w:instrText xml:space="preserve"> PAGEREF _Toc253578942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3" w:history="1">
        <w:r w:rsidRPr="0021569C">
          <w:rPr>
            <w:rStyle w:val="Hyperlink"/>
            <w:noProof/>
          </w:rPr>
          <w:t>CHA-3.15.4.1.3</w:t>
        </w:r>
        <w:r w:rsidRPr="0021569C">
          <w:rPr>
            <w:rStyle w:val="Hyperlink"/>
            <w:bCs/>
            <w:noProof/>
          </w:rPr>
          <w:t xml:space="preserve"> Channel/CSR light application shall allow ‘</w:t>
        </w:r>
        <w:r w:rsidRPr="0021569C">
          <w:rPr>
            <w:rStyle w:val="Hyperlink"/>
            <w:noProof/>
          </w:rPr>
          <w:t>Employee Identification’</w:t>
        </w:r>
        <w:r w:rsidRPr="0021569C">
          <w:rPr>
            <w:rStyle w:val="Hyperlink"/>
            <w:bCs/>
            <w:noProof/>
          </w:rPr>
          <w:t xml:space="preserve"> use cases for Telco Administrator on a Dealer hierarchy.</w:t>
        </w:r>
        <w:r>
          <w:rPr>
            <w:noProof/>
            <w:webHidden/>
          </w:rPr>
          <w:tab/>
        </w:r>
        <w:r>
          <w:rPr>
            <w:noProof/>
            <w:webHidden/>
          </w:rPr>
          <w:fldChar w:fldCharType="begin"/>
        </w:r>
        <w:r>
          <w:rPr>
            <w:noProof/>
            <w:webHidden/>
          </w:rPr>
          <w:instrText xml:space="preserve"> PAGEREF _Toc253578943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4" w:history="1">
        <w:r w:rsidRPr="0021569C">
          <w:rPr>
            <w:rStyle w:val="Hyperlink"/>
            <w:noProof/>
          </w:rPr>
          <w:t>CHA-3.15.4.1.4</w:t>
        </w:r>
        <w:r w:rsidRPr="0021569C">
          <w:rPr>
            <w:rStyle w:val="Hyperlink"/>
            <w:bCs/>
            <w:noProof/>
          </w:rPr>
          <w:t xml:space="preserve"> Channel/CSR light application shall allow ‘</w:t>
        </w:r>
        <w:r w:rsidRPr="0021569C">
          <w:rPr>
            <w:rStyle w:val="Hyperlink"/>
            <w:noProof/>
          </w:rPr>
          <w:t>Employee Identification’</w:t>
        </w:r>
        <w:r w:rsidRPr="0021569C">
          <w:rPr>
            <w:rStyle w:val="Hyperlink"/>
            <w:bCs/>
            <w:noProof/>
          </w:rPr>
          <w:t xml:space="preserve"> use cases for CSR Administrator in their own hierarchy limited to their level and sub-levels.</w:t>
        </w:r>
        <w:r>
          <w:rPr>
            <w:noProof/>
            <w:webHidden/>
          </w:rPr>
          <w:tab/>
        </w:r>
        <w:r>
          <w:rPr>
            <w:noProof/>
            <w:webHidden/>
          </w:rPr>
          <w:fldChar w:fldCharType="begin"/>
        </w:r>
        <w:r>
          <w:rPr>
            <w:noProof/>
            <w:webHidden/>
          </w:rPr>
          <w:instrText xml:space="preserve"> PAGEREF _Toc253578944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5" w:history="1">
        <w:r w:rsidRPr="0021569C">
          <w:rPr>
            <w:rStyle w:val="Hyperlink"/>
            <w:noProof/>
          </w:rPr>
          <w:t>CHA-3.15.4.1.5</w:t>
        </w:r>
        <w:r w:rsidRPr="0021569C">
          <w:rPr>
            <w:rStyle w:val="Hyperlink"/>
            <w:bCs/>
            <w:noProof/>
          </w:rPr>
          <w:t xml:space="preserve"> Channel/CSR light application shall allow ‘</w:t>
        </w:r>
        <w:r w:rsidRPr="0021569C">
          <w:rPr>
            <w:rStyle w:val="Hyperlink"/>
            <w:noProof/>
          </w:rPr>
          <w:t>Employee Identification’</w:t>
        </w:r>
        <w:r w:rsidRPr="0021569C">
          <w:rPr>
            <w:rStyle w:val="Hyperlink"/>
            <w:bCs/>
            <w:noProof/>
          </w:rPr>
          <w:t xml:space="preserve"> use cases for Telco Administrator on a CSR hierarchy.</w:t>
        </w:r>
        <w:r>
          <w:rPr>
            <w:noProof/>
            <w:webHidden/>
          </w:rPr>
          <w:tab/>
        </w:r>
        <w:r>
          <w:rPr>
            <w:noProof/>
            <w:webHidden/>
          </w:rPr>
          <w:fldChar w:fldCharType="begin"/>
        </w:r>
        <w:r>
          <w:rPr>
            <w:noProof/>
            <w:webHidden/>
          </w:rPr>
          <w:instrText xml:space="preserve"> PAGEREF _Toc253578945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6" w:history="1">
        <w:r w:rsidRPr="0021569C">
          <w:rPr>
            <w:rStyle w:val="Hyperlink"/>
            <w:noProof/>
          </w:rPr>
          <w:t>CHA-3.15.4.10 Channel/CSR light application shall allow a user listing employees below a level with respect of use cases ‘List employees of a level’.</w:t>
        </w:r>
        <w:r>
          <w:rPr>
            <w:noProof/>
            <w:webHidden/>
          </w:rPr>
          <w:tab/>
        </w:r>
        <w:r>
          <w:rPr>
            <w:noProof/>
            <w:webHidden/>
          </w:rPr>
          <w:fldChar w:fldCharType="begin"/>
        </w:r>
        <w:r>
          <w:rPr>
            <w:noProof/>
            <w:webHidden/>
          </w:rPr>
          <w:instrText xml:space="preserve"> PAGEREF _Toc253578946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7" w:history="1">
        <w:r w:rsidRPr="0021569C">
          <w:rPr>
            <w:rStyle w:val="Hyperlink"/>
            <w:noProof/>
          </w:rPr>
          <w:t>CHA-3.15.4.20 Channel/CSR light application shall allow user searching all the employees in his sub-hierarchy with respect of use case ‘Search employees’.</w:t>
        </w:r>
        <w:r>
          <w:rPr>
            <w:noProof/>
            <w:webHidden/>
          </w:rPr>
          <w:tab/>
        </w:r>
        <w:r>
          <w:rPr>
            <w:noProof/>
            <w:webHidden/>
          </w:rPr>
          <w:fldChar w:fldCharType="begin"/>
        </w:r>
        <w:r>
          <w:rPr>
            <w:noProof/>
            <w:webHidden/>
          </w:rPr>
          <w:instrText xml:space="preserve"> PAGEREF _Toc253578947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8" w:history="1">
        <w:r w:rsidRPr="0021569C">
          <w:rPr>
            <w:rStyle w:val="Hyperlink"/>
            <w:noProof/>
          </w:rPr>
          <w:t>CHA-3.15.4.20.1 Channel/CSR light application shall allow wild cards in last name, in first name and in login search attributes.</w:t>
        </w:r>
        <w:r>
          <w:rPr>
            <w:noProof/>
            <w:webHidden/>
          </w:rPr>
          <w:tab/>
        </w:r>
        <w:r>
          <w:rPr>
            <w:noProof/>
            <w:webHidden/>
          </w:rPr>
          <w:fldChar w:fldCharType="begin"/>
        </w:r>
        <w:r>
          <w:rPr>
            <w:noProof/>
            <w:webHidden/>
          </w:rPr>
          <w:instrText xml:space="preserve"> PAGEREF _Toc253578948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49" w:history="1">
        <w:r w:rsidRPr="0021569C">
          <w:rPr>
            <w:rStyle w:val="Hyperlink"/>
            <w:noProof/>
          </w:rPr>
          <w:t>CHA-3.15.4.20.2 Channel/CSR light application shall allow multiple roles selection as search criteria</w:t>
        </w:r>
        <w:r>
          <w:rPr>
            <w:noProof/>
            <w:webHidden/>
          </w:rPr>
          <w:tab/>
        </w:r>
        <w:r>
          <w:rPr>
            <w:noProof/>
            <w:webHidden/>
          </w:rPr>
          <w:fldChar w:fldCharType="begin"/>
        </w:r>
        <w:r>
          <w:rPr>
            <w:noProof/>
            <w:webHidden/>
          </w:rPr>
          <w:instrText xml:space="preserve"> PAGEREF _Toc253578949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0" w:history="1">
        <w:r w:rsidRPr="0021569C">
          <w:rPr>
            <w:rStyle w:val="Hyperlink"/>
            <w:noProof/>
          </w:rPr>
          <w:t>CHA-3.15.4.20.3 Channel/CSR light application shall allow multiple login statuses selection as search criteria</w:t>
        </w:r>
        <w:r>
          <w:rPr>
            <w:noProof/>
            <w:webHidden/>
          </w:rPr>
          <w:tab/>
        </w:r>
        <w:r>
          <w:rPr>
            <w:noProof/>
            <w:webHidden/>
          </w:rPr>
          <w:fldChar w:fldCharType="begin"/>
        </w:r>
        <w:r>
          <w:rPr>
            <w:noProof/>
            <w:webHidden/>
          </w:rPr>
          <w:instrText xml:space="preserve"> PAGEREF _Toc253578950 \h </w:instrText>
        </w:r>
        <w:r>
          <w:rPr>
            <w:noProof/>
            <w:webHidden/>
          </w:rPr>
        </w:r>
        <w:r>
          <w:rPr>
            <w:noProof/>
            <w:webHidden/>
          </w:rPr>
          <w:fldChar w:fldCharType="separate"/>
        </w:r>
        <w:r>
          <w:rPr>
            <w:noProof/>
            <w:webHidden/>
          </w:rPr>
          <w:t>175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951" w:history="1">
        <w:r w:rsidRPr="0021569C">
          <w:rPr>
            <w:rStyle w:val="Hyperlink"/>
            <w:noProof/>
          </w:rPr>
          <w:t>3.16</w:t>
        </w:r>
        <w:r>
          <w:rPr>
            <w:rFonts w:ascii="Calibri" w:hAnsi="Calibri"/>
            <w:b w:val="0"/>
            <w:bCs w:val="0"/>
            <w:caps w:val="0"/>
            <w:noProof/>
            <w:sz w:val="22"/>
            <w:szCs w:val="22"/>
          </w:rPr>
          <w:tab/>
        </w:r>
        <w:r w:rsidRPr="0021569C">
          <w:rPr>
            <w:rStyle w:val="Hyperlink"/>
            <w:noProof/>
          </w:rPr>
          <w:t>Capability 15. Employee Management - EPM</w:t>
        </w:r>
        <w:r>
          <w:rPr>
            <w:noProof/>
            <w:webHidden/>
          </w:rPr>
          <w:tab/>
        </w:r>
        <w:r>
          <w:rPr>
            <w:noProof/>
            <w:webHidden/>
          </w:rPr>
          <w:fldChar w:fldCharType="begin"/>
        </w:r>
        <w:r>
          <w:rPr>
            <w:noProof/>
            <w:webHidden/>
          </w:rPr>
          <w:instrText xml:space="preserve"> PAGEREF _Toc253578951 \h </w:instrText>
        </w:r>
        <w:r>
          <w:rPr>
            <w:noProof/>
            <w:webHidden/>
          </w:rPr>
        </w:r>
        <w:r>
          <w:rPr>
            <w:noProof/>
            <w:webHidden/>
          </w:rPr>
          <w:fldChar w:fldCharType="separate"/>
        </w:r>
        <w:r>
          <w:rPr>
            <w:noProof/>
            <w:webHidden/>
          </w:rPr>
          <w:t>176</w:t>
        </w:r>
        <w:r>
          <w:rPr>
            <w:noProof/>
            <w:webHidden/>
          </w:rPr>
          <w:fldChar w:fldCharType="end"/>
        </w:r>
      </w:hyperlink>
    </w:p>
    <w:p w:rsidR="003867B2" w:rsidRDefault="003867B2">
      <w:pPr>
        <w:pStyle w:val="TOC2"/>
        <w:rPr>
          <w:rFonts w:ascii="Calibri" w:hAnsi="Calibri"/>
          <w:smallCaps w:val="0"/>
          <w:noProof/>
          <w:sz w:val="22"/>
          <w:szCs w:val="22"/>
        </w:rPr>
      </w:pPr>
      <w:hyperlink w:anchor="_Toc253578952" w:history="1">
        <w:r w:rsidRPr="0021569C">
          <w:rPr>
            <w:rStyle w:val="Hyperlink"/>
            <w:noProof/>
          </w:rPr>
          <w:t>3.16.4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_Toc253578952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3" w:history="1">
        <w:r w:rsidRPr="0021569C">
          <w:rPr>
            <w:rStyle w:val="Hyperlink"/>
            <w:noProof/>
          </w:rPr>
          <w:t>CHA-3.16.4.1 Channel/CSR light application shall restrict ‘Employee Management’</w:t>
        </w:r>
        <w:r w:rsidRPr="0021569C">
          <w:rPr>
            <w:rStyle w:val="Hyperlink"/>
            <w:bCs/>
            <w:noProof/>
          </w:rPr>
          <w:t xml:space="preserve"> use cases to Telco Administrator, CSR Administrator and Dealer Administrator</w:t>
        </w:r>
        <w:r>
          <w:rPr>
            <w:noProof/>
            <w:webHidden/>
          </w:rPr>
          <w:tab/>
        </w:r>
        <w:r>
          <w:rPr>
            <w:noProof/>
            <w:webHidden/>
          </w:rPr>
          <w:fldChar w:fldCharType="begin"/>
        </w:r>
        <w:r>
          <w:rPr>
            <w:noProof/>
            <w:webHidden/>
          </w:rPr>
          <w:instrText xml:space="preserve"> PAGEREF _Toc253578953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4" w:history="1">
        <w:r w:rsidRPr="0021569C">
          <w:rPr>
            <w:rStyle w:val="Hyperlink"/>
            <w:noProof/>
          </w:rPr>
          <w:t>CHA-3.16.4.1.1</w:t>
        </w:r>
        <w:r w:rsidRPr="0021569C">
          <w:rPr>
            <w:rStyle w:val="Hyperlink"/>
            <w:bCs/>
            <w:noProof/>
          </w:rPr>
          <w:t xml:space="preserve"> </w:t>
        </w:r>
        <w:r w:rsidRPr="0021569C">
          <w:rPr>
            <w:rStyle w:val="Hyperlink"/>
            <w:noProof/>
          </w:rPr>
          <w:t xml:space="preserve">Channel/CSR light application </w:t>
        </w:r>
        <w:r w:rsidRPr="0021569C">
          <w:rPr>
            <w:rStyle w:val="Hyperlink"/>
            <w:bCs/>
            <w:noProof/>
          </w:rPr>
          <w:t>shall allow ‘</w:t>
        </w:r>
        <w:r w:rsidRPr="0021569C">
          <w:rPr>
            <w:rStyle w:val="Hyperlink"/>
            <w:noProof/>
          </w:rPr>
          <w:t>Employee Management’</w:t>
        </w:r>
        <w:r w:rsidRPr="0021569C">
          <w:rPr>
            <w:rStyle w:val="Hyperlink"/>
            <w:bCs/>
            <w:noProof/>
          </w:rPr>
          <w:t xml:space="preserve"> use cases for Dealer Administrator in their own hierarchy limited to their level and sub-levels.</w:t>
        </w:r>
        <w:r>
          <w:rPr>
            <w:noProof/>
            <w:webHidden/>
          </w:rPr>
          <w:tab/>
        </w:r>
        <w:r>
          <w:rPr>
            <w:noProof/>
            <w:webHidden/>
          </w:rPr>
          <w:fldChar w:fldCharType="begin"/>
        </w:r>
        <w:r>
          <w:rPr>
            <w:noProof/>
            <w:webHidden/>
          </w:rPr>
          <w:instrText xml:space="preserve"> PAGEREF _Toc253578954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5" w:history="1">
        <w:r w:rsidRPr="0021569C">
          <w:rPr>
            <w:rStyle w:val="Hyperlink"/>
            <w:noProof/>
          </w:rPr>
          <w:t>CHA-3.16.4.1.2</w:t>
        </w:r>
        <w:r w:rsidRPr="0021569C">
          <w:rPr>
            <w:rStyle w:val="Hyperlink"/>
            <w:bCs/>
            <w:noProof/>
          </w:rPr>
          <w:t xml:space="preserve"> </w:t>
        </w:r>
        <w:r w:rsidRPr="0021569C">
          <w:rPr>
            <w:rStyle w:val="Hyperlink"/>
            <w:noProof/>
          </w:rPr>
          <w:t xml:space="preserve">Channel/CSR light application </w:t>
        </w:r>
        <w:r w:rsidRPr="0021569C">
          <w:rPr>
            <w:rStyle w:val="Hyperlink"/>
            <w:bCs/>
            <w:noProof/>
          </w:rPr>
          <w:t>shall allow ‘</w:t>
        </w:r>
        <w:r w:rsidRPr="0021569C">
          <w:rPr>
            <w:rStyle w:val="Hyperlink"/>
            <w:noProof/>
          </w:rPr>
          <w:t>Employee Management’</w:t>
        </w:r>
        <w:r w:rsidRPr="0021569C">
          <w:rPr>
            <w:rStyle w:val="Hyperlink"/>
            <w:bCs/>
            <w:noProof/>
          </w:rPr>
          <w:t xml:space="preserve"> use cases for Telco Administrator in their own hierarchy limited to their level and sub-levels.</w:t>
        </w:r>
        <w:r>
          <w:rPr>
            <w:noProof/>
            <w:webHidden/>
          </w:rPr>
          <w:tab/>
        </w:r>
        <w:r>
          <w:rPr>
            <w:noProof/>
            <w:webHidden/>
          </w:rPr>
          <w:fldChar w:fldCharType="begin"/>
        </w:r>
        <w:r>
          <w:rPr>
            <w:noProof/>
            <w:webHidden/>
          </w:rPr>
          <w:instrText xml:space="preserve"> PAGEREF _Toc253578955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6" w:history="1">
        <w:r w:rsidRPr="0021569C">
          <w:rPr>
            <w:rStyle w:val="Hyperlink"/>
            <w:noProof/>
          </w:rPr>
          <w:t>CHA-3.16.4.1.3</w:t>
        </w:r>
        <w:r w:rsidRPr="0021569C">
          <w:rPr>
            <w:rStyle w:val="Hyperlink"/>
            <w:bCs/>
            <w:noProof/>
          </w:rPr>
          <w:t xml:space="preserve"> </w:t>
        </w:r>
        <w:r w:rsidRPr="0021569C">
          <w:rPr>
            <w:rStyle w:val="Hyperlink"/>
            <w:noProof/>
          </w:rPr>
          <w:t xml:space="preserve">Channel/CSR light application </w:t>
        </w:r>
        <w:r w:rsidRPr="0021569C">
          <w:rPr>
            <w:rStyle w:val="Hyperlink"/>
            <w:bCs/>
            <w:noProof/>
          </w:rPr>
          <w:t>shall allow ‘</w:t>
        </w:r>
        <w:r w:rsidRPr="0021569C">
          <w:rPr>
            <w:rStyle w:val="Hyperlink"/>
            <w:noProof/>
          </w:rPr>
          <w:t>Employee Management’</w:t>
        </w:r>
        <w:r w:rsidRPr="0021569C">
          <w:rPr>
            <w:rStyle w:val="Hyperlink"/>
            <w:bCs/>
            <w:noProof/>
          </w:rPr>
          <w:t xml:space="preserve"> use cases for Telco Administrator on a Dealer hierarchy.</w:t>
        </w:r>
        <w:r>
          <w:rPr>
            <w:noProof/>
            <w:webHidden/>
          </w:rPr>
          <w:tab/>
        </w:r>
        <w:r>
          <w:rPr>
            <w:noProof/>
            <w:webHidden/>
          </w:rPr>
          <w:fldChar w:fldCharType="begin"/>
        </w:r>
        <w:r>
          <w:rPr>
            <w:noProof/>
            <w:webHidden/>
          </w:rPr>
          <w:instrText xml:space="preserve"> PAGEREF _Toc253578956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7" w:history="1">
        <w:r w:rsidRPr="0021569C">
          <w:rPr>
            <w:rStyle w:val="Hyperlink"/>
            <w:noProof/>
          </w:rPr>
          <w:t>CHA-3.16.4.1.4</w:t>
        </w:r>
        <w:r w:rsidRPr="0021569C">
          <w:rPr>
            <w:rStyle w:val="Hyperlink"/>
            <w:bCs/>
            <w:noProof/>
          </w:rPr>
          <w:t xml:space="preserve"> Channel/CSR light application shall allow ‘</w:t>
        </w:r>
        <w:r w:rsidRPr="0021569C">
          <w:rPr>
            <w:rStyle w:val="Hyperlink"/>
            <w:noProof/>
          </w:rPr>
          <w:t>Employee Management’</w:t>
        </w:r>
        <w:r w:rsidRPr="0021569C">
          <w:rPr>
            <w:rStyle w:val="Hyperlink"/>
            <w:bCs/>
            <w:noProof/>
          </w:rPr>
          <w:t xml:space="preserve"> use cases for CSR Administrator in their own hierarchy limited to their level and sub-levels.</w:t>
        </w:r>
        <w:r>
          <w:rPr>
            <w:noProof/>
            <w:webHidden/>
          </w:rPr>
          <w:tab/>
        </w:r>
        <w:r>
          <w:rPr>
            <w:noProof/>
            <w:webHidden/>
          </w:rPr>
          <w:fldChar w:fldCharType="begin"/>
        </w:r>
        <w:r>
          <w:rPr>
            <w:noProof/>
            <w:webHidden/>
          </w:rPr>
          <w:instrText xml:space="preserve"> PAGEREF _Toc253578957 \h </w:instrText>
        </w:r>
        <w:r>
          <w:rPr>
            <w:noProof/>
            <w:webHidden/>
          </w:rPr>
        </w:r>
        <w:r>
          <w:rPr>
            <w:noProof/>
            <w:webHidden/>
          </w:rPr>
          <w:fldChar w:fldCharType="separate"/>
        </w:r>
        <w:r>
          <w:rPr>
            <w:noProof/>
            <w:webHidden/>
          </w:rPr>
          <w:t>179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8" w:history="1">
        <w:r w:rsidRPr="0021569C">
          <w:rPr>
            <w:rStyle w:val="Hyperlink"/>
            <w:noProof/>
          </w:rPr>
          <w:t>CHA-3.16.4.1.5</w:t>
        </w:r>
        <w:r w:rsidRPr="0021569C">
          <w:rPr>
            <w:rStyle w:val="Hyperlink"/>
            <w:bCs/>
            <w:noProof/>
          </w:rPr>
          <w:t xml:space="preserve"> Channel/CSR light application shall allow ‘</w:t>
        </w:r>
        <w:r w:rsidRPr="0021569C">
          <w:rPr>
            <w:rStyle w:val="Hyperlink"/>
            <w:noProof/>
          </w:rPr>
          <w:t>Employee Management’</w:t>
        </w:r>
        <w:r w:rsidRPr="0021569C">
          <w:rPr>
            <w:rStyle w:val="Hyperlink"/>
            <w:bCs/>
            <w:noProof/>
          </w:rPr>
          <w:t xml:space="preserve"> use cases for Telco Administrator on a CSR hierarchy.</w:t>
        </w:r>
        <w:r>
          <w:rPr>
            <w:noProof/>
            <w:webHidden/>
          </w:rPr>
          <w:tab/>
        </w:r>
        <w:r>
          <w:rPr>
            <w:noProof/>
            <w:webHidden/>
          </w:rPr>
          <w:fldChar w:fldCharType="begin"/>
        </w:r>
        <w:r>
          <w:rPr>
            <w:noProof/>
            <w:webHidden/>
          </w:rPr>
          <w:instrText xml:space="preserve"> PAGEREF _Toc253578958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59" w:history="1">
        <w:r w:rsidRPr="0021569C">
          <w:rPr>
            <w:rStyle w:val="Hyperlink"/>
            <w:noProof/>
          </w:rPr>
          <w:t>CHA-3.16.4.30 Channel/CSR light application shall allow a user registering a new employee with respect of use case ‘Add employee’.</w:t>
        </w:r>
        <w:r>
          <w:rPr>
            <w:noProof/>
            <w:webHidden/>
          </w:rPr>
          <w:tab/>
        </w:r>
        <w:r>
          <w:rPr>
            <w:noProof/>
            <w:webHidden/>
          </w:rPr>
          <w:fldChar w:fldCharType="begin"/>
        </w:r>
        <w:r>
          <w:rPr>
            <w:noProof/>
            <w:webHidden/>
          </w:rPr>
          <w:instrText xml:space="preserve"> PAGEREF _Toc253578959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0" w:history="1">
        <w:r w:rsidRPr="0021569C">
          <w:rPr>
            <w:rStyle w:val="Hyperlink"/>
            <w:noProof/>
          </w:rPr>
          <w:t>CHA-3.16.4.30.1 Channel/CSR light application shall authorize Telco Administrator and Dealer Administrator to add a new employee only on their sub-hierarchy.</w:t>
        </w:r>
        <w:r>
          <w:rPr>
            <w:noProof/>
            <w:webHidden/>
          </w:rPr>
          <w:tab/>
        </w:r>
        <w:r>
          <w:rPr>
            <w:noProof/>
            <w:webHidden/>
          </w:rPr>
          <w:fldChar w:fldCharType="begin"/>
        </w:r>
        <w:r>
          <w:rPr>
            <w:noProof/>
            <w:webHidden/>
          </w:rPr>
          <w:instrText xml:space="preserve"> PAGEREF _Toc253578960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1" w:history="1">
        <w:r w:rsidRPr="0021569C">
          <w:rPr>
            <w:rStyle w:val="Hyperlink"/>
            <w:noProof/>
          </w:rPr>
          <w:t>CHA-3.16.4.30.2 Channel/CSR light application shall force the user to enter a title, first name, last name and email address (by default) for the employee (mandatory fields).</w:t>
        </w:r>
        <w:r>
          <w:rPr>
            <w:noProof/>
            <w:webHidden/>
          </w:rPr>
          <w:tab/>
        </w:r>
        <w:r>
          <w:rPr>
            <w:noProof/>
            <w:webHidden/>
          </w:rPr>
          <w:fldChar w:fldCharType="begin"/>
        </w:r>
        <w:r>
          <w:rPr>
            <w:noProof/>
            <w:webHidden/>
          </w:rPr>
          <w:instrText xml:space="preserve"> PAGEREF _Toc253578961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2" w:history="1">
        <w:r w:rsidRPr="0021569C">
          <w:rPr>
            <w:rStyle w:val="Hyperlink"/>
            <w:noProof/>
          </w:rPr>
          <w:t>CHA-3.16.4.30.3 Channel/CSR light application shall detect a key error when entering the email address by forcing the user to enter email address twice.</w:t>
        </w:r>
        <w:r>
          <w:rPr>
            <w:noProof/>
            <w:webHidden/>
          </w:rPr>
          <w:tab/>
        </w:r>
        <w:r>
          <w:rPr>
            <w:noProof/>
            <w:webHidden/>
          </w:rPr>
          <w:fldChar w:fldCharType="begin"/>
        </w:r>
        <w:r>
          <w:rPr>
            <w:noProof/>
            <w:webHidden/>
          </w:rPr>
          <w:instrText xml:space="preserve"> PAGEREF _Toc253578962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3" w:history="1">
        <w:r w:rsidRPr="0021569C">
          <w:rPr>
            <w:rStyle w:val="Hyperlink"/>
            <w:strike/>
            <w:noProof/>
          </w:rPr>
          <w:t>CHA-3.16.4.30.4 Channel/CSR light application shall allow to configure at design-time if email address is a mandatory field or not when adding an employee for a dealer organization.</w:t>
        </w:r>
        <w:r>
          <w:rPr>
            <w:noProof/>
            <w:webHidden/>
          </w:rPr>
          <w:tab/>
        </w:r>
        <w:r>
          <w:rPr>
            <w:noProof/>
            <w:webHidden/>
          </w:rPr>
          <w:fldChar w:fldCharType="begin"/>
        </w:r>
        <w:r>
          <w:rPr>
            <w:noProof/>
            <w:webHidden/>
          </w:rPr>
          <w:instrText xml:space="preserve"> PAGEREF _Toc253578963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4" w:history="1">
        <w:r w:rsidRPr="0021569C">
          <w:rPr>
            <w:rStyle w:val="Hyperlink"/>
            <w:strike/>
            <w:noProof/>
          </w:rPr>
          <w:t>CHA-3.16.4.30.5 Channel/CSR light application shall allow to configure at design-time if email address is a mandatory field or not when adding an employee for a telco organization.</w:t>
        </w:r>
        <w:r>
          <w:rPr>
            <w:noProof/>
            <w:webHidden/>
          </w:rPr>
          <w:tab/>
        </w:r>
        <w:r>
          <w:rPr>
            <w:noProof/>
            <w:webHidden/>
          </w:rPr>
          <w:fldChar w:fldCharType="begin"/>
        </w:r>
        <w:r>
          <w:rPr>
            <w:noProof/>
            <w:webHidden/>
          </w:rPr>
          <w:instrText xml:space="preserve"> PAGEREF _Toc253578964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5" w:history="1">
        <w:r w:rsidRPr="0021569C">
          <w:rPr>
            <w:rStyle w:val="Hyperlink"/>
            <w:noProof/>
          </w:rPr>
          <w:t>CHA-3.16.4.50 Channel/CSR light application shall allow a user moving employees from a level to another level with respect of use cases ‘Move employee’.</w:t>
        </w:r>
        <w:r>
          <w:rPr>
            <w:noProof/>
            <w:webHidden/>
          </w:rPr>
          <w:tab/>
        </w:r>
        <w:r>
          <w:rPr>
            <w:noProof/>
            <w:webHidden/>
          </w:rPr>
          <w:fldChar w:fldCharType="begin"/>
        </w:r>
        <w:r>
          <w:rPr>
            <w:noProof/>
            <w:webHidden/>
          </w:rPr>
          <w:instrText xml:space="preserve"> PAGEREF _Toc253578965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6" w:history="1">
        <w:r w:rsidRPr="0021569C">
          <w:rPr>
            <w:rStyle w:val="Hyperlink"/>
            <w:noProof/>
          </w:rPr>
          <w:t>CHA-3.16.4.50.1 Channel/CSR light application shall prevent a user moving all the employees from the root level, At least 1 admin shall remain on the root level.</w:t>
        </w:r>
        <w:r>
          <w:rPr>
            <w:noProof/>
            <w:webHidden/>
          </w:rPr>
          <w:tab/>
        </w:r>
        <w:r>
          <w:rPr>
            <w:noProof/>
            <w:webHidden/>
          </w:rPr>
          <w:fldChar w:fldCharType="begin"/>
        </w:r>
        <w:r>
          <w:rPr>
            <w:noProof/>
            <w:webHidden/>
          </w:rPr>
          <w:instrText xml:space="preserve"> PAGEREF _Toc253578966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7" w:history="1">
        <w:r w:rsidRPr="0021569C">
          <w:rPr>
            <w:rStyle w:val="Hyperlink"/>
            <w:noProof/>
          </w:rPr>
          <w:t>CHA-3.16.4.50.2 Channel/CSR light application shall prevent a user moving himself.</w:t>
        </w:r>
        <w:r>
          <w:rPr>
            <w:noProof/>
            <w:webHidden/>
          </w:rPr>
          <w:tab/>
        </w:r>
        <w:r>
          <w:rPr>
            <w:noProof/>
            <w:webHidden/>
          </w:rPr>
          <w:fldChar w:fldCharType="begin"/>
        </w:r>
        <w:r>
          <w:rPr>
            <w:noProof/>
            <w:webHidden/>
          </w:rPr>
          <w:instrText xml:space="preserve"> PAGEREF _Toc253578967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8" w:history="1">
        <w:r w:rsidRPr="0021569C">
          <w:rPr>
            <w:rStyle w:val="Hyperlink"/>
            <w:noProof/>
          </w:rPr>
          <w:t>CHA-3.16.4.60 Channel/CSR light application shall allow user viewing an employee contact information with respect of use cases ‘View employee contact’.</w:t>
        </w:r>
        <w:r>
          <w:rPr>
            <w:noProof/>
            <w:webHidden/>
          </w:rPr>
          <w:tab/>
        </w:r>
        <w:r>
          <w:rPr>
            <w:noProof/>
            <w:webHidden/>
          </w:rPr>
          <w:fldChar w:fldCharType="begin"/>
        </w:r>
        <w:r>
          <w:rPr>
            <w:noProof/>
            <w:webHidden/>
          </w:rPr>
          <w:instrText xml:space="preserve"> PAGEREF _Toc253578968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69" w:history="1">
        <w:r w:rsidRPr="0021569C">
          <w:rPr>
            <w:rStyle w:val="Hyperlink"/>
            <w:noProof/>
          </w:rPr>
          <w:t>CHA-3.16.4.70 Channel/CSR light application shall allow user modifying an employee contact information with respect of use cases ‘Modify employee contact’.</w:t>
        </w:r>
        <w:r>
          <w:rPr>
            <w:noProof/>
            <w:webHidden/>
          </w:rPr>
          <w:tab/>
        </w:r>
        <w:r>
          <w:rPr>
            <w:noProof/>
            <w:webHidden/>
          </w:rPr>
          <w:fldChar w:fldCharType="begin"/>
        </w:r>
        <w:r>
          <w:rPr>
            <w:noProof/>
            <w:webHidden/>
          </w:rPr>
          <w:instrText xml:space="preserve"> PAGEREF _Toc253578969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0" w:history="1">
        <w:r w:rsidRPr="0021569C">
          <w:rPr>
            <w:rStyle w:val="Hyperlink"/>
            <w:noProof/>
          </w:rPr>
          <w:t>CHA-3.16.4.70.1 Channel/CSR light application shall force the user to enter a title, first name, last name and email address (by default) for the employee (mandatory fields).</w:t>
        </w:r>
        <w:r>
          <w:rPr>
            <w:noProof/>
            <w:webHidden/>
          </w:rPr>
          <w:tab/>
        </w:r>
        <w:r>
          <w:rPr>
            <w:noProof/>
            <w:webHidden/>
          </w:rPr>
          <w:fldChar w:fldCharType="begin"/>
        </w:r>
        <w:r>
          <w:rPr>
            <w:noProof/>
            <w:webHidden/>
          </w:rPr>
          <w:instrText xml:space="preserve"> PAGEREF _Toc253578970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1" w:history="1">
        <w:r w:rsidRPr="0021569C">
          <w:rPr>
            <w:rStyle w:val="Hyperlink"/>
            <w:noProof/>
          </w:rPr>
          <w:t>CHA-3.16.4.70.2 Channel/CSR light application shall respect and apply the behavior defined in requirements CHA-3.16.4.30.3 and CHA-3.16.4.30.4 when modifying an employee contact.</w:t>
        </w:r>
        <w:r>
          <w:rPr>
            <w:noProof/>
            <w:webHidden/>
          </w:rPr>
          <w:tab/>
        </w:r>
        <w:r>
          <w:rPr>
            <w:noProof/>
            <w:webHidden/>
          </w:rPr>
          <w:fldChar w:fldCharType="begin"/>
        </w:r>
        <w:r>
          <w:rPr>
            <w:noProof/>
            <w:webHidden/>
          </w:rPr>
          <w:instrText xml:space="preserve"> PAGEREF _Toc253578971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2" w:history="1">
        <w:r w:rsidRPr="0021569C">
          <w:rPr>
            <w:rStyle w:val="Hyperlink"/>
            <w:noProof/>
          </w:rPr>
          <w:t>CHA-3.16.4.70.3 Channel/CSR light application shall detect a key error when entering or modifying the email address by forcing the user to enter or modify email address twice.</w:t>
        </w:r>
        <w:r>
          <w:rPr>
            <w:noProof/>
            <w:webHidden/>
          </w:rPr>
          <w:tab/>
        </w:r>
        <w:r>
          <w:rPr>
            <w:noProof/>
            <w:webHidden/>
          </w:rPr>
          <w:fldChar w:fldCharType="begin"/>
        </w:r>
        <w:r>
          <w:rPr>
            <w:noProof/>
            <w:webHidden/>
          </w:rPr>
          <w:instrText xml:space="preserve"> PAGEREF _Toc253578972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3" w:history="1">
        <w:r w:rsidRPr="0021569C">
          <w:rPr>
            <w:rStyle w:val="Hyperlink"/>
            <w:noProof/>
          </w:rPr>
          <w:t>CHA-3.16.4.100 Channel/CSR light application shall display dealer employee profile attributes with respect of use case ‘view employee profile’ describe above.</w:t>
        </w:r>
        <w:r>
          <w:rPr>
            <w:noProof/>
            <w:webHidden/>
          </w:rPr>
          <w:tab/>
        </w:r>
        <w:r>
          <w:rPr>
            <w:noProof/>
            <w:webHidden/>
          </w:rPr>
          <w:fldChar w:fldCharType="begin"/>
        </w:r>
        <w:r>
          <w:rPr>
            <w:noProof/>
            <w:webHidden/>
          </w:rPr>
          <w:instrText xml:space="preserve"> PAGEREF _Toc253578973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4" w:history="1">
        <w:r w:rsidRPr="0021569C">
          <w:rPr>
            <w:rStyle w:val="Hyperlink"/>
            <w:noProof/>
          </w:rPr>
          <w:t>CHA-3.16.4.100.1 Channel/CSR light application shall display Time Zone as a single choice list attribute.</w:t>
        </w:r>
        <w:r>
          <w:rPr>
            <w:noProof/>
            <w:webHidden/>
          </w:rPr>
          <w:tab/>
        </w:r>
        <w:r>
          <w:rPr>
            <w:noProof/>
            <w:webHidden/>
          </w:rPr>
          <w:fldChar w:fldCharType="begin"/>
        </w:r>
        <w:r>
          <w:rPr>
            <w:noProof/>
            <w:webHidden/>
          </w:rPr>
          <w:instrText xml:space="preserve"> PAGEREF _Toc253578974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5" w:history="1">
        <w:r w:rsidRPr="0021569C">
          <w:rPr>
            <w:rStyle w:val="Hyperlink"/>
            <w:noProof/>
          </w:rPr>
          <w:t>CHA-3.16.4.110 Channel/CSR light application shall propose an option to modify dealer employee profile attributes with respect of use case ‘Modify employee profile’ describe above.</w:t>
        </w:r>
        <w:r>
          <w:rPr>
            <w:noProof/>
            <w:webHidden/>
          </w:rPr>
          <w:tab/>
        </w:r>
        <w:r>
          <w:rPr>
            <w:noProof/>
            <w:webHidden/>
          </w:rPr>
          <w:fldChar w:fldCharType="begin"/>
        </w:r>
        <w:r>
          <w:rPr>
            <w:noProof/>
            <w:webHidden/>
          </w:rPr>
          <w:instrText xml:space="preserve"> PAGEREF _Toc253578975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6" w:history="1">
        <w:r w:rsidRPr="0021569C">
          <w:rPr>
            <w:rStyle w:val="Hyperlink"/>
            <w:strike/>
            <w:noProof/>
          </w:rPr>
          <w:t>CHA-3.16.4.120 Channel/CSR light application shall allow to configure which attributes are enabled in use case ‘View and modify employee profile’.</w:t>
        </w:r>
        <w:r>
          <w:rPr>
            <w:noProof/>
            <w:webHidden/>
          </w:rPr>
          <w:tab/>
        </w:r>
        <w:r>
          <w:rPr>
            <w:noProof/>
            <w:webHidden/>
          </w:rPr>
          <w:fldChar w:fldCharType="begin"/>
        </w:r>
        <w:r>
          <w:rPr>
            <w:noProof/>
            <w:webHidden/>
          </w:rPr>
          <w:instrText xml:space="preserve"> PAGEREF _Toc253578976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77" w:history="1">
        <w:r w:rsidRPr="0021569C">
          <w:rPr>
            <w:rStyle w:val="Hyperlink"/>
            <w:strike/>
            <w:noProof/>
          </w:rPr>
          <w:t>CHA-3.16.4.120.1 Channel/CSR light application shall have a default configuration with Time Zone attribute enabled at design time in the application for a dealer employee.</w:t>
        </w:r>
        <w:r>
          <w:rPr>
            <w:noProof/>
            <w:webHidden/>
          </w:rPr>
          <w:tab/>
        </w:r>
        <w:r>
          <w:rPr>
            <w:noProof/>
            <w:webHidden/>
          </w:rPr>
          <w:fldChar w:fldCharType="begin"/>
        </w:r>
        <w:r>
          <w:rPr>
            <w:noProof/>
            <w:webHidden/>
          </w:rPr>
          <w:instrText xml:space="preserve"> PAGEREF _Toc253578977 \h </w:instrText>
        </w:r>
        <w:r>
          <w:rPr>
            <w:noProof/>
            <w:webHidden/>
          </w:rPr>
        </w:r>
        <w:r>
          <w:rPr>
            <w:noProof/>
            <w:webHidden/>
          </w:rPr>
          <w:fldChar w:fldCharType="separate"/>
        </w:r>
        <w:r>
          <w:rPr>
            <w:noProof/>
            <w:webHidden/>
          </w:rPr>
          <w:t>180</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978" w:history="1">
        <w:r w:rsidRPr="0021569C">
          <w:rPr>
            <w:rStyle w:val="Hyperlink"/>
            <w:noProof/>
          </w:rPr>
          <w:t>3.17</w:t>
        </w:r>
        <w:r>
          <w:rPr>
            <w:rFonts w:ascii="Calibri" w:hAnsi="Calibri"/>
            <w:b w:val="0"/>
            <w:bCs w:val="0"/>
            <w:caps w:val="0"/>
            <w:noProof/>
            <w:sz w:val="22"/>
            <w:szCs w:val="22"/>
          </w:rPr>
          <w:tab/>
        </w:r>
        <w:r w:rsidRPr="0021569C">
          <w:rPr>
            <w:rStyle w:val="Hyperlink"/>
            <w:noProof/>
          </w:rPr>
          <w:t>Capability 16. User Session Management - USM</w:t>
        </w:r>
        <w:r>
          <w:rPr>
            <w:noProof/>
            <w:webHidden/>
          </w:rPr>
          <w:tab/>
        </w:r>
        <w:r>
          <w:rPr>
            <w:noProof/>
            <w:webHidden/>
          </w:rPr>
          <w:fldChar w:fldCharType="begin"/>
        </w:r>
        <w:r>
          <w:rPr>
            <w:noProof/>
            <w:webHidden/>
          </w:rPr>
          <w:instrText xml:space="preserve"> PAGEREF _Toc253578978 \h </w:instrText>
        </w:r>
        <w:r>
          <w:rPr>
            <w:noProof/>
            <w:webHidden/>
          </w:rPr>
        </w:r>
        <w:r>
          <w:rPr>
            <w:noProof/>
            <w:webHidden/>
          </w:rPr>
          <w:fldChar w:fldCharType="separate"/>
        </w:r>
        <w:r>
          <w:rPr>
            <w:noProof/>
            <w:webHidden/>
          </w:rPr>
          <w:t>181</w:t>
        </w:r>
        <w:r>
          <w:rPr>
            <w:noProof/>
            <w:webHidden/>
          </w:rPr>
          <w:fldChar w:fldCharType="end"/>
        </w:r>
      </w:hyperlink>
    </w:p>
    <w:p w:rsidR="003867B2" w:rsidRDefault="003867B2">
      <w:pPr>
        <w:pStyle w:val="TOC2"/>
        <w:rPr>
          <w:rFonts w:ascii="Calibri" w:hAnsi="Calibri"/>
          <w:smallCaps w:val="0"/>
          <w:noProof/>
          <w:sz w:val="22"/>
          <w:szCs w:val="22"/>
        </w:rPr>
      </w:pPr>
      <w:hyperlink w:anchor="_Toc253578979" w:history="1">
        <w:r w:rsidRPr="0021569C">
          <w:rPr>
            <w:rStyle w:val="Hyperlink"/>
            <w:noProof/>
          </w:rPr>
          <w:t>3.17.4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_Toc253578979 \h </w:instrText>
        </w:r>
        <w:r>
          <w:rPr>
            <w:noProof/>
            <w:webHidden/>
          </w:rPr>
        </w:r>
        <w:r>
          <w:rPr>
            <w:noProof/>
            <w:webHidden/>
          </w:rPr>
          <w:fldChar w:fldCharType="separate"/>
        </w:r>
        <w:r>
          <w:rPr>
            <w:noProof/>
            <w:webHidden/>
          </w:rPr>
          <w:t>186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0" w:history="1">
        <w:r w:rsidRPr="0021569C">
          <w:rPr>
            <w:rStyle w:val="Hyperlink"/>
            <w:noProof/>
          </w:rPr>
          <w:t>CHA-3.17.4.3 Channel/CSR light application shall support in the same application users managed in security server and users managed locally</w:t>
        </w:r>
        <w:r>
          <w:rPr>
            <w:noProof/>
            <w:webHidden/>
          </w:rPr>
          <w:tab/>
        </w:r>
        <w:r>
          <w:rPr>
            <w:noProof/>
            <w:webHidden/>
          </w:rPr>
          <w:fldChar w:fldCharType="begin"/>
        </w:r>
        <w:r>
          <w:rPr>
            <w:noProof/>
            <w:webHidden/>
          </w:rPr>
          <w:instrText xml:space="preserve"> PAGEREF _Toc253578980 \h </w:instrText>
        </w:r>
        <w:r>
          <w:rPr>
            <w:noProof/>
            <w:webHidden/>
          </w:rPr>
        </w:r>
        <w:r>
          <w:rPr>
            <w:noProof/>
            <w:webHidden/>
          </w:rPr>
          <w:fldChar w:fldCharType="separate"/>
        </w:r>
        <w:r>
          <w:rPr>
            <w:noProof/>
            <w:webHidden/>
          </w:rPr>
          <w:t>186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1" w:history="1">
        <w:r w:rsidRPr="0021569C">
          <w:rPr>
            <w:rStyle w:val="Hyperlink"/>
            <w:noProof/>
          </w:rPr>
          <w:t>CHA-3.17.4.3.1 Channel/CSR light application shall support two users in two different realms to have the same login</w:t>
        </w:r>
        <w:r>
          <w:rPr>
            <w:noProof/>
            <w:webHidden/>
          </w:rPr>
          <w:tab/>
        </w:r>
        <w:r>
          <w:rPr>
            <w:noProof/>
            <w:webHidden/>
          </w:rPr>
          <w:fldChar w:fldCharType="begin"/>
        </w:r>
        <w:r>
          <w:rPr>
            <w:noProof/>
            <w:webHidden/>
          </w:rPr>
          <w:instrText xml:space="preserve"> PAGEREF _Toc253578981 \h </w:instrText>
        </w:r>
        <w:r>
          <w:rPr>
            <w:noProof/>
            <w:webHidden/>
          </w:rPr>
        </w:r>
        <w:r>
          <w:rPr>
            <w:noProof/>
            <w:webHidden/>
          </w:rPr>
          <w:fldChar w:fldCharType="separate"/>
        </w:r>
        <w:r>
          <w:rPr>
            <w:noProof/>
            <w:webHidden/>
          </w:rPr>
          <w:t>186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2" w:history="1">
        <w:r w:rsidRPr="0021569C">
          <w:rPr>
            <w:rStyle w:val="Hyperlink"/>
            <w:noProof/>
          </w:rPr>
          <w:t>CHA-3.17.4.3.2 Channel/CSR light application shall support one and only one realm by role.</w:t>
        </w:r>
        <w:r>
          <w:rPr>
            <w:noProof/>
            <w:webHidden/>
          </w:rPr>
          <w:tab/>
        </w:r>
        <w:r>
          <w:rPr>
            <w:noProof/>
            <w:webHidden/>
          </w:rPr>
          <w:fldChar w:fldCharType="begin"/>
        </w:r>
        <w:r>
          <w:rPr>
            <w:noProof/>
            <w:webHidden/>
          </w:rPr>
          <w:instrText xml:space="preserve"> PAGEREF _Toc253578982 \h </w:instrText>
        </w:r>
        <w:r>
          <w:rPr>
            <w:noProof/>
            <w:webHidden/>
          </w:rPr>
        </w:r>
        <w:r>
          <w:rPr>
            <w:noProof/>
            <w:webHidden/>
          </w:rPr>
          <w:fldChar w:fldCharType="separate"/>
        </w:r>
        <w:r>
          <w:rPr>
            <w:noProof/>
            <w:webHidden/>
          </w:rPr>
          <w:t>186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3" w:history="1">
        <w:r w:rsidRPr="0021569C">
          <w:rPr>
            <w:rStyle w:val="Hyperlink"/>
            <w:noProof/>
          </w:rPr>
          <w:t>CHA-3.17.4.5 Channel/CSR light application shall support in the same application users managed in security server and users managed locally</w:t>
        </w:r>
        <w:r>
          <w:rPr>
            <w:noProof/>
            <w:webHidden/>
          </w:rPr>
          <w:tab/>
        </w:r>
        <w:r>
          <w:rPr>
            <w:noProof/>
            <w:webHidden/>
          </w:rPr>
          <w:fldChar w:fldCharType="begin"/>
        </w:r>
        <w:r>
          <w:rPr>
            <w:noProof/>
            <w:webHidden/>
          </w:rPr>
          <w:instrText xml:space="preserve"> PAGEREF _Toc253578983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4" w:history="1">
        <w:r w:rsidRPr="0021569C">
          <w:rPr>
            <w:rStyle w:val="Hyperlink"/>
            <w:noProof/>
          </w:rPr>
          <w:t>CHA-3.17.4.5.1 Channel/CSR light application shall allow configuring at design time which realm are managed locally and which realm are managed in an external repository</w:t>
        </w:r>
        <w:r>
          <w:rPr>
            <w:noProof/>
            <w:webHidden/>
          </w:rPr>
          <w:tab/>
        </w:r>
        <w:r>
          <w:rPr>
            <w:noProof/>
            <w:webHidden/>
          </w:rPr>
          <w:fldChar w:fldCharType="begin"/>
        </w:r>
        <w:r>
          <w:rPr>
            <w:noProof/>
            <w:webHidden/>
          </w:rPr>
          <w:instrText xml:space="preserve"> PAGEREF _Toc253578984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5" w:history="1">
        <w:r w:rsidRPr="0021569C">
          <w:rPr>
            <w:rStyle w:val="Hyperlink"/>
            <w:noProof/>
          </w:rPr>
          <w:t>CHA-3.17.4.5.2 For realms managed in an external repository, Channel/CSR light application shall allow configuring at design time if user life cycle is managed in the external repository only or through channel/CSR light application.</w:t>
        </w:r>
        <w:r>
          <w:rPr>
            <w:noProof/>
            <w:webHidden/>
          </w:rPr>
          <w:tab/>
        </w:r>
        <w:r>
          <w:rPr>
            <w:noProof/>
            <w:webHidden/>
          </w:rPr>
          <w:fldChar w:fldCharType="begin"/>
        </w:r>
        <w:r>
          <w:rPr>
            <w:noProof/>
            <w:webHidden/>
          </w:rPr>
          <w:instrText xml:space="preserve"> PAGEREF _Toc253578985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6" w:history="1">
        <w:r w:rsidRPr="0021569C">
          <w:rPr>
            <w:rStyle w:val="Hyperlink"/>
            <w:noProof/>
          </w:rPr>
          <w:t>CHA-3.17.4.10 Channel/CSR light application shall allow user logging in the application with respect of use case ‘Login’</w:t>
        </w:r>
        <w:r>
          <w:rPr>
            <w:noProof/>
            <w:webHidden/>
          </w:rPr>
          <w:tab/>
        </w:r>
        <w:r>
          <w:rPr>
            <w:noProof/>
            <w:webHidden/>
          </w:rPr>
          <w:fldChar w:fldCharType="begin"/>
        </w:r>
        <w:r>
          <w:rPr>
            <w:noProof/>
            <w:webHidden/>
          </w:rPr>
          <w:instrText xml:space="preserve"> PAGEREF _Toc253578986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7" w:history="1">
        <w:r w:rsidRPr="0021569C">
          <w:rPr>
            <w:rStyle w:val="Hyperlink"/>
            <w:noProof/>
          </w:rPr>
          <w:t>CHA-3.17.4.10.1 Channel/CSR light application should allow to define design time an expiration period for passwords by realm</w:t>
        </w:r>
        <w:r>
          <w:rPr>
            <w:noProof/>
            <w:webHidden/>
          </w:rPr>
          <w:tab/>
        </w:r>
        <w:r>
          <w:rPr>
            <w:noProof/>
            <w:webHidden/>
          </w:rPr>
          <w:fldChar w:fldCharType="begin"/>
        </w:r>
        <w:r>
          <w:rPr>
            <w:noProof/>
            <w:webHidden/>
          </w:rPr>
          <w:instrText xml:space="preserve"> PAGEREF _Toc253578987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8" w:history="1">
        <w:r w:rsidRPr="0021569C">
          <w:rPr>
            <w:rStyle w:val="Hyperlink"/>
            <w:strike/>
            <w:noProof/>
          </w:rPr>
          <w:t>CHA-3.17.4.10.2 Channel/CSR light application shall not allow Telco Administrator password expiration</w:t>
        </w:r>
        <w:r>
          <w:rPr>
            <w:noProof/>
            <w:webHidden/>
          </w:rPr>
          <w:tab/>
        </w:r>
        <w:r>
          <w:rPr>
            <w:noProof/>
            <w:webHidden/>
          </w:rPr>
          <w:fldChar w:fldCharType="begin"/>
        </w:r>
        <w:r>
          <w:rPr>
            <w:noProof/>
            <w:webHidden/>
          </w:rPr>
          <w:instrText xml:space="preserve"> PAGEREF _Toc253578988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89" w:history="1">
        <w:r w:rsidRPr="0021569C">
          <w:rPr>
            <w:rStyle w:val="Hyperlink"/>
            <w:noProof/>
          </w:rPr>
          <w:t>CHA-3.17.4.10.3 Channel/CSR light application shall warn the user before password expiration</w:t>
        </w:r>
        <w:r>
          <w:rPr>
            <w:noProof/>
            <w:webHidden/>
          </w:rPr>
          <w:tab/>
        </w:r>
        <w:r>
          <w:rPr>
            <w:noProof/>
            <w:webHidden/>
          </w:rPr>
          <w:fldChar w:fldCharType="begin"/>
        </w:r>
        <w:r>
          <w:rPr>
            <w:noProof/>
            <w:webHidden/>
          </w:rPr>
          <w:instrText xml:space="preserve"> PAGEREF _Toc253578989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0" w:history="1">
        <w:r w:rsidRPr="0021569C">
          <w:rPr>
            <w:rStyle w:val="Hyperlink"/>
            <w:noProof/>
          </w:rPr>
          <w:t>CHA-3.17.4.10.4 Channel/CSR light application shall allow to define design time a ‘never expire’ expiration period for a specific realm.</w:t>
        </w:r>
        <w:r>
          <w:rPr>
            <w:noProof/>
            <w:webHidden/>
          </w:rPr>
          <w:tab/>
        </w:r>
        <w:r>
          <w:rPr>
            <w:noProof/>
            <w:webHidden/>
          </w:rPr>
          <w:fldChar w:fldCharType="begin"/>
        </w:r>
        <w:r>
          <w:rPr>
            <w:noProof/>
            <w:webHidden/>
          </w:rPr>
          <w:instrText xml:space="preserve"> PAGEREF _Toc253578990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1" w:history="1">
        <w:r w:rsidRPr="0021569C">
          <w:rPr>
            <w:rStyle w:val="Hyperlink"/>
            <w:noProof/>
          </w:rPr>
          <w:t>CHA-3.17.4.10.5 Channel/CSR light application shall hide realm to user if there is only one realm managed in the application.</w:t>
        </w:r>
        <w:r>
          <w:rPr>
            <w:noProof/>
            <w:webHidden/>
          </w:rPr>
          <w:tab/>
        </w:r>
        <w:r>
          <w:rPr>
            <w:noProof/>
            <w:webHidden/>
          </w:rPr>
          <w:fldChar w:fldCharType="begin"/>
        </w:r>
        <w:r>
          <w:rPr>
            <w:noProof/>
            <w:webHidden/>
          </w:rPr>
          <w:instrText xml:space="preserve"> PAGEREF _Toc253578991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2" w:history="1">
        <w:r w:rsidRPr="0021569C">
          <w:rPr>
            <w:rStyle w:val="Hyperlink"/>
            <w:noProof/>
          </w:rPr>
          <w:t>CHA-3.17.4.20 Channel/CSR light application shall allow user logging out the application with respect of use case ‘Logout’</w:t>
        </w:r>
        <w:r>
          <w:rPr>
            <w:noProof/>
            <w:webHidden/>
          </w:rPr>
          <w:tab/>
        </w:r>
        <w:r>
          <w:rPr>
            <w:noProof/>
            <w:webHidden/>
          </w:rPr>
          <w:fldChar w:fldCharType="begin"/>
        </w:r>
        <w:r>
          <w:rPr>
            <w:noProof/>
            <w:webHidden/>
          </w:rPr>
          <w:instrText xml:space="preserve"> PAGEREF _Toc253578992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3" w:history="1">
        <w:r w:rsidRPr="0021569C">
          <w:rPr>
            <w:rStyle w:val="Hyperlink"/>
            <w:noProof/>
          </w:rPr>
          <w:t>CHA-3.17.4.21 Channel/CSR light application shall save current basket when the user logout or the session expires</w:t>
        </w:r>
        <w:r>
          <w:rPr>
            <w:noProof/>
            <w:webHidden/>
          </w:rPr>
          <w:tab/>
        </w:r>
        <w:r>
          <w:rPr>
            <w:noProof/>
            <w:webHidden/>
          </w:rPr>
          <w:fldChar w:fldCharType="begin"/>
        </w:r>
        <w:r>
          <w:rPr>
            <w:noProof/>
            <w:webHidden/>
          </w:rPr>
          <w:instrText xml:space="preserve"> PAGEREF _Toc253578993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4" w:history="1">
        <w:r w:rsidRPr="0021569C">
          <w:rPr>
            <w:rStyle w:val="Hyperlink"/>
            <w:noProof/>
          </w:rPr>
          <w:t>CHA-3.17.4.30 Channel/CSR light application shall manage session expiration with respect of use case ‘User Session expires’</w:t>
        </w:r>
        <w:r>
          <w:rPr>
            <w:noProof/>
            <w:webHidden/>
          </w:rPr>
          <w:tab/>
        </w:r>
        <w:r>
          <w:rPr>
            <w:noProof/>
            <w:webHidden/>
          </w:rPr>
          <w:fldChar w:fldCharType="begin"/>
        </w:r>
        <w:r>
          <w:rPr>
            <w:noProof/>
            <w:webHidden/>
          </w:rPr>
          <w:instrText xml:space="preserve"> PAGEREF _Toc253578994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5" w:history="1">
        <w:r w:rsidRPr="0021569C">
          <w:rPr>
            <w:rStyle w:val="Hyperlink"/>
            <w:noProof/>
          </w:rPr>
          <w:t>CHA-3.17.4.110.1 Channel/CSR light application should manage two configurable different session expiration period for Telco users and users</w:t>
        </w:r>
        <w:r>
          <w:rPr>
            <w:noProof/>
            <w:webHidden/>
          </w:rPr>
          <w:tab/>
        </w:r>
        <w:r>
          <w:rPr>
            <w:noProof/>
            <w:webHidden/>
          </w:rPr>
          <w:fldChar w:fldCharType="begin"/>
        </w:r>
        <w:r>
          <w:rPr>
            <w:noProof/>
            <w:webHidden/>
          </w:rPr>
          <w:instrText xml:space="preserve"> PAGEREF _Toc253578995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6" w:history="1">
        <w:r w:rsidRPr="0021569C">
          <w:rPr>
            <w:rStyle w:val="Hyperlink"/>
            <w:noProof/>
          </w:rPr>
          <w:t>CHA-3.17.4.40 Channel/CSR light application shall Display home page for Telco user with respect of use case ‘Display home page for Telco user’</w:t>
        </w:r>
        <w:r>
          <w:rPr>
            <w:noProof/>
            <w:webHidden/>
          </w:rPr>
          <w:tab/>
        </w:r>
        <w:r>
          <w:rPr>
            <w:noProof/>
            <w:webHidden/>
          </w:rPr>
          <w:fldChar w:fldCharType="begin"/>
        </w:r>
        <w:r>
          <w:rPr>
            <w:noProof/>
            <w:webHidden/>
          </w:rPr>
          <w:instrText xml:space="preserve"> PAGEREF _Toc253578996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8997" w:history="1">
        <w:r w:rsidRPr="0021569C">
          <w:rPr>
            <w:rStyle w:val="Hyperlink"/>
            <w:noProof/>
          </w:rPr>
          <w:t>CHA-3.17.4.50 Channel/CSR light application shall Display home page for User with respect of use case ‘Display home page for User’</w:t>
        </w:r>
        <w:r>
          <w:rPr>
            <w:noProof/>
            <w:webHidden/>
          </w:rPr>
          <w:tab/>
        </w:r>
        <w:r>
          <w:rPr>
            <w:noProof/>
            <w:webHidden/>
          </w:rPr>
          <w:fldChar w:fldCharType="begin"/>
        </w:r>
        <w:r>
          <w:rPr>
            <w:noProof/>
            <w:webHidden/>
          </w:rPr>
          <w:instrText xml:space="preserve"> PAGEREF _Toc253578997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8998" w:history="1">
        <w:r w:rsidRPr="0021569C">
          <w:rPr>
            <w:rStyle w:val="Hyperlink"/>
            <w:noProof/>
          </w:rPr>
          <w:t>3.18</w:t>
        </w:r>
        <w:r>
          <w:rPr>
            <w:rFonts w:ascii="Calibri" w:hAnsi="Calibri"/>
            <w:b w:val="0"/>
            <w:bCs w:val="0"/>
            <w:caps w:val="0"/>
            <w:noProof/>
            <w:sz w:val="22"/>
            <w:szCs w:val="22"/>
          </w:rPr>
          <w:tab/>
        </w:r>
        <w:r w:rsidRPr="0021569C">
          <w:rPr>
            <w:rStyle w:val="Hyperlink"/>
            <w:noProof/>
          </w:rPr>
          <w:t>Capability 17. User Management - UAM</w:t>
        </w:r>
        <w:r>
          <w:rPr>
            <w:noProof/>
            <w:webHidden/>
          </w:rPr>
          <w:tab/>
        </w:r>
        <w:r>
          <w:rPr>
            <w:noProof/>
            <w:webHidden/>
          </w:rPr>
          <w:fldChar w:fldCharType="begin"/>
        </w:r>
        <w:r>
          <w:rPr>
            <w:noProof/>
            <w:webHidden/>
          </w:rPr>
          <w:instrText xml:space="preserve"> PAGEREF _Toc253578998 \h </w:instrText>
        </w:r>
        <w:r>
          <w:rPr>
            <w:noProof/>
            <w:webHidden/>
          </w:rPr>
        </w:r>
        <w:r>
          <w:rPr>
            <w:noProof/>
            <w:webHidden/>
          </w:rPr>
          <w:fldChar w:fldCharType="separate"/>
        </w:r>
        <w:r>
          <w:rPr>
            <w:noProof/>
            <w:webHidden/>
          </w:rPr>
          <w:t>187</w:t>
        </w:r>
        <w:r>
          <w:rPr>
            <w:noProof/>
            <w:webHidden/>
          </w:rPr>
          <w:fldChar w:fldCharType="end"/>
        </w:r>
      </w:hyperlink>
    </w:p>
    <w:p w:rsidR="003867B2" w:rsidRDefault="003867B2">
      <w:pPr>
        <w:pStyle w:val="TOC2"/>
        <w:rPr>
          <w:rFonts w:ascii="Calibri" w:hAnsi="Calibri"/>
          <w:smallCaps w:val="0"/>
          <w:noProof/>
          <w:sz w:val="22"/>
          <w:szCs w:val="22"/>
        </w:rPr>
      </w:pPr>
      <w:hyperlink w:anchor="_Toc253578999" w:history="1">
        <w:r w:rsidRPr="0021569C">
          <w:rPr>
            <w:rStyle w:val="Hyperlink"/>
            <w:noProof/>
          </w:rPr>
          <w:t>3.18.4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_Toc253578999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0" w:history="1">
        <w:r w:rsidRPr="0021569C">
          <w:rPr>
            <w:rStyle w:val="Hyperlink"/>
            <w:noProof/>
          </w:rPr>
          <w:t>CHA-3.18.4.1 Channel/CSR light application shall allow a Telco administrator managing any user</w:t>
        </w:r>
        <w:r>
          <w:rPr>
            <w:noProof/>
            <w:webHidden/>
          </w:rPr>
          <w:tab/>
        </w:r>
        <w:r>
          <w:rPr>
            <w:noProof/>
            <w:webHidden/>
          </w:rPr>
          <w:fldChar w:fldCharType="begin"/>
        </w:r>
        <w:r>
          <w:rPr>
            <w:noProof/>
            <w:webHidden/>
          </w:rPr>
          <w:instrText xml:space="preserve"> PAGEREF _Toc253579000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1" w:history="1">
        <w:r w:rsidRPr="0021569C">
          <w:rPr>
            <w:rStyle w:val="Hyperlink"/>
            <w:noProof/>
          </w:rPr>
          <w:t>CHA-3.18.4.5 Channel/CSR light application shall allow a Telco administrator managing any Telco user of his sub hierarchy</w:t>
        </w:r>
        <w:r>
          <w:rPr>
            <w:noProof/>
            <w:webHidden/>
          </w:rPr>
          <w:tab/>
        </w:r>
        <w:r>
          <w:rPr>
            <w:noProof/>
            <w:webHidden/>
          </w:rPr>
          <w:fldChar w:fldCharType="begin"/>
        </w:r>
        <w:r>
          <w:rPr>
            <w:noProof/>
            <w:webHidden/>
          </w:rPr>
          <w:instrText xml:space="preserve"> PAGEREF _Toc253579001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2" w:history="1">
        <w:r w:rsidRPr="0021569C">
          <w:rPr>
            <w:rStyle w:val="Hyperlink"/>
            <w:noProof/>
          </w:rPr>
          <w:t>CHA-3.18.4.7 Channel/CSR light application shall allow a Dealer administrator managing any user of his sub hierarchy</w:t>
        </w:r>
        <w:r>
          <w:rPr>
            <w:noProof/>
            <w:webHidden/>
          </w:rPr>
          <w:tab/>
        </w:r>
        <w:r>
          <w:rPr>
            <w:noProof/>
            <w:webHidden/>
          </w:rPr>
          <w:fldChar w:fldCharType="begin"/>
        </w:r>
        <w:r>
          <w:rPr>
            <w:noProof/>
            <w:webHidden/>
          </w:rPr>
          <w:instrText xml:space="preserve"> PAGEREF _Toc253579002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3" w:history="1">
        <w:r w:rsidRPr="0021569C">
          <w:rPr>
            <w:rStyle w:val="Hyperlink"/>
            <w:noProof/>
          </w:rPr>
          <w:t>CHA-3.18.4.8 Channel/CSR light application shall allow configuring at design time if sending temporary password by email is active or not.</w:t>
        </w:r>
        <w:r>
          <w:rPr>
            <w:noProof/>
            <w:webHidden/>
          </w:rPr>
          <w:tab/>
        </w:r>
        <w:r>
          <w:rPr>
            <w:noProof/>
            <w:webHidden/>
          </w:rPr>
          <w:fldChar w:fldCharType="begin"/>
        </w:r>
        <w:r>
          <w:rPr>
            <w:noProof/>
            <w:webHidden/>
          </w:rPr>
          <w:instrText xml:space="preserve"> PAGEREF _Toc253579003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4" w:history="1">
        <w:r w:rsidRPr="0021569C">
          <w:rPr>
            <w:rStyle w:val="Hyperlink"/>
            <w:noProof/>
          </w:rPr>
          <w:t>CHA-3.18.4.8.1 Channel/CSR light application shall generate a random temporary password that doesn’t have to match with password validity rule but shall match the password validity when login procedure (max size and authorized characters).</w:t>
        </w:r>
        <w:r>
          <w:rPr>
            <w:noProof/>
            <w:webHidden/>
          </w:rPr>
          <w:tab/>
        </w:r>
        <w:r>
          <w:rPr>
            <w:noProof/>
            <w:webHidden/>
          </w:rPr>
          <w:fldChar w:fldCharType="begin"/>
        </w:r>
        <w:r>
          <w:rPr>
            <w:noProof/>
            <w:webHidden/>
          </w:rPr>
          <w:instrText xml:space="preserve"> PAGEREF _Toc253579004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5" w:history="1">
        <w:r w:rsidRPr="0021569C">
          <w:rPr>
            <w:rStyle w:val="Hyperlink"/>
            <w:noProof/>
          </w:rPr>
          <w:t>CHA-3.18.4.8.2 Channel/CSR light application shall provide OOTB an interface to send the password by email.</w:t>
        </w:r>
        <w:r>
          <w:rPr>
            <w:noProof/>
            <w:webHidden/>
          </w:rPr>
          <w:tab/>
        </w:r>
        <w:r>
          <w:rPr>
            <w:noProof/>
            <w:webHidden/>
          </w:rPr>
          <w:fldChar w:fldCharType="begin"/>
        </w:r>
        <w:r>
          <w:rPr>
            <w:noProof/>
            <w:webHidden/>
          </w:rPr>
          <w:instrText xml:space="preserve"> PAGEREF _Toc253579005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6" w:history="1">
        <w:r w:rsidRPr="0021569C">
          <w:rPr>
            <w:rStyle w:val="Hyperlink"/>
            <w:noProof/>
          </w:rPr>
          <w:t>CHA-3.18.4.8.3 Channel/CSR light application shall allow configuring at design time the email content and object.</w:t>
        </w:r>
        <w:r>
          <w:rPr>
            <w:noProof/>
            <w:webHidden/>
          </w:rPr>
          <w:tab/>
        </w:r>
        <w:r>
          <w:rPr>
            <w:noProof/>
            <w:webHidden/>
          </w:rPr>
          <w:fldChar w:fldCharType="begin"/>
        </w:r>
        <w:r>
          <w:rPr>
            <w:noProof/>
            <w:webHidden/>
          </w:rPr>
          <w:instrText xml:space="preserve"> PAGEREF _Toc253579006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7" w:history="1">
        <w:r w:rsidRPr="0021569C">
          <w:rPr>
            <w:rStyle w:val="Hyperlink"/>
            <w:noProof/>
          </w:rPr>
          <w:t>CHA-3.18.4.8.4 Channel/CSR light application shall allow configuring at design time the destination email (e.g. CSR administrator) in case of failure when sending the email.</w:t>
        </w:r>
        <w:r>
          <w:rPr>
            <w:noProof/>
            <w:webHidden/>
          </w:rPr>
          <w:tab/>
        </w:r>
        <w:r>
          <w:rPr>
            <w:noProof/>
            <w:webHidden/>
          </w:rPr>
          <w:fldChar w:fldCharType="begin"/>
        </w:r>
        <w:r>
          <w:rPr>
            <w:noProof/>
            <w:webHidden/>
          </w:rPr>
          <w:instrText xml:space="preserve"> PAGEREF _Toc253579007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8" w:history="1">
        <w:r w:rsidRPr="0021569C">
          <w:rPr>
            <w:rStyle w:val="Hyperlink"/>
            <w:noProof/>
          </w:rPr>
          <w:t>CHA-3.18.4.8.5 Channel/CSR light application shall allow configuring at design time a different temporary password expiration duration for Dealer and Telco user.</w:t>
        </w:r>
        <w:r>
          <w:rPr>
            <w:noProof/>
            <w:webHidden/>
          </w:rPr>
          <w:tab/>
        </w:r>
        <w:r>
          <w:rPr>
            <w:noProof/>
            <w:webHidden/>
          </w:rPr>
          <w:fldChar w:fldCharType="begin"/>
        </w:r>
        <w:r>
          <w:rPr>
            <w:noProof/>
            <w:webHidden/>
          </w:rPr>
          <w:instrText xml:space="preserve"> PAGEREF _Toc253579008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09" w:history="1">
        <w:r w:rsidRPr="0021569C">
          <w:rPr>
            <w:rStyle w:val="Hyperlink"/>
            <w:noProof/>
          </w:rPr>
          <w:t>CHA-3.18.4.8.6 Channel/CSR light application shall not add temporary password to password history.</w:t>
        </w:r>
        <w:r>
          <w:rPr>
            <w:noProof/>
            <w:webHidden/>
          </w:rPr>
          <w:tab/>
        </w:r>
        <w:r>
          <w:rPr>
            <w:noProof/>
            <w:webHidden/>
          </w:rPr>
          <w:fldChar w:fldCharType="begin"/>
        </w:r>
        <w:r>
          <w:rPr>
            <w:noProof/>
            <w:webHidden/>
          </w:rPr>
          <w:instrText xml:space="preserve"> PAGEREF _Toc253579009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0" w:history="1">
        <w:r w:rsidRPr="0021569C">
          <w:rPr>
            <w:rStyle w:val="Hyperlink"/>
            <w:noProof/>
          </w:rPr>
          <w:t>CHA-3.18.4.8.7 Channel/CSR light application shall encrypt temporary password in CSS.</w:t>
        </w:r>
        <w:r>
          <w:rPr>
            <w:noProof/>
            <w:webHidden/>
          </w:rPr>
          <w:tab/>
        </w:r>
        <w:r>
          <w:rPr>
            <w:noProof/>
            <w:webHidden/>
          </w:rPr>
          <w:fldChar w:fldCharType="begin"/>
        </w:r>
        <w:r>
          <w:rPr>
            <w:noProof/>
            <w:webHidden/>
          </w:rPr>
          <w:instrText xml:space="preserve"> PAGEREF _Toc253579010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1" w:history="1">
        <w:r w:rsidRPr="0021569C">
          <w:rPr>
            <w:rStyle w:val="Hyperlink"/>
            <w:noProof/>
          </w:rPr>
          <w:t>CHA-3.18.4.8.8 Channel/CSR light application shall send message in employee language if set (else default language).</w:t>
        </w:r>
        <w:r>
          <w:rPr>
            <w:noProof/>
            <w:webHidden/>
          </w:rPr>
          <w:tab/>
        </w:r>
        <w:r>
          <w:rPr>
            <w:noProof/>
            <w:webHidden/>
          </w:rPr>
          <w:fldChar w:fldCharType="begin"/>
        </w:r>
        <w:r>
          <w:rPr>
            <w:noProof/>
            <w:webHidden/>
          </w:rPr>
          <w:instrText xml:space="preserve"> PAGEREF _Toc253579011 \h </w:instrText>
        </w:r>
        <w:r>
          <w:rPr>
            <w:noProof/>
            <w:webHidden/>
          </w:rPr>
        </w:r>
        <w:r>
          <w:rPr>
            <w:noProof/>
            <w:webHidden/>
          </w:rPr>
          <w:fldChar w:fldCharType="separate"/>
        </w:r>
        <w:r>
          <w:rPr>
            <w:noProof/>
            <w:webHidden/>
          </w:rPr>
          <w:t>197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2" w:history="1">
        <w:r w:rsidRPr="0021569C">
          <w:rPr>
            <w:rStyle w:val="Hyperlink"/>
            <w:noProof/>
          </w:rPr>
          <w:t>CHA -3.18.4.10 Channel/CSR light application shall allow user accessing user login information with respect of use case ‘view login information’.</w:t>
        </w:r>
        <w:r>
          <w:rPr>
            <w:noProof/>
            <w:webHidden/>
          </w:rPr>
          <w:tab/>
        </w:r>
        <w:r>
          <w:rPr>
            <w:noProof/>
            <w:webHidden/>
          </w:rPr>
          <w:fldChar w:fldCharType="begin"/>
        </w:r>
        <w:r>
          <w:rPr>
            <w:noProof/>
            <w:webHidden/>
          </w:rPr>
          <w:instrText xml:space="preserve"> PAGEREF _Toc253579012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3" w:history="1">
        <w:r w:rsidRPr="0021569C">
          <w:rPr>
            <w:rStyle w:val="Hyperlink"/>
            <w:noProof/>
          </w:rPr>
          <w:t>CHA -3.18.4.10.1 Channel/CSR light application shall display login role.</w:t>
        </w:r>
        <w:r>
          <w:rPr>
            <w:noProof/>
            <w:webHidden/>
          </w:rPr>
          <w:tab/>
        </w:r>
        <w:r>
          <w:rPr>
            <w:noProof/>
            <w:webHidden/>
          </w:rPr>
          <w:fldChar w:fldCharType="begin"/>
        </w:r>
        <w:r>
          <w:rPr>
            <w:noProof/>
            <w:webHidden/>
          </w:rPr>
          <w:instrText xml:space="preserve"> PAGEREF _Toc253579013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4" w:history="1">
        <w:r w:rsidRPr="0021569C">
          <w:rPr>
            <w:rStyle w:val="Hyperlink"/>
            <w:noProof/>
          </w:rPr>
          <w:t>CHA-3.18.4.20 Channel/CSR light application shall allow user to modify login information with respect of use case edit login information.</w:t>
        </w:r>
        <w:r>
          <w:rPr>
            <w:noProof/>
            <w:webHidden/>
          </w:rPr>
          <w:tab/>
        </w:r>
        <w:r>
          <w:rPr>
            <w:noProof/>
            <w:webHidden/>
          </w:rPr>
          <w:fldChar w:fldCharType="begin"/>
        </w:r>
        <w:r>
          <w:rPr>
            <w:noProof/>
            <w:webHidden/>
          </w:rPr>
          <w:instrText xml:space="preserve"> PAGEREF _Toc253579014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5" w:history="1">
        <w:r w:rsidRPr="0021569C">
          <w:rPr>
            <w:rStyle w:val="Hyperlink"/>
            <w:noProof/>
          </w:rPr>
          <w:t>CHA-3.18.4.20.1 Channel/CSR light application shall allow an administrator user to modify user login role.</w:t>
        </w:r>
        <w:r>
          <w:rPr>
            <w:noProof/>
            <w:webHidden/>
          </w:rPr>
          <w:tab/>
        </w:r>
        <w:r>
          <w:rPr>
            <w:noProof/>
            <w:webHidden/>
          </w:rPr>
          <w:fldChar w:fldCharType="begin"/>
        </w:r>
        <w:r>
          <w:rPr>
            <w:noProof/>
            <w:webHidden/>
          </w:rPr>
          <w:instrText xml:space="preserve"> PAGEREF _Toc253579015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6" w:history="1">
        <w:r w:rsidRPr="0021569C">
          <w:rPr>
            <w:rStyle w:val="Hyperlink"/>
            <w:noProof/>
          </w:rPr>
          <w:t>CHA-3.18.4.20.2 Channel/CSR light application shall prevent a user modifying his own role.</w:t>
        </w:r>
        <w:r>
          <w:rPr>
            <w:noProof/>
            <w:webHidden/>
          </w:rPr>
          <w:tab/>
        </w:r>
        <w:r>
          <w:rPr>
            <w:noProof/>
            <w:webHidden/>
          </w:rPr>
          <w:fldChar w:fldCharType="begin"/>
        </w:r>
        <w:r>
          <w:rPr>
            <w:noProof/>
            <w:webHidden/>
          </w:rPr>
          <w:instrText xml:space="preserve"> PAGEREF _Toc253579016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7" w:history="1">
        <w:r w:rsidRPr="0021569C">
          <w:rPr>
            <w:rStyle w:val="Hyperlink"/>
            <w:noProof/>
          </w:rPr>
          <w:t>CHA-3.18.4.20.3 Channel/CSR light application shall allow a Telco administrator user to assign any new Telco role for a Telco user</w:t>
        </w:r>
        <w:r>
          <w:rPr>
            <w:noProof/>
            <w:webHidden/>
          </w:rPr>
          <w:tab/>
        </w:r>
        <w:r>
          <w:rPr>
            <w:noProof/>
            <w:webHidden/>
          </w:rPr>
          <w:fldChar w:fldCharType="begin"/>
        </w:r>
        <w:r>
          <w:rPr>
            <w:noProof/>
            <w:webHidden/>
          </w:rPr>
          <w:instrText xml:space="preserve"> PAGEREF _Toc253579017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8" w:history="1">
        <w:r w:rsidRPr="0021569C">
          <w:rPr>
            <w:rStyle w:val="Hyperlink"/>
            <w:noProof/>
          </w:rPr>
          <w:t>CHA-3.18.4.20.4 Channel/CSR light application shall allow a Telco administrator user to assign any new Dealer role for a user</w:t>
        </w:r>
        <w:r>
          <w:rPr>
            <w:noProof/>
            <w:webHidden/>
          </w:rPr>
          <w:tab/>
        </w:r>
        <w:r>
          <w:rPr>
            <w:noProof/>
            <w:webHidden/>
          </w:rPr>
          <w:fldChar w:fldCharType="begin"/>
        </w:r>
        <w:r>
          <w:rPr>
            <w:noProof/>
            <w:webHidden/>
          </w:rPr>
          <w:instrText xml:space="preserve"> PAGEREF _Toc253579018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19" w:history="1">
        <w:r w:rsidRPr="0021569C">
          <w:rPr>
            <w:rStyle w:val="Hyperlink"/>
            <w:noProof/>
          </w:rPr>
          <w:t>CHA-3.18.4.20.5 Channel/CSR light application shall allow a Dealer administrator user to assign any new Dealer role for a user</w:t>
        </w:r>
        <w:r>
          <w:rPr>
            <w:noProof/>
            <w:webHidden/>
          </w:rPr>
          <w:tab/>
        </w:r>
        <w:r>
          <w:rPr>
            <w:noProof/>
            <w:webHidden/>
          </w:rPr>
          <w:fldChar w:fldCharType="begin"/>
        </w:r>
        <w:r>
          <w:rPr>
            <w:noProof/>
            <w:webHidden/>
          </w:rPr>
          <w:instrText xml:space="preserve"> PAGEREF _Toc253579019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0" w:history="1">
        <w:r w:rsidRPr="0021569C">
          <w:rPr>
            <w:rStyle w:val="Hyperlink"/>
            <w:noProof/>
          </w:rPr>
          <w:t>CHA-3.18.4.30 Channel/CSR light application shall allow a user changing his password with respect of use case ‘Change password’.</w:t>
        </w:r>
        <w:r>
          <w:rPr>
            <w:noProof/>
            <w:webHidden/>
          </w:rPr>
          <w:tab/>
        </w:r>
        <w:r>
          <w:rPr>
            <w:noProof/>
            <w:webHidden/>
          </w:rPr>
          <w:fldChar w:fldCharType="begin"/>
        </w:r>
        <w:r>
          <w:rPr>
            <w:noProof/>
            <w:webHidden/>
          </w:rPr>
          <w:instrText xml:space="preserve"> PAGEREF _Toc253579020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1" w:history="1">
        <w:r w:rsidRPr="0021569C">
          <w:rPr>
            <w:rStyle w:val="Hyperlink"/>
            <w:noProof/>
          </w:rPr>
          <w:t>CHA-3.18.4.30.1 Channel/CSR light application shall allow configuring the password validity rule.</w:t>
        </w:r>
        <w:r>
          <w:rPr>
            <w:noProof/>
            <w:webHidden/>
          </w:rPr>
          <w:tab/>
        </w:r>
        <w:r>
          <w:rPr>
            <w:noProof/>
            <w:webHidden/>
          </w:rPr>
          <w:fldChar w:fldCharType="begin"/>
        </w:r>
        <w:r>
          <w:rPr>
            <w:noProof/>
            <w:webHidden/>
          </w:rPr>
          <w:instrText xml:space="preserve"> PAGEREF _Toc253579021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2" w:history="1">
        <w:r w:rsidRPr="0021569C">
          <w:rPr>
            <w:rStyle w:val="Hyperlink"/>
            <w:noProof/>
          </w:rPr>
          <w:t>CHA-3.18.4.30.2 Channel/CSR light application shall allow configuring the message explaining to the user the password validity rule.</w:t>
        </w:r>
        <w:r>
          <w:rPr>
            <w:noProof/>
            <w:webHidden/>
          </w:rPr>
          <w:tab/>
        </w:r>
        <w:r>
          <w:rPr>
            <w:noProof/>
            <w:webHidden/>
          </w:rPr>
          <w:fldChar w:fldCharType="begin"/>
        </w:r>
        <w:r>
          <w:rPr>
            <w:noProof/>
            <w:webHidden/>
          </w:rPr>
          <w:instrText xml:space="preserve"> PAGEREF _Toc253579022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3" w:history="1">
        <w:r w:rsidRPr="0021569C">
          <w:rPr>
            <w:rStyle w:val="Hyperlink"/>
            <w:noProof/>
          </w:rPr>
          <w:t>CHA-3.18.4.30.3 Channel/CSR light application shall encrypt new password and password history.</w:t>
        </w:r>
        <w:r>
          <w:rPr>
            <w:noProof/>
            <w:webHidden/>
          </w:rPr>
          <w:tab/>
        </w:r>
        <w:r>
          <w:rPr>
            <w:noProof/>
            <w:webHidden/>
          </w:rPr>
          <w:fldChar w:fldCharType="begin"/>
        </w:r>
        <w:r>
          <w:rPr>
            <w:noProof/>
            <w:webHidden/>
          </w:rPr>
          <w:instrText xml:space="preserve"> PAGEREF _Toc253579023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4" w:history="1">
        <w:r w:rsidRPr="0021569C">
          <w:rPr>
            <w:rStyle w:val="Hyperlink"/>
            <w:noProof/>
          </w:rPr>
          <w:t>CHA-3.18.4.40 Channel/CSR light application shall allow user to change password of another user with respect of use case ‘reset password of another user’.</w:t>
        </w:r>
        <w:r>
          <w:rPr>
            <w:noProof/>
            <w:webHidden/>
          </w:rPr>
          <w:tab/>
        </w:r>
        <w:r>
          <w:rPr>
            <w:noProof/>
            <w:webHidden/>
          </w:rPr>
          <w:fldChar w:fldCharType="begin"/>
        </w:r>
        <w:r>
          <w:rPr>
            <w:noProof/>
            <w:webHidden/>
          </w:rPr>
          <w:instrText xml:space="preserve"> PAGEREF _Toc253579024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5" w:history="1">
        <w:r w:rsidRPr="0021569C">
          <w:rPr>
            <w:rStyle w:val="Hyperlink"/>
            <w:noProof/>
          </w:rPr>
          <w:t>CHA-3.18.4.40.1 Channel/CSR light application shall allow user to access to this use case only if the user can ‘manage’ this employee.</w:t>
        </w:r>
        <w:r>
          <w:rPr>
            <w:noProof/>
            <w:webHidden/>
          </w:rPr>
          <w:tab/>
        </w:r>
        <w:r>
          <w:rPr>
            <w:noProof/>
            <w:webHidden/>
          </w:rPr>
          <w:fldChar w:fldCharType="begin"/>
        </w:r>
        <w:r>
          <w:rPr>
            <w:noProof/>
            <w:webHidden/>
          </w:rPr>
          <w:instrText xml:space="preserve"> PAGEREF _Toc253579025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6" w:history="1">
        <w:r w:rsidRPr="0021569C">
          <w:rPr>
            <w:rStyle w:val="Hyperlink"/>
            <w:noProof/>
          </w:rPr>
          <w:t>CHA-3.18.4.40.2 Channel/CSR light application shall respect the password management policy as defined in requirement CHA-3.18.4.8.x.</w:t>
        </w:r>
        <w:r>
          <w:rPr>
            <w:noProof/>
            <w:webHidden/>
          </w:rPr>
          <w:tab/>
        </w:r>
        <w:r>
          <w:rPr>
            <w:noProof/>
            <w:webHidden/>
          </w:rPr>
          <w:fldChar w:fldCharType="begin"/>
        </w:r>
        <w:r>
          <w:rPr>
            <w:noProof/>
            <w:webHidden/>
          </w:rPr>
          <w:instrText xml:space="preserve"> PAGEREF _Toc253579026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7" w:history="1">
        <w:r w:rsidRPr="0021569C">
          <w:rPr>
            <w:rStyle w:val="Hyperlink"/>
            <w:noProof/>
          </w:rPr>
          <w:t>CHA-3.18.4.50 Channel/CSR light application shall allow User changing secret question and answer with respect of use case ‘Change secret question and answer’</w:t>
        </w:r>
        <w:r>
          <w:rPr>
            <w:noProof/>
            <w:webHidden/>
          </w:rPr>
          <w:tab/>
        </w:r>
        <w:r>
          <w:rPr>
            <w:noProof/>
            <w:webHidden/>
          </w:rPr>
          <w:fldChar w:fldCharType="begin"/>
        </w:r>
        <w:r>
          <w:rPr>
            <w:noProof/>
            <w:webHidden/>
          </w:rPr>
          <w:instrText xml:space="preserve"> PAGEREF _Toc253579027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8" w:history="1">
        <w:r w:rsidRPr="0021569C">
          <w:rPr>
            <w:rStyle w:val="Hyperlink"/>
            <w:noProof/>
          </w:rPr>
          <w:t>CHA-3.18.4.50.2 Channel/CSR light application shall allow User changing his own secret question and answer.</w:t>
        </w:r>
        <w:r>
          <w:rPr>
            <w:noProof/>
            <w:webHidden/>
          </w:rPr>
          <w:tab/>
        </w:r>
        <w:r>
          <w:rPr>
            <w:noProof/>
            <w:webHidden/>
          </w:rPr>
          <w:fldChar w:fldCharType="begin"/>
        </w:r>
        <w:r>
          <w:rPr>
            <w:noProof/>
            <w:webHidden/>
          </w:rPr>
          <w:instrText xml:space="preserve"> PAGEREF _Toc253579028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29" w:history="1">
        <w:r w:rsidRPr="0021569C">
          <w:rPr>
            <w:rStyle w:val="Hyperlink"/>
            <w:noProof/>
          </w:rPr>
          <w:t>CHA-3.18.4.50.3 Channel/CSR light application shall prevent accessing this use case for a Telco user (secret question and answer are not managed for a Telco user)</w:t>
        </w:r>
        <w:r>
          <w:rPr>
            <w:noProof/>
            <w:webHidden/>
          </w:rPr>
          <w:tab/>
        </w:r>
        <w:r>
          <w:rPr>
            <w:noProof/>
            <w:webHidden/>
          </w:rPr>
          <w:fldChar w:fldCharType="begin"/>
        </w:r>
        <w:r>
          <w:rPr>
            <w:noProof/>
            <w:webHidden/>
          </w:rPr>
          <w:instrText xml:space="preserve"> PAGEREF _Toc253579029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0" w:history="1">
        <w:r w:rsidRPr="0021569C">
          <w:rPr>
            <w:rStyle w:val="Hyperlink"/>
            <w:noProof/>
          </w:rPr>
          <w:t>CHA-3.18.4.60 Channel/CSR light application shall allow Telco Administrator and dealer administrator manually locking employees they have access to with respect of use case ‘Lock login manually’</w:t>
        </w:r>
        <w:r>
          <w:rPr>
            <w:noProof/>
            <w:webHidden/>
          </w:rPr>
          <w:tab/>
        </w:r>
        <w:r>
          <w:rPr>
            <w:noProof/>
            <w:webHidden/>
          </w:rPr>
          <w:fldChar w:fldCharType="begin"/>
        </w:r>
        <w:r>
          <w:rPr>
            <w:noProof/>
            <w:webHidden/>
          </w:rPr>
          <w:instrText xml:space="preserve"> PAGEREF _Toc253579030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1" w:history="1">
        <w:r w:rsidRPr="0021569C">
          <w:rPr>
            <w:rStyle w:val="Hyperlink"/>
            <w:noProof/>
          </w:rPr>
          <w:t>CHA-3.18.4.60.1 Channel/CSR light application shall allow user to access to this use case only if the user can ‘manage’ this employee.</w:t>
        </w:r>
        <w:r>
          <w:rPr>
            <w:noProof/>
            <w:webHidden/>
          </w:rPr>
          <w:tab/>
        </w:r>
        <w:r>
          <w:rPr>
            <w:noProof/>
            <w:webHidden/>
          </w:rPr>
          <w:fldChar w:fldCharType="begin"/>
        </w:r>
        <w:r>
          <w:rPr>
            <w:noProof/>
            <w:webHidden/>
          </w:rPr>
          <w:instrText xml:space="preserve"> PAGEREF _Toc253579031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2" w:history="1">
        <w:r w:rsidRPr="0021569C">
          <w:rPr>
            <w:rStyle w:val="Hyperlink"/>
            <w:noProof/>
          </w:rPr>
          <w:t>CHA-3.18.4.60.2 Channel/CSR light application shall prevent a user from locking his own login.</w:t>
        </w:r>
        <w:r>
          <w:rPr>
            <w:noProof/>
            <w:webHidden/>
          </w:rPr>
          <w:tab/>
        </w:r>
        <w:r>
          <w:rPr>
            <w:noProof/>
            <w:webHidden/>
          </w:rPr>
          <w:fldChar w:fldCharType="begin"/>
        </w:r>
        <w:r>
          <w:rPr>
            <w:noProof/>
            <w:webHidden/>
          </w:rPr>
          <w:instrText xml:space="preserve"> PAGEREF _Toc253579032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3" w:history="1">
        <w:r w:rsidRPr="0021569C">
          <w:rPr>
            <w:rStyle w:val="Hyperlink"/>
            <w:noProof/>
          </w:rPr>
          <w:t>CHA-3.18.4.70 Channel/CSR light application shall allow Telco Administrator and dealer administrator unlocking employees they have access to with respect of use case ‘Unlock login’</w:t>
        </w:r>
        <w:r>
          <w:rPr>
            <w:noProof/>
            <w:webHidden/>
          </w:rPr>
          <w:tab/>
        </w:r>
        <w:r>
          <w:rPr>
            <w:noProof/>
            <w:webHidden/>
          </w:rPr>
          <w:fldChar w:fldCharType="begin"/>
        </w:r>
        <w:r>
          <w:rPr>
            <w:noProof/>
            <w:webHidden/>
          </w:rPr>
          <w:instrText xml:space="preserve"> PAGEREF _Toc253579033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4" w:history="1">
        <w:r w:rsidRPr="0021569C">
          <w:rPr>
            <w:rStyle w:val="Hyperlink"/>
            <w:noProof/>
          </w:rPr>
          <w:t>CHA-3.18.4.70.1 Channel/CSR light application shall allow user to access to this use case only if the user can ‘manage’ this employee.</w:t>
        </w:r>
        <w:r>
          <w:rPr>
            <w:noProof/>
            <w:webHidden/>
          </w:rPr>
          <w:tab/>
        </w:r>
        <w:r>
          <w:rPr>
            <w:noProof/>
            <w:webHidden/>
          </w:rPr>
          <w:fldChar w:fldCharType="begin"/>
        </w:r>
        <w:r>
          <w:rPr>
            <w:noProof/>
            <w:webHidden/>
          </w:rPr>
          <w:instrText xml:space="preserve"> PAGEREF _Toc253579034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5" w:history="1">
        <w:r w:rsidRPr="0021569C">
          <w:rPr>
            <w:rStyle w:val="Hyperlink"/>
            <w:noProof/>
          </w:rPr>
          <w:t>CHA-3.18.4.70.2 Channel/CSR light application shall prevent a user from unlocking his login.</w:t>
        </w:r>
        <w:r>
          <w:rPr>
            <w:noProof/>
            <w:webHidden/>
          </w:rPr>
          <w:tab/>
        </w:r>
        <w:r>
          <w:rPr>
            <w:noProof/>
            <w:webHidden/>
          </w:rPr>
          <w:fldChar w:fldCharType="begin"/>
        </w:r>
        <w:r>
          <w:rPr>
            <w:noProof/>
            <w:webHidden/>
          </w:rPr>
          <w:instrText xml:space="preserve"> PAGEREF _Toc253579035 \h </w:instrText>
        </w:r>
        <w:r>
          <w:rPr>
            <w:noProof/>
            <w:webHidden/>
          </w:rPr>
        </w:r>
        <w:r>
          <w:rPr>
            <w:noProof/>
            <w:webHidden/>
          </w:rPr>
          <w:fldChar w:fldCharType="separate"/>
        </w:r>
        <w:r>
          <w:rPr>
            <w:noProof/>
            <w:webHidden/>
          </w:rPr>
          <w:t>198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6" w:history="1">
        <w:r w:rsidRPr="0021569C">
          <w:rPr>
            <w:rStyle w:val="Hyperlink"/>
            <w:noProof/>
          </w:rPr>
          <w:t xml:space="preserve">CHA-3.18.4.70.3 Channel/CSR light application shall set the flag “Must change password on next login” to true when </w:t>
        </w:r>
        <w:r w:rsidRPr="0021569C">
          <w:rPr>
            <w:rStyle w:val="Hyperlink"/>
            <w:bCs/>
            <w:noProof/>
          </w:rPr>
          <w:t>unlocking a login</w:t>
        </w:r>
        <w:r>
          <w:rPr>
            <w:noProof/>
            <w:webHidden/>
          </w:rPr>
          <w:tab/>
        </w:r>
        <w:r>
          <w:rPr>
            <w:noProof/>
            <w:webHidden/>
          </w:rPr>
          <w:fldChar w:fldCharType="begin"/>
        </w:r>
        <w:r>
          <w:rPr>
            <w:noProof/>
            <w:webHidden/>
          </w:rPr>
          <w:instrText xml:space="preserve"> PAGEREF _Toc253579036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7" w:history="1">
        <w:r w:rsidRPr="0021569C">
          <w:rPr>
            <w:rStyle w:val="Hyperlink"/>
            <w:noProof/>
          </w:rPr>
          <w:t>CHA-3.18.4.80 Channel/CSR light application shall allow Telco administrator and Dealer administrator creating login for employees they have access to with respect of use case ‘Register login’.</w:t>
        </w:r>
        <w:r>
          <w:rPr>
            <w:noProof/>
            <w:webHidden/>
          </w:rPr>
          <w:tab/>
        </w:r>
        <w:r>
          <w:rPr>
            <w:noProof/>
            <w:webHidden/>
          </w:rPr>
          <w:fldChar w:fldCharType="begin"/>
        </w:r>
        <w:r>
          <w:rPr>
            <w:noProof/>
            <w:webHidden/>
          </w:rPr>
          <w:instrText xml:space="preserve"> PAGEREF _Toc253579037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8" w:history="1">
        <w:r w:rsidRPr="0021569C">
          <w:rPr>
            <w:rStyle w:val="Hyperlink"/>
            <w:noProof/>
          </w:rPr>
          <w:t>CHA-3.18.4.80.1 Channel/CSR light application shall allow to access to this use case only if user can ‘manage’ the employee.</w:t>
        </w:r>
        <w:r>
          <w:rPr>
            <w:noProof/>
            <w:webHidden/>
          </w:rPr>
          <w:tab/>
        </w:r>
        <w:r>
          <w:rPr>
            <w:noProof/>
            <w:webHidden/>
          </w:rPr>
          <w:fldChar w:fldCharType="begin"/>
        </w:r>
        <w:r>
          <w:rPr>
            <w:noProof/>
            <w:webHidden/>
          </w:rPr>
          <w:instrText xml:space="preserve"> PAGEREF _Toc253579038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39" w:history="1">
        <w:r w:rsidRPr="0021569C">
          <w:rPr>
            <w:rStyle w:val="Hyperlink"/>
            <w:noProof/>
          </w:rPr>
          <w:t>CHA-3.18.4.80.2 Channel/CSR light application shall set the new login as active, with the flag “change password on next login” to true and set the expiration date according to temporary expiration duration depending on the user organization.</w:t>
        </w:r>
        <w:r>
          <w:rPr>
            <w:noProof/>
            <w:webHidden/>
          </w:rPr>
          <w:tab/>
        </w:r>
        <w:r>
          <w:rPr>
            <w:noProof/>
            <w:webHidden/>
          </w:rPr>
          <w:fldChar w:fldCharType="begin"/>
        </w:r>
        <w:r>
          <w:rPr>
            <w:noProof/>
            <w:webHidden/>
          </w:rPr>
          <w:instrText xml:space="preserve"> PAGEREF _Toc253579039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0" w:history="1">
        <w:r w:rsidRPr="0021569C">
          <w:rPr>
            <w:rStyle w:val="Hyperlink"/>
            <w:noProof/>
          </w:rPr>
          <w:t>CHA-3.18.4.80.3 Channel/CSR light application shall respect the password management policy as defined in requirement CHA-3.18.4.8.x.</w:t>
        </w:r>
        <w:r>
          <w:rPr>
            <w:noProof/>
            <w:webHidden/>
          </w:rPr>
          <w:tab/>
        </w:r>
        <w:r>
          <w:rPr>
            <w:noProof/>
            <w:webHidden/>
          </w:rPr>
          <w:fldChar w:fldCharType="begin"/>
        </w:r>
        <w:r>
          <w:rPr>
            <w:noProof/>
            <w:webHidden/>
          </w:rPr>
          <w:instrText xml:space="preserve"> PAGEREF _Toc253579040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1" w:history="1">
        <w:r w:rsidRPr="0021569C">
          <w:rPr>
            <w:rStyle w:val="Hyperlink"/>
            <w:noProof/>
          </w:rPr>
          <w:t>CHA-3.18.4.80.4 Channel/CSR light application shall raise an error if the user tries to create a login for a dealer organization not completely registered (refer to dealer registration use case).</w:t>
        </w:r>
        <w:r>
          <w:rPr>
            <w:noProof/>
            <w:webHidden/>
          </w:rPr>
          <w:tab/>
        </w:r>
        <w:r>
          <w:rPr>
            <w:noProof/>
            <w:webHidden/>
          </w:rPr>
          <w:fldChar w:fldCharType="begin"/>
        </w:r>
        <w:r>
          <w:rPr>
            <w:noProof/>
            <w:webHidden/>
          </w:rPr>
          <w:instrText xml:space="preserve"> PAGEREF _Toc253579041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2" w:history="1">
        <w:r w:rsidRPr="0021569C">
          <w:rPr>
            <w:rStyle w:val="Hyperlink"/>
            <w:noProof/>
          </w:rPr>
          <w:t>CHA-3.18.4.80.5 Channel/CSR light application shall propose different roles for Dealer or Telco login creation similarly as in change role use case</w:t>
        </w:r>
        <w:r>
          <w:rPr>
            <w:noProof/>
            <w:webHidden/>
          </w:rPr>
          <w:tab/>
        </w:r>
        <w:r>
          <w:rPr>
            <w:noProof/>
            <w:webHidden/>
          </w:rPr>
          <w:fldChar w:fldCharType="begin"/>
        </w:r>
        <w:r>
          <w:rPr>
            <w:noProof/>
            <w:webHidden/>
          </w:rPr>
          <w:instrText xml:space="preserve"> PAGEREF _Toc253579042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3" w:history="1">
        <w:r w:rsidRPr="0021569C">
          <w:rPr>
            <w:rStyle w:val="Hyperlink"/>
            <w:noProof/>
          </w:rPr>
          <w:t>CHA-3.18.4.100 Channel/CSR light application shall allow a user getting his forgotten password with respect of use case ‘get forgotten password’</w:t>
        </w:r>
        <w:r>
          <w:rPr>
            <w:noProof/>
            <w:webHidden/>
          </w:rPr>
          <w:tab/>
        </w:r>
        <w:r>
          <w:rPr>
            <w:noProof/>
            <w:webHidden/>
          </w:rPr>
          <w:fldChar w:fldCharType="begin"/>
        </w:r>
        <w:r>
          <w:rPr>
            <w:noProof/>
            <w:webHidden/>
          </w:rPr>
          <w:instrText xml:space="preserve"> PAGEREF _Toc253579043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4" w:history="1">
        <w:r w:rsidRPr="0021569C">
          <w:rPr>
            <w:rStyle w:val="Hyperlink"/>
            <w:noProof/>
          </w:rPr>
          <w:t>CHA-3.18.4.100.1 Channel/CSR light application shall respect the password management policy as defined in requirement CHA-3.18.4.8.x</w:t>
        </w:r>
        <w:r>
          <w:rPr>
            <w:noProof/>
            <w:webHidden/>
          </w:rPr>
          <w:tab/>
        </w:r>
        <w:r>
          <w:rPr>
            <w:noProof/>
            <w:webHidden/>
          </w:rPr>
          <w:fldChar w:fldCharType="begin"/>
        </w:r>
        <w:r>
          <w:rPr>
            <w:noProof/>
            <w:webHidden/>
          </w:rPr>
          <w:instrText xml:space="preserve"> PAGEREF _Toc253579044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5" w:history="1">
        <w:r w:rsidRPr="0021569C">
          <w:rPr>
            <w:rStyle w:val="Hyperlink"/>
            <w:noProof/>
          </w:rPr>
          <w:t>CHA-3.18.4.110 Channel/CSR light application shall force user changing his password with respect of use case ‘Change password on first login’</w:t>
        </w:r>
        <w:r>
          <w:rPr>
            <w:noProof/>
            <w:webHidden/>
          </w:rPr>
          <w:tab/>
        </w:r>
        <w:r>
          <w:rPr>
            <w:noProof/>
            <w:webHidden/>
          </w:rPr>
          <w:fldChar w:fldCharType="begin"/>
        </w:r>
        <w:r>
          <w:rPr>
            <w:noProof/>
            <w:webHidden/>
          </w:rPr>
          <w:instrText xml:space="preserve"> PAGEREF _Toc253579045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6" w:history="1">
        <w:r w:rsidRPr="0021569C">
          <w:rPr>
            <w:rStyle w:val="Hyperlink"/>
            <w:noProof/>
          </w:rPr>
          <w:t>CHA-3.18.4.120 Channel/CSR light application shall allow Telco administrator and Dealer administrator deactivating employee’s login they have access to with respect of use case ‘Deactivate login’</w:t>
        </w:r>
        <w:r>
          <w:rPr>
            <w:noProof/>
            <w:webHidden/>
          </w:rPr>
          <w:tab/>
        </w:r>
        <w:r>
          <w:rPr>
            <w:noProof/>
            <w:webHidden/>
          </w:rPr>
          <w:fldChar w:fldCharType="begin"/>
        </w:r>
        <w:r>
          <w:rPr>
            <w:noProof/>
            <w:webHidden/>
          </w:rPr>
          <w:instrText xml:space="preserve"> PAGEREF _Toc253579046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7" w:history="1">
        <w:r w:rsidRPr="0021569C">
          <w:rPr>
            <w:rStyle w:val="Hyperlink"/>
            <w:noProof/>
          </w:rPr>
          <w:t>CHA-3.18.4.130 Channel/CSR light application shall allow Telco administrator and Dealer administrator reactivating employee’s login they have access to with respect of use case ‘Reactivate login’.</w:t>
        </w:r>
        <w:r>
          <w:rPr>
            <w:noProof/>
            <w:webHidden/>
          </w:rPr>
          <w:tab/>
        </w:r>
        <w:r>
          <w:rPr>
            <w:noProof/>
            <w:webHidden/>
          </w:rPr>
          <w:fldChar w:fldCharType="begin"/>
        </w:r>
        <w:r>
          <w:rPr>
            <w:noProof/>
            <w:webHidden/>
          </w:rPr>
          <w:instrText xml:space="preserve"> PAGEREF _Toc253579047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8" w:history="1">
        <w:r w:rsidRPr="0021569C">
          <w:rPr>
            <w:rStyle w:val="Hyperlink"/>
            <w:noProof/>
          </w:rPr>
          <w:t>CHA-3.18.4.130.1 Channel/CSR light application shall allow user to access to this use case only if the user can ‘manage’ this employee.</w:t>
        </w:r>
        <w:r>
          <w:rPr>
            <w:noProof/>
            <w:webHidden/>
          </w:rPr>
          <w:tab/>
        </w:r>
        <w:r>
          <w:rPr>
            <w:noProof/>
            <w:webHidden/>
          </w:rPr>
          <w:fldChar w:fldCharType="begin"/>
        </w:r>
        <w:r>
          <w:rPr>
            <w:noProof/>
            <w:webHidden/>
          </w:rPr>
          <w:instrText xml:space="preserve"> PAGEREF _Toc253579048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49" w:history="1">
        <w:r w:rsidRPr="0021569C">
          <w:rPr>
            <w:rStyle w:val="Hyperlink"/>
            <w:noProof/>
          </w:rPr>
          <w:t>CHA-3.18.4.140 Channel/CSR light application shall allow Telco administrator and Dealer administrator forcing user changing their password on first login for employees they have access to with respect of use case ‘Force user to change his password on first login’.</w:t>
        </w:r>
        <w:r>
          <w:rPr>
            <w:noProof/>
            <w:webHidden/>
          </w:rPr>
          <w:tab/>
        </w:r>
        <w:r>
          <w:rPr>
            <w:noProof/>
            <w:webHidden/>
          </w:rPr>
          <w:fldChar w:fldCharType="begin"/>
        </w:r>
        <w:r>
          <w:rPr>
            <w:noProof/>
            <w:webHidden/>
          </w:rPr>
          <w:instrText xml:space="preserve"> PAGEREF _Toc253579049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0" w:history="1">
        <w:r w:rsidRPr="0021569C">
          <w:rPr>
            <w:rStyle w:val="Hyperlink"/>
            <w:noProof/>
          </w:rPr>
          <w:t>CHA-3.18.4.140.1 Channel/CSR light application shall allow user to access to this use case only if the user can ‘manage’ this employee.</w:t>
        </w:r>
        <w:r>
          <w:rPr>
            <w:noProof/>
            <w:webHidden/>
          </w:rPr>
          <w:tab/>
        </w:r>
        <w:r>
          <w:rPr>
            <w:noProof/>
            <w:webHidden/>
          </w:rPr>
          <w:fldChar w:fldCharType="begin"/>
        </w:r>
        <w:r>
          <w:rPr>
            <w:noProof/>
            <w:webHidden/>
          </w:rPr>
          <w:instrText xml:space="preserve"> PAGEREF _Toc253579050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1" w:history="1">
        <w:r w:rsidRPr="0021569C">
          <w:rPr>
            <w:rStyle w:val="Hyperlink"/>
            <w:noProof/>
          </w:rPr>
          <w:t>CHA-3.18.4.140.2 Channel/CSR light application shall prevent a user accessing this use case for himself.</w:t>
        </w:r>
        <w:r>
          <w:rPr>
            <w:noProof/>
            <w:webHidden/>
          </w:rPr>
          <w:tab/>
        </w:r>
        <w:r>
          <w:rPr>
            <w:noProof/>
            <w:webHidden/>
          </w:rPr>
          <w:fldChar w:fldCharType="begin"/>
        </w:r>
        <w:r>
          <w:rPr>
            <w:noProof/>
            <w:webHidden/>
          </w:rPr>
          <w:instrText xml:space="preserve"> PAGEREF _Toc253579051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052" w:history="1">
        <w:r w:rsidRPr="0021569C">
          <w:rPr>
            <w:rStyle w:val="Hyperlink"/>
            <w:noProof/>
          </w:rPr>
          <w:t>3.19</w:t>
        </w:r>
        <w:r>
          <w:rPr>
            <w:rFonts w:ascii="Calibri" w:hAnsi="Calibri"/>
            <w:b w:val="0"/>
            <w:bCs w:val="0"/>
            <w:caps w:val="0"/>
            <w:noProof/>
            <w:sz w:val="22"/>
            <w:szCs w:val="22"/>
          </w:rPr>
          <w:tab/>
        </w:r>
        <w:r w:rsidRPr="0021569C">
          <w:rPr>
            <w:rStyle w:val="Hyperlink"/>
            <w:noProof/>
          </w:rPr>
          <w:t>Capability 18. Real time Balance management – RBM</w:t>
        </w:r>
        <w:r>
          <w:rPr>
            <w:noProof/>
            <w:webHidden/>
          </w:rPr>
          <w:tab/>
        </w:r>
        <w:r>
          <w:rPr>
            <w:noProof/>
            <w:webHidden/>
          </w:rPr>
          <w:fldChar w:fldCharType="begin"/>
        </w:r>
        <w:r>
          <w:rPr>
            <w:noProof/>
            <w:webHidden/>
          </w:rPr>
          <w:instrText xml:space="preserve"> PAGEREF _Toc253579052 \h </w:instrText>
        </w:r>
        <w:r>
          <w:rPr>
            <w:noProof/>
            <w:webHidden/>
          </w:rPr>
        </w:r>
        <w:r>
          <w:rPr>
            <w:noProof/>
            <w:webHidden/>
          </w:rPr>
          <w:fldChar w:fldCharType="separate"/>
        </w:r>
        <w:r>
          <w:rPr>
            <w:noProof/>
            <w:webHidden/>
          </w:rPr>
          <w:t>199</w:t>
        </w:r>
        <w:r>
          <w:rPr>
            <w:noProof/>
            <w:webHidden/>
          </w:rPr>
          <w:fldChar w:fldCharType="end"/>
        </w:r>
      </w:hyperlink>
    </w:p>
    <w:p w:rsidR="003867B2" w:rsidRDefault="003867B2">
      <w:pPr>
        <w:pStyle w:val="TOC2"/>
        <w:rPr>
          <w:rFonts w:ascii="Calibri" w:hAnsi="Calibri"/>
          <w:smallCaps w:val="0"/>
          <w:noProof/>
          <w:sz w:val="22"/>
          <w:szCs w:val="22"/>
        </w:rPr>
      </w:pPr>
      <w:hyperlink w:anchor="_Toc253579053" w:history="1">
        <w:r w:rsidRPr="0021569C">
          <w:rPr>
            <w:rStyle w:val="Hyperlink"/>
            <w:noProof/>
          </w:rPr>
          <w:t>3.19.4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_Toc253579053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4" w:history="1">
        <w:r w:rsidRPr="0021569C">
          <w:rPr>
            <w:rStyle w:val="Hyperlink"/>
            <w:noProof/>
          </w:rPr>
          <w:t>CHA-3.19.4.10 Channel/CSR light application shall allow a user configuring spending and/or credit limits for an account or a subscriber with respect of use case configure spending/credit limits’</w:t>
        </w:r>
        <w:r>
          <w:rPr>
            <w:noProof/>
            <w:webHidden/>
          </w:rPr>
          <w:tab/>
        </w:r>
        <w:r>
          <w:rPr>
            <w:noProof/>
            <w:webHidden/>
          </w:rPr>
          <w:fldChar w:fldCharType="begin"/>
        </w:r>
        <w:r>
          <w:rPr>
            <w:noProof/>
            <w:webHidden/>
          </w:rPr>
          <w:instrText xml:space="preserve"> PAGEREF _Toc253579054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5" w:history="1">
        <w:r w:rsidRPr="0021569C">
          <w:rPr>
            <w:rStyle w:val="Hyperlink"/>
            <w:noProof/>
          </w:rPr>
          <w:t>CHA-3.19.4.10.1 Channel/CSR light application shall support configuring if credit limits can be configured and thus depending on actor categories (Dealers versus CSR)</w:t>
        </w:r>
        <w:r>
          <w:rPr>
            <w:noProof/>
            <w:webHidden/>
          </w:rPr>
          <w:tab/>
        </w:r>
        <w:r>
          <w:rPr>
            <w:noProof/>
            <w:webHidden/>
          </w:rPr>
          <w:fldChar w:fldCharType="begin"/>
        </w:r>
        <w:r>
          <w:rPr>
            <w:noProof/>
            <w:webHidden/>
          </w:rPr>
          <w:instrText xml:space="preserve"> PAGEREF _Toc253579055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6" w:history="1">
        <w:r w:rsidRPr="0021569C">
          <w:rPr>
            <w:rStyle w:val="Hyperlink"/>
            <w:noProof/>
          </w:rPr>
          <w:t>CHA-3.19.4.20 Channel/CSR light application shall apply same logic as in consumer application to select spending limits to configure</w:t>
        </w:r>
        <w:r>
          <w:rPr>
            <w:noProof/>
            <w:webHidden/>
          </w:rPr>
          <w:tab/>
        </w:r>
        <w:r>
          <w:rPr>
            <w:noProof/>
            <w:webHidden/>
          </w:rPr>
          <w:fldChar w:fldCharType="begin"/>
        </w:r>
        <w:r>
          <w:rPr>
            <w:noProof/>
            <w:webHidden/>
          </w:rPr>
          <w:instrText xml:space="preserve"> PAGEREF _Toc253579056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7" w:history="1">
        <w:r w:rsidRPr="0021569C">
          <w:rPr>
            <w:rStyle w:val="Hyperlink"/>
            <w:noProof/>
          </w:rPr>
          <w:t>CHA-3.19.4.20.1 in addition, when ‘swapping a subscriber’ or changing supplementary offers for account/subscriber, Channel/CSR light application shall propose all spending limits regarding new subscriber/account configuration.</w:t>
        </w:r>
        <w:r>
          <w:rPr>
            <w:noProof/>
            <w:webHidden/>
          </w:rPr>
          <w:tab/>
        </w:r>
        <w:r>
          <w:rPr>
            <w:noProof/>
            <w:webHidden/>
          </w:rPr>
          <w:fldChar w:fldCharType="begin"/>
        </w:r>
        <w:r>
          <w:rPr>
            <w:noProof/>
            <w:webHidden/>
          </w:rPr>
          <w:instrText xml:space="preserve"> PAGEREF _Toc253579057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8" w:history="1">
        <w:r w:rsidRPr="0021569C">
          <w:rPr>
            <w:rStyle w:val="Hyperlink"/>
            <w:noProof/>
          </w:rPr>
          <w:t>CHA-3.19.4.20.2 in addition, when adding supplementary offers or reconfiguring selective offers to account/subscriber, Channel/CSR light application shall propose only spending limits regarding new added offers.</w:t>
        </w:r>
        <w:r>
          <w:rPr>
            <w:noProof/>
            <w:webHidden/>
          </w:rPr>
          <w:tab/>
        </w:r>
        <w:r>
          <w:rPr>
            <w:noProof/>
            <w:webHidden/>
          </w:rPr>
          <w:fldChar w:fldCharType="begin"/>
        </w:r>
        <w:r>
          <w:rPr>
            <w:noProof/>
            <w:webHidden/>
          </w:rPr>
          <w:instrText xml:space="preserve"> PAGEREF _Toc253579058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59" w:history="1">
        <w:r w:rsidRPr="0021569C">
          <w:rPr>
            <w:rStyle w:val="Hyperlink"/>
            <w:noProof/>
          </w:rPr>
          <w:t>CHA-3.19.4.25 Channel/CSR light application shall apply the same logic for selecting a credit limit to configure than the one for spending limit.</w:t>
        </w:r>
        <w:r>
          <w:rPr>
            <w:noProof/>
            <w:webHidden/>
          </w:rPr>
          <w:tab/>
        </w:r>
        <w:r>
          <w:rPr>
            <w:noProof/>
            <w:webHidden/>
          </w:rPr>
          <w:fldChar w:fldCharType="begin"/>
        </w:r>
        <w:r>
          <w:rPr>
            <w:noProof/>
            <w:webHidden/>
          </w:rPr>
          <w:instrText xml:space="preserve"> PAGEREF _Toc253579059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0" w:history="1">
        <w:r w:rsidRPr="0021569C">
          <w:rPr>
            <w:rStyle w:val="Hyperlink"/>
            <w:noProof/>
          </w:rPr>
          <w:t>CHA-3.19.4.30 Channel/CSR light application shall display for every spending/credit limit, the spending/credit limit name, the min and max values and the unit/currency</w:t>
        </w:r>
        <w:r>
          <w:rPr>
            <w:noProof/>
            <w:webHidden/>
          </w:rPr>
          <w:tab/>
        </w:r>
        <w:r>
          <w:rPr>
            <w:noProof/>
            <w:webHidden/>
          </w:rPr>
          <w:fldChar w:fldCharType="begin"/>
        </w:r>
        <w:r>
          <w:rPr>
            <w:noProof/>
            <w:webHidden/>
          </w:rPr>
          <w:instrText xml:space="preserve"> PAGEREF _Toc253579060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1" w:history="1">
        <w:r w:rsidRPr="0021569C">
          <w:rPr>
            <w:rStyle w:val="Hyperlink"/>
            <w:noProof/>
          </w:rPr>
          <w:t>CHA-3.19.4.30.1 Channel/CSR light application shall apply same logic as in consumer application to get the min and max authorized value for the spending limit</w:t>
        </w:r>
        <w:r>
          <w:rPr>
            <w:noProof/>
            <w:webHidden/>
          </w:rPr>
          <w:tab/>
        </w:r>
        <w:r>
          <w:rPr>
            <w:noProof/>
            <w:webHidden/>
          </w:rPr>
          <w:fldChar w:fldCharType="begin"/>
        </w:r>
        <w:r>
          <w:rPr>
            <w:noProof/>
            <w:webHidden/>
          </w:rPr>
          <w:instrText xml:space="preserve"> PAGEREF _Toc253579061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2" w:history="1">
        <w:r w:rsidRPr="0021569C">
          <w:rPr>
            <w:rStyle w:val="Hyperlink"/>
            <w:noProof/>
          </w:rPr>
          <w:t>CHA-3.19.4.30.2 If the balance unit is currency, Channel/CSR light application shall use the subscriber/account currency as balance currency</w:t>
        </w:r>
        <w:r>
          <w:rPr>
            <w:noProof/>
            <w:webHidden/>
          </w:rPr>
          <w:tab/>
        </w:r>
        <w:r>
          <w:rPr>
            <w:noProof/>
            <w:webHidden/>
          </w:rPr>
          <w:fldChar w:fldCharType="begin"/>
        </w:r>
        <w:r>
          <w:rPr>
            <w:noProof/>
            <w:webHidden/>
          </w:rPr>
          <w:instrText xml:space="preserve"> PAGEREF _Toc253579062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3" w:history="1">
        <w:r w:rsidRPr="0021569C">
          <w:rPr>
            <w:rStyle w:val="Hyperlink"/>
            <w:noProof/>
          </w:rPr>
          <w:t>CHA-3.19.4.40 Channel/CSR light application shall allow a user configuring subscriber shadow balances when acquiring a new subscriber or swapping an existing one with respect of use case ‘configure shadow balances’.</w:t>
        </w:r>
        <w:r>
          <w:rPr>
            <w:noProof/>
            <w:webHidden/>
          </w:rPr>
          <w:tab/>
        </w:r>
        <w:r>
          <w:rPr>
            <w:noProof/>
            <w:webHidden/>
          </w:rPr>
          <w:fldChar w:fldCharType="begin"/>
        </w:r>
        <w:r>
          <w:rPr>
            <w:noProof/>
            <w:webHidden/>
          </w:rPr>
          <w:instrText xml:space="preserve"> PAGEREF _Toc253579063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4" w:history="1">
        <w:r w:rsidRPr="0021569C">
          <w:rPr>
            <w:rStyle w:val="Hyperlink"/>
            <w:noProof/>
          </w:rPr>
          <w:t>CHA-3.19.4.50 Channel/CSR light application shall apply same logic as in consumer application to select shadow balance to configure.</w:t>
        </w:r>
        <w:r>
          <w:rPr>
            <w:noProof/>
            <w:webHidden/>
          </w:rPr>
          <w:tab/>
        </w:r>
        <w:r>
          <w:rPr>
            <w:noProof/>
            <w:webHidden/>
          </w:rPr>
          <w:fldChar w:fldCharType="begin"/>
        </w:r>
        <w:r>
          <w:rPr>
            <w:noProof/>
            <w:webHidden/>
          </w:rPr>
          <w:instrText xml:space="preserve"> PAGEREF _Toc253579064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5" w:history="1">
        <w:r w:rsidRPr="0021569C">
          <w:rPr>
            <w:rStyle w:val="Hyperlink"/>
            <w:noProof/>
          </w:rPr>
          <w:t>CHA-3.19.4.50.1 in addition, when ‘swapping a subscriber’, Channel/CSR light application shall propose for already instantiated shadow balances (independently if they are or not in the context of an account bundle) to configure only the limit</w:t>
        </w:r>
        <w:r>
          <w:rPr>
            <w:noProof/>
            <w:webHidden/>
          </w:rPr>
          <w:tab/>
        </w:r>
        <w:r>
          <w:rPr>
            <w:noProof/>
            <w:webHidden/>
          </w:rPr>
          <w:fldChar w:fldCharType="begin"/>
        </w:r>
        <w:r>
          <w:rPr>
            <w:noProof/>
            <w:webHidden/>
          </w:rPr>
          <w:instrText xml:space="preserve"> PAGEREF _Toc253579065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6" w:history="1">
        <w:r w:rsidRPr="0021569C">
          <w:rPr>
            <w:rStyle w:val="Hyperlink"/>
            <w:noProof/>
          </w:rPr>
          <w:t>CHA-3.19.4.50.2 in addition, when adding supplementary offers or reconfiguring selective offers to subscriber, Channel/CSR light application shall propose only shadow balances regarding new added offers.</w:t>
        </w:r>
        <w:r>
          <w:rPr>
            <w:noProof/>
            <w:webHidden/>
          </w:rPr>
          <w:tab/>
        </w:r>
        <w:r>
          <w:rPr>
            <w:noProof/>
            <w:webHidden/>
          </w:rPr>
          <w:fldChar w:fldCharType="begin"/>
        </w:r>
        <w:r>
          <w:rPr>
            <w:noProof/>
            <w:webHidden/>
          </w:rPr>
          <w:instrText xml:space="preserve"> PAGEREF _Toc253579066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7" w:history="1">
        <w:r w:rsidRPr="0021569C">
          <w:rPr>
            <w:rStyle w:val="Hyperlink"/>
            <w:noProof/>
          </w:rPr>
          <w:t>CHA-3.19.4.50.3 in addition, when ‘swapping a subscriber’, Channel/CSR light application shall propose configuring limit of new shadow balances only in case the subscriber bundle has been subscribed in the context of an account bundle and there is a default configuration for the shadow balance pointing to an account balance</w:t>
        </w:r>
        <w:r>
          <w:rPr>
            <w:noProof/>
            <w:webHidden/>
          </w:rPr>
          <w:tab/>
        </w:r>
        <w:r>
          <w:rPr>
            <w:noProof/>
            <w:webHidden/>
          </w:rPr>
          <w:fldChar w:fldCharType="begin"/>
        </w:r>
        <w:r>
          <w:rPr>
            <w:noProof/>
            <w:webHidden/>
          </w:rPr>
          <w:instrText xml:space="preserve"> PAGEREF _Toc253579067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8" w:history="1">
        <w:r w:rsidRPr="0021569C">
          <w:rPr>
            <w:rStyle w:val="Hyperlink"/>
            <w:noProof/>
          </w:rPr>
          <w:t>CHA-3.19.4.60 For new subscriber, Channel/CSR light application shall propose to configure shadow balances limit only in case the subscriber bundle has been subscribed in the context of an account bundle and there is a default configuration for the shadow balance pointing to an account balance</w:t>
        </w:r>
        <w:r>
          <w:rPr>
            <w:noProof/>
            <w:webHidden/>
          </w:rPr>
          <w:tab/>
        </w:r>
        <w:r>
          <w:rPr>
            <w:noProof/>
            <w:webHidden/>
          </w:rPr>
          <w:fldChar w:fldCharType="begin"/>
        </w:r>
        <w:r>
          <w:rPr>
            <w:noProof/>
            <w:webHidden/>
          </w:rPr>
          <w:instrText xml:space="preserve"> PAGEREF _Toc253579068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69" w:history="1">
        <w:r w:rsidRPr="0021569C">
          <w:rPr>
            <w:rStyle w:val="Hyperlink"/>
            <w:noProof/>
          </w:rPr>
          <w:t>CHA-3.19.4.70 Channel/CSR light application shall display for every shadow balance, the shadow balance name, the min and max value, the unit/currency, the name of the pointed account balance.</w:t>
        </w:r>
        <w:r>
          <w:rPr>
            <w:noProof/>
            <w:webHidden/>
          </w:rPr>
          <w:tab/>
        </w:r>
        <w:r>
          <w:rPr>
            <w:noProof/>
            <w:webHidden/>
          </w:rPr>
          <w:fldChar w:fldCharType="begin"/>
        </w:r>
        <w:r>
          <w:rPr>
            <w:noProof/>
            <w:webHidden/>
          </w:rPr>
          <w:instrText xml:space="preserve"> PAGEREF _Toc253579069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0" w:history="1">
        <w:r w:rsidRPr="0021569C">
          <w:rPr>
            <w:rStyle w:val="Hyperlink"/>
            <w:noProof/>
          </w:rPr>
          <w:t>CHA-3.19.4.70.1 Channel/CSR light application shall apply same logic as in consumer application to get the min and max authorized value for the shadow balance limit</w:t>
        </w:r>
        <w:r>
          <w:rPr>
            <w:noProof/>
            <w:webHidden/>
          </w:rPr>
          <w:tab/>
        </w:r>
        <w:r>
          <w:rPr>
            <w:noProof/>
            <w:webHidden/>
          </w:rPr>
          <w:fldChar w:fldCharType="begin"/>
        </w:r>
        <w:r>
          <w:rPr>
            <w:noProof/>
            <w:webHidden/>
          </w:rPr>
          <w:instrText xml:space="preserve"> PAGEREF _Toc253579070 \h </w:instrText>
        </w:r>
        <w:r>
          <w:rPr>
            <w:noProof/>
            <w:webHidden/>
          </w:rPr>
        </w:r>
        <w:r>
          <w:rPr>
            <w:noProof/>
            <w:webHidden/>
          </w:rPr>
          <w:fldChar w:fldCharType="separate"/>
        </w:r>
        <w:r>
          <w:rPr>
            <w:noProof/>
            <w:webHidden/>
          </w:rPr>
          <w:t>206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1" w:history="1">
        <w:r w:rsidRPr="0021569C">
          <w:rPr>
            <w:rStyle w:val="Hyperlink"/>
            <w:noProof/>
          </w:rPr>
          <w:t>CHA-3.19.4.70.2 if the balance unit is currency, Channel/CSR light application shall use the subscriber currency as balance currency</w:t>
        </w:r>
        <w:r>
          <w:rPr>
            <w:noProof/>
            <w:webHidden/>
          </w:rPr>
          <w:tab/>
        </w:r>
        <w:r>
          <w:rPr>
            <w:noProof/>
            <w:webHidden/>
          </w:rPr>
          <w:fldChar w:fldCharType="begin"/>
        </w:r>
        <w:r>
          <w:rPr>
            <w:noProof/>
            <w:webHidden/>
          </w:rPr>
          <w:instrText xml:space="preserve"> PAGEREF _Toc253579071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2" w:history="1">
        <w:r w:rsidRPr="0021569C">
          <w:rPr>
            <w:rStyle w:val="Hyperlink"/>
            <w:noProof/>
          </w:rPr>
          <w:t>CHA-3.19.4.80 Channel/CSR light application shall allow a user viewing account and subscriber balances with respect of use case view balances</w:t>
        </w:r>
        <w:r>
          <w:rPr>
            <w:noProof/>
            <w:webHidden/>
          </w:rPr>
          <w:tab/>
        </w:r>
        <w:r>
          <w:rPr>
            <w:noProof/>
            <w:webHidden/>
          </w:rPr>
          <w:fldChar w:fldCharType="begin"/>
        </w:r>
        <w:r>
          <w:rPr>
            <w:noProof/>
            <w:webHidden/>
          </w:rPr>
          <w:instrText xml:space="preserve"> PAGEREF _Toc253579072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3" w:history="1">
        <w:r w:rsidRPr="0021569C">
          <w:rPr>
            <w:rStyle w:val="Hyperlink"/>
            <w:noProof/>
          </w:rPr>
          <w:t>CHA-3.19.4.85 Channel/CSR light application shall display an option to view balances only if the service to get them is enabled</w:t>
        </w:r>
        <w:r>
          <w:rPr>
            <w:noProof/>
            <w:webHidden/>
          </w:rPr>
          <w:tab/>
        </w:r>
        <w:r>
          <w:rPr>
            <w:noProof/>
            <w:webHidden/>
          </w:rPr>
          <w:fldChar w:fldCharType="begin"/>
        </w:r>
        <w:r>
          <w:rPr>
            <w:noProof/>
            <w:webHidden/>
          </w:rPr>
          <w:instrText xml:space="preserve"> PAGEREF _Toc253579073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4" w:history="1">
        <w:r w:rsidRPr="0021569C">
          <w:rPr>
            <w:rStyle w:val="Hyperlink"/>
            <w:noProof/>
          </w:rPr>
          <w:t>CHA-3.19.4.85.1 Channel/CSR light application shall support at design phase to enable or disable the service to get balances.</w:t>
        </w:r>
        <w:r>
          <w:rPr>
            <w:noProof/>
            <w:webHidden/>
          </w:rPr>
          <w:tab/>
        </w:r>
        <w:r>
          <w:rPr>
            <w:noProof/>
            <w:webHidden/>
          </w:rPr>
          <w:fldChar w:fldCharType="begin"/>
        </w:r>
        <w:r>
          <w:rPr>
            <w:noProof/>
            <w:webHidden/>
          </w:rPr>
          <w:instrText xml:space="preserve"> PAGEREF _Toc253579074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5" w:history="1">
        <w:r w:rsidRPr="0021569C">
          <w:rPr>
            <w:rStyle w:val="Hyperlink"/>
            <w:noProof/>
          </w:rPr>
          <w:t>CHA-3.19.4.90 Channel/CSR light application shall display for a spending/credit or postpaid limit, the limit name, the limit type, the remaining value (i.e. balance value), the limit value, the currency and the next reset date.</w:t>
        </w:r>
        <w:r>
          <w:rPr>
            <w:noProof/>
            <w:webHidden/>
          </w:rPr>
          <w:tab/>
        </w:r>
        <w:r>
          <w:rPr>
            <w:noProof/>
            <w:webHidden/>
          </w:rPr>
          <w:fldChar w:fldCharType="begin"/>
        </w:r>
        <w:r>
          <w:rPr>
            <w:noProof/>
            <w:webHidden/>
          </w:rPr>
          <w:instrText xml:space="preserve"> PAGEREF _Toc253579075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6" w:history="1">
        <w:r w:rsidRPr="0021569C">
          <w:rPr>
            <w:rStyle w:val="Hyperlink"/>
            <w:noProof/>
          </w:rPr>
          <w:t>CHA-3.19.4.90.1 Channel/CSR light application shall display unlimited instead of the limit value if the limit value is unlimited</w:t>
        </w:r>
        <w:r>
          <w:rPr>
            <w:noProof/>
            <w:webHidden/>
          </w:rPr>
          <w:tab/>
        </w:r>
        <w:r>
          <w:rPr>
            <w:noProof/>
            <w:webHidden/>
          </w:rPr>
          <w:fldChar w:fldCharType="begin"/>
        </w:r>
        <w:r>
          <w:rPr>
            <w:noProof/>
            <w:webHidden/>
          </w:rPr>
          <w:instrText xml:space="preserve"> PAGEREF _Toc253579076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7" w:history="1">
        <w:r w:rsidRPr="0021569C">
          <w:rPr>
            <w:rStyle w:val="Hyperlink"/>
            <w:noProof/>
          </w:rPr>
          <w:t>CHA-3.19.4.90.2 Channel/CSR light application shall display unlimited instead of the remaining value if the balance value is of an order of magnitude of the unlimited system value.</w:t>
        </w:r>
        <w:r>
          <w:rPr>
            <w:noProof/>
            <w:webHidden/>
          </w:rPr>
          <w:tab/>
        </w:r>
        <w:r>
          <w:rPr>
            <w:noProof/>
            <w:webHidden/>
          </w:rPr>
          <w:fldChar w:fldCharType="begin"/>
        </w:r>
        <w:r>
          <w:rPr>
            <w:noProof/>
            <w:webHidden/>
          </w:rPr>
          <w:instrText xml:space="preserve"> PAGEREF _Toc253579077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8" w:history="1">
        <w:r w:rsidRPr="0021569C">
          <w:rPr>
            <w:rStyle w:val="Hyperlink"/>
            <w:noProof/>
          </w:rPr>
          <w:t>CHA-3.19.4.100 Channel/CSR light application shall display for a shadow balance, the balance name, the remaining value (i.e. balance value), the limit value, the unit/currency and the next reset date plus option to configure it.</w:t>
        </w:r>
        <w:r>
          <w:rPr>
            <w:noProof/>
            <w:webHidden/>
          </w:rPr>
          <w:tab/>
        </w:r>
        <w:r>
          <w:rPr>
            <w:noProof/>
            <w:webHidden/>
          </w:rPr>
          <w:fldChar w:fldCharType="begin"/>
        </w:r>
        <w:r>
          <w:rPr>
            <w:noProof/>
            <w:webHidden/>
          </w:rPr>
          <w:instrText xml:space="preserve"> PAGEREF _Toc253579078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79" w:history="1">
        <w:r w:rsidRPr="0021569C">
          <w:rPr>
            <w:rStyle w:val="Hyperlink"/>
            <w:noProof/>
          </w:rPr>
          <w:t>CHA-3.19.4.100.1 Channel/CSR light application shall display unlimited instead of the limit value if the limit value is unlimited</w:t>
        </w:r>
        <w:r>
          <w:rPr>
            <w:noProof/>
            <w:webHidden/>
          </w:rPr>
          <w:tab/>
        </w:r>
        <w:r>
          <w:rPr>
            <w:noProof/>
            <w:webHidden/>
          </w:rPr>
          <w:fldChar w:fldCharType="begin"/>
        </w:r>
        <w:r>
          <w:rPr>
            <w:noProof/>
            <w:webHidden/>
          </w:rPr>
          <w:instrText xml:space="preserve"> PAGEREF _Toc253579079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0" w:history="1">
        <w:r w:rsidRPr="0021569C">
          <w:rPr>
            <w:rStyle w:val="Hyperlink"/>
            <w:noProof/>
          </w:rPr>
          <w:t>CHA-3.19.4.100.2 Channel/CSR light application shall display unlimited instead of the remaining value if the balance value is of an order of magnitude of the unlimited system value.</w:t>
        </w:r>
        <w:r>
          <w:rPr>
            <w:noProof/>
            <w:webHidden/>
          </w:rPr>
          <w:tab/>
        </w:r>
        <w:r>
          <w:rPr>
            <w:noProof/>
            <w:webHidden/>
          </w:rPr>
          <w:fldChar w:fldCharType="begin"/>
        </w:r>
        <w:r>
          <w:rPr>
            <w:noProof/>
            <w:webHidden/>
          </w:rPr>
          <w:instrText xml:space="preserve"> PAGEREF _Toc253579080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1" w:history="1">
        <w:r w:rsidRPr="0021569C">
          <w:rPr>
            <w:rStyle w:val="Hyperlink"/>
            <w:noProof/>
          </w:rPr>
          <w:t>CHA-3.19.4.110.3 Channel/CSR light application shall highlight shadow balance with no account balance configured.</w:t>
        </w:r>
        <w:r>
          <w:rPr>
            <w:noProof/>
            <w:webHidden/>
          </w:rPr>
          <w:tab/>
        </w:r>
        <w:r>
          <w:rPr>
            <w:noProof/>
            <w:webHidden/>
          </w:rPr>
          <w:fldChar w:fldCharType="begin"/>
        </w:r>
        <w:r>
          <w:rPr>
            <w:noProof/>
            <w:webHidden/>
          </w:rPr>
          <w:instrText xml:space="preserve"> PAGEREF _Toc253579081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2" w:history="1">
        <w:r w:rsidRPr="0021569C">
          <w:rPr>
            <w:rStyle w:val="Hyperlink"/>
            <w:noProof/>
          </w:rPr>
          <w:t>CHA-3.19.4.100 Channel/CSR light application shall display for a ‘normal’ balance, the balance name, the balance value, the unit/currency and the expiration date.</w:t>
        </w:r>
        <w:r>
          <w:rPr>
            <w:noProof/>
            <w:webHidden/>
          </w:rPr>
          <w:tab/>
        </w:r>
        <w:r>
          <w:rPr>
            <w:noProof/>
            <w:webHidden/>
          </w:rPr>
          <w:fldChar w:fldCharType="begin"/>
        </w:r>
        <w:r>
          <w:rPr>
            <w:noProof/>
            <w:webHidden/>
          </w:rPr>
          <w:instrText xml:space="preserve"> PAGEREF _Toc253579082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3" w:history="1">
        <w:r w:rsidRPr="0021569C">
          <w:rPr>
            <w:rStyle w:val="Hyperlink"/>
            <w:noProof/>
          </w:rPr>
          <w:t>CHA-3.19.4.110 Channel/CSR light application shall allow a user viewing balance details with respect of use case display balance details</w:t>
        </w:r>
        <w:r>
          <w:rPr>
            <w:noProof/>
            <w:webHidden/>
          </w:rPr>
          <w:tab/>
        </w:r>
        <w:r>
          <w:rPr>
            <w:noProof/>
            <w:webHidden/>
          </w:rPr>
          <w:fldChar w:fldCharType="begin"/>
        </w:r>
        <w:r>
          <w:rPr>
            <w:noProof/>
            <w:webHidden/>
          </w:rPr>
          <w:instrText xml:space="preserve"> PAGEREF _Toc253579083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4" w:history="1">
        <w:r w:rsidRPr="0021569C">
          <w:rPr>
            <w:rStyle w:val="Hyperlink"/>
            <w:noProof/>
          </w:rPr>
          <w:t>CHA-3.19.4.120 Channel/CSR light application shall display for a limit the same information as in view balances plus the balance description.</w:t>
        </w:r>
        <w:r>
          <w:rPr>
            <w:noProof/>
            <w:webHidden/>
          </w:rPr>
          <w:tab/>
        </w:r>
        <w:r>
          <w:rPr>
            <w:noProof/>
            <w:webHidden/>
          </w:rPr>
          <w:fldChar w:fldCharType="begin"/>
        </w:r>
        <w:r>
          <w:rPr>
            <w:noProof/>
            <w:webHidden/>
          </w:rPr>
          <w:instrText xml:space="preserve"> PAGEREF _Toc253579084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5" w:history="1">
        <w:r w:rsidRPr="0021569C">
          <w:rPr>
            <w:rStyle w:val="Hyperlink"/>
            <w:noProof/>
          </w:rPr>
          <w:t>CHA-3.19.4.130 Channel/CSR light application shall display for shadow balance details, the same information as in the view balances plus the balance description and the target account balance name.</w:t>
        </w:r>
        <w:r>
          <w:rPr>
            <w:noProof/>
            <w:webHidden/>
          </w:rPr>
          <w:tab/>
        </w:r>
        <w:r>
          <w:rPr>
            <w:noProof/>
            <w:webHidden/>
          </w:rPr>
          <w:fldChar w:fldCharType="begin"/>
        </w:r>
        <w:r>
          <w:rPr>
            <w:noProof/>
            <w:webHidden/>
          </w:rPr>
          <w:instrText xml:space="preserve"> PAGEREF _Toc253579085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6" w:history="1">
        <w:r w:rsidRPr="0021569C">
          <w:rPr>
            <w:rStyle w:val="Hyperlink"/>
            <w:noProof/>
          </w:rPr>
          <w:t>CHA-3.19.4.130.1 Channel/CSR light application shall display for every shadow balance, the subscriber primary identifier owning the shadow balance, the shadow balance name, the next spending limit, the next credit limit and its unit/currency.</w:t>
        </w:r>
        <w:r>
          <w:rPr>
            <w:noProof/>
            <w:webHidden/>
          </w:rPr>
          <w:tab/>
        </w:r>
        <w:r>
          <w:rPr>
            <w:noProof/>
            <w:webHidden/>
          </w:rPr>
          <w:fldChar w:fldCharType="begin"/>
        </w:r>
        <w:r>
          <w:rPr>
            <w:noProof/>
            <w:webHidden/>
          </w:rPr>
          <w:instrText xml:space="preserve"> PAGEREF _Toc253579086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7" w:history="1">
        <w:r w:rsidRPr="0021569C">
          <w:rPr>
            <w:rStyle w:val="Hyperlink"/>
            <w:noProof/>
          </w:rPr>
          <w:t>CHA-3.19.4.140 Channel/CSR light application shall display for a ‘normal balance’ same information as in the view balances plus balance description, active grants and shadow balances pointing to it (account balance case)</w:t>
        </w:r>
        <w:r>
          <w:rPr>
            <w:noProof/>
            <w:webHidden/>
          </w:rPr>
          <w:tab/>
        </w:r>
        <w:r>
          <w:rPr>
            <w:noProof/>
            <w:webHidden/>
          </w:rPr>
          <w:fldChar w:fldCharType="begin"/>
        </w:r>
        <w:r>
          <w:rPr>
            <w:noProof/>
            <w:webHidden/>
          </w:rPr>
          <w:instrText xml:space="preserve"> PAGEREF _Toc253579087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8" w:history="1">
        <w:r w:rsidRPr="0021569C">
          <w:rPr>
            <w:rStyle w:val="Hyperlink"/>
            <w:noProof/>
          </w:rPr>
          <w:t>CHA-3.19.4.140.1 Channel/CSR light application shall display for every grant, the grant active date, the grant expiration date, the grant initial value and unit/currency</w:t>
        </w:r>
        <w:r>
          <w:rPr>
            <w:noProof/>
            <w:webHidden/>
          </w:rPr>
          <w:tab/>
        </w:r>
        <w:r>
          <w:rPr>
            <w:noProof/>
            <w:webHidden/>
          </w:rPr>
          <w:fldChar w:fldCharType="begin"/>
        </w:r>
        <w:r>
          <w:rPr>
            <w:noProof/>
            <w:webHidden/>
          </w:rPr>
          <w:instrText xml:space="preserve"> PAGEREF _Toc253579088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89" w:history="1">
        <w:r w:rsidRPr="0021569C">
          <w:rPr>
            <w:rStyle w:val="Hyperlink"/>
            <w:noProof/>
          </w:rPr>
          <w:t>CHA-3.19.4.150 Channel/CSR light application shall allow a user reconfiguring a spending and/or credit limit with respect of use case reconfigure spending/credit limit</w:t>
        </w:r>
        <w:r>
          <w:rPr>
            <w:noProof/>
            <w:webHidden/>
          </w:rPr>
          <w:tab/>
        </w:r>
        <w:r>
          <w:rPr>
            <w:noProof/>
            <w:webHidden/>
          </w:rPr>
          <w:fldChar w:fldCharType="begin"/>
        </w:r>
        <w:r>
          <w:rPr>
            <w:noProof/>
            <w:webHidden/>
          </w:rPr>
          <w:instrText xml:space="preserve"> PAGEREF _Toc253579089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0" w:history="1">
        <w:r w:rsidRPr="0021569C">
          <w:rPr>
            <w:rStyle w:val="Hyperlink"/>
            <w:noProof/>
          </w:rPr>
          <w:t>CHA-3.19.4.150.1 Channel/CSR light application shall support configuring if credit limits can be reconfigured and thus depending on actor categories (Dealers versus CSR)</w:t>
        </w:r>
        <w:r>
          <w:rPr>
            <w:noProof/>
            <w:webHidden/>
          </w:rPr>
          <w:tab/>
        </w:r>
        <w:r>
          <w:rPr>
            <w:noProof/>
            <w:webHidden/>
          </w:rPr>
          <w:fldChar w:fldCharType="begin"/>
        </w:r>
        <w:r>
          <w:rPr>
            <w:noProof/>
            <w:webHidden/>
          </w:rPr>
          <w:instrText xml:space="preserve"> PAGEREF _Toc253579090 \h </w:instrText>
        </w:r>
        <w:r>
          <w:rPr>
            <w:noProof/>
            <w:webHidden/>
          </w:rPr>
        </w:r>
        <w:r>
          <w:rPr>
            <w:noProof/>
            <w:webHidden/>
          </w:rPr>
          <w:fldChar w:fldCharType="separate"/>
        </w:r>
        <w:r>
          <w:rPr>
            <w:noProof/>
            <w:webHidden/>
          </w:rPr>
          <w:t>207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1" w:history="1">
        <w:r w:rsidRPr="0021569C">
          <w:rPr>
            <w:rStyle w:val="Hyperlink"/>
            <w:noProof/>
          </w:rPr>
          <w:t>CHA-3.19.4.160 Channel/CSR light application shall not display any configure option if the service is not enabled</w:t>
        </w:r>
        <w:r>
          <w:rPr>
            <w:noProof/>
            <w:webHidden/>
          </w:rPr>
          <w:tab/>
        </w:r>
        <w:r>
          <w:rPr>
            <w:noProof/>
            <w:webHidden/>
          </w:rPr>
          <w:fldChar w:fldCharType="begin"/>
        </w:r>
        <w:r>
          <w:rPr>
            <w:noProof/>
            <w:webHidden/>
          </w:rPr>
          <w:instrText xml:space="preserve"> PAGEREF _Toc253579091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2" w:history="1">
        <w:r w:rsidRPr="0021569C">
          <w:rPr>
            <w:rStyle w:val="Hyperlink"/>
            <w:noProof/>
          </w:rPr>
          <w:t>CHA-3.19.4.160.1 Channel/CSR light application shall support enabling and disabling at design time balance reconfiguration services</w:t>
        </w:r>
        <w:r>
          <w:rPr>
            <w:noProof/>
            <w:webHidden/>
          </w:rPr>
          <w:tab/>
        </w:r>
        <w:r>
          <w:rPr>
            <w:noProof/>
            <w:webHidden/>
          </w:rPr>
          <w:fldChar w:fldCharType="begin"/>
        </w:r>
        <w:r>
          <w:rPr>
            <w:noProof/>
            <w:webHidden/>
          </w:rPr>
          <w:instrText xml:space="preserve"> PAGEREF _Toc253579092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3" w:history="1">
        <w:r w:rsidRPr="0021569C">
          <w:rPr>
            <w:rStyle w:val="Hyperlink"/>
            <w:noProof/>
          </w:rPr>
          <w:t>CHA-3.19.4.180 Channel/CSR light application shall allow a user reconfiguring the spending limit for the next period and increasing the remaining limit for the current period</w:t>
        </w:r>
        <w:r>
          <w:rPr>
            <w:noProof/>
            <w:webHidden/>
          </w:rPr>
          <w:tab/>
        </w:r>
        <w:r>
          <w:rPr>
            <w:noProof/>
            <w:webHidden/>
          </w:rPr>
          <w:fldChar w:fldCharType="begin"/>
        </w:r>
        <w:r>
          <w:rPr>
            <w:noProof/>
            <w:webHidden/>
          </w:rPr>
          <w:instrText xml:space="preserve"> PAGEREF _Toc253579093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4" w:history="1">
        <w:r w:rsidRPr="0021569C">
          <w:rPr>
            <w:rStyle w:val="Hyperlink"/>
            <w:noProof/>
          </w:rPr>
          <w:t>CHA-3.19.4.182 Channel/CSR light application shall support to set the limit to unlimited</w:t>
        </w:r>
        <w:r>
          <w:rPr>
            <w:noProof/>
            <w:webHidden/>
          </w:rPr>
          <w:tab/>
        </w:r>
        <w:r>
          <w:rPr>
            <w:noProof/>
            <w:webHidden/>
          </w:rPr>
          <w:fldChar w:fldCharType="begin"/>
        </w:r>
        <w:r>
          <w:rPr>
            <w:noProof/>
            <w:webHidden/>
          </w:rPr>
          <w:instrText xml:space="preserve"> PAGEREF _Toc253579094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5" w:history="1">
        <w:r w:rsidRPr="0021569C">
          <w:rPr>
            <w:rStyle w:val="Hyperlink"/>
            <w:noProof/>
          </w:rPr>
          <w:t>CHA-3.19.4.190 Channel/CSR light application shall validates that units added to increase the remaining value are less or equal than the max balance value minus the current remaining value.</w:t>
        </w:r>
        <w:r>
          <w:rPr>
            <w:noProof/>
            <w:webHidden/>
          </w:rPr>
          <w:tab/>
        </w:r>
        <w:r>
          <w:rPr>
            <w:noProof/>
            <w:webHidden/>
          </w:rPr>
          <w:fldChar w:fldCharType="begin"/>
        </w:r>
        <w:r>
          <w:rPr>
            <w:noProof/>
            <w:webHidden/>
          </w:rPr>
          <w:instrText xml:space="preserve"> PAGEREF _Toc253579095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6" w:history="1">
        <w:r w:rsidRPr="0021569C">
          <w:rPr>
            <w:rStyle w:val="Hyperlink"/>
            <w:noProof/>
          </w:rPr>
          <w:t>CHA-3.19.4.200 Channel/CSR light application shall allow a user reconfiguring a shadow balance with respect of use case reconfigure shadow balance</w:t>
        </w:r>
        <w:r>
          <w:rPr>
            <w:noProof/>
            <w:webHidden/>
          </w:rPr>
          <w:tab/>
        </w:r>
        <w:r>
          <w:rPr>
            <w:noProof/>
            <w:webHidden/>
          </w:rPr>
          <w:fldChar w:fldCharType="begin"/>
        </w:r>
        <w:r>
          <w:rPr>
            <w:noProof/>
            <w:webHidden/>
          </w:rPr>
          <w:instrText xml:space="preserve"> PAGEREF _Toc253579096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7" w:history="1">
        <w:r w:rsidRPr="0021569C">
          <w:rPr>
            <w:rStyle w:val="Hyperlink"/>
            <w:noProof/>
          </w:rPr>
          <w:t>CHA-3.19.4.210 Channel/CSR light application shall allow a user reconfiguring the shadow balance for the next period and increasing the remaining limit for the current period</w:t>
        </w:r>
        <w:r>
          <w:rPr>
            <w:noProof/>
            <w:webHidden/>
          </w:rPr>
          <w:tab/>
        </w:r>
        <w:r>
          <w:rPr>
            <w:noProof/>
            <w:webHidden/>
          </w:rPr>
          <w:fldChar w:fldCharType="begin"/>
        </w:r>
        <w:r>
          <w:rPr>
            <w:noProof/>
            <w:webHidden/>
          </w:rPr>
          <w:instrText xml:space="preserve"> PAGEREF _Toc253579097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8" w:history="1">
        <w:r w:rsidRPr="0021569C">
          <w:rPr>
            <w:rStyle w:val="Hyperlink"/>
            <w:noProof/>
          </w:rPr>
          <w:t>CHA-3.19.4.210.1 Channel/CSR light application shall allow a user increasing the shadow balance remaining limit for the current period only if the shadow balance is already pointing to an account balance</w:t>
        </w:r>
        <w:r>
          <w:rPr>
            <w:noProof/>
            <w:webHidden/>
          </w:rPr>
          <w:tab/>
        </w:r>
        <w:r>
          <w:rPr>
            <w:noProof/>
            <w:webHidden/>
          </w:rPr>
          <w:fldChar w:fldCharType="begin"/>
        </w:r>
        <w:r>
          <w:rPr>
            <w:noProof/>
            <w:webHidden/>
          </w:rPr>
          <w:instrText xml:space="preserve"> PAGEREF _Toc253579098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099" w:history="1">
        <w:r w:rsidRPr="0021569C">
          <w:rPr>
            <w:rStyle w:val="Hyperlink"/>
            <w:noProof/>
          </w:rPr>
          <w:t>CHA-3.19.4.220 Channel/CSR light application shall support to set the shadow balance limit to unlimited</w:t>
        </w:r>
        <w:r>
          <w:rPr>
            <w:noProof/>
            <w:webHidden/>
          </w:rPr>
          <w:tab/>
        </w:r>
        <w:r>
          <w:rPr>
            <w:noProof/>
            <w:webHidden/>
          </w:rPr>
          <w:fldChar w:fldCharType="begin"/>
        </w:r>
        <w:r>
          <w:rPr>
            <w:noProof/>
            <w:webHidden/>
          </w:rPr>
          <w:instrText xml:space="preserve"> PAGEREF _Toc253579099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0" w:history="1">
        <w:r w:rsidRPr="0021569C">
          <w:rPr>
            <w:rStyle w:val="Hyperlink"/>
            <w:noProof/>
          </w:rPr>
          <w:t>CHA-3.19.4.230 Channel/CSR light application shall validates that units added to increase the shadow balance remaining value are less or equal than the max balance value minus the current remaining value.</w:t>
        </w:r>
        <w:r>
          <w:rPr>
            <w:noProof/>
            <w:webHidden/>
          </w:rPr>
          <w:tab/>
        </w:r>
        <w:r>
          <w:rPr>
            <w:noProof/>
            <w:webHidden/>
          </w:rPr>
          <w:fldChar w:fldCharType="begin"/>
        </w:r>
        <w:r>
          <w:rPr>
            <w:noProof/>
            <w:webHidden/>
          </w:rPr>
          <w:instrText xml:space="preserve"> PAGEREF _Toc253579100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1" w:history="1">
        <w:r w:rsidRPr="0021569C">
          <w:rPr>
            <w:rStyle w:val="Hyperlink"/>
            <w:noProof/>
          </w:rPr>
          <w:t>CHA-3.19.4.240 If the shadow balance is already configured, Channel/CSR light application shall select by default the current configured account balance as candidate account balance.</w:t>
        </w:r>
        <w:r>
          <w:rPr>
            <w:noProof/>
            <w:webHidden/>
          </w:rPr>
          <w:tab/>
        </w:r>
        <w:r>
          <w:rPr>
            <w:noProof/>
            <w:webHidden/>
          </w:rPr>
          <w:fldChar w:fldCharType="begin"/>
        </w:r>
        <w:r>
          <w:rPr>
            <w:noProof/>
            <w:webHidden/>
          </w:rPr>
          <w:instrText xml:space="preserve"> PAGEREF _Toc253579101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102" w:history="1">
        <w:r w:rsidRPr="0021569C">
          <w:rPr>
            <w:rStyle w:val="Hyperlink"/>
            <w:noProof/>
          </w:rPr>
          <w:t>3.20</w:t>
        </w:r>
        <w:r>
          <w:rPr>
            <w:rFonts w:ascii="Calibri" w:hAnsi="Calibri"/>
            <w:b w:val="0"/>
            <w:bCs w:val="0"/>
            <w:caps w:val="0"/>
            <w:noProof/>
            <w:sz w:val="22"/>
            <w:szCs w:val="22"/>
          </w:rPr>
          <w:tab/>
        </w:r>
        <w:r w:rsidRPr="0021569C">
          <w:rPr>
            <w:rStyle w:val="Hyperlink"/>
            <w:noProof/>
          </w:rPr>
          <w:t>Capability 19. Recharge – RCH</w:t>
        </w:r>
        <w:r>
          <w:rPr>
            <w:noProof/>
            <w:webHidden/>
          </w:rPr>
          <w:tab/>
        </w:r>
        <w:r>
          <w:rPr>
            <w:noProof/>
            <w:webHidden/>
          </w:rPr>
          <w:fldChar w:fldCharType="begin"/>
        </w:r>
        <w:r>
          <w:rPr>
            <w:noProof/>
            <w:webHidden/>
          </w:rPr>
          <w:instrText xml:space="preserve"> PAGEREF _Toc253579102 \h </w:instrText>
        </w:r>
        <w:r>
          <w:rPr>
            <w:noProof/>
            <w:webHidden/>
          </w:rPr>
        </w:r>
        <w:r>
          <w:rPr>
            <w:noProof/>
            <w:webHidden/>
          </w:rPr>
          <w:fldChar w:fldCharType="separate"/>
        </w:r>
        <w:r>
          <w:rPr>
            <w:noProof/>
            <w:webHidden/>
          </w:rPr>
          <w:t>208</w:t>
        </w:r>
        <w:r>
          <w:rPr>
            <w:noProof/>
            <w:webHidden/>
          </w:rPr>
          <w:fldChar w:fldCharType="end"/>
        </w:r>
      </w:hyperlink>
    </w:p>
    <w:p w:rsidR="003867B2" w:rsidRDefault="003867B2">
      <w:pPr>
        <w:pStyle w:val="TOC2"/>
        <w:rPr>
          <w:rFonts w:ascii="Calibri" w:hAnsi="Calibri"/>
          <w:smallCaps w:val="0"/>
          <w:noProof/>
          <w:sz w:val="22"/>
          <w:szCs w:val="22"/>
        </w:rPr>
      </w:pPr>
      <w:hyperlink w:anchor="_Toc253579103" w:history="1">
        <w:r w:rsidRPr="0021569C">
          <w:rPr>
            <w:rStyle w:val="Hyperlink"/>
            <w:noProof/>
          </w:rPr>
          <w:t>3.20.4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_Toc253579103 \h </w:instrText>
        </w:r>
        <w:r>
          <w:rPr>
            <w:noProof/>
            <w:webHidden/>
          </w:rPr>
        </w:r>
        <w:r>
          <w:rPr>
            <w:noProof/>
            <w:webHidden/>
          </w:rPr>
          <w:fldChar w:fldCharType="separate"/>
        </w:r>
        <w:r>
          <w:rPr>
            <w:noProof/>
            <w:webHidden/>
          </w:rPr>
          <w:t>214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4" w:history="1">
        <w:r w:rsidRPr="0021569C">
          <w:rPr>
            <w:rStyle w:val="Hyperlink"/>
            <w:noProof/>
          </w:rPr>
          <w:t>CHA-3.20.4.5 Channel/CSR light application shall allow user to recharge account and subscriber with respect of use case ‘Recharge’.</w:t>
        </w:r>
        <w:r>
          <w:rPr>
            <w:noProof/>
            <w:webHidden/>
          </w:rPr>
          <w:tab/>
        </w:r>
        <w:r>
          <w:rPr>
            <w:noProof/>
            <w:webHidden/>
          </w:rPr>
          <w:fldChar w:fldCharType="begin"/>
        </w:r>
        <w:r>
          <w:rPr>
            <w:noProof/>
            <w:webHidden/>
          </w:rPr>
          <w:instrText xml:space="preserve"> PAGEREF _Toc253579104 \h </w:instrText>
        </w:r>
        <w:r>
          <w:rPr>
            <w:noProof/>
            <w:webHidden/>
          </w:rPr>
        </w:r>
        <w:r>
          <w:rPr>
            <w:noProof/>
            <w:webHidden/>
          </w:rPr>
          <w:fldChar w:fldCharType="separate"/>
        </w:r>
        <w:r>
          <w:rPr>
            <w:noProof/>
            <w:webHidden/>
          </w:rPr>
          <w:t>214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5" w:history="1">
        <w:r w:rsidRPr="0021569C">
          <w:rPr>
            <w:rStyle w:val="Hyperlink"/>
            <w:noProof/>
          </w:rPr>
          <w:t>CHA-3.20.4.5.10 Channel/CSR light application shall support configuring at design time recharge mode supported per product (i.e. voucher and/or non voucher).</w:t>
        </w:r>
        <w:r>
          <w:rPr>
            <w:noProof/>
            <w:webHidden/>
          </w:rPr>
          <w:tab/>
        </w:r>
        <w:r>
          <w:rPr>
            <w:noProof/>
            <w:webHidden/>
          </w:rPr>
          <w:fldChar w:fldCharType="begin"/>
        </w:r>
        <w:r>
          <w:rPr>
            <w:noProof/>
            <w:webHidden/>
          </w:rPr>
          <w:instrText xml:space="preserve"> PAGEREF _Toc253579105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6" w:history="1">
        <w:r w:rsidRPr="0021569C">
          <w:rPr>
            <w:rStyle w:val="Hyperlink"/>
            <w:noProof/>
          </w:rPr>
          <w:t>CHA-3.20.4.5.15 Channel/CSR light application shall support configuring at design time if selecting already existing payment profiles is supported</w:t>
        </w:r>
        <w:r>
          <w:rPr>
            <w:noProof/>
            <w:webHidden/>
          </w:rPr>
          <w:tab/>
        </w:r>
        <w:r>
          <w:rPr>
            <w:noProof/>
            <w:webHidden/>
          </w:rPr>
          <w:fldChar w:fldCharType="begin"/>
        </w:r>
        <w:r>
          <w:rPr>
            <w:noProof/>
            <w:webHidden/>
          </w:rPr>
          <w:instrText xml:space="preserve"> PAGEREF _Toc253579106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7" w:history="1">
        <w:r w:rsidRPr="0021569C">
          <w:rPr>
            <w:rStyle w:val="Hyperlink"/>
            <w:noProof/>
          </w:rPr>
          <w:t>CHA-3.20.4.5.20 Channel/CSR light application shall display same error message as Consumer application when recharge fails.</w:t>
        </w:r>
        <w:r>
          <w:rPr>
            <w:noProof/>
            <w:webHidden/>
          </w:rPr>
          <w:tab/>
        </w:r>
        <w:r>
          <w:rPr>
            <w:noProof/>
            <w:webHidden/>
          </w:rPr>
          <w:fldChar w:fldCharType="begin"/>
        </w:r>
        <w:r>
          <w:rPr>
            <w:noProof/>
            <w:webHidden/>
          </w:rPr>
          <w:instrText xml:space="preserve"> PAGEREF _Toc253579107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8" w:history="1">
        <w:r w:rsidRPr="0021569C">
          <w:rPr>
            <w:rStyle w:val="Hyperlink"/>
            <w:noProof/>
          </w:rPr>
          <w:t>CHA-3.20.4.5.30 For every recharge page for an account, Channel/CSR light application shall display the account reference.</w:t>
        </w:r>
        <w:r>
          <w:rPr>
            <w:noProof/>
            <w:webHidden/>
          </w:rPr>
          <w:tab/>
        </w:r>
        <w:r>
          <w:rPr>
            <w:noProof/>
            <w:webHidden/>
          </w:rPr>
          <w:fldChar w:fldCharType="begin"/>
        </w:r>
        <w:r>
          <w:rPr>
            <w:noProof/>
            <w:webHidden/>
          </w:rPr>
          <w:instrText xml:space="preserve"> PAGEREF _Toc253579108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09" w:history="1">
        <w:r w:rsidRPr="0021569C">
          <w:rPr>
            <w:rStyle w:val="Hyperlink"/>
            <w:noProof/>
          </w:rPr>
          <w:t>CHA-3.20.4.5.40 For every recharge page for a subscriber, Channel/CSR light application shall display the subscriber primary identifier.</w:t>
        </w:r>
        <w:r>
          <w:rPr>
            <w:noProof/>
            <w:webHidden/>
          </w:rPr>
          <w:tab/>
        </w:r>
        <w:r>
          <w:rPr>
            <w:noProof/>
            <w:webHidden/>
          </w:rPr>
          <w:fldChar w:fldCharType="begin"/>
        </w:r>
        <w:r>
          <w:rPr>
            <w:noProof/>
            <w:webHidden/>
          </w:rPr>
          <w:instrText xml:space="preserve"> PAGEREF _Toc253579109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0" w:history="1">
        <w:r w:rsidRPr="0021569C">
          <w:rPr>
            <w:rStyle w:val="Hyperlink"/>
            <w:noProof/>
          </w:rPr>
          <w:t>CHA-3.20.4.20 Channel/CSR light application shall propose recharge option only if the account is rechargeable</w:t>
        </w:r>
        <w:r>
          <w:rPr>
            <w:noProof/>
            <w:webHidden/>
          </w:rPr>
          <w:tab/>
        </w:r>
        <w:r>
          <w:rPr>
            <w:noProof/>
            <w:webHidden/>
          </w:rPr>
          <w:fldChar w:fldCharType="begin"/>
        </w:r>
        <w:r>
          <w:rPr>
            <w:noProof/>
            <w:webHidden/>
          </w:rPr>
          <w:instrText xml:space="preserve"> PAGEREF _Toc253579110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1" w:history="1">
        <w:r w:rsidRPr="0021569C">
          <w:rPr>
            <w:rStyle w:val="Hyperlink"/>
            <w:noProof/>
          </w:rPr>
          <w:t>CHA-3.20.4.20.1 Channel/CSR light application shall propose recharge option only if there is at least one balance instantiated as prepaid for the account</w:t>
        </w:r>
        <w:r>
          <w:rPr>
            <w:noProof/>
            <w:webHidden/>
          </w:rPr>
          <w:tab/>
        </w:r>
        <w:r>
          <w:rPr>
            <w:noProof/>
            <w:webHidden/>
          </w:rPr>
          <w:fldChar w:fldCharType="begin"/>
        </w:r>
        <w:r>
          <w:rPr>
            <w:noProof/>
            <w:webHidden/>
          </w:rPr>
          <w:instrText xml:space="preserve"> PAGEREF _Toc253579111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2" w:history="1">
        <w:r w:rsidRPr="0021569C">
          <w:rPr>
            <w:rStyle w:val="Hyperlink"/>
            <w:noProof/>
          </w:rPr>
          <w:t>CHA-3.20.4.30 Channel/CSR light application shall propose recharge option only if the subscriber is rechargeable</w:t>
        </w:r>
        <w:r>
          <w:rPr>
            <w:noProof/>
            <w:webHidden/>
          </w:rPr>
          <w:tab/>
        </w:r>
        <w:r>
          <w:rPr>
            <w:noProof/>
            <w:webHidden/>
          </w:rPr>
          <w:fldChar w:fldCharType="begin"/>
        </w:r>
        <w:r>
          <w:rPr>
            <w:noProof/>
            <w:webHidden/>
          </w:rPr>
          <w:instrText xml:space="preserve"> PAGEREF _Toc253579112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3" w:history="1">
        <w:r w:rsidRPr="0021569C">
          <w:rPr>
            <w:rStyle w:val="Hyperlink"/>
            <w:noProof/>
          </w:rPr>
          <w:t>CHA-3.20.4.30.1 Channel/CSR light application shall propose recharge option only if there is a max recharge amount value set on the primary offer</w:t>
        </w:r>
        <w:r>
          <w:rPr>
            <w:noProof/>
            <w:webHidden/>
          </w:rPr>
          <w:tab/>
        </w:r>
        <w:r>
          <w:rPr>
            <w:noProof/>
            <w:webHidden/>
          </w:rPr>
          <w:fldChar w:fldCharType="begin"/>
        </w:r>
        <w:r>
          <w:rPr>
            <w:noProof/>
            <w:webHidden/>
          </w:rPr>
          <w:instrText xml:space="preserve"> PAGEREF _Toc253579113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4" w:history="1">
        <w:r w:rsidRPr="0021569C">
          <w:rPr>
            <w:rStyle w:val="Hyperlink"/>
            <w:noProof/>
          </w:rPr>
          <w:t>CHA-3.20.4.30.2 Channel/CSR light application shall propose recharge option only if either there is at least one prepaid balance for the subscriber or the primary offer is configured as rechargeable</w:t>
        </w:r>
        <w:r>
          <w:rPr>
            <w:noProof/>
            <w:webHidden/>
          </w:rPr>
          <w:tab/>
        </w:r>
        <w:r>
          <w:rPr>
            <w:noProof/>
            <w:webHidden/>
          </w:rPr>
          <w:fldChar w:fldCharType="begin"/>
        </w:r>
        <w:r>
          <w:rPr>
            <w:noProof/>
            <w:webHidden/>
          </w:rPr>
          <w:instrText xml:space="preserve"> PAGEREF _Toc253579114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5" w:history="1">
        <w:r w:rsidRPr="0021569C">
          <w:rPr>
            <w:rStyle w:val="Hyperlink"/>
            <w:noProof/>
          </w:rPr>
          <w:t>CHA-3.20.4.40 Channel/CSR light application shall propose a min and max authorized amount for the recharge</w:t>
        </w:r>
        <w:r>
          <w:rPr>
            <w:noProof/>
            <w:webHidden/>
          </w:rPr>
          <w:tab/>
        </w:r>
        <w:r>
          <w:rPr>
            <w:noProof/>
            <w:webHidden/>
          </w:rPr>
          <w:fldChar w:fldCharType="begin"/>
        </w:r>
        <w:r>
          <w:rPr>
            <w:noProof/>
            <w:webHidden/>
          </w:rPr>
          <w:instrText xml:space="preserve"> PAGEREF _Toc253579115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6" w:history="1">
        <w:r w:rsidRPr="0021569C">
          <w:rPr>
            <w:rStyle w:val="Hyperlink"/>
            <w:noProof/>
          </w:rPr>
          <w:t>CHA-3.20.4.40.1 Channel/CSR light application shall support configuring a min recharge amount value by currency for account and subscriber</w:t>
        </w:r>
        <w:r>
          <w:rPr>
            <w:noProof/>
            <w:webHidden/>
          </w:rPr>
          <w:tab/>
        </w:r>
        <w:r>
          <w:rPr>
            <w:noProof/>
            <w:webHidden/>
          </w:rPr>
          <w:fldChar w:fldCharType="begin"/>
        </w:r>
        <w:r>
          <w:rPr>
            <w:noProof/>
            <w:webHidden/>
          </w:rPr>
          <w:instrText xml:space="preserve"> PAGEREF _Toc253579116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7" w:history="1">
        <w:r w:rsidRPr="0021569C">
          <w:rPr>
            <w:rStyle w:val="Hyperlink"/>
            <w:noProof/>
          </w:rPr>
          <w:t>CHA-3.20.4.40.2 Channel/CSR light application shall support configuring a max recharge amount value by currency for account</w:t>
        </w:r>
        <w:r>
          <w:rPr>
            <w:noProof/>
            <w:webHidden/>
          </w:rPr>
          <w:tab/>
        </w:r>
        <w:r>
          <w:rPr>
            <w:noProof/>
            <w:webHidden/>
          </w:rPr>
          <w:fldChar w:fldCharType="begin"/>
        </w:r>
        <w:r>
          <w:rPr>
            <w:noProof/>
            <w:webHidden/>
          </w:rPr>
          <w:instrText xml:space="preserve"> PAGEREF _Toc253579117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8" w:history="1">
        <w:r w:rsidRPr="0021569C">
          <w:rPr>
            <w:rStyle w:val="Hyperlink"/>
            <w:noProof/>
          </w:rPr>
          <w:t>CHA-3.20.4.40.3 Channel/CSR light application shall use primary offer max recharge value as max recharge amount for a subscriber</w:t>
        </w:r>
        <w:r>
          <w:rPr>
            <w:noProof/>
            <w:webHidden/>
          </w:rPr>
          <w:tab/>
        </w:r>
        <w:r>
          <w:rPr>
            <w:noProof/>
            <w:webHidden/>
          </w:rPr>
          <w:fldChar w:fldCharType="begin"/>
        </w:r>
        <w:r>
          <w:rPr>
            <w:noProof/>
            <w:webHidden/>
          </w:rPr>
          <w:instrText xml:space="preserve"> PAGEREF _Toc253579118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19" w:history="1">
        <w:r w:rsidRPr="0021569C">
          <w:rPr>
            <w:rStyle w:val="Hyperlink"/>
            <w:noProof/>
          </w:rPr>
          <w:t>CHA-3.20.4.40.4 Channel/CSR light application shall support modifying these values without requiring new application deployment</w:t>
        </w:r>
        <w:r>
          <w:rPr>
            <w:noProof/>
            <w:webHidden/>
          </w:rPr>
          <w:tab/>
        </w:r>
        <w:r>
          <w:rPr>
            <w:noProof/>
            <w:webHidden/>
          </w:rPr>
          <w:fldChar w:fldCharType="begin"/>
        </w:r>
        <w:r>
          <w:rPr>
            <w:noProof/>
            <w:webHidden/>
          </w:rPr>
          <w:instrText xml:space="preserve"> PAGEREF _Toc253579119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0" w:history="1">
        <w:r w:rsidRPr="0021569C">
          <w:rPr>
            <w:rStyle w:val="Hyperlink"/>
            <w:noProof/>
          </w:rPr>
          <w:t>CHA-3.20.4.50 Channel/CSR light application shall use account currency for recharge at account level</w:t>
        </w:r>
        <w:r>
          <w:rPr>
            <w:noProof/>
            <w:webHidden/>
          </w:rPr>
          <w:tab/>
        </w:r>
        <w:r>
          <w:rPr>
            <w:noProof/>
            <w:webHidden/>
          </w:rPr>
          <w:fldChar w:fldCharType="begin"/>
        </w:r>
        <w:r>
          <w:rPr>
            <w:noProof/>
            <w:webHidden/>
          </w:rPr>
          <w:instrText xml:space="preserve"> PAGEREF _Toc253579120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1" w:history="1">
        <w:r w:rsidRPr="0021569C">
          <w:rPr>
            <w:rStyle w:val="Hyperlink"/>
            <w:noProof/>
          </w:rPr>
          <w:t>CHA-3.20.4.60 Channel/CSR light application shall use subscriber currency for recharge at subscriber level</w:t>
        </w:r>
        <w:r>
          <w:rPr>
            <w:noProof/>
            <w:webHidden/>
          </w:rPr>
          <w:tab/>
        </w:r>
        <w:r>
          <w:rPr>
            <w:noProof/>
            <w:webHidden/>
          </w:rPr>
          <w:fldChar w:fldCharType="begin"/>
        </w:r>
        <w:r>
          <w:rPr>
            <w:noProof/>
            <w:webHidden/>
          </w:rPr>
          <w:instrText xml:space="preserve"> PAGEREF _Toc253579121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2" w:history="1">
        <w:r w:rsidRPr="0021569C">
          <w:rPr>
            <w:rStyle w:val="Hyperlink"/>
            <w:noProof/>
          </w:rPr>
          <w:t>CHA-3.20.4.70 Channel/CSR light application shall display balances impacted by the recharge similarly to display balances use case.</w:t>
        </w:r>
        <w:r>
          <w:rPr>
            <w:noProof/>
            <w:webHidden/>
          </w:rPr>
          <w:tab/>
        </w:r>
        <w:r>
          <w:rPr>
            <w:noProof/>
            <w:webHidden/>
          </w:rPr>
          <w:fldChar w:fldCharType="begin"/>
        </w:r>
        <w:r>
          <w:rPr>
            <w:noProof/>
            <w:webHidden/>
          </w:rPr>
          <w:instrText xml:space="preserve"> PAGEREF _Toc253579122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3" w:history="1">
        <w:r w:rsidRPr="0021569C">
          <w:rPr>
            <w:rStyle w:val="Hyperlink"/>
            <w:noProof/>
          </w:rPr>
          <w:t>CHA-3.20.4.80 Channel/CSR light application shall not propose recharge option if recharge service is not enabled</w:t>
        </w:r>
        <w:r>
          <w:rPr>
            <w:noProof/>
            <w:webHidden/>
          </w:rPr>
          <w:tab/>
        </w:r>
        <w:r>
          <w:rPr>
            <w:noProof/>
            <w:webHidden/>
          </w:rPr>
          <w:fldChar w:fldCharType="begin"/>
        </w:r>
        <w:r>
          <w:rPr>
            <w:noProof/>
            <w:webHidden/>
          </w:rPr>
          <w:instrText xml:space="preserve"> PAGEREF _Toc253579123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4" w:history="1">
        <w:r w:rsidRPr="0021569C">
          <w:rPr>
            <w:rStyle w:val="Hyperlink"/>
            <w:noProof/>
          </w:rPr>
          <w:t>CHA-3.20.4.90 Channel/CSR light application shall support enabling or disabling at design time recharge service.</w:t>
        </w:r>
        <w:r>
          <w:rPr>
            <w:noProof/>
            <w:webHidden/>
          </w:rPr>
          <w:tab/>
        </w:r>
        <w:r>
          <w:rPr>
            <w:noProof/>
            <w:webHidden/>
          </w:rPr>
          <w:fldChar w:fldCharType="begin"/>
        </w:r>
        <w:r>
          <w:rPr>
            <w:noProof/>
            <w:webHidden/>
          </w:rPr>
          <w:instrText xml:space="preserve"> PAGEREF _Toc253579124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5" w:history="1">
        <w:r w:rsidRPr="0021569C">
          <w:rPr>
            <w:rStyle w:val="Hyperlink"/>
            <w:noProof/>
          </w:rPr>
          <w:t>CHA-3.20.4.100 Channel/CSR light application shall allow user doing non voucher recharge with respect of use case non voucher recharge</w:t>
        </w:r>
        <w:r>
          <w:rPr>
            <w:noProof/>
            <w:webHidden/>
          </w:rPr>
          <w:tab/>
        </w:r>
        <w:r>
          <w:rPr>
            <w:noProof/>
            <w:webHidden/>
          </w:rPr>
          <w:fldChar w:fldCharType="begin"/>
        </w:r>
        <w:r>
          <w:rPr>
            <w:noProof/>
            <w:webHidden/>
          </w:rPr>
          <w:instrText xml:space="preserve"> PAGEREF _Toc253579125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6" w:history="1">
        <w:r w:rsidRPr="0021569C">
          <w:rPr>
            <w:rStyle w:val="Hyperlink"/>
            <w:noProof/>
          </w:rPr>
          <w:t>CHA-3.20.4.100.10 Channel/CSR light application shall support a different configuration per application, respecting the requirements CHA-3.20.4.100.10.xCHA-3.20.4.100.10.1 Channel/CSR light application shall support configuring payment modes supported for non voucher recharge</w:t>
        </w:r>
        <w:r>
          <w:rPr>
            <w:noProof/>
            <w:webHidden/>
          </w:rPr>
          <w:tab/>
        </w:r>
        <w:r>
          <w:rPr>
            <w:noProof/>
            <w:webHidden/>
          </w:rPr>
          <w:fldChar w:fldCharType="begin"/>
        </w:r>
        <w:r>
          <w:rPr>
            <w:noProof/>
            <w:webHidden/>
          </w:rPr>
          <w:instrText xml:space="preserve"> PAGEREF _Toc253579126 \h </w:instrText>
        </w:r>
        <w:r>
          <w:rPr>
            <w:noProof/>
            <w:webHidden/>
          </w:rPr>
        </w:r>
        <w:r>
          <w:rPr>
            <w:noProof/>
            <w:webHidden/>
          </w:rPr>
          <w:fldChar w:fldCharType="separate"/>
        </w:r>
        <w:r>
          <w:rPr>
            <w:noProof/>
            <w:webHidden/>
          </w:rPr>
          <w:t>215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7" w:history="1">
        <w:r w:rsidRPr="0021569C">
          <w:rPr>
            <w:rStyle w:val="Hyperlink"/>
            <w:noProof/>
          </w:rPr>
          <w:t>CHA-3.20.4.100.10.2 Channel/CSR light application shall propose by default Cash, Check, Credit card and direct debit payment mode.</w:t>
        </w:r>
        <w:r>
          <w:rPr>
            <w:noProof/>
            <w:webHidden/>
          </w:rPr>
          <w:tab/>
        </w:r>
        <w:r>
          <w:rPr>
            <w:noProof/>
            <w:webHidden/>
          </w:rPr>
          <w:fldChar w:fldCharType="begin"/>
        </w:r>
        <w:r>
          <w:rPr>
            <w:noProof/>
            <w:webHidden/>
          </w:rPr>
          <w:instrText xml:space="preserve"> PAGEREF _Toc253579127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8" w:history="1">
        <w:r w:rsidRPr="0021569C">
          <w:rPr>
            <w:rStyle w:val="Hyperlink"/>
            <w:noProof/>
          </w:rPr>
          <w:t>CHA-3.20.4.100.10.3 Channel/CSR light application shall support declaring a new payment mode if not requiring parameters (e.g. money order)</w:t>
        </w:r>
        <w:r>
          <w:rPr>
            <w:noProof/>
            <w:webHidden/>
          </w:rPr>
          <w:tab/>
        </w:r>
        <w:r>
          <w:rPr>
            <w:noProof/>
            <w:webHidden/>
          </w:rPr>
          <w:fldChar w:fldCharType="begin"/>
        </w:r>
        <w:r>
          <w:rPr>
            <w:noProof/>
            <w:webHidden/>
          </w:rPr>
          <w:instrText xml:space="preserve"> PAGEREF _Toc253579128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29" w:history="1">
        <w:r w:rsidRPr="0021569C">
          <w:rPr>
            <w:rStyle w:val="Hyperlink"/>
            <w:noProof/>
          </w:rPr>
          <w:t>CHA-3.20.4.100.10.4 Channel/CSR light application shall support selecting an already existing payment profile to process the recharge</w:t>
        </w:r>
        <w:r>
          <w:rPr>
            <w:noProof/>
            <w:webHidden/>
          </w:rPr>
          <w:tab/>
        </w:r>
        <w:r>
          <w:rPr>
            <w:noProof/>
            <w:webHidden/>
          </w:rPr>
          <w:fldChar w:fldCharType="begin"/>
        </w:r>
        <w:r>
          <w:rPr>
            <w:noProof/>
            <w:webHidden/>
          </w:rPr>
          <w:instrText xml:space="preserve"> PAGEREF _Toc253579129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0" w:history="1">
        <w:r w:rsidRPr="0021569C">
          <w:rPr>
            <w:rStyle w:val="Hyperlink"/>
            <w:noProof/>
          </w:rPr>
          <w:t>CHA-3.20.4.100.10.5 Channel/CSR light application shall allow configuring payment methods supporting a payment limited to existing payment profile only (creation of a new payment profile is not possible)CHA-3.20.4.100.20 Channel/CSR light application shall adopt the same naming convention for a payment profile than in CSM application (e.g. type and a bank account number for direct debit).CHA-3.20.4.100.30 for a credit card payment profile, Channel/CSR light application shall display in any case the whole credit card number but only the last four digits.</w:t>
        </w:r>
        <w:r>
          <w:rPr>
            <w:noProof/>
            <w:webHidden/>
          </w:rPr>
          <w:tab/>
        </w:r>
        <w:r>
          <w:rPr>
            <w:noProof/>
            <w:webHidden/>
          </w:rPr>
          <w:fldChar w:fldCharType="begin"/>
        </w:r>
        <w:r>
          <w:rPr>
            <w:noProof/>
            <w:webHidden/>
          </w:rPr>
          <w:instrText xml:space="preserve"> PAGEREF _Toc253579130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1" w:history="1">
        <w:r w:rsidRPr="0021569C">
          <w:rPr>
            <w:rStyle w:val="Hyperlink"/>
            <w:noProof/>
          </w:rPr>
          <w:t>CHA-3.20.4.100.40 for an existing payment profile, Channel/CSR light application shall allow configuring payment profile parameters to be reviewed before submitting the recharge.</w:t>
        </w:r>
        <w:r>
          <w:rPr>
            <w:noProof/>
            <w:webHidden/>
          </w:rPr>
          <w:tab/>
        </w:r>
        <w:r>
          <w:rPr>
            <w:noProof/>
            <w:webHidden/>
          </w:rPr>
          <w:fldChar w:fldCharType="begin"/>
        </w:r>
        <w:r>
          <w:rPr>
            <w:noProof/>
            <w:webHidden/>
          </w:rPr>
          <w:instrText xml:space="preserve"> PAGEREF _Toc253579131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2" w:history="1">
        <w:r w:rsidRPr="0021569C">
          <w:rPr>
            <w:rStyle w:val="Hyperlink"/>
            <w:noProof/>
          </w:rPr>
          <w:t>CHA-3.20.4.100.40.1 Channel/CSR light application shall respect the same configuration than when setting the payment method of a new account (refer to Capture billing information use case).</w:t>
        </w:r>
        <w:r>
          <w:rPr>
            <w:noProof/>
            <w:webHidden/>
          </w:rPr>
          <w:tab/>
        </w:r>
        <w:r>
          <w:rPr>
            <w:noProof/>
            <w:webHidden/>
          </w:rPr>
          <w:fldChar w:fldCharType="begin"/>
        </w:r>
        <w:r>
          <w:rPr>
            <w:noProof/>
            <w:webHidden/>
          </w:rPr>
          <w:instrText xml:space="preserve"> PAGEREF _Toc253579132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3" w:history="1">
        <w:r w:rsidRPr="0021569C">
          <w:rPr>
            <w:rStyle w:val="Hyperlink"/>
            <w:noProof/>
          </w:rPr>
          <w:t>CHA-3.20.4.120 Channel/CSR light application shall allow user doing non voucher recharge by credit card with respect of use case ‘Non voucher recharge by credit card’.</w:t>
        </w:r>
        <w:r>
          <w:rPr>
            <w:noProof/>
            <w:webHidden/>
          </w:rPr>
          <w:tab/>
        </w:r>
        <w:r>
          <w:rPr>
            <w:noProof/>
            <w:webHidden/>
          </w:rPr>
          <w:fldChar w:fldCharType="begin"/>
        </w:r>
        <w:r>
          <w:rPr>
            <w:noProof/>
            <w:webHidden/>
          </w:rPr>
          <w:instrText xml:space="preserve"> PAGEREF _Toc253579133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4" w:history="1">
        <w:r w:rsidRPr="0021569C">
          <w:rPr>
            <w:rStyle w:val="Hyperlink"/>
            <w:noProof/>
          </w:rPr>
          <w:t>CHA-3.20.4.120.1 Channel/CSR light application shall guarantee that if Payment fails, recharge is not processed.</w:t>
        </w:r>
        <w:r>
          <w:rPr>
            <w:noProof/>
            <w:webHidden/>
          </w:rPr>
          <w:tab/>
        </w:r>
        <w:r>
          <w:rPr>
            <w:noProof/>
            <w:webHidden/>
          </w:rPr>
          <w:fldChar w:fldCharType="begin"/>
        </w:r>
        <w:r>
          <w:rPr>
            <w:noProof/>
            <w:webHidden/>
          </w:rPr>
          <w:instrText xml:space="preserve"> PAGEREF _Toc253579134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5" w:history="1">
        <w:r w:rsidRPr="0021569C">
          <w:rPr>
            <w:rStyle w:val="Hyperlink"/>
            <w:noProof/>
          </w:rPr>
          <w:t>CHA-3.20.4.120.2 Channel/CSR light application shall guarantee that if Recharge fails, payment is not processed.</w:t>
        </w:r>
        <w:r>
          <w:rPr>
            <w:noProof/>
            <w:webHidden/>
          </w:rPr>
          <w:tab/>
        </w:r>
        <w:r>
          <w:rPr>
            <w:noProof/>
            <w:webHidden/>
          </w:rPr>
          <w:fldChar w:fldCharType="begin"/>
        </w:r>
        <w:r>
          <w:rPr>
            <w:noProof/>
            <w:webHidden/>
          </w:rPr>
          <w:instrText xml:space="preserve"> PAGEREF _Toc253579135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6" w:history="1">
        <w:r w:rsidRPr="0021569C">
          <w:rPr>
            <w:rStyle w:val="Hyperlink"/>
            <w:noProof/>
          </w:rPr>
          <w:t>CHA-3.20.4.120.5 Channel/CSR light application shall use primary offer max recharge value as maximum value for a recharge at subscriber level.</w:t>
        </w:r>
        <w:r>
          <w:rPr>
            <w:noProof/>
            <w:webHidden/>
          </w:rPr>
          <w:tab/>
        </w:r>
        <w:r>
          <w:rPr>
            <w:noProof/>
            <w:webHidden/>
          </w:rPr>
          <w:fldChar w:fldCharType="begin"/>
        </w:r>
        <w:r>
          <w:rPr>
            <w:noProof/>
            <w:webHidden/>
          </w:rPr>
          <w:instrText xml:space="preserve"> PAGEREF _Toc253579136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7" w:history="1">
        <w:r w:rsidRPr="0021569C">
          <w:rPr>
            <w:rStyle w:val="Hyperlink"/>
            <w:noProof/>
          </w:rPr>
          <w:t>CHA-3.20.4.120.6 Channel/CSR light application shall support configuring by application if recharge by credit card can be processed in real time only, not in real time only.</w:t>
        </w:r>
        <w:r>
          <w:rPr>
            <w:noProof/>
            <w:webHidden/>
          </w:rPr>
          <w:tab/>
        </w:r>
        <w:r>
          <w:rPr>
            <w:noProof/>
            <w:webHidden/>
          </w:rPr>
          <w:fldChar w:fldCharType="begin"/>
        </w:r>
        <w:r>
          <w:rPr>
            <w:noProof/>
            <w:webHidden/>
          </w:rPr>
          <w:instrText xml:space="preserve"> PAGEREF _Toc253579137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8" w:history="1">
        <w:r w:rsidRPr="0021569C">
          <w:rPr>
            <w:rStyle w:val="Hyperlink"/>
            <w:noProof/>
          </w:rPr>
          <w:t>CHA-3.20.4.120.7 Channel/CSR light application shall support processing the payment in real-time/not real time according to application configuration.</w:t>
        </w:r>
        <w:r>
          <w:rPr>
            <w:noProof/>
            <w:webHidden/>
          </w:rPr>
          <w:tab/>
        </w:r>
        <w:r>
          <w:rPr>
            <w:noProof/>
            <w:webHidden/>
          </w:rPr>
          <w:fldChar w:fldCharType="begin"/>
        </w:r>
        <w:r>
          <w:rPr>
            <w:noProof/>
            <w:webHidden/>
          </w:rPr>
          <w:instrText xml:space="preserve"> PAGEREF _Toc253579138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39" w:history="1">
        <w:r w:rsidRPr="0021569C">
          <w:rPr>
            <w:rStyle w:val="Hyperlink"/>
            <w:noProof/>
          </w:rPr>
          <w:t>CHA-3.20.4.120.10 Channel/CSR light application shall pre-populates credit card information with the impacted account billing contact (first name, last name, email, address line 1, zip, city, country, state).</w:t>
        </w:r>
        <w:r>
          <w:rPr>
            <w:noProof/>
            <w:webHidden/>
          </w:rPr>
          <w:tab/>
        </w:r>
        <w:r>
          <w:rPr>
            <w:noProof/>
            <w:webHidden/>
          </w:rPr>
          <w:fldChar w:fldCharType="begin"/>
        </w:r>
        <w:r>
          <w:rPr>
            <w:noProof/>
            <w:webHidden/>
          </w:rPr>
          <w:instrText xml:space="preserve"> PAGEREF _Toc253579139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0" w:history="1">
        <w:r w:rsidRPr="0021569C">
          <w:rPr>
            <w:rStyle w:val="Hyperlink"/>
            <w:noProof/>
          </w:rPr>
          <w:t>CHA-3.20.4.120.15 when payment and recharge have been processed successfully, Channel/CSR light application shall display the payment transaction number to the user.</w:t>
        </w:r>
        <w:r>
          <w:rPr>
            <w:noProof/>
            <w:webHidden/>
          </w:rPr>
          <w:tab/>
        </w:r>
        <w:r>
          <w:rPr>
            <w:noProof/>
            <w:webHidden/>
          </w:rPr>
          <w:fldChar w:fldCharType="begin"/>
        </w:r>
        <w:r>
          <w:rPr>
            <w:noProof/>
            <w:webHidden/>
          </w:rPr>
          <w:instrText xml:space="preserve"> PAGEREF _Toc253579140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1" w:history="1">
        <w:r w:rsidRPr="0021569C">
          <w:rPr>
            <w:rStyle w:val="Hyperlink"/>
            <w:noProof/>
          </w:rPr>
          <w:t>CHA-3.20.4.130 Channel/CSR light application shall allow user recharging by voucher with respect of use case Recharge by voucher.</w:t>
        </w:r>
        <w:r>
          <w:rPr>
            <w:noProof/>
            <w:webHidden/>
          </w:rPr>
          <w:tab/>
        </w:r>
        <w:r>
          <w:rPr>
            <w:noProof/>
            <w:webHidden/>
          </w:rPr>
          <w:fldChar w:fldCharType="begin"/>
        </w:r>
        <w:r>
          <w:rPr>
            <w:noProof/>
            <w:webHidden/>
          </w:rPr>
          <w:instrText xml:space="preserve"> PAGEREF _Toc253579141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2" w:history="1">
        <w:r w:rsidRPr="0021569C">
          <w:rPr>
            <w:rStyle w:val="Hyperlink"/>
            <w:noProof/>
          </w:rPr>
          <w:t>CHA-3.20.4.140 Channel/CSR light application shall allow user viewing recharge history for an account or a subscriber with respect of use case view recharge history.</w:t>
        </w:r>
        <w:r>
          <w:rPr>
            <w:noProof/>
            <w:webHidden/>
          </w:rPr>
          <w:tab/>
        </w:r>
        <w:r>
          <w:rPr>
            <w:noProof/>
            <w:webHidden/>
          </w:rPr>
          <w:fldChar w:fldCharType="begin"/>
        </w:r>
        <w:r>
          <w:rPr>
            <w:noProof/>
            <w:webHidden/>
          </w:rPr>
          <w:instrText xml:space="preserve"> PAGEREF _Toc253579142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3" w:history="1">
        <w:r w:rsidRPr="0021569C">
          <w:rPr>
            <w:rStyle w:val="Hyperlink"/>
            <w:noProof/>
          </w:rPr>
          <w:t>CHA-3.20.4.140.1 Channel/CSR light application shall support configuring at design time the maximum number of rows to display that can be supported by the recharge history use case.</w:t>
        </w:r>
        <w:r>
          <w:rPr>
            <w:noProof/>
            <w:webHidden/>
          </w:rPr>
          <w:tab/>
        </w:r>
        <w:r>
          <w:rPr>
            <w:noProof/>
            <w:webHidden/>
          </w:rPr>
          <w:fldChar w:fldCharType="begin"/>
        </w:r>
        <w:r>
          <w:rPr>
            <w:noProof/>
            <w:webHidden/>
          </w:rPr>
          <w:instrText xml:space="preserve"> PAGEREF _Toc253579143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4" w:history="1">
        <w:r w:rsidRPr="0021569C">
          <w:rPr>
            <w:rStyle w:val="Hyperlink"/>
            <w:noProof/>
          </w:rPr>
          <w:t>CHA-3.20.4.140.2 Channel/CSR light application shall allow user configuring in days the default period of time to view recharge history (starting from now – default nb of days is 180)</w:t>
        </w:r>
        <w:r>
          <w:rPr>
            <w:noProof/>
            <w:webHidden/>
          </w:rPr>
          <w:tab/>
        </w:r>
        <w:r>
          <w:rPr>
            <w:noProof/>
            <w:webHidden/>
          </w:rPr>
          <w:fldChar w:fldCharType="begin"/>
        </w:r>
        <w:r>
          <w:rPr>
            <w:noProof/>
            <w:webHidden/>
          </w:rPr>
          <w:instrText xml:space="preserve"> PAGEREF _Toc253579144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5" w:history="1">
        <w:r w:rsidRPr="0021569C">
          <w:rPr>
            <w:rStyle w:val="Hyperlink"/>
            <w:noProof/>
          </w:rPr>
          <w:t>CHA-3.20.4.140.3 Channel/CSR light application shall allow user view for every impacted balance, the balance name, the recharge impact value and the new balance value</w:t>
        </w:r>
        <w:r>
          <w:rPr>
            <w:noProof/>
            <w:webHidden/>
          </w:rPr>
          <w:tab/>
        </w:r>
        <w:r>
          <w:rPr>
            <w:noProof/>
            <w:webHidden/>
          </w:rPr>
          <w:fldChar w:fldCharType="begin"/>
        </w:r>
        <w:r>
          <w:rPr>
            <w:noProof/>
            <w:webHidden/>
          </w:rPr>
          <w:instrText xml:space="preserve"> PAGEREF _Toc253579145 \h </w:instrText>
        </w:r>
        <w:r>
          <w:rPr>
            <w:noProof/>
            <w:webHidden/>
          </w:rPr>
        </w:r>
        <w:r>
          <w:rPr>
            <w:noProof/>
            <w:webHidden/>
          </w:rPr>
          <w:fldChar w:fldCharType="separate"/>
        </w:r>
        <w:r>
          <w:rPr>
            <w:noProof/>
            <w:webHidden/>
          </w:rPr>
          <w:t>216</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146" w:history="1">
        <w:r w:rsidRPr="0021569C">
          <w:rPr>
            <w:rStyle w:val="Hyperlink"/>
            <w:noProof/>
          </w:rPr>
          <w:t>3.21</w:t>
        </w:r>
        <w:r>
          <w:rPr>
            <w:rFonts w:ascii="Calibri" w:hAnsi="Calibri"/>
            <w:b w:val="0"/>
            <w:bCs w:val="0"/>
            <w:caps w:val="0"/>
            <w:noProof/>
            <w:sz w:val="22"/>
            <w:szCs w:val="22"/>
          </w:rPr>
          <w:tab/>
        </w:r>
        <w:r w:rsidRPr="0021569C">
          <w:rPr>
            <w:rStyle w:val="Hyperlink"/>
            <w:noProof/>
          </w:rPr>
          <w:t>Capability 20. View Real time promotions - RTP</w:t>
        </w:r>
        <w:r>
          <w:rPr>
            <w:noProof/>
            <w:webHidden/>
          </w:rPr>
          <w:tab/>
        </w:r>
        <w:r>
          <w:rPr>
            <w:noProof/>
            <w:webHidden/>
          </w:rPr>
          <w:fldChar w:fldCharType="begin"/>
        </w:r>
        <w:r>
          <w:rPr>
            <w:noProof/>
            <w:webHidden/>
          </w:rPr>
          <w:instrText xml:space="preserve"> PAGEREF _Toc253579146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2"/>
        <w:rPr>
          <w:rFonts w:ascii="Calibri" w:hAnsi="Calibri"/>
          <w:smallCaps w:val="0"/>
          <w:noProof/>
          <w:sz w:val="22"/>
          <w:szCs w:val="22"/>
        </w:rPr>
      </w:pPr>
      <w:hyperlink w:anchor="_Toc253579147" w:history="1">
        <w:r w:rsidRPr="0021569C">
          <w:rPr>
            <w:rStyle w:val="Hyperlink"/>
            <w:noProof/>
          </w:rPr>
          <w:t>3.21.4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_Toc253579147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8" w:history="1">
        <w:r w:rsidRPr="0021569C">
          <w:rPr>
            <w:rStyle w:val="Hyperlink"/>
            <w:noProof/>
          </w:rPr>
          <w:t>CHA-3.21.4.10 Channel/CSR light application shall allow a user displaying real time promotions for account and subscriber with respect of use case View real time promotions</w:t>
        </w:r>
        <w:r>
          <w:rPr>
            <w:noProof/>
            <w:webHidden/>
          </w:rPr>
          <w:tab/>
        </w:r>
        <w:r>
          <w:rPr>
            <w:noProof/>
            <w:webHidden/>
          </w:rPr>
          <w:fldChar w:fldCharType="begin"/>
        </w:r>
        <w:r>
          <w:rPr>
            <w:noProof/>
            <w:webHidden/>
          </w:rPr>
          <w:instrText xml:space="preserve"> PAGEREF _Toc253579148 \h </w:instrText>
        </w:r>
        <w:r>
          <w:rPr>
            <w:noProof/>
            <w:webHidden/>
          </w:rPr>
        </w:r>
        <w:r>
          <w:rPr>
            <w:noProof/>
            <w:webHidden/>
          </w:rPr>
          <w:fldChar w:fldCharType="separate"/>
        </w:r>
        <w:r>
          <w:rPr>
            <w:noProof/>
            <w:webHidden/>
          </w:rPr>
          <w:t>217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49" w:history="1">
        <w:r w:rsidRPr="0021569C">
          <w:rPr>
            <w:rStyle w:val="Hyperlink"/>
            <w:noProof/>
          </w:rPr>
          <w:t>CHA-3.21.4.10.1 Channel/CSR light application shall display them similarly as in consumer application and in life time bonus FRS.</w:t>
        </w:r>
        <w:r>
          <w:rPr>
            <w:noProof/>
            <w:webHidden/>
          </w:rPr>
          <w:tab/>
        </w:r>
        <w:r>
          <w:rPr>
            <w:noProof/>
            <w:webHidden/>
          </w:rPr>
          <w:fldChar w:fldCharType="begin"/>
        </w:r>
        <w:r>
          <w:rPr>
            <w:noProof/>
            <w:webHidden/>
          </w:rPr>
          <w:instrText xml:space="preserve"> PAGEREF _Toc253579149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150" w:history="1">
        <w:r w:rsidRPr="0021569C">
          <w:rPr>
            <w:rStyle w:val="Hyperlink"/>
            <w:noProof/>
          </w:rPr>
          <w:t>3.22</w:t>
        </w:r>
        <w:r>
          <w:rPr>
            <w:rFonts w:ascii="Calibri" w:hAnsi="Calibri"/>
            <w:b w:val="0"/>
            <w:bCs w:val="0"/>
            <w:caps w:val="0"/>
            <w:noProof/>
            <w:sz w:val="22"/>
            <w:szCs w:val="22"/>
          </w:rPr>
          <w:tab/>
        </w:r>
        <w:r w:rsidRPr="0021569C">
          <w:rPr>
            <w:rStyle w:val="Hyperlink"/>
            <w:noProof/>
          </w:rPr>
          <w:t>Capability 21. Case Management – PBM</w:t>
        </w:r>
        <w:r>
          <w:rPr>
            <w:noProof/>
            <w:webHidden/>
          </w:rPr>
          <w:tab/>
        </w:r>
        <w:r>
          <w:rPr>
            <w:noProof/>
            <w:webHidden/>
          </w:rPr>
          <w:fldChar w:fldCharType="begin"/>
        </w:r>
        <w:r>
          <w:rPr>
            <w:noProof/>
            <w:webHidden/>
          </w:rPr>
          <w:instrText xml:space="preserve"> PAGEREF _Toc253579150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2"/>
        <w:rPr>
          <w:rFonts w:ascii="Calibri" w:hAnsi="Calibri"/>
          <w:smallCaps w:val="0"/>
          <w:noProof/>
          <w:sz w:val="22"/>
          <w:szCs w:val="22"/>
        </w:rPr>
      </w:pPr>
      <w:hyperlink w:anchor="_Toc253579151" w:history="1">
        <w:r w:rsidRPr="0021569C">
          <w:rPr>
            <w:rStyle w:val="Hyperlink"/>
            <w:noProof/>
          </w:rPr>
          <w:t>3.22.4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_Toc253579151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152" w:history="1">
        <w:r w:rsidRPr="0021569C">
          <w:rPr>
            <w:rStyle w:val="Hyperlink"/>
            <w:noProof/>
          </w:rPr>
          <w:t>3.23</w:t>
        </w:r>
        <w:r>
          <w:rPr>
            <w:rFonts w:ascii="Calibri" w:hAnsi="Calibri"/>
            <w:b w:val="0"/>
            <w:bCs w:val="0"/>
            <w:caps w:val="0"/>
            <w:noProof/>
            <w:sz w:val="22"/>
            <w:szCs w:val="22"/>
          </w:rPr>
          <w:tab/>
        </w:r>
        <w:r w:rsidRPr="0021569C">
          <w:rPr>
            <w:rStyle w:val="Hyperlink"/>
            <w:noProof/>
          </w:rPr>
          <w:t>Capability 22. Request Management - RQM</w:t>
        </w:r>
        <w:r>
          <w:rPr>
            <w:noProof/>
            <w:webHidden/>
          </w:rPr>
          <w:tab/>
        </w:r>
        <w:r>
          <w:rPr>
            <w:noProof/>
            <w:webHidden/>
          </w:rPr>
          <w:fldChar w:fldCharType="begin"/>
        </w:r>
        <w:r>
          <w:rPr>
            <w:noProof/>
            <w:webHidden/>
          </w:rPr>
          <w:instrText xml:space="preserve"> PAGEREF _Toc253579152 \h </w:instrText>
        </w:r>
        <w:r>
          <w:rPr>
            <w:noProof/>
            <w:webHidden/>
          </w:rPr>
        </w:r>
        <w:r>
          <w:rPr>
            <w:noProof/>
            <w:webHidden/>
          </w:rPr>
          <w:fldChar w:fldCharType="separate"/>
        </w:r>
        <w:r>
          <w:rPr>
            <w:noProof/>
            <w:webHidden/>
          </w:rPr>
          <w:t>218</w:t>
        </w:r>
        <w:r>
          <w:rPr>
            <w:noProof/>
            <w:webHidden/>
          </w:rPr>
          <w:fldChar w:fldCharType="end"/>
        </w:r>
      </w:hyperlink>
    </w:p>
    <w:p w:rsidR="003867B2" w:rsidRDefault="003867B2">
      <w:pPr>
        <w:pStyle w:val="TOC2"/>
        <w:rPr>
          <w:rFonts w:ascii="Calibri" w:hAnsi="Calibri"/>
          <w:smallCaps w:val="0"/>
          <w:noProof/>
          <w:sz w:val="22"/>
          <w:szCs w:val="22"/>
        </w:rPr>
      </w:pPr>
      <w:hyperlink w:anchor="_Toc253579153" w:history="1">
        <w:r w:rsidRPr="0021569C">
          <w:rPr>
            <w:rStyle w:val="Hyperlink"/>
            <w:noProof/>
          </w:rPr>
          <w:t>3.23.4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_Toc253579153 \h </w:instrText>
        </w:r>
        <w:r>
          <w:rPr>
            <w:noProof/>
            <w:webHidden/>
          </w:rPr>
        </w:r>
        <w:r>
          <w:rPr>
            <w:noProof/>
            <w:webHidden/>
          </w:rPr>
          <w:fldChar w:fldCharType="separate"/>
        </w:r>
        <w:r>
          <w:rPr>
            <w:noProof/>
            <w:webHidden/>
          </w:rPr>
          <w:t>220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54" w:history="1">
        <w:r w:rsidRPr="0021569C">
          <w:rPr>
            <w:rStyle w:val="Hyperlink"/>
            <w:noProof/>
          </w:rPr>
          <w:t>CHA-3.23.4.10 Channel/CSR light application shall allow user to view requests submitted by user with respect of use case ‘view dealer requests’.</w:t>
        </w:r>
        <w:r>
          <w:rPr>
            <w:noProof/>
            <w:webHidden/>
          </w:rPr>
          <w:tab/>
        </w:r>
        <w:r>
          <w:rPr>
            <w:noProof/>
            <w:webHidden/>
          </w:rPr>
          <w:fldChar w:fldCharType="begin"/>
        </w:r>
        <w:r>
          <w:rPr>
            <w:noProof/>
            <w:webHidden/>
          </w:rPr>
          <w:instrText xml:space="preserve"> PAGEREF _Toc253579154 \h </w:instrText>
        </w:r>
        <w:r>
          <w:rPr>
            <w:noProof/>
            <w:webHidden/>
          </w:rPr>
        </w:r>
        <w:r>
          <w:rPr>
            <w:noProof/>
            <w:webHidden/>
          </w:rPr>
          <w:fldChar w:fldCharType="separate"/>
        </w:r>
        <w:r>
          <w:rPr>
            <w:noProof/>
            <w:webHidden/>
          </w:rPr>
          <w:t>220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55" w:history="1">
        <w:r w:rsidRPr="0021569C">
          <w:rPr>
            <w:rStyle w:val="Hyperlink"/>
            <w:strike/>
            <w:noProof/>
          </w:rPr>
          <w:t>CHA-3.23.4.10.1 Channel/CSR light application shall select only requests submitted by a user of the same shop as user (i.e. same level)</w:t>
        </w:r>
        <w:r>
          <w:rPr>
            <w:noProof/>
            <w:webHidden/>
          </w:rPr>
          <w:tab/>
        </w:r>
        <w:r>
          <w:rPr>
            <w:noProof/>
            <w:webHidden/>
          </w:rPr>
          <w:fldChar w:fldCharType="begin"/>
        </w:r>
        <w:r>
          <w:rPr>
            <w:noProof/>
            <w:webHidden/>
          </w:rPr>
          <w:instrText xml:space="preserve"> PAGEREF _Toc253579155 \h </w:instrText>
        </w:r>
        <w:r>
          <w:rPr>
            <w:noProof/>
            <w:webHidden/>
          </w:rPr>
        </w:r>
        <w:r>
          <w:rPr>
            <w:noProof/>
            <w:webHidden/>
          </w:rPr>
          <w:fldChar w:fldCharType="separate"/>
        </w:r>
        <w:r>
          <w:rPr>
            <w:noProof/>
            <w:webHidden/>
          </w:rPr>
          <w:t>220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56" w:history="1">
        <w:r w:rsidRPr="0021569C">
          <w:rPr>
            <w:rStyle w:val="Hyperlink"/>
            <w:noProof/>
          </w:rPr>
          <w:t>CHA-3.23.4.10.2 Channel/CSR light application shall display requests sorted by submission date in a descending order</w:t>
        </w:r>
        <w:r>
          <w:rPr>
            <w:noProof/>
            <w:webHidden/>
          </w:rPr>
          <w:tab/>
        </w:r>
        <w:r>
          <w:rPr>
            <w:noProof/>
            <w:webHidden/>
          </w:rPr>
          <w:fldChar w:fldCharType="begin"/>
        </w:r>
        <w:r>
          <w:rPr>
            <w:noProof/>
            <w:webHidden/>
          </w:rPr>
          <w:instrText xml:space="preserve"> PAGEREF _Toc253579156 \h </w:instrText>
        </w:r>
        <w:r>
          <w:rPr>
            <w:noProof/>
            <w:webHidden/>
          </w:rPr>
        </w:r>
        <w:r>
          <w:rPr>
            <w:noProof/>
            <w:webHidden/>
          </w:rPr>
          <w:fldChar w:fldCharType="separate"/>
        </w:r>
        <w:r>
          <w:rPr>
            <w:noProof/>
            <w:webHidden/>
          </w:rPr>
          <w:t>220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57" w:history="1">
        <w:r w:rsidRPr="0021569C">
          <w:rPr>
            <w:rStyle w:val="Hyperlink"/>
            <w:noProof/>
          </w:rPr>
          <w:t>CHA-3.23.4.10.3 Channel/CSR light application shall support configuration at design-time the maximum number of requests retrieved.</w:t>
        </w:r>
        <w:r>
          <w:rPr>
            <w:noProof/>
            <w:webHidden/>
          </w:rPr>
          <w:tab/>
        </w:r>
        <w:r>
          <w:rPr>
            <w:noProof/>
            <w:webHidden/>
          </w:rPr>
          <w:fldChar w:fldCharType="begin"/>
        </w:r>
        <w:r>
          <w:rPr>
            <w:noProof/>
            <w:webHidden/>
          </w:rPr>
          <w:instrText xml:space="preserve"> PAGEREF _Toc253579157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58" w:history="1">
        <w:r w:rsidRPr="0021569C">
          <w:rPr>
            <w:rStyle w:val="Hyperlink"/>
            <w:strike/>
            <w:noProof/>
          </w:rPr>
          <w:t>CHA-3.23.4.10.4 Channel/CSR light application shall allow the user selecting only requests he has submitted</w:t>
        </w:r>
        <w:r>
          <w:rPr>
            <w:noProof/>
            <w:webHidden/>
          </w:rPr>
          <w:tab/>
        </w:r>
        <w:r>
          <w:rPr>
            <w:noProof/>
            <w:webHidden/>
          </w:rPr>
          <w:fldChar w:fldCharType="begin"/>
        </w:r>
        <w:r>
          <w:rPr>
            <w:noProof/>
            <w:webHidden/>
          </w:rPr>
          <w:instrText xml:space="preserve"> PAGEREF _Toc253579158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59" w:history="1">
        <w:r w:rsidRPr="0021569C">
          <w:rPr>
            <w:rStyle w:val="Hyperlink"/>
            <w:noProof/>
          </w:rPr>
          <w:t>CHA-3.23.4.10.5 Channel/CSR light application shall allow the user filtering requests by submission date on a specific time period</w:t>
        </w:r>
        <w:r>
          <w:rPr>
            <w:noProof/>
            <w:webHidden/>
          </w:rPr>
          <w:tab/>
        </w:r>
        <w:r>
          <w:rPr>
            <w:noProof/>
            <w:webHidden/>
          </w:rPr>
          <w:fldChar w:fldCharType="begin"/>
        </w:r>
        <w:r>
          <w:rPr>
            <w:noProof/>
            <w:webHidden/>
          </w:rPr>
          <w:instrText xml:space="preserve"> PAGEREF _Toc253579159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0" w:history="1">
        <w:r w:rsidRPr="0021569C">
          <w:rPr>
            <w:rStyle w:val="Hyperlink"/>
            <w:noProof/>
          </w:rPr>
          <w:t>CHA-3.23.4.10.6 Channel/CSR light application shall allow the user filtering by request type he is looking for</w:t>
        </w:r>
        <w:r>
          <w:rPr>
            <w:noProof/>
            <w:webHidden/>
          </w:rPr>
          <w:tab/>
        </w:r>
        <w:r>
          <w:rPr>
            <w:noProof/>
            <w:webHidden/>
          </w:rPr>
          <w:fldChar w:fldCharType="begin"/>
        </w:r>
        <w:r>
          <w:rPr>
            <w:noProof/>
            <w:webHidden/>
          </w:rPr>
          <w:instrText xml:space="preserve"> PAGEREF _Toc253579160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1" w:history="1">
        <w:r w:rsidRPr="0021569C">
          <w:rPr>
            <w:rStyle w:val="Hyperlink"/>
            <w:noProof/>
          </w:rPr>
          <w:t>CHA-3.23.4.10.7 Channel/CSR light application shall allow the user filtering the requests by their status</w:t>
        </w:r>
        <w:r>
          <w:rPr>
            <w:noProof/>
            <w:webHidden/>
          </w:rPr>
          <w:tab/>
        </w:r>
        <w:r>
          <w:rPr>
            <w:noProof/>
            <w:webHidden/>
          </w:rPr>
          <w:fldChar w:fldCharType="begin"/>
        </w:r>
        <w:r>
          <w:rPr>
            <w:noProof/>
            <w:webHidden/>
          </w:rPr>
          <w:instrText xml:space="preserve"> PAGEREF _Toc253579161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2" w:history="1">
        <w:r w:rsidRPr="0021569C">
          <w:rPr>
            <w:rStyle w:val="Hyperlink"/>
            <w:noProof/>
          </w:rPr>
          <w:t>CHA-3.23.4.10.8 Channel/CSR light application shall display by default the X last new customer requests until now in all statuses and submitted by the user where X is a configured design-time parameter.</w:t>
        </w:r>
        <w:r>
          <w:rPr>
            <w:noProof/>
            <w:webHidden/>
          </w:rPr>
          <w:tab/>
        </w:r>
        <w:r>
          <w:rPr>
            <w:noProof/>
            <w:webHidden/>
          </w:rPr>
          <w:fldChar w:fldCharType="begin"/>
        </w:r>
        <w:r>
          <w:rPr>
            <w:noProof/>
            <w:webHidden/>
          </w:rPr>
          <w:instrText xml:space="preserve"> PAGEREF _Toc253579162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3" w:history="1">
        <w:r w:rsidRPr="0021569C">
          <w:rPr>
            <w:rStyle w:val="Hyperlink"/>
            <w:noProof/>
          </w:rPr>
          <w:t>CHA-3.23.4.10.9 Channel/CSR light application shall display for every request the submission date, the user login having submitted the request, the request type, the impacted item, the requested object when relevant and the request status and order reference if any (for acquisition requests)</w:t>
        </w:r>
        <w:r>
          <w:rPr>
            <w:noProof/>
            <w:webHidden/>
          </w:rPr>
          <w:tab/>
        </w:r>
        <w:r>
          <w:rPr>
            <w:noProof/>
            <w:webHidden/>
          </w:rPr>
          <w:fldChar w:fldCharType="begin"/>
        </w:r>
        <w:r>
          <w:rPr>
            <w:noProof/>
            <w:webHidden/>
          </w:rPr>
          <w:instrText xml:space="preserve"> PAGEREF _Toc253579163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4" w:history="1">
        <w:r w:rsidRPr="0021569C">
          <w:rPr>
            <w:rStyle w:val="Hyperlink"/>
            <w:noProof/>
          </w:rPr>
          <w:t>CHA-3.23.4.10.9.1 Channel/CSR light application shall allow the user to access directly to the order details by selecting the order reference (if any) of the displayed request.</w:t>
        </w:r>
        <w:r>
          <w:rPr>
            <w:noProof/>
            <w:webHidden/>
          </w:rPr>
          <w:tab/>
        </w:r>
        <w:r>
          <w:rPr>
            <w:noProof/>
            <w:webHidden/>
          </w:rPr>
          <w:fldChar w:fldCharType="begin"/>
        </w:r>
        <w:r>
          <w:rPr>
            <w:noProof/>
            <w:webHidden/>
          </w:rPr>
          <w:instrText xml:space="preserve"> PAGEREF _Toc253579164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5" w:history="1">
        <w:r w:rsidRPr="0021569C">
          <w:rPr>
            <w:rStyle w:val="Hyperlink"/>
            <w:noProof/>
          </w:rPr>
          <w:t>CHA-3.23.4.10.10 Channel/CSR light application shall allow a dealer administrator to view the requests submitted by a user he administrates.</w:t>
        </w:r>
        <w:r>
          <w:rPr>
            <w:noProof/>
            <w:webHidden/>
          </w:rPr>
          <w:tab/>
        </w:r>
        <w:r>
          <w:rPr>
            <w:noProof/>
            <w:webHidden/>
          </w:rPr>
          <w:fldChar w:fldCharType="begin"/>
        </w:r>
        <w:r>
          <w:rPr>
            <w:noProof/>
            <w:webHidden/>
          </w:rPr>
          <w:instrText xml:space="preserve"> PAGEREF _Toc253579165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6" w:history="1">
        <w:r w:rsidRPr="0021569C">
          <w:rPr>
            <w:rStyle w:val="Hyperlink"/>
            <w:noProof/>
          </w:rPr>
          <w:t>CHA-3.23.4.10.10.1 Channel/CSR light application shall allow a dealer administrator filtering the requests by user login.</w:t>
        </w:r>
        <w:r>
          <w:rPr>
            <w:noProof/>
            <w:webHidden/>
          </w:rPr>
          <w:tab/>
        </w:r>
        <w:r>
          <w:rPr>
            <w:noProof/>
            <w:webHidden/>
          </w:rPr>
          <w:fldChar w:fldCharType="begin"/>
        </w:r>
        <w:r>
          <w:rPr>
            <w:noProof/>
            <w:webHidden/>
          </w:rPr>
          <w:instrText xml:space="preserve"> PAGEREF _Toc253579166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7" w:history="1">
        <w:r w:rsidRPr="0021569C">
          <w:rPr>
            <w:rStyle w:val="Hyperlink"/>
            <w:noProof/>
          </w:rPr>
          <w:t>CHA-3.23.4.10.10.2 Channel/CSR light application shall allow a dealer administrator filtering the requests to only viewing requests he has submitted.</w:t>
        </w:r>
        <w:r>
          <w:rPr>
            <w:noProof/>
            <w:webHidden/>
          </w:rPr>
          <w:tab/>
        </w:r>
        <w:r>
          <w:rPr>
            <w:noProof/>
            <w:webHidden/>
          </w:rPr>
          <w:fldChar w:fldCharType="begin"/>
        </w:r>
        <w:r>
          <w:rPr>
            <w:noProof/>
            <w:webHidden/>
          </w:rPr>
          <w:instrText xml:space="preserve"> PAGEREF _Toc253579167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8" w:history="1">
        <w:r w:rsidRPr="0021569C">
          <w:rPr>
            <w:rStyle w:val="Hyperlink"/>
            <w:noProof/>
          </w:rPr>
          <w:t>CHA-3.23.4.10.12 Channel/CSR light application shall allow a dealer non administrator (simple user) to access to the requests he has submitted.</w:t>
        </w:r>
        <w:r>
          <w:rPr>
            <w:noProof/>
            <w:webHidden/>
          </w:rPr>
          <w:tab/>
        </w:r>
        <w:r>
          <w:rPr>
            <w:noProof/>
            <w:webHidden/>
          </w:rPr>
          <w:fldChar w:fldCharType="begin"/>
        </w:r>
        <w:r>
          <w:rPr>
            <w:noProof/>
            <w:webHidden/>
          </w:rPr>
          <w:instrText xml:space="preserve"> PAGEREF _Toc253579168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69" w:history="1">
        <w:r w:rsidRPr="0021569C">
          <w:rPr>
            <w:rStyle w:val="Hyperlink"/>
            <w:noProof/>
          </w:rPr>
          <w:t>CHA-3.23.4.10.13 when consumer application co-exists with Channel/CSR light application, user shall be able to access to requests submitted by the customer users.</w:t>
        </w:r>
        <w:r>
          <w:rPr>
            <w:noProof/>
            <w:webHidden/>
          </w:rPr>
          <w:tab/>
        </w:r>
        <w:r>
          <w:rPr>
            <w:noProof/>
            <w:webHidden/>
          </w:rPr>
          <w:fldChar w:fldCharType="begin"/>
        </w:r>
        <w:r>
          <w:rPr>
            <w:noProof/>
            <w:webHidden/>
          </w:rPr>
          <w:instrText xml:space="preserve"> PAGEREF _Toc253579169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0" w:history="1">
        <w:r w:rsidRPr="0021569C">
          <w:rPr>
            <w:rStyle w:val="Hyperlink"/>
            <w:noProof/>
          </w:rPr>
          <w:t>CHA-3.23.4.30.13.1 when Channel/CSR light application displays a request submitted by a customer user (through consumer application) then Channel/CSR light application shall hide the name of the user submitter of the request.</w:t>
        </w:r>
        <w:r>
          <w:rPr>
            <w:noProof/>
            <w:webHidden/>
          </w:rPr>
          <w:tab/>
        </w:r>
        <w:r>
          <w:rPr>
            <w:noProof/>
            <w:webHidden/>
          </w:rPr>
          <w:fldChar w:fldCharType="begin"/>
        </w:r>
        <w:r>
          <w:rPr>
            <w:noProof/>
            <w:webHidden/>
          </w:rPr>
          <w:instrText xml:space="preserve"> PAGEREF _Toc253579170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1" w:history="1">
        <w:r w:rsidRPr="0021569C">
          <w:rPr>
            <w:rStyle w:val="Hyperlink"/>
            <w:noProof/>
          </w:rPr>
          <w:t>CHA-3.23.4.20 Channel/CSR light application shall allow user viewing details of a request with respect of use case view request details</w:t>
        </w:r>
        <w:r>
          <w:rPr>
            <w:noProof/>
            <w:webHidden/>
          </w:rPr>
          <w:tab/>
        </w:r>
        <w:r>
          <w:rPr>
            <w:noProof/>
            <w:webHidden/>
          </w:rPr>
          <w:fldChar w:fldCharType="begin"/>
        </w:r>
        <w:r>
          <w:rPr>
            <w:noProof/>
            <w:webHidden/>
          </w:rPr>
          <w:instrText xml:space="preserve"> PAGEREF _Toc253579171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2" w:history="1">
        <w:r w:rsidRPr="0021569C">
          <w:rPr>
            <w:rStyle w:val="Hyperlink"/>
            <w:noProof/>
          </w:rPr>
          <w:t>CHA-3.23.4.20.1 Channel/CSR light application shall allow user viewing all the sub requests involved in the submitted request for composite requests</w:t>
        </w:r>
        <w:r>
          <w:rPr>
            <w:noProof/>
            <w:webHidden/>
          </w:rPr>
          <w:tab/>
        </w:r>
        <w:r>
          <w:rPr>
            <w:noProof/>
            <w:webHidden/>
          </w:rPr>
          <w:fldChar w:fldCharType="begin"/>
        </w:r>
        <w:r>
          <w:rPr>
            <w:noProof/>
            <w:webHidden/>
          </w:rPr>
          <w:instrText xml:space="preserve"> PAGEREF _Toc253579172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3" w:history="1">
        <w:r w:rsidRPr="0021569C">
          <w:rPr>
            <w:rStyle w:val="Hyperlink"/>
            <w:noProof/>
          </w:rPr>
          <w:t>CHA-3.23.4.30 Channel/CSR light application shall allow user viewing requests impacting a customer and any object of the customer hierarchy (i.e. accounts and subscribers) in the respect of use case view requests impacting a customer</w:t>
        </w:r>
        <w:r>
          <w:rPr>
            <w:noProof/>
            <w:webHidden/>
          </w:rPr>
          <w:tab/>
        </w:r>
        <w:r>
          <w:rPr>
            <w:noProof/>
            <w:webHidden/>
          </w:rPr>
          <w:fldChar w:fldCharType="begin"/>
        </w:r>
        <w:r>
          <w:rPr>
            <w:noProof/>
            <w:webHidden/>
          </w:rPr>
          <w:instrText xml:space="preserve"> PAGEREF _Toc253579173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4" w:history="1">
        <w:r w:rsidRPr="0021569C">
          <w:rPr>
            <w:rStyle w:val="Hyperlink"/>
            <w:strike/>
            <w:noProof/>
          </w:rPr>
          <w:t>CHA-3.23.4.30.1 Channel/CSR light application shall select only requests submitted by a user of the same level or levels below as user</w:t>
        </w:r>
        <w:r>
          <w:rPr>
            <w:noProof/>
            <w:webHidden/>
          </w:rPr>
          <w:tab/>
        </w:r>
        <w:r>
          <w:rPr>
            <w:noProof/>
            <w:webHidden/>
          </w:rPr>
          <w:fldChar w:fldCharType="begin"/>
        </w:r>
        <w:r>
          <w:rPr>
            <w:noProof/>
            <w:webHidden/>
          </w:rPr>
          <w:instrText xml:space="preserve"> PAGEREF _Toc253579174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5" w:history="1">
        <w:r w:rsidRPr="0021569C">
          <w:rPr>
            <w:rStyle w:val="Hyperlink"/>
            <w:noProof/>
          </w:rPr>
          <w:t>CHA-3.23.4.30.2 Channel/CSR light application shall displays requests sorted by submission date in a descending order</w:t>
        </w:r>
        <w:r>
          <w:rPr>
            <w:noProof/>
            <w:webHidden/>
          </w:rPr>
          <w:tab/>
        </w:r>
        <w:r>
          <w:rPr>
            <w:noProof/>
            <w:webHidden/>
          </w:rPr>
          <w:fldChar w:fldCharType="begin"/>
        </w:r>
        <w:r>
          <w:rPr>
            <w:noProof/>
            <w:webHidden/>
          </w:rPr>
          <w:instrText xml:space="preserve"> PAGEREF _Toc253579175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6" w:history="1">
        <w:r w:rsidRPr="0021569C">
          <w:rPr>
            <w:rStyle w:val="Hyperlink"/>
            <w:noProof/>
          </w:rPr>
          <w:t>CHA-3.23.4.30.3 Channel/CSR light application shall allow support configuration at design-time the maximum number of requests retrieved.</w:t>
        </w:r>
        <w:r>
          <w:rPr>
            <w:noProof/>
            <w:webHidden/>
          </w:rPr>
          <w:tab/>
        </w:r>
        <w:r>
          <w:rPr>
            <w:noProof/>
            <w:webHidden/>
          </w:rPr>
          <w:fldChar w:fldCharType="begin"/>
        </w:r>
        <w:r>
          <w:rPr>
            <w:noProof/>
            <w:webHidden/>
          </w:rPr>
          <w:instrText xml:space="preserve"> PAGEREF _Toc253579176 \h </w:instrText>
        </w:r>
        <w:r>
          <w:rPr>
            <w:noProof/>
            <w:webHidden/>
          </w:rPr>
        </w:r>
        <w:r>
          <w:rPr>
            <w:noProof/>
            <w:webHidden/>
          </w:rPr>
          <w:fldChar w:fldCharType="separate"/>
        </w:r>
        <w:r>
          <w:rPr>
            <w:noProof/>
            <w:webHidden/>
          </w:rPr>
          <w:t>221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7" w:history="1">
        <w:r w:rsidRPr="0021569C">
          <w:rPr>
            <w:rStyle w:val="Hyperlink"/>
            <w:noProof/>
          </w:rPr>
          <w:t>CHA-3.23.4.30.7 Channel/CSR light application shall allow to search requests for the X last days until now in all statuses.</w:t>
        </w:r>
        <w:r>
          <w:rPr>
            <w:noProof/>
            <w:webHidden/>
          </w:rPr>
          <w:tab/>
        </w:r>
        <w:r>
          <w:rPr>
            <w:noProof/>
            <w:webHidden/>
          </w:rPr>
          <w:fldChar w:fldCharType="begin"/>
        </w:r>
        <w:r>
          <w:rPr>
            <w:noProof/>
            <w:webHidden/>
          </w:rPr>
          <w:instrText xml:space="preserve"> PAGEREF _Toc253579177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8" w:history="1">
        <w:r w:rsidRPr="0021569C">
          <w:rPr>
            <w:rStyle w:val="Hyperlink"/>
            <w:noProof/>
          </w:rPr>
          <w:t>CHA-3.23.4.30.7.1 Channel/CSR light application shall allow to configure at design-time the default value of X (last days).</w:t>
        </w:r>
        <w:r>
          <w:rPr>
            <w:noProof/>
            <w:webHidden/>
          </w:rPr>
          <w:tab/>
        </w:r>
        <w:r>
          <w:rPr>
            <w:noProof/>
            <w:webHidden/>
          </w:rPr>
          <w:fldChar w:fldCharType="begin"/>
        </w:r>
        <w:r>
          <w:rPr>
            <w:noProof/>
            <w:webHidden/>
          </w:rPr>
          <w:instrText xml:space="preserve"> PAGEREF _Toc253579178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79" w:history="1">
        <w:r w:rsidRPr="0021569C">
          <w:rPr>
            <w:rStyle w:val="Hyperlink"/>
            <w:noProof/>
          </w:rPr>
          <w:t>CHA-3.23.4.30.7.2 Channel/CSR light application shall propose to the user to search request by X last days with X as a pre-populated value.</w:t>
        </w:r>
        <w:r>
          <w:rPr>
            <w:noProof/>
            <w:webHidden/>
          </w:rPr>
          <w:tab/>
        </w:r>
        <w:r>
          <w:rPr>
            <w:noProof/>
            <w:webHidden/>
          </w:rPr>
          <w:fldChar w:fldCharType="begin"/>
        </w:r>
        <w:r>
          <w:rPr>
            <w:noProof/>
            <w:webHidden/>
          </w:rPr>
          <w:instrText xml:space="preserve"> PAGEREF _Toc253579179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0" w:history="1">
        <w:r w:rsidRPr="0021569C">
          <w:rPr>
            <w:rStyle w:val="Hyperlink"/>
            <w:noProof/>
          </w:rPr>
          <w:t>CHA-3.23.4.30.8 Channel/CSR light application shall display for every request same information as in view dealer acquisition request</w:t>
        </w:r>
        <w:r>
          <w:rPr>
            <w:noProof/>
            <w:webHidden/>
          </w:rPr>
          <w:tab/>
        </w:r>
        <w:r>
          <w:rPr>
            <w:noProof/>
            <w:webHidden/>
          </w:rPr>
          <w:fldChar w:fldCharType="begin"/>
        </w:r>
        <w:r>
          <w:rPr>
            <w:noProof/>
            <w:webHidden/>
          </w:rPr>
          <w:instrText xml:space="preserve"> PAGEREF _Toc253579180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1" w:history="1">
        <w:r w:rsidRPr="0021569C">
          <w:rPr>
            <w:rStyle w:val="Hyperlink"/>
            <w:noProof/>
          </w:rPr>
          <w:t>CHA-3.23.4.30.9 Channel/CSR light application shall display all the requests impacting a customer whatever the user at the origin of the request.</w:t>
        </w:r>
        <w:r>
          <w:rPr>
            <w:noProof/>
            <w:webHidden/>
          </w:rPr>
          <w:tab/>
        </w:r>
        <w:r>
          <w:rPr>
            <w:noProof/>
            <w:webHidden/>
          </w:rPr>
          <w:fldChar w:fldCharType="begin"/>
        </w:r>
        <w:r>
          <w:rPr>
            <w:noProof/>
            <w:webHidden/>
          </w:rPr>
          <w:instrText xml:space="preserve"> PAGEREF _Toc253579181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2" w:history="1">
        <w:r w:rsidRPr="0021569C">
          <w:rPr>
            <w:rStyle w:val="Hyperlink"/>
            <w:noProof/>
          </w:rPr>
          <w:t>CHA-3.23.4.30.9.1 Channel/CSR light application shall display the name of the user submitter of the request, only if the logged user is or administrates the submitter user.</w:t>
        </w:r>
        <w:r>
          <w:rPr>
            <w:noProof/>
            <w:webHidden/>
          </w:rPr>
          <w:tab/>
        </w:r>
        <w:r>
          <w:rPr>
            <w:noProof/>
            <w:webHidden/>
          </w:rPr>
          <w:fldChar w:fldCharType="begin"/>
        </w:r>
        <w:r>
          <w:rPr>
            <w:noProof/>
            <w:webHidden/>
          </w:rPr>
          <w:instrText xml:space="preserve"> PAGEREF _Toc253579182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3" w:history="1">
        <w:r w:rsidRPr="0021569C">
          <w:rPr>
            <w:rStyle w:val="Hyperlink"/>
            <w:noProof/>
          </w:rPr>
          <w:t>CHA-3.23.4.30.10 when consumer application co-exists with Channel/CSR light application, user shall be able to access to requests submitted by the customer users.</w:t>
        </w:r>
        <w:r>
          <w:rPr>
            <w:noProof/>
            <w:webHidden/>
          </w:rPr>
          <w:tab/>
        </w:r>
        <w:r>
          <w:rPr>
            <w:noProof/>
            <w:webHidden/>
          </w:rPr>
          <w:fldChar w:fldCharType="begin"/>
        </w:r>
        <w:r>
          <w:rPr>
            <w:noProof/>
            <w:webHidden/>
          </w:rPr>
          <w:instrText xml:space="preserve"> PAGEREF _Toc253579183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4" w:history="1">
        <w:r w:rsidRPr="0021569C">
          <w:rPr>
            <w:rStyle w:val="Hyperlink"/>
            <w:noProof/>
          </w:rPr>
          <w:t>CHA-3.23.4.30.10.1 when Channel/CSR light application displays a request submitted by a customer user (through consumer application) then Channel/CSR light application shall hide the name of the user submitter of the request.</w:t>
        </w:r>
        <w:r>
          <w:rPr>
            <w:noProof/>
            <w:webHidden/>
          </w:rPr>
          <w:tab/>
        </w:r>
        <w:r>
          <w:rPr>
            <w:noProof/>
            <w:webHidden/>
          </w:rPr>
          <w:fldChar w:fldCharType="begin"/>
        </w:r>
        <w:r>
          <w:rPr>
            <w:noProof/>
            <w:webHidden/>
          </w:rPr>
          <w:instrText xml:space="preserve"> PAGEREF _Toc253579184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5" w:history="1">
        <w:r w:rsidRPr="0021569C">
          <w:rPr>
            <w:rStyle w:val="Hyperlink"/>
            <w:noProof/>
          </w:rPr>
          <w:t>CHA-3.23.4.30.12 Channel/CSR light application shall prevent a user accessing to request details or order details of a request submitted by another user he does not administrate.</w:t>
        </w:r>
        <w:r>
          <w:rPr>
            <w:noProof/>
            <w:webHidden/>
          </w:rPr>
          <w:tab/>
        </w:r>
        <w:r>
          <w:rPr>
            <w:noProof/>
            <w:webHidden/>
          </w:rPr>
          <w:fldChar w:fldCharType="begin"/>
        </w:r>
        <w:r>
          <w:rPr>
            <w:noProof/>
            <w:webHidden/>
          </w:rPr>
          <w:instrText xml:space="preserve"> PAGEREF _Toc253579185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186" w:history="1">
        <w:r w:rsidRPr="0021569C">
          <w:rPr>
            <w:rStyle w:val="Hyperlink"/>
            <w:noProof/>
          </w:rPr>
          <w:t>3.24</w:t>
        </w:r>
        <w:r>
          <w:rPr>
            <w:rFonts w:ascii="Calibri" w:hAnsi="Calibri"/>
            <w:b w:val="0"/>
            <w:bCs w:val="0"/>
            <w:caps w:val="0"/>
            <w:noProof/>
            <w:sz w:val="22"/>
            <w:szCs w:val="22"/>
          </w:rPr>
          <w:tab/>
        </w:r>
        <w:r w:rsidRPr="0021569C">
          <w:rPr>
            <w:rStyle w:val="Hyperlink"/>
            <w:noProof/>
          </w:rPr>
          <w:t>Capability 23. Electronic Bill Presentation and Payment - EBP</w:t>
        </w:r>
        <w:r>
          <w:rPr>
            <w:noProof/>
            <w:webHidden/>
          </w:rPr>
          <w:tab/>
        </w:r>
        <w:r>
          <w:rPr>
            <w:noProof/>
            <w:webHidden/>
          </w:rPr>
          <w:fldChar w:fldCharType="begin"/>
        </w:r>
        <w:r>
          <w:rPr>
            <w:noProof/>
            <w:webHidden/>
          </w:rPr>
          <w:instrText xml:space="preserve"> PAGEREF _Toc253579186 \h </w:instrText>
        </w:r>
        <w:r>
          <w:rPr>
            <w:noProof/>
            <w:webHidden/>
          </w:rPr>
        </w:r>
        <w:r>
          <w:rPr>
            <w:noProof/>
            <w:webHidden/>
          </w:rPr>
          <w:fldChar w:fldCharType="separate"/>
        </w:r>
        <w:r>
          <w:rPr>
            <w:noProof/>
            <w:webHidden/>
          </w:rPr>
          <w:t>222</w:t>
        </w:r>
        <w:r>
          <w:rPr>
            <w:noProof/>
            <w:webHidden/>
          </w:rPr>
          <w:fldChar w:fldCharType="end"/>
        </w:r>
      </w:hyperlink>
    </w:p>
    <w:p w:rsidR="003867B2" w:rsidRDefault="003867B2">
      <w:pPr>
        <w:pStyle w:val="TOC2"/>
        <w:rPr>
          <w:rFonts w:ascii="Calibri" w:hAnsi="Calibri"/>
          <w:smallCaps w:val="0"/>
          <w:noProof/>
          <w:sz w:val="22"/>
          <w:szCs w:val="22"/>
        </w:rPr>
      </w:pPr>
      <w:hyperlink w:anchor="_Toc253579187" w:history="1">
        <w:r w:rsidRPr="0021569C">
          <w:rPr>
            <w:rStyle w:val="Hyperlink"/>
            <w:noProof/>
          </w:rPr>
          <w:t>3.24.4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_Toc253579187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8" w:history="1">
        <w:r w:rsidRPr="0021569C">
          <w:rPr>
            <w:rStyle w:val="Hyperlink"/>
            <w:noProof/>
          </w:rPr>
          <w:t>CHA-3.24.4.10 Channel/CSR light application shall allow user to view invoices of a customer with respect of use case ‘List invoices’.</w:t>
        </w:r>
        <w:r>
          <w:rPr>
            <w:noProof/>
            <w:webHidden/>
          </w:rPr>
          <w:tab/>
        </w:r>
        <w:r>
          <w:rPr>
            <w:noProof/>
            <w:webHidden/>
          </w:rPr>
          <w:fldChar w:fldCharType="begin"/>
        </w:r>
        <w:r>
          <w:rPr>
            <w:noProof/>
            <w:webHidden/>
          </w:rPr>
          <w:instrText xml:space="preserve"> PAGEREF _Toc253579188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89" w:history="1">
        <w:r w:rsidRPr="0021569C">
          <w:rPr>
            <w:rStyle w:val="Hyperlink"/>
            <w:noProof/>
          </w:rPr>
          <w:t>CHA-3.24.4.10.2 Channel/CSR light application shall allow the user to choose an account</w:t>
        </w:r>
        <w:r>
          <w:rPr>
            <w:noProof/>
            <w:webHidden/>
          </w:rPr>
          <w:tab/>
        </w:r>
        <w:r>
          <w:rPr>
            <w:noProof/>
            <w:webHidden/>
          </w:rPr>
          <w:fldChar w:fldCharType="begin"/>
        </w:r>
        <w:r>
          <w:rPr>
            <w:noProof/>
            <w:webHidden/>
          </w:rPr>
          <w:instrText xml:space="preserve"> PAGEREF _Toc253579189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0" w:history="1">
        <w:r w:rsidRPr="0021569C">
          <w:rPr>
            <w:rStyle w:val="Hyperlink"/>
            <w:noProof/>
          </w:rPr>
          <w:t>CHA-3.24.4.10.3 Channel/CSR light application shall display invoices sorted by date in descending order</w:t>
        </w:r>
        <w:r>
          <w:rPr>
            <w:noProof/>
            <w:webHidden/>
          </w:rPr>
          <w:tab/>
        </w:r>
        <w:r>
          <w:rPr>
            <w:noProof/>
            <w:webHidden/>
          </w:rPr>
          <w:fldChar w:fldCharType="begin"/>
        </w:r>
        <w:r>
          <w:rPr>
            <w:noProof/>
            <w:webHidden/>
          </w:rPr>
          <w:instrText xml:space="preserve"> PAGEREF _Toc253579190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1" w:history="1">
        <w:r w:rsidRPr="0021569C">
          <w:rPr>
            <w:rStyle w:val="Hyperlink"/>
            <w:noProof/>
          </w:rPr>
          <w:t>CHA-3.24.4.10.4 Channel/CSR light application shall display the invoice reference similarly as the one that will be displayed on the paper invoice</w:t>
        </w:r>
        <w:r>
          <w:rPr>
            <w:noProof/>
            <w:webHidden/>
          </w:rPr>
          <w:tab/>
        </w:r>
        <w:r>
          <w:rPr>
            <w:noProof/>
            <w:webHidden/>
          </w:rPr>
          <w:fldChar w:fldCharType="begin"/>
        </w:r>
        <w:r>
          <w:rPr>
            <w:noProof/>
            <w:webHidden/>
          </w:rPr>
          <w:instrText xml:space="preserve"> PAGEREF _Toc253579191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2" w:history="1">
        <w:r w:rsidRPr="0021569C">
          <w:rPr>
            <w:rStyle w:val="Hyperlink"/>
            <w:noProof/>
          </w:rPr>
          <w:t>CHA-3.24.4.10.5 Channel/CSR light application shall allow configuring the minimum period of time during two refreshments of the invoice list (cache time to live in seconds).</w:t>
        </w:r>
        <w:r>
          <w:rPr>
            <w:noProof/>
            <w:webHidden/>
          </w:rPr>
          <w:tab/>
        </w:r>
        <w:r>
          <w:rPr>
            <w:noProof/>
            <w:webHidden/>
          </w:rPr>
          <w:fldChar w:fldCharType="begin"/>
        </w:r>
        <w:r>
          <w:rPr>
            <w:noProof/>
            <w:webHidden/>
          </w:rPr>
          <w:instrText xml:space="preserve"> PAGEREF _Toc253579192 \h </w:instrText>
        </w:r>
        <w:r>
          <w:rPr>
            <w:noProof/>
            <w:webHidden/>
          </w:rPr>
        </w:r>
        <w:r>
          <w:rPr>
            <w:noProof/>
            <w:webHidden/>
          </w:rPr>
          <w:fldChar w:fldCharType="separate"/>
        </w:r>
        <w:r>
          <w:rPr>
            <w:noProof/>
            <w:webHidden/>
          </w:rPr>
          <w:t>238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3" w:history="1">
        <w:r w:rsidRPr="0021569C">
          <w:rPr>
            <w:rStyle w:val="Hyperlink"/>
            <w:noProof/>
          </w:rPr>
          <w:t>CHA-3.24.4.10.6 Channel/CSR light application shall allow configuring the maximum number of invoice that can be displayed (e.g default value would be last 6 invoices)</w:t>
        </w:r>
        <w:r>
          <w:rPr>
            <w:noProof/>
            <w:webHidden/>
          </w:rPr>
          <w:tab/>
        </w:r>
        <w:r>
          <w:rPr>
            <w:noProof/>
            <w:webHidden/>
          </w:rPr>
          <w:fldChar w:fldCharType="begin"/>
        </w:r>
        <w:r>
          <w:rPr>
            <w:noProof/>
            <w:webHidden/>
          </w:rPr>
          <w:instrText xml:space="preserve"> PAGEREF _Toc253579193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4" w:history="1">
        <w:r w:rsidRPr="0021569C">
          <w:rPr>
            <w:rStyle w:val="Hyperlink"/>
            <w:noProof/>
          </w:rPr>
          <w:t>CHA-3.24.4.15 Channel/CSR light application shall allow user to view invoice details of a specific invoice with respect of use case ‘View invoice detail’.</w:t>
        </w:r>
        <w:r>
          <w:rPr>
            <w:noProof/>
            <w:webHidden/>
          </w:rPr>
          <w:tab/>
        </w:r>
        <w:r>
          <w:rPr>
            <w:noProof/>
            <w:webHidden/>
          </w:rPr>
          <w:fldChar w:fldCharType="begin"/>
        </w:r>
        <w:r>
          <w:rPr>
            <w:noProof/>
            <w:webHidden/>
          </w:rPr>
          <w:instrText xml:space="preserve"> PAGEREF _Toc253579194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5" w:history="1">
        <w:r w:rsidRPr="0021569C">
          <w:rPr>
            <w:rStyle w:val="Hyperlink"/>
            <w:noProof/>
          </w:rPr>
          <w:t>CHA-3.24.4.15.1 Channel/CSR light application shall remind invoice data already presented in the list plus Statement start and end dates and Next bill date</w:t>
        </w:r>
        <w:r>
          <w:rPr>
            <w:noProof/>
            <w:webHidden/>
          </w:rPr>
          <w:tab/>
        </w:r>
        <w:r>
          <w:rPr>
            <w:noProof/>
            <w:webHidden/>
          </w:rPr>
          <w:fldChar w:fldCharType="begin"/>
        </w:r>
        <w:r>
          <w:rPr>
            <w:noProof/>
            <w:webHidden/>
          </w:rPr>
          <w:instrText xml:space="preserve"> PAGEREF _Toc253579195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6" w:history="1">
        <w:r w:rsidRPr="0021569C">
          <w:rPr>
            <w:rStyle w:val="Hyperlink"/>
            <w:noProof/>
          </w:rPr>
          <w:t>CHA-3.24.4.15.2 Channel/CSR light application shall display invoice balances with for every balance, balance name (Open item id name), new charges amount, Balance due and Total due.</w:t>
        </w:r>
        <w:r>
          <w:rPr>
            <w:noProof/>
            <w:webHidden/>
          </w:rPr>
          <w:tab/>
        </w:r>
        <w:r>
          <w:rPr>
            <w:noProof/>
            <w:webHidden/>
          </w:rPr>
          <w:fldChar w:fldCharType="begin"/>
        </w:r>
        <w:r>
          <w:rPr>
            <w:noProof/>
            <w:webHidden/>
          </w:rPr>
          <w:instrText xml:space="preserve"> PAGEREF _Toc253579196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7" w:history="1">
        <w:r w:rsidRPr="0021569C">
          <w:rPr>
            <w:rStyle w:val="Hyperlink"/>
            <w:noProof/>
          </w:rPr>
          <w:t>CHA-3.24.4.18 Channel/CSR light application shall allow user to view invoice balance details of a specific invoice balance with respect of use case ‘View invoice balance detail’.</w:t>
        </w:r>
        <w:r>
          <w:rPr>
            <w:noProof/>
            <w:webHidden/>
          </w:rPr>
          <w:tab/>
        </w:r>
        <w:r>
          <w:rPr>
            <w:noProof/>
            <w:webHidden/>
          </w:rPr>
          <w:fldChar w:fldCharType="begin"/>
        </w:r>
        <w:r>
          <w:rPr>
            <w:noProof/>
            <w:webHidden/>
          </w:rPr>
          <w:instrText xml:space="preserve"> PAGEREF _Toc253579197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8" w:history="1">
        <w:r w:rsidRPr="0021569C">
          <w:rPr>
            <w:rStyle w:val="Hyperlink"/>
            <w:noProof/>
          </w:rPr>
          <w:t>CHA-3.24.4.18 Channel/CSR light application shall remind invoice balance attributes already specified in the list plus the adjustable amount, the list of adjustments and the total adjustments</w:t>
        </w:r>
        <w:r>
          <w:rPr>
            <w:noProof/>
            <w:webHidden/>
          </w:rPr>
          <w:tab/>
        </w:r>
        <w:r>
          <w:rPr>
            <w:noProof/>
            <w:webHidden/>
          </w:rPr>
          <w:fldChar w:fldCharType="begin"/>
        </w:r>
        <w:r>
          <w:rPr>
            <w:noProof/>
            <w:webHidden/>
          </w:rPr>
          <w:instrText xml:space="preserve"> PAGEREF _Toc253579198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199" w:history="1">
        <w:r w:rsidRPr="0021569C">
          <w:rPr>
            <w:rStyle w:val="Hyperlink"/>
            <w:noProof/>
          </w:rPr>
          <w:t>CHA-3.24.4.20 Channel/CSR light application shall allow user to view an invoice image with respect of use case ‘View invoice’.</w:t>
        </w:r>
        <w:r>
          <w:rPr>
            <w:noProof/>
            <w:webHidden/>
          </w:rPr>
          <w:tab/>
        </w:r>
        <w:r>
          <w:rPr>
            <w:noProof/>
            <w:webHidden/>
          </w:rPr>
          <w:fldChar w:fldCharType="begin"/>
        </w:r>
        <w:r>
          <w:rPr>
            <w:noProof/>
            <w:webHidden/>
          </w:rPr>
          <w:instrText xml:space="preserve"> PAGEREF _Toc253579199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0" w:history="1">
        <w:r w:rsidRPr="0021569C">
          <w:rPr>
            <w:rStyle w:val="Hyperlink"/>
            <w:strike/>
            <w:noProof/>
          </w:rPr>
          <w:t>CHA-3.24.4.20.1 Channel/CSR light application shall allow configuring at design time access to this use case depending if an external repository is available or not</w:t>
        </w:r>
        <w:r>
          <w:rPr>
            <w:noProof/>
            <w:webHidden/>
          </w:rPr>
          <w:tab/>
        </w:r>
        <w:r>
          <w:rPr>
            <w:noProof/>
            <w:webHidden/>
          </w:rPr>
          <w:fldChar w:fldCharType="begin"/>
        </w:r>
        <w:r>
          <w:rPr>
            <w:noProof/>
            <w:webHidden/>
          </w:rPr>
          <w:instrText xml:space="preserve"> PAGEREF _Toc253579200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1" w:history="1">
        <w:r w:rsidRPr="0021569C">
          <w:rPr>
            <w:rStyle w:val="Hyperlink"/>
            <w:noProof/>
          </w:rPr>
          <w:t>CHA-3.24.4.20.2 Channel/CSR light application shall support displaying invoice as PDF format assuming that billing system can generate PDF format</w:t>
        </w:r>
        <w:r>
          <w:rPr>
            <w:noProof/>
            <w:webHidden/>
          </w:rPr>
          <w:tab/>
        </w:r>
        <w:r>
          <w:rPr>
            <w:noProof/>
            <w:webHidden/>
          </w:rPr>
          <w:fldChar w:fldCharType="begin"/>
        </w:r>
        <w:r>
          <w:rPr>
            <w:noProof/>
            <w:webHidden/>
          </w:rPr>
          <w:instrText xml:space="preserve"> PAGEREF _Toc253579201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2" w:history="1">
        <w:r w:rsidRPr="0021569C">
          <w:rPr>
            <w:rStyle w:val="Hyperlink"/>
            <w:noProof/>
          </w:rPr>
          <w:t>CHA-3.24.4.20.3 Channel/CSR light application shall allow user to select either summary invoice or detailed invoice as PDF</w:t>
        </w:r>
        <w:r>
          <w:rPr>
            <w:noProof/>
            <w:webHidden/>
          </w:rPr>
          <w:tab/>
        </w:r>
        <w:r>
          <w:rPr>
            <w:noProof/>
            <w:webHidden/>
          </w:rPr>
          <w:fldChar w:fldCharType="begin"/>
        </w:r>
        <w:r>
          <w:rPr>
            <w:noProof/>
            <w:webHidden/>
          </w:rPr>
          <w:instrText xml:space="preserve"> PAGEREF _Toc253579202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3" w:history="1">
        <w:r w:rsidRPr="0021569C">
          <w:rPr>
            <w:rStyle w:val="Hyperlink"/>
            <w:noProof/>
          </w:rPr>
          <w:t>CHA-3.24.4.20.3.1 Channel/CSR light application shall support to configure at design time if summary invoice as PDF is available (in batch and hot mode) and if detailed invoice as PDF is available (in batch and hot mode)</w:t>
        </w:r>
        <w:r>
          <w:rPr>
            <w:noProof/>
            <w:webHidden/>
          </w:rPr>
          <w:tab/>
        </w:r>
        <w:r>
          <w:rPr>
            <w:noProof/>
            <w:webHidden/>
          </w:rPr>
          <w:fldChar w:fldCharType="begin"/>
        </w:r>
        <w:r>
          <w:rPr>
            <w:noProof/>
            <w:webHidden/>
          </w:rPr>
          <w:instrText xml:space="preserve"> PAGEREF _Toc253579203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4" w:history="1">
        <w:r w:rsidRPr="0021569C">
          <w:rPr>
            <w:rStyle w:val="Hyperlink"/>
            <w:noProof/>
          </w:rPr>
          <w:t>CHA-3.24.4.20.3.2 Channel/CSR light application shall propose only valid options according to the configuration</w:t>
        </w:r>
        <w:r>
          <w:rPr>
            <w:noProof/>
            <w:webHidden/>
          </w:rPr>
          <w:tab/>
        </w:r>
        <w:r>
          <w:rPr>
            <w:noProof/>
            <w:webHidden/>
          </w:rPr>
          <w:fldChar w:fldCharType="begin"/>
        </w:r>
        <w:r>
          <w:rPr>
            <w:noProof/>
            <w:webHidden/>
          </w:rPr>
          <w:instrText xml:space="preserve"> PAGEREF _Toc253579204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5" w:history="1">
        <w:r w:rsidRPr="0021569C">
          <w:rPr>
            <w:rStyle w:val="Hyperlink"/>
            <w:noProof/>
          </w:rPr>
          <w:t>CHA-3.24.4.20.4 Channel/CSR light application shall support displaying invoice as simple text format assuming that billing system can generate simple text format</w:t>
        </w:r>
        <w:r>
          <w:rPr>
            <w:noProof/>
            <w:webHidden/>
          </w:rPr>
          <w:tab/>
        </w:r>
        <w:r>
          <w:rPr>
            <w:noProof/>
            <w:webHidden/>
          </w:rPr>
          <w:fldChar w:fldCharType="begin"/>
        </w:r>
        <w:r>
          <w:rPr>
            <w:noProof/>
            <w:webHidden/>
          </w:rPr>
          <w:instrText xml:space="preserve"> PAGEREF _Toc253579205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6" w:history="1">
        <w:r w:rsidRPr="0021569C">
          <w:rPr>
            <w:rStyle w:val="Hyperlink"/>
            <w:noProof/>
          </w:rPr>
          <w:t>CHA-3.24.4.20.5 Channel/CSR light application shall allow configuring the period of time, in days, starting from now, where PDF generation can be requested.</w:t>
        </w:r>
        <w:r>
          <w:rPr>
            <w:noProof/>
            <w:webHidden/>
          </w:rPr>
          <w:tab/>
        </w:r>
        <w:r>
          <w:rPr>
            <w:noProof/>
            <w:webHidden/>
          </w:rPr>
          <w:fldChar w:fldCharType="begin"/>
        </w:r>
        <w:r>
          <w:rPr>
            <w:noProof/>
            <w:webHidden/>
          </w:rPr>
          <w:instrText xml:space="preserve"> PAGEREF _Toc253579206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7" w:history="1">
        <w:r w:rsidRPr="0021569C">
          <w:rPr>
            <w:rStyle w:val="Hyperlink"/>
            <w:noProof/>
          </w:rPr>
          <w:t>CHA-3.24.4.30 Channel/CSR light application shall allow user to list payments of a customer with respect of use case ‘List payment’.</w:t>
        </w:r>
        <w:r>
          <w:rPr>
            <w:noProof/>
            <w:webHidden/>
          </w:rPr>
          <w:tab/>
        </w:r>
        <w:r>
          <w:rPr>
            <w:noProof/>
            <w:webHidden/>
          </w:rPr>
          <w:fldChar w:fldCharType="begin"/>
        </w:r>
        <w:r>
          <w:rPr>
            <w:noProof/>
            <w:webHidden/>
          </w:rPr>
          <w:instrText xml:space="preserve"> PAGEREF _Toc253579207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8" w:history="1">
        <w:r w:rsidRPr="0021569C">
          <w:rPr>
            <w:rStyle w:val="Hyperlink"/>
            <w:noProof/>
          </w:rPr>
          <w:t>CHA-3.24.4.30.1 Channel/CSR light application shall support configuring the maximum number of payments that will be retrieved for an account or an invoice.</w:t>
        </w:r>
        <w:r>
          <w:rPr>
            <w:noProof/>
            <w:webHidden/>
          </w:rPr>
          <w:tab/>
        </w:r>
        <w:r>
          <w:rPr>
            <w:noProof/>
            <w:webHidden/>
          </w:rPr>
          <w:fldChar w:fldCharType="begin"/>
        </w:r>
        <w:r>
          <w:rPr>
            <w:noProof/>
            <w:webHidden/>
          </w:rPr>
          <w:instrText xml:space="preserve"> PAGEREF _Toc253579208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09" w:history="1">
        <w:r w:rsidRPr="0021569C">
          <w:rPr>
            <w:rStyle w:val="Hyperlink"/>
            <w:noProof/>
          </w:rPr>
          <w:t>CHA-3.24.4.30.2 Channel/CSR light application shall allow user configuring in days the default period of time to list payments (starting from now – default nb of days is 180)</w:t>
        </w:r>
        <w:r>
          <w:rPr>
            <w:noProof/>
            <w:webHidden/>
          </w:rPr>
          <w:tab/>
        </w:r>
        <w:r>
          <w:rPr>
            <w:noProof/>
            <w:webHidden/>
          </w:rPr>
          <w:fldChar w:fldCharType="begin"/>
        </w:r>
        <w:r>
          <w:rPr>
            <w:noProof/>
            <w:webHidden/>
          </w:rPr>
          <w:instrText xml:space="preserve"> PAGEREF _Toc253579209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0" w:history="1">
        <w:r w:rsidRPr="0021569C">
          <w:rPr>
            <w:rStyle w:val="Hyperlink"/>
            <w:noProof/>
          </w:rPr>
          <w:t>CHA-3.24.4.35 Channel/CSR light application shall allow user to view payments appearing on one specific invoice with respect of use case View payments distribution</w:t>
        </w:r>
        <w:r>
          <w:rPr>
            <w:noProof/>
            <w:webHidden/>
          </w:rPr>
          <w:tab/>
        </w:r>
        <w:r>
          <w:rPr>
            <w:noProof/>
            <w:webHidden/>
          </w:rPr>
          <w:fldChar w:fldCharType="begin"/>
        </w:r>
        <w:r>
          <w:rPr>
            <w:noProof/>
            <w:webHidden/>
          </w:rPr>
          <w:instrText xml:space="preserve"> PAGEREF _Toc253579210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1" w:history="1">
        <w:r w:rsidRPr="0021569C">
          <w:rPr>
            <w:rStyle w:val="Hyperlink"/>
            <w:noProof/>
          </w:rPr>
          <w:t>CHA-3.24.4.60 Channel/CSR light application shall allow user to view the billed call of one invoice with respect of use case view billed usage.</w:t>
        </w:r>
        <w:r>
          <w:rPr>
            <w:noProof/>
            <w:webHidden/>
          </w:rPr>
          <w:tab/>
        </w:r>
        <w:r>
          <w:rPr>
            <w:noProof/>
            <w:webHidden/>
          </w:rPr>
          <w:fldChar w:fldCharType="begin"/>
        </w:r>
        <w:r>
          <w:rPr>
            <w:noProof/>
            <w:webHidden/>
          </w:rPr>
          <w:instrText xml:space="preserve"> PAGEREF _Toc253579211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2" w:history="1">
        <w:r w:rsidRPr="0021569C">
          <w:rPr>
            <w:rStyle w:val="Hyperlink"/>
            <w:noProof/>
          </w:rPr>
          <w:t>CHA-3.24.4.60.1 Channel/CSR light application shall propose several filter criteria to user</w:t>
        </w:r>
        <w:r>
          <w:rPr>
            <w:noProof/>
            <w:webHidden/>
          </w:rPr>
          <w:tab/>
        </w:r>
        <w:r>
          <w:rPr>
            <w:noProof/>
            <w:webHidden/>
          </w:rPr>
          <w:fldChar w:fldCharType="begin"/>
        </w:r>
        <w:r>
          <w:rPr>
            <w:noProof/>
            <w:webHidden/>
          </w:rPr>
          <w:instrText xml:space="preserve"> PAGEREF _Toc253579212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3" w:history="1">
        <w:r w:rsidRPr="0021569C">
          <w:rPr>
            <w:rStyle w:val="Hyperlink"/>
            <w:noProof/>
          </w:rPr>
          <w:t>CHA-3.24.4.60.1.1 Channel/CSR light application shall support filtering usage by one or more subscriber (mandatory criteria)</w:t>
        </w:r>
        <w:r>
          <w:rPr>
            <w:noProof/>
            <w:webHidden/>
          </w:rPr>
          <w:tab/>
        </w:r>
        <w:r>
          <w:rPr>
            <w:noProof/>
            <w:webHidden/>
          </w:rPr>
          <w:fldChar w:fldCharType="begin"/>
        </w:r>
        <w:r>
          <w:rPr>
            <w:noProof/>
            <w:webHidden/>
          </w:rPr>
          <w:instrText xml:space="preserve"> PAGEREF _Toc253579213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4" w:history="1">
        <w:r w:rsidRPr="0021569C">
          <w:rPr>
            <w:rStyle w:val="Hyperlink"/>
            <w:noProof/>
          </w:rPr>
          <w:t>CHA-3.24.4.60.1.2 Channel/CSR light application shall support configuring at design time the maximum number of subscriber user can select</w:t>
        </w:r>
        <w:r>
          <w:rPr>
            <w:noProof/>
            <w:webHidden/>
          </w:rPr>
          <w:tab/>
        </w:r>
        <w:r>
          <w:rPr>
            <w:noProof/>
            <w:webHidden/>
          </w:rPr>
          <w:fldChar w:fldCharType="begin"/>
        </w:r>
        <w:r>
          <w:rPr>
            <w:noProof/>
            <w:webHidden/>
          </w:rPr>
          <w:instrText xml:space="preserve"> PAGEREF _Toc253579214 \h </w:instrText>
        </w:r>
        <w:r>
          <w:rPr>
            <w:noProof/>
            <w:webHidden/>
          </w:rPr>
        </w:r>
        <w:r>
          <w:rPr>
            <w:noProof/>
            <w:webHidden/>
          </w:rPr>
          <w:fldChar w:fldCharType="separate"/>
        </w:r>
        <w:r>
          <w:rPr>
            <w:noProof/>
            <w:webHidden/>
          </w:rPr>
          <w:t>239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5" w:history="1">
        <w:r w:rsidRPr="0021569C">
          <w:rPr>
            <w:rStyle w:val="Hyperlink"/>
            <w:noProof/>
          </w:rPr>
          <w:t>CHA-3.24.4.60.1.3 Channel/CSR light application shall support filtering usage by one or more usage type (optional criteria)</w:t>
        </w:r>
        <w:r>
          <w:rPr>
            <w:noProof/>
            <w:webHidden/>
          </w:rPr>
          <w:tab/>
        </w:r>
        <w:r>
          <w:rPr>
            <w:noProof/>
            <w:webHidden/>
          </w:rPr>
          <w:fldChar w:fldCharType="begin"/>
        </w:r>
        <w:r>
          <w:rPr>
            <w:noProof/>
            <w:webHidden/>
          </w:rPr>
          <w:instrText xml:space="preserve"> PAGEREF _Toc253579215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6" w:history="1">
        <w:r w:rsidRPr="0021569C">
          <w:rPr>
            <w:rStyle w:val="Hyperlink"/>
            <w:noProof/>
          </w:rPr>
          <w:t>CHA-3.24.4.60.2 Channel/CSR light application shall support configuring at design time the maximum number of calls that can be retrieved</w:t>
        </w:r>
        <w:r>
          <w:rPr>
            <w:noProof/>
            <w:webHidden/>
          </w:rPr>
          <w:tab/>
        </w:r>
        <w:r>
          <w:rPr>
            <w:noProof/>
            <w:webHidden/>
          </w:rPr>
          <w:fldChar w:fldCharType="begin"/>
        </w:r>
        <w:r>
          <w:rPr>
            <w:noProof/>
            <w:webHidden/>
          </w:rPr>
          <w:instrText xml:space="preserve"> PAGEREF _Toc253579216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7" w:history="1">
        <w:r w:rsidRPr="0021569C">
          <w:rPr>
            <w:rStyle w:val="Hyperlink"/>
            <w:noProof/>
          </w:rPr>
          <w:t>CHA-3.24.4.60.3 Channel/CSR light application shall display for every call: Call date time, Usage type, Subscriber primary identifier, origin, target, unit type and quantity, amount, .</w:t>
        </w:r>
        <w:r>
          <w:rPr>
            <w:noProof/>
            <w:webHidden/>
          </w:rPr>
          <w:tab/>
        </w:r>
        <w:r>
          <w:rPr>
            <w:noProof/>
            <w:webHidden/>
          </w:rPr>
          <w:fldChar w:fldCharType="begin"/>
        </w:r>
        <w:r>
          <w:rPr>
            <w:noProof/>
            <w:webHidden/>
          </w:rPr>
          <w:instrText xml:space="preserve"> PAGEREF _Toc253579217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8" w:history="1">
        <w:r w:rsidRPr="0021569C">
          <w:rPr>
            <w:rStyle w:val="Hyperlink"/>
            <w:noProof/>
          </w:rPr>
          <w:t>CHA-3.24.4.60.4 Channel/CSR light application shall allow defining a mask to apply on origin and target for confidentiality reason. CHA-3.24.4.60.5 Channel/CSR light application shall allow user grouping calls by usage type, subscriber, unit type and sum number of calls and amount</w:t>
        </w:r>
        <w:r>
          <w:rPr>
            <w:noProof/>
            <w:webHidden/>
          </w:rPr>
          <w:tab/>
        </w:r>
        <w:r>
          <w:rPr>
            <w:noProof/>
            <w:webHidden/>
          </w:rPr>
          <w:fldChar w:fldCharType="begin"/>
        </w:r>
        <w:r>
          <w:rPr>
            <w:noProof/>
            <w:webHidden/>
          </w:rPr>
          <w:instrText xml:space="preserve"> PAGEREF _Toc253579218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19" w:history="1">
        <w:r w:rsidRPr="0021569C">
          <w:rPr>
            <w:rStyle w:val="Hyperlink"/>
            <w:noProof/>
          </w:rPr>
          <w:t>CHA-3.24.4.60.7 Channel/CSR light application shall allow user sorting calls on any attribute</w:t>
        </w:r>
        <w:r>
          <w:rPr>
            <w:noProof/>
            <w:webHidden/>
          </w:rPr>
          <w:tab/>
        </w:r>
        <w:r>
          <w:rPr>
            <w:noProof/>
            <w:webHidden/>
          </w:rPr>
          <w:fldChar w:fldCharType="begin"/>
        </w:r>
        <w:r>
          <w:rPr>
            <w:noProof/>
            <w:webHidden/>
          </w:rPr>
          <w:instrText xml:space="preserve"> PAGEREF _Toc253579219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0" w:history="1">
        <w:r w:rsidRPr="0021569C">
          <w:rPr>
            <w:rStyle w:val="Hyperlink"/>
            <w:noProof/>
          </w:rPr>
          <w:t>CHA-3.24.4.70 Channel/CSR light application shall allow user to view detail of a specific usage record with respect of use “view usage detail’.</w:t>
        </w:r>
        <w:r>
          <w:rPr>
            <w:noProof/>
            <w:webHidden/>
          </w:rPr>
          <w:tab/>
        </w:r>
        <w:r>
          <w:rPr>
            <w:noProof/>
            <w:webHidden/>
          </w:rPr>
          <w:fldChar w:fldCharType="begin"/>
        </w:r>
        <w:r>
          <w:rPr>
            <w:noProof/>
            <w:webHidden/>
          </w:rPr>
          <w:instrText xml:space="preserve"> PAGEREF _Toc253579220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1" w:history="1">
        <w:r w:rsidRPr="0021569C">
          <w:rPr>
            <w:rStyle w:val="Hyperlink"/>
            <w:noProof/>
          </w:rPr>
          <w:t>CHA-3.24.4.70.1 For Billed usage, Channel/CSR light application shall remind information already in the list (minus the amount) plus Time zone, Units credited, country origin and target, region origin and target, postpaid amount, prepaid amount, postpaid amount credited, discount, tax, total amount adjustable, list of adjustments and balances impact.</w:t>
        </w:r>
        <w:r>
          <w:rPr>
            <w:noProof/>
            <w:webHidden/>
          </w:rPr>
          <w:tab/>
        </w:r>
        <w:r>
          <w:rPr>
            <w:noProof/>
            <w:webHidden/>
          </w:rPr>
          <w:fldChar w:fldCharType="begin"/>
        </w:r>
        <w:r>
          <w:rPr>
            <w:noProof/>
            <w:webHidden/>
          </w:rPr>
          <w:instrText xml:space="preserve"> PAGEREF _Toc253579221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2" w:history="1">
        <w:r w:rsidRPr="0021569C">
          <w:rPr>
            <w:rStyle w:val="Hyperlink"/>
            <w:noProof/>
          </w:rPr>
          <w:t>CHA-3.24.4.70.2 For Unbilled usage, Channel/CSR light application shall remind information already in the list (minus the amount) plus Time zone, Units credited, country origin and target, region origin and target, postpaid amount, prepaid amount, postpaid amount credited, Base rate, tax, total amount adjustable, list of adjustments and balances impact.</w:t>
        </w:r>
        <w:r>
          <w:rPr>
            <w:noProof/>
            <w:webHidden/>
          </w:rPr>
          <w:tab/>
        </w:r>
        <w:r>
          <w:rPr>
            <w:noProof/>
            <w:webHidden/>
          </w:rPr>
          <w:fldChar w:fldCharType="begin"/>
        </w:r>
        <w:r>
          <w:rPr>
            <w:noProof/>
            <w:webHidden/>
          </w:rPr>
          <w:instrText xml:space="preserve"> PAGEREF _Toc253579222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3" w:history="1">
        <w:r w:rsidRPr="0021569C">
          <w:rPr>
            <w:rStyle w:val="Hyperlink"/>
            <w:noProof/>
          </w:rPr>
          <w:t>CHA-3.24.4.70.3 For usage history record, Channel/CSR light application shall remind information already in the list (minus the amount) plus Time zone, Units credited, country origin and target, region origin and target, postpaid amount, prepaid amount, postpaid amount credited and balances impact.</w:t>
        </w:r>
        <w:r>
          <w:rPr>
            <w:noProof/>
            <w:webHidden/>
          </w:rPr>
          <w:tab/>
        </w:r>
        <w:r>
          <w:rPr>
            <w:noProof/>
            <w:webHidden/>
          </w:rPr>
          <w:fldChar w:fldCharType="begin"/>
        </w:r>
        <w:r>
          <w:rPr>
            <w:noProof/>
            <w:webHidden/>
          </w:rPr>
          <w:instrText xml:space="preserve"> PAGEREF _Toc253579223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4" w:history="1">
        <w:r w:rsidRPr="0021569C">
          <w:rPr>
            <w:rStyle w:val="Hyperlink"/>
            <w:strike/>
            <w:noProof/>
          </w:rPr>
          <w:t>CHA-3.24.4.80 Channel/CSR light application shall allow dealer to create a trouble ticket on an invoice with respect of use case ‘Query an invoice’.</w:t>
        </w:r>
        <w:r>
          <w:rPr>
            <w:noProof/>
            <w:webHidden/>
          </w:rPr>
          <w:tab/>
        </w:r>
        <w:r>
          <w:rPr>
            <w:noProof/>
            <w:webHidden/>
          </w:rPr>
          <w:fldChar w:fldCharType="begin"/>
        </w:r>
        <w:r>
          <w:rPr>
            <w:noProof/>
            <w:webHidden/>
          </w:rPr>
          <w:instrText xml:space="preserve"> PAGEREF _Toc253579224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5" w:history="1">
        <w:r w:rsidRPr="0021569C">
          <w:rPr>
            <w:rStyle w:val="Hyperlink"/>
            <w:strike/>
            <w:noProof/>
          </w:rPr>
          <w:t>CHA-3.24.4.80.1 Channel/CSR light application shall support configuring at design time which trouble ticket type is used to query an invoice</w:t>
        </w:r>
        <w:r>
          <w:rPr>
            <w:noProof/>
            <w:webHidden/>
          </w:rPr>
          <w:tab/>
        </w:r>
        <w:r>
          <w:rPr>
            <w:noProof/>
            <w:webHidden/>
          </w:rPr>
          <w:fldChar w:fldCharType="begin"/>
        </w:r>
        <w:r>
          <w:rPr>
            <w:noProof/>
            <w:webHidden/>
          </w:rPr>
          <w:instrText xml:space="preserve"> PAGEREF _Toc253579225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6" w:history="1">
        <w:r w:rsidRPr="0021569C">
          <w:rPr>
            <w:rStyle w:val="Hyperlink"/>
            <w:strike/>
            <w:noProof/>
          </w:rPr>
          <w:t>CHA-3.24.4.110 Channel/CSR light application shall allow dealer to create trouble tickets for itemized items with respect of use case ‘Query itemized bill’.</w:t>
        </w:r>
        <w:r>
          <w:rPr>
            <w:noProof/>
            <w:webHidden/>
          </w:rPr>
          <w:tab/>
        </w:r>
        <w:r>
          <w:rPr>
            <w:noProof/>
            <w:webHidden/>
          </w:rPr>
          <w:fldChar w:fldCharType="begin"/>
        </w:r>
        <w:r>
          <w:rPr>
            <w:noProof/>
            <w:webHidden/>
          </w:rPr>
          <w:instrText xml:space="preserve"> PAGEREF _Toc253579226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7" w:history="1">
        <w:r w:rsidRPr="0021569C">
          <w:rPr>
            <w:rStyle w:val="Hyperlink"/>
            <w:strike/>
            <w:noProof/>
          </w:rPr>
          <w:t>CHA-3.24.4.110.1 Channel/CSR light application shall support configuring at design time which trouble ticket type is used to query an itemized bill</w:t>
        </w:r>
        <w:r>
          <w:rPr>
            <w:noProof/>
            <w:webHidden/>
          </w:rPr>
          <w:tab/>
        </w:r>
        <w:r>
          <w:rPr>
            <w:noProof/>
            <w:webHidden/>
          </w:rPr>
          <w:fldChar w:fldCharType="begin"/>
        </w:r>
        <w:r>
          <w:rPr>
            <w:noProof/>
            <w:webHidden/>
          </w:rPr>
          <w:instrText xml:space="preserve"> PAGEREF _Toc253579227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8" w:history="1">
        <w:r w:rsidRPr="0021569C">
          <w:rPr>
            <w:rStyle w:val="Hyperlink"/>
            <w:strike/>
            <w:noProof/>
          </w:rPr>
          <w:t>CHA-3.24.4.110.2 Channel/CSR light application shall not display the column corresponding to the numbers acting as identifier of the caller or emitter (e.g. MSISDN) to preserve user from viewing customer confidential information (i.e. destination number).</w:t>
        </w:r>
        <w:r>
          <w:rPr>
            <w:noProof/>
            <w:webHidden/>
          </w:rPr>
          <w:tab/>
        </w:r>
        <w:r>
          <w:rPr>
            <w:noProof/>
            <w:webHidden/>
          </w:rPr>
          <w:fldChar w:fldCharType="begin"/>
        </w:r>
        <w:r>
          <w:rPr>
            <w:noProof/>
            <w:webHidden/>
          </w:rPr>
          <w:instrText xml:space="preserve"> PAGEREF _Toc253579228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29" w:history="1">
        <w:r w:rsidRPr="0021569C">
          <w:rPr>
            <w:rStyle w:val="Hyperlink"/>
            <w:noProof/>
          </w:rPr>
          <w:t>CHA-3.24.4.120 Channel/CSR light application shall allow user to register a customer payment related to an invoice with the respect of use case ‘Register Bill Payment’.</w:t>
        </w:r>
        <w:r>
          <w:rPr>
            <w:noProof/>
            <w:webHidden/>
          </w:rPr>
          <w:tab/>
        </w:r>
        <w:r>
          <w:rPr>
            <w:noProof/>
            <w:webHidden/>
          </w:rPr>
          <w:fldChar w:fldCharType="begin"/>
        </w:r>
        <w:r>
          <w:rPr>
            <w:noProof/>
            <w:webHidden/>
          </w:rPr>
          <w:instrText xml:space="preserve"> PAGEREF _Toc253579229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0" w:history="1">
        <w:r w:rsidRPr="0021569C">
          <w:rPr>
            <w:rStyle w:val="Hyperlink"/>
            <w:noProof/>
          </w:rPr>
          <w:t>CHA-3.24.4.120.1 Channel/CSR light application shall propose to pay an invoice only if balance due is positive</w:t>
        </w:r>
        <w:r>
          <w:rPr>
            <w:noProof/>
            <w:webHidden/>
          </w:rPr>
          <w:tab/>
        </w:r>
        <w:r>
          <w:rPr>
            <w:noProof/>
            <w:webHidden/>
          </w:rPr>
          <w:fldChar w:fldCharType="begin"/>
        </w:r>
        <w:r>
          <w:rPr>
            <w:noProof/>
            <w:webHidden/>
          </w:rPr>
          <w:instrText xml:space="preserve"> PAGEREF _Toc253579230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1" w:history="1">
        <w:r w:rsidRPr="0021569C">
          <w:rPr>
            <w:rStyle w:val="Hyperlink"/>
            <w:noProof/>
          </w:rPr>
          <w:t>CHA-3.24.4.120.1 Channel/CSR light shall allow configuring at design time payment mode supported to register a bill payment</w:t>
        </w:r>
        <w:r>
          <w:rPr>
            <w:noProof/>
            <w:webHidden/>
          </w:rPr>
          <w:tab/>
        </w:r>
        <w:r>
          <w:rPr>
            <w:noProof/>
            <w:webHidden/>
          </w:rPr>
          <w:fldChar w:fldCharType="begin"/>
        </w:r>
        <w:r>
          <w:rPr>
            <w:noProof/>
            <w:webHidden/>
          </w:rPr>
          <w:instrText xml:space="preserve"> PAGEREF _Toc253579231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2" w:history="1">
        <w:r w:rsidRPr="0021569C">
          <w:rPr>
            <w:rStyle w:val="Hyperlink"/>
            <w:noProof/>
          </w:rPr>
          <w:t>CHA-3.24.4.120.2 Channel/CSR light shall support by default cash, check, credit card, debit card, direct debit and voucher invoice payment mode</w:t>
        </w:r>
        <w:r>
          <w:rPr>
            <w:noProof/>
            <w:webHidden/>
          </w:rPr>
          <w:tab/>
        </w:r>
        <w:r>
          <w:rPr>
            <w:noProof/>
            <w:webHidden/>
          </w:rPr>
          <w:fldChar w:fldCharType="begin"/>
        </w:r>
        <w:r>
          <w:rPr>
            <w:noProof/>
            <w:webHidden/>
          </w:rPr>
          <w:instrText xml:space="preserve"> PAGEREF _Toc253579232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3" w:history="1">
        <w:r w:rsidRPr="0021569C">
          <w:rPr>
            <w:rStyle w:val="Hyperlink"/>
            <w:noProof/>
          </w:rPr>
          <w:t>CHA-3.24.4.120.3 For check payment mode, Channel/CSR light shall force user to enter check number and optionally MICR DDA number and MICR bank number</w:t>
        </w:r>
        <w:r>
          <w:rPr>
            <w:noProof/>
            <w:webHidden/>
          </w:rPr>
          <w:tab/>
        </w:r>
        <w:r>
          <w:rPr>
            <w:noProof/>
            <w:webHidden/>
          </w:rPr>
          <w:fldChar w:fldCharType="begin"/>
        </w:r>
        <w:r>
          <w:rPr>
            <w:noProof/>
            <w:webHidden/>
          </w:rPr>
          <w:instrText xml:space="preserve"> PAGEREF _Toc253579233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4" w:history="1">
        <w:r w:rsidRPr="0021569C">
          <w:rPr>
            <w:rStyle w:val="Hyperlink"/>
            <w:noProof/>
          </w:rPr>
          <w:t>CHA-3.24.4.120.4 For credit/debit card and non real time payment, Channel/CSR light shall force user to enter credit card authentication date and optionally credit card authentication number</w:t>
        </w:r>
        <w:r>
          <w:rPr>
            <w:noProof/>
            <w:webHidden/>
          </w:rPr>
          <w:tab/>
        </w:r>
        <w:r>
          <w:rPr>
            <w:noProof/>
            <w:webHidden/>
          </w:rPr>
          <w:fldChar w:fldCharType="begin"/>
        </w:r>
        <w:r>
          <w:rPr>
            <w:noProof/>
            <w:webHidden/>
          </w:rPr>
          <w:instrText xml:space="preserve"> PAGEREF _Toc253579234 \h </w:instrText>
        </w:r>
        <w:r>
          <w:rPr>
            <w:noProof/>
            <w:webHidden/>
          </w:rPr>
        </w:r>
        <w:r>
          <w:rPr>
            <w:noProof/>
            <w:webHidden/>
          </w:rPr>
          <w:fldChar w:fldCharType="separate"/>
        </w:r>
        <w:r>
          <w:rPr>
            <w:noProof/>
            <w:webHidden/>
          </w:rPr>
          <w:t>240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5" w:history="1">
        <w:r w:rsidRPr="0021569C">
          <w:rPr>
            <w:rStyle w:val="Hyperlink"/>
            <w:noProof/>
          </w:rPr>
          <w:t>CHA-3.24.4.120.5 For Direct debit, Channel/CSR light shall force user to enter direct debit information similarly as setting billing information for direct debit on the account and thus to be able to create a direct debit payment profile.</w:t>
        </w:r>
        <w:r>
          <w:rPr>
            <w:noProof/>
            <w:webHidden/>
          </w:rPr>
          <w:tab/>
        </w:r>
        <w:r>
          <w:rPr>
            <w:noProof/>
            <w:webHidden/>
          </w:rPr>
          <w:fldChar w:fldCharType="begin"/>
        </w:r>
        <w:r>
          <w:rPr>
            <w:noProof/>
            <w:webHidden/>
          </w:rPr>
          <w:instrText xml:space="preserve"> PAGEREF _Toc253579235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6" w:history="1">
        <w:r w:rsidRPr="0021569C">
          <w:rPr>
            <w:rStyle w:val="Hyperlink"/>
            <w:noProof/>
          </w:rPr>
          <w:t>CHA-3.24.4.120.6 Channel/CSR light shall support configuring at design time parameters to set for payment tracking purpose to register a payment not processed by the billing depending on the payment mode and shall deliver by default the configuration matching requirements CHA-3.24.4.120.3 to CHA-3.24.4.120.4.</w:t>
        </w:r>
        <w:r>
          <w:rPr>
            <w:noProof/>
            <w:webHidden/>
          </w:rPr>
          <w:tab/>
        </w:r>
        <w:r>
          <w:rPr>
            <w:noProof/>
            <w:webHidden/>
          </w:rPr>
          <w:fldChar w:fldCharType="begin"/>
        </w:r>
        <w:r>
          <w:rPr>
            <w:noProof/>
            <w:webHidden/>
          </w:rPr>
          <w:instrText xml:space="preserve"> PAGEREF _Toc253579236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7" w:history="1">
        <w:r w:rsidRPr="0021569C">
          <w:rPr>
            <w:rStyle w:val="Hyperlink"/>
            <w:noProof/>
          </w:rPr>
          <w:t>CHA-3.24.4.120.7 Channel/CSR light shall authorize user to select an already existing payment profile for payment methods direct debit, credit card and debit card</w:t>
        </w:r>
        <w:r>
          <w:rPr>
            <w:noProof/>
            <w:webHidden/>
          </w:rPr>
          <w:tab/>
        </w:r>
        <w:r>
          <w:rPr>
            <w:noProof/>
            <w:webHidden/>
          </w:rPr>
          <w:fldChar w:fldCharType="begin"/>
        </w:r>
        <w:r>
          <w:rPr>
            <w:noProof/>
            <w:webHidden/>
          </w:rPr>
          <w:instrText xml:space="preserve"> PAGEREF _Toc253579237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8" w:history="1">
        <w:r w:rsidRPr="0021569C">
          <w:rPr>
            <w:rStyle w:val="Hyperlink"/>
            <w:noProof/>
          </w:rPr>
          <w:t>CHA-3.24.4.120.8 Channel/CSR light shall support to configure at design time for the application if user can select an already existing payment profile</w:t>
        </w:r>
        <w:r>
          <w:rPr>
            <w:noProof/>
            <w:webHidden/>
          </w:rPr>
          <w:tab/>
        </w:r>
        <w:r>
          <w:rPr>
            <w:noProof/>
            <w:webHidden/>
          </w:rPr>
          <w:fldChar w:fldCharType="begin"/>
        </w:r>
        <w:r>
          <w:rPr>
            <w:noProof/>
            <w:webHidden/>
          </w:rPr>
          <w:instrText xml:space="preserve"> PAGEREF _Toc253579238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39" w:history="1">
        <w:r w:rsidRPr="0021569C">
          <w:rPr>
            <w:rStyle w:val="Hyperlink"/>
            <w:noProof/>
          </w:rPr>
          <w:t>CHA-3.24.4.120.9 Channel/CSR light shall mask credit card number and display only last four digit when displaying a credit card/debit card payment profile</w:t>
        </w:r>
        <w:r>
          <w:rPr>
            <w:noProof/>
            <w:webHidden/>
          </w:rPr>
          <w:tab/>
        </w:r>
        <w:r>
          <w:rPr>
            <w:noProof/>
            <w:webHidden/>
          </w:rPr>
          <w:fldChar w:fldCharType="begin"/>
        </w:r>
        <w:r>
          <w:rPr>
            <w:noProof/>
            <w:webHidden/>
          </w:rPr>
          <w:instrText xml:space="preserve"> PAGEREF _Toc253579239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0" w:history="1">
        <w:r w:rsidRPr="0021569C">
          <w:rPr>
            <w:rStyle w:val="Hyperlink"/>
            <w:noProof/>
          </w:rPr>
          <w:t>CHA-3.24.4.120.10 Channel/CSR light shall display the total balance due for the account.</w:t>
        </w:r>
        <w:r>
          <w:rPr>
            <w:noProof/>
            <w:webHidden/>
          </w:rPr>
          <w:tab/>
        </w:r>
        <w:r>
          <w:rPr>
            <w:noProof/>
            <w:webHidden/>
          </w:rPr>
          <w:fldChar w:fldCharType="begin"/>
        </w:r>
        <w:r>
          <w:rPr>
            <w:noProof/>
            <w:webHidden/>
          </w:rPr>
          <w:instrText xml:space="preserve"> PAGEREF _Toc253579240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1" w:history="1">
        <w:r w:rsidRPr="0021569C">
          <w:rPr>
            <w:rStyle w:val="Hyperlink"/>
            <w:noProof/>
          </w:rPr>
          <w:t>CHA-3.24.4.120.11 Channel/CSR light shall support configuring if real time payment is enable or not and thus in real time</w:t>
        </w:r>
        <w:r>
          <w:rPr>
            <w:noProof/>
            <w:webHidden/>
          </w:rPr>
          <w:tab/>
        </w:r>
        <w:r>
          <w:rPr>
            <w:noProof/>
            <w:webHidden/>
          </w:rPr>
          <w:fldChar w:fldCharType="begin"/>
        </w:r>
        <w:r>
          <w:rPr>
            <w:noProof/>
            <w:webHidden/>
          </w:rPr>
          <w:instrText xml:space="preserve"> PAGEREF _Toc253579241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2" w:history="1">
        <w:r w:rsidRPr="0021569C">
          <w:rPr>
            <w:rStyle w:val="Hyperlink"/>
            <w:noProof/>
          </w:rPr>
          <w:t>CHA-3.24.4.120.12 Channel/CSR light shall propose by default the invoice balance due</w:t>
        </w:r>
        <w:r>
          <w:rPr>
            <w:noProof/>
            <w:webHidden/>
          </w:rPr>
          <w:tab/>
        </w:r>
        <w:r>
          <w:rPr>
            <w:noProof/>
            <w:webHidden/>
          </w:rPr>
          <w:fldChar w:fldCharType="begin"/>
        </w:r>
        <w:r>
          <w:rPr>
            <w:noProof/>
            <w:webHidden/>
          </w:rPr>
          <w:instrText xml:space="preserve"> PAGEREF _Toc253579242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3" w:history="1">
        <w:r w:rsidRPr="0021569C">
          <w:rPr>
            <w:rStyle w:val="Hyperlink"/>
            <w:noProof/>
          </w:rPr>
          <w:t>CHA-3.24.4.130 Channel/CSR light application shall allow user to display billed RC and NRC for a specific invoice with respect of use case View billed RC/NRC</w:t>
        </w:r>
        <w:r>
          <w:rPr>
            <w:noProof/>
            <w:webHidden/>
          </w:rPr>
          <w:tab/>
        </w:r>
        <w:r>
          <w:rPr>
            <w:noProof/>
            <w:webHidden/>
          </w:rPr>
          <w:fldChar w:fldCharType="begin"/>
        </w:r>
        <w:r>
          <w:rPr>
            <w:noProof/>
            <w:webHidden/>
          </w:rPr>
          <w:instrText xml:space="preserve"> PAGEREF _Toc253579243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4" w:history="1">
        <w:r w:rsidRPr="0021569C">
          <w:rPr>
            <w:rStyle w:val="Hyperlink"/>
            <w:noProof/>
          </w:rPr>
          <w:t>CHA-3.24.4.130.1 Channel/CSR light application shall display for every RC/NRC, the subscriber primary external id if any, the offer/bundle label if any, NRC/RC display value, NRC effective date, RC  start and end date, RC/NRC amount</w:t>
        </w:r>
        <w:r>
          <w:rPr>
            <w:noProof/>
            <w:webHidden/>
          </w:rPr>
          <w:tab/>
        </w:r>
        <w:r>
          <w:rPr>
            <w:noProof/>
            <w:webHidden/>
          </w:rPr>
          <w:fldChar w:fldCharType="begin"/>
        </w:r>
        <w:r>
          <w:rPr>
            <w:noProof/>
            <w:webHidden/>
          </w:rPr>
          <w:instrText xml:space="preserve"> PAGEREF _Toc253579244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5" w:history="1">
        <w:r w:rsidRPr="0021569C">
          <w:rPr>
            <w:rStyle w:val="Hyperlink"/>
            <w:noProof/>
          </w:rPr>
          <w:t>CHA-3.24.4.130.2 Channel/CSR light application shall allow user identifying RC from NRC.</w:t>
        </w:r>
        <w:r>
          <w:rPr>
            <w:noProof/>
            <w:webHidden/>
          </w:rPr>
          <w:tab/>
        </w:r>
        <w:r>
          <w:rPr>
            <w:noProof/>
            <w:webHidden/>
          </w:rPr>
          <w:fldChar w:fldCharType="begin"/>
        </w:r>
        <w:r>
          <w:rPr>
            <w:noProof/>
            <w:webHidden/>
          </w:rPr>
          <w:instrText xml:space="preserve"> PAGEREF _Toc253579245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6" w:history="1">
        <w:r w:rsidRPr="0021569C">
          <w:rPr>
            <w:rStyle w:val="Hyperlink"/>
            <w:noProof/>
          </w:rPr>
          <w:t>CHA-3.24.4.140 Channel/CSR light application shall allow user to display detail of a RC or NRC with respect of use case View RC/NRC detail</w:t>
        </w:r>
        <w:r>
          <w:rPr>
            <w:noProof/>
            <w:webHidden/>
          </w:rPr>
          <w:tab/>
        </w:r>
        <w:r>
          <w:rPr>
            <w:noProof/>
            <w:webHidden/>
          </w:rPr>
          <w:fldChar w:fldCharType="begin"/>
        </w:r>
        <w:r>
          <w:rPr>
            <w:noProof/>
            <w:webHidden/>
          </w:rPr>
          <w:instrText xml:space="preserve"> PAGEREF _Toc253579246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7" w:history="1">
        <w:r w:rsidRPr="0021569C">
          <w:rPr>
            <w:rStyle w:val="Hyperlink"/>
            <w:noProof/>
          </w:rPr>
          <w:t>CHA-3.24.4.140.1 For a billed RC, Channel/CSR light application shall display same information as in the list of billed RC/NRC plus Postpaid discount, prepaid discount, postpaid amount, prepaid amount, postpaid tax, prepaid tax, postpaid inclusive tax, prepaid inclusive tax, amount, annotation, total amount adjustable and adjustments list associated to the charge and impacted balances</w:t>
        </w:r>
        <w:r>
          <w:rPr>
            <w:noProof/>
            <w:webHidden/>
          </w:rPr>
          <w:tab/>
        </w:r>
        <w:r>
          <w:rPr>
            <w:noProof/>
            <w:webHidden/>
          </w:rPr>
          <w:fldChar w:fldCharType="begin"/>
        </w:r>
        <w:r>
          <w:rPr>
            <w:noProof/>
            <w:webHidden/>
          </w:rPr>
          <w:instrText xml:space="preserve"> PAGEREF _Toc253579247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8" w:history="1">
        <w:r w:rsidRPr="0021569C">
          <w:rPr>
            <w:rStyle w:val="Hyperlink"/>
            <w:noProof/>
          </w:rPr>
          <w:t>CHA-3.24.4.140.2 For a billed NRC, Channel/CSR light application shall display same information as in the list of billed RC/NRC plus Postpaid discount, prepaid discount, postpaid amount, prepaid amount, postpaid tax, prepaid tax, postpaid inclusive tax, prepaid inclusive tax, rated amount, annotation, total amount adjustable and adjustments list associated to the charge and impacted balances</w:t>
        </w:r>
        <w:r>
          <w:rPr>
            <w:noProof/>
            <w:webHidden/>
          </w:rPr>
          <w:tab/>
        </w:r>
        <w:r>
          <w:rPr>
            <w:noProof/>
            <w:webHidden/>
          </w:rPr>
          <w:fldChar w:fldCharType="begin"/>
        </w:r>
        <w:r>
          <w:rPr>
            <w:noProof/>
            <w:webHidden/>
          </w:rPr>
          <w:instrText xml:space="preserve"> PAGEREF _Toc253579248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49" w:history="1">
        <w:r w:rsidRPr="0021569C">
          <w:rPr>
            <w:rStyle w:val="Hyperlink"/>
            <w:noProof/>
          </w:rPr>
          <w:t>CHA-3.24.4.140.3 For unbilled RC, Channel/CSR light application shall display same information as in the list of unbilled RC/NRC plus award amount, postpaid amount, prepaid amount, total tax, adjustable amount and adjustments list associated to the charge and impacted balances</w:t>
        </w:r>
        <w:r>
          <w:rPr>
            <w:noProof/>
            <w:webHidden/>
          </w:rPr>
          <w:tab/>
        </w:r>
        <w:r>
          <w:rPr>
            <w:noProof/>
            <w:webHidden/>
          </w:rPr>
          <w:fldChar w:fldCharType="begin"/>
        </w:r>
        <w:r>
          <w:rPr>
            <w:noProof/>
            <w:webHidden/>
          </w:rPr>
          <w:instrText xml:space="preserve"> PAGEREF _Toc253579249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0" w:history="1">
        <w:r w:rsidRPr="0021569C">
          <w:rPr>
            <w:rStyle w:val="Hyperlink"/>
            <w:noProof/>
          </w:rPr>
          <w:t>CHA-3.24.4.140.4 For unbilled RC, Channel/CSR light application shall display same information as in the list of unbilled RC/NRC plus installment number, rate, postpaid amount, prepaid amount, total tax, adjustable amount and adjustments list associated to the charge and impacted balances</w:t>
        </w:r>
        <w:r>
          <w:rPr>
            <w:noProof/>
            <w:webHidden/>
          </w:rPr>
          <w:tab/>
        </w:r>
        <w:r>
          <w:rPr>
            <w:noProof/>
            <w:webHidden/>
          </w:rPr>
          <w:fldChar w:fldCharType="begin"/>
        </w:r>
        <w:r>
          <w:rPr>
            <w:noProof/>
            <w:webHidden/>
          </w:rPr>
          <w:instrText xml:space="preserve"> PAGEREF _Toc253579250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1" w:history="1">
        <w:r w:rsidRPr="0021569C">
          <w:rPr>
            <w:rStyle w:val="Hyperlink"/>
            <w:noProof/>
          </w:rPr>
          <w:t>CHA-3.24.4.140.5 For RC history record, Channel/CSR light application shall display same information as in the list of RC history plus from date to date, number of days, postpaid amount, prepaid amount, total tax and impacted balances</w:t>
        </w:r>
        <w:r>
          <w:rPr>
            <w:noProof/>
            <w:webHidden/>
          </w:rPr>
          <w:tab/>
        </w:r>
        <w:r>
          <w:rPr>
            <w:noProof/>
            <w:webHidden/>
          </w:rPr>
          <w:fldChar w:fldCharType="begin"/>
        </w:r>
        <w:r>
          <w:rPr>
            <w:noProof/>
            <w:webHidden/>
          </w:rPr>
          <w:instrText xml:space="preserve"> PAGEREF _Toc253579251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2" w:history="1">
        <w:r w:rsidRPr="0021569C">
          <w:rPr>
            <w:rStyle w:val="Hyperlink"/>
            <w:noProof/>
          </w:rPr>
          <w:t>CHA-3.24.4.140.5 For NRC history record, Channel/CSR light application shall display same information as in the list of NRC history plus installment number, postpaid amount, prepaid amount, total tax and impacted balances</w:t>
        </w:r>
        <w:r>
          <w:rPr>
            <w:noProof/>
            <w:webHidden/>
          </w:rPr>
          <w:tab/>
        </w:r>
        <w:r>
          <w:rPr>
            <w:noProof/>
            <w:webHidden/>
          </w:rPr>
          <w:fldChar w:fldCharType="begin"/>
        </w:r>
        <w:r>
          <w:rPr>
            <w:noProof/>
            <w:webHidden/>
          </w:rPr>
          <w:instrText xml:space="preserve"> PAGEREF _Toc253579252 \h </w:instrText>
        </w:r>
        <w:r>
          <w:rPr>
            <w:noProof/>
            <w:webHidden/>
          </w:rPr>
        </w:r>
        <w:r>
          <w:rPr>
            <w:noProof/>
            <w:webHidden/>
          </w:rPr>
          <w:fldChar w:fldCharType="separate"/>
        </w:r>
        <w:r>
          <w:rPr>
            <w:noProof/>
            <w:webHidden/>
          </w:rPr>
          <w:t>241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3" w:history="1">
        <w:r w:rsidRPr="0021569C">
          <w:rPr>
            <w:rStyle w:val="Hyperlink"/>
            <w:noProof/>
          </w:rPr>
          <w:t>CHA-3.24.4.140.2 Channel/CSR light application shall display for every balance impacted by the charge, the balance name and transaction impact</w:t>
        </w:r>
        <w:r>
          <w:rPr>
            <w:noProof/>
            <w:webHidden/>
          </w:rPr>
          <w:tab/>
        </w:r>
        <w:r>
          <w:rPr>
            <w:noProof/>
            <w:webHidden/>
          </w:rPr>
          <w:fldChar w:fldCharType="begin"/>
        </w:r>
        <w:r>
          <w:rPr>
            <w:noProof/>
            <w:webHidden/>
          </w:rPr>
          <w:instrText xml:space="preserve"> PAGEREF _Toc253579253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4" w:history="1">
        <w:r w:rsidRPr="0021569C">
          <w:rPr>
            <w:rStyle w:val="Hyperlink"/>
            <w:noProof/>
          </w:rPr>
          <w:t>CHA-3.24.4.144 Channel/CSR light application shall allow user viewing recharge history associated to an invoice (or statement) with respect of use case view ‘billed’ recharges</w:t>
        </w:r>
        <w:r>
          <w:rPr>
            <w:noProof/>
            <w:webHidden/>
          </w:rPr>
          <w:tab/>
        </w:r>
        <w:r>
          <w:rPr>
            <w:noProof/>
            <w:webHidden/>
          </w:rPr>
          <w:fldChar w:fldCharType="begin"/>
        </w:r>
        <w:r>
          <w:rPr>
            <w:noProof/>
            <w:webHidden/>
          </w:rPr>
          <w:instrText xml:space="preserve"> PAGEREF _Toc253579254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5" w:history="1">
        <w:r w:rsidRPr="0021569C">
          <w:rPr>
            <w:rStyle w:val="Hyperlink"/>
            <w:noProof/>
          </w:rPr>
          <w:t>CHA-3.24.4.144.1 Channel/CSR light application shall display for every recharge the recharge date, the subscriber if any and the recharge face value</w:t>
        </w:r>
        <w:r>
          <w:rPr>
            <w:noProof/>
            <w:webHidden/>
          </w:rPr>
          <w:tab/>
        </w:r>
        <w:r>
          <w:rPr>
            <w:noProof/>
            <w:webHidden/>
          </w:rPr>
          <w:fldChar w:fldCharType="begin"/>
        </w:r>
        <w:r>
          <w:rPr>
            <w:noProof/>
            <w:webHidden/>
          </w:rPr>
          <w:instrText xml:space="preserve"> PAGEREF _Toc253579255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6" w:history="1">
        <w:r w:rsidRPr="0021569C">
          <w:rPr>
            <w:rStyle w:val="Hyperlink"/>
            <w:noProof/>
          </w:rPr>
          <w:t>CHA-3.24.4.144.2 Channel/CSR light application shall allow user to display detail of a specific recharge history with impacted balance.</w:t>
        </w:r>
        <w:r>
          <w:rPr>
            <w:noProof/>
            <w:webHidden/>
          </w:rPr>
          <w:tab/>
        </w:r>
        <w:r>
          <w:rPr>
            <w:noProof/>
            <w:webHidden/>
          </w:rPr>
          <w:fldChar w:fldCharType="begin"/>
        </w:r>
        <w:r>
          <w:rPr>
            <w:noProof/>
            <w:webHidden/>
          </w:rPr>
          <w:instrText xml:space="preserve"> PAGEREF _Toc253579256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7" w:history="1">
        <w:r w:rsidRPr="0021569C">
          <w:rPr>
            <w:rStyle w:val="Hyperlink"/>
            <w:noProof/>
          </w:rPr>
          <w:t>CHA-3.24.4.144.3 Channel/CSR light application shall allow user view for every impacted balance, the balance name, the recharge impact value and the new balance value</w:t>
        </w:r>
        <w:r>
          <w:rPr>
            <w:noProof/>
            <w:webHidden/>
          </w:rPr>
          <w:tab/>
        </w:r>
        <w:r>
          <w:rPr>
            <w:noProof/>
            <w:webHidden/>
          </w:rPr>
          <w:fldChar w:fldCharType="begin"/>
        </w:r>
        <w:r>
          <w:rPr>
            <w:noProof/>
            <w:webHidden/>
          </w:rPr>
          <w:instrText xml:space="preserve"> PAGEREF _Toc253579257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8" w:history="1">
        <w:r w:rsidRPr="0021569C">
          <w:rPr>
            <w:rStyle w:val="Hyperlink"/>
            <w:noProof/>
          </w:rPr>
          <w:t>CHA-3.24.4.146 Channel/CSR light application shall allow user to display MTR history for a specific invoice with respect of use case View ‘billed’ MTR</w:t>
        </w:r>
        <w:r>
          <w:rPr>
            <w:noProof/>
            <w:webHidden/>
          </w:rPr>
          <w:tab/>
        </w:r>
        <w:r>
          <w:rPr>
            <w:noProof/>
            <w:webHidden/>
          </w:rPr>
          <w:fldChar w:fldCharType="begin"/>
        </w:r>
        <w:r>
          <w:rPr>
            <w:noProof/>
            <w:webHidden/>
          </w:rPr>
          <w:instrText xml:space="preserve"> PAGEREF _Toc253579258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59" w:history="1">
        <w:r w:rsidRPr="0021569C">
          <w:rPr>
            <w:rStyle w:val="Hyperlink"/>
            <w:noProof/>
          </w:rPr>
          <w:t>CHA-3.24.4.146.1 Channel/CSR light application shall display for every MTR record, the MTR type, the transaction date, the billed ‘amount’ and the subscriber primary external id when relevant</w:t>
        </w:r>
        <w:r>
          <w:rPr>
            <w:noProof/>
            <w:webHidden/>
          </w:rPr>
          <w:tab/>
        </w:r>
        <w:r>
          <w:rPr>
            <w:noProof/>
            <w:webHidden/>
          </w:rPr>
          <w:fldChar w:fldCharType="begin"/>
        </w:r>
        <w:r>
          <w:rPr>
            <w:noProof/>
            <w:webHidden/>
          </w:rPr>
          <w:instrText xml:space="preserve"> PAGEREF _Toc253579259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0" w:history="1">
        <w:r w:rsidRPr="0021569C">
          <w:rPr>
            <w:rStyle w:val="Hyperlink"/>
            <w:noProof/>
          </w:rPr>
          <w:t>CHA-3.24.4.146.2 Channel/CSR light application shall allow user to access to detail of one MTR with for every MTR record, the charge amount, write off amount, grant amount, bonus item, bonus awarded, discount item, discount awarded, plust the list of impacted balances</w:t>
        </w:r>
        <w:r>
          <w:rPr>
            <w:noProof/>
            <w:webHidden/>
          </w:rPr>
          <w:tab/>
        </w:r>
        <w:r>
          <w:rPr>
            <w:noProof/>
            <w:webHidden/>
          </w:rPr>
          <w:fldChar w:fldCharType="begin"/>
        </w:r>
        <w:r>
          <w:rPr>
            <w:noProof/>
            <w:webHidden/>
          </w:rPr>
          <w:instrText xml:space="preserve"> PAGEREF _Toc253579260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1" w:history="1">
        <w:r w:rsidRPr="0021569C">
          <w:rPr>
            <w:rStyle w:val="Hyperlink"/>
            <w:noProof/>
          </w:rPr>
          <w:t>CHA-3.24.4.146.3 Channel/CSR light application shall display for for every impacted balance, the balance name, transaction impact and new balance value</w:t>
        </w:r>
        <w:r>
          <w:rPr>
            <w:noProof/>
            <w:webHidden/>
          </w:rPr>
          <w:tab/>
        </w:r>
        <w:r>
          <w:rPr>
            <w:noProof/>
            <w:webHidden/>
          </w:rPr>
          <w:fldChar w:fldCharType="begin"/>
        </w:r>
        <w:r>
          <w:rPr>
            <w:noProof/>
            <w:webHidden/>
          </w:rPr>
          <w:instrText xml:space="preserve"> PAGEREF _Toc253579261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2" w:history="1">
        <w:r w:rsidRPr="0021569C">
          <w:rPr>
            <w:rStyle w:val="Hyperlink"/>
            <w:noProof/>
          </w:rPr>
          <w:t>CHA-3.24.4.150 Channel/CSR light application shall allow user to register a prepayment with respect of use case register prepayment</w:t>
        </w:r>
        <w:r>
          <w:rPr>
            <w:noProof/>
            <w:webHidden/>
          </w:rPr>
          <w:tab/>
        </w:r>
        <w:r>
          <w:rPr>
            <w:noProof/>
            <w:webHidden/>
          </w:rPr>
          <w:fldChar w:fldCharType="begin"/>
        </w:r>
        <w:r>
          <w:rPr>
            <w:noProof/>
            <w:webHidden/>
          </w:rPr>
          <w:instrText xml:space="preserve"> PAGEREF _Toc253579262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3" w:history="1">
        <w:r w:rsidRPr="0021569C">
          <w:rPr>
            <w:rStyle w:val="Hyperlink"/>
            <w:noProof/>
          </w:rPr>
          <w:t>CHA-3.24.4.150.1 Channel/CSR light application shall request from user the prepayment amount (in account currency and mandatory), the open item id (optional), the payment method (mandatory) and the transaction date (by default the current date and mandatory for a prepayment directly done on the account)</w:t>
        </w:r>
        <w:r>
          <w:rPr>
            <w:noProof/>
            <w:webHidden/>
          </w:rPr>
          <w:tab/>
        </w:r>
        <w:r>
          <w:rPr>
            <w:noProof/>
            <w:webHidden/>
          </w:rPr>
          <w:fldChar w:fldCharType="begin"/>
        </w:r>
        <w:r>
          <w:rPr>
            <w:noProof/>
            <w:webHidden/>
          </w:rPr>
          <w:instrText xml:space="preserve"> PAGEREF _Toc253579263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4" w:history="1">
        <w:r w:rsidRPr="0021569C">
          <w:rPr>
            <w:rStyle w:val="Hyperlink"/>
            <w:noProof/>
          </w:rPr>
          <w:t>CHA-3.24.4.150.2 In checkout process, only cash and check method will be supported and payment profiles are not proposed.</w:t>
        </w:r>
        <w:r>
          <w:rPr>
            <w:noProof/>
            <w:webHidden/>
          </w:rPr>
          <w:tab/>
        </w:r>
        <w:r>
          <w:rPr>
            <w:noProof/>
            <w:webHidden/>
          </w:rPr>
          <w:fldChar w:fldCharType="begin"/>
        </w:r>
        <w:r>
          <w:rPr>
            <w:noProof/>
            <w:webHidden/>
          </w:rPr>
          <w:instrText xml:space="preserve"> PAGEREF _Toc253579264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5" w:history="1">
        <w:r w:rsidRPr="0021569C">
          <w:rPr>
            <w:rStyle w:val="Hyperlink"/>
            <w:noProof/>
          </w:rPr>
          <w:t>CHA-3.24.4.150.3 Channel/CSR light shall support configuring at design time parameters to set for prepayment tracking purpose to register a prepayment not processed by the billing depending on the payment mode and shall deliver by default the configuration matching requirements CHA-3.24.4.120.3 to CHA-3.24.4.120.4.</w:t>
        </w:r>
        <w:r>
          <w:rPr>
            <w:noProof/>
            <w:webHidden/>
          </w:rPr>
          <w:tab/>
        </w:r>
        <w:r>
          <w:rPr>
            <w:noProof/>
            <w:webHidden/>
          </w:rPr>
          <w:fldChar w:fldCharType="begin"/>
        </w:r>
        <w:r>
          <w:rPr>
            <w:noProof/>
            <w:webHidden/>
          </w:rPr>
          <w:instrText xml:space="preserve"> PAGEREF _Toc253579265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6" w:history="1">
        <w:r w:rsidRPr="0021569C">
          <w:rPr>
            <w:rStyle w:val="Hyperlink"/>
            <w:noProof/>
          </w:rPr>
          <w:t>CHA-3.24.4.160 Channel/CSR light application shall allow user to display unbilled RC and NRC for a specific account with respect of use case View unbilled RC/NRC</w:t>
        </w:r>
        <w:r>
          <w:rPr>
            <w:noProof/>
            <w:webHidden/>
          </w:rPr>
          <w:tab/>
        </w:r>
        <w:r>
          <w:rPr>
            <w:noProof/>
            <w:webHidden/>
          </w:rPr>
          <w:fldChar w:fldCharType="begin"/>
        </w:r>
        <w:r>
          <w:rPr>
            <w:noProof/>
            <w:webHidden/>
          </w:rPr>
          <w:instrText xml:space="preserve"> PAGEREF _Toc253579266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7" w:history="1">
        <w:r w:rsidRPr="0021569C">
          <w:rPr>
            <w:rStyle w:val="Hyperlink"/>
            <w:noProof/>
          </w:rPr>
          <w:t>CHA-3.24.4.160.1 Channel/CSR light application shall display for every unbilled RC/NRC, the NRC/RC display value, NRC/RC apply date, Subscriber primary external id when relevant and NRC/RC amount and currency</w:t>
        </w:r>
        <w:r>
          <w:rPr>
            <w:noProof/>
            <w:webHidden/>
          </w:rPr>
          <w:tab/>
        </w:r>
        <w:r>
          <w:rPr>
            <w:noProof/>
            <w:webHidden/>
          </w:rPr>
          <w:fldChar w:fldCharType="begin"/>
        </w:r>
        <w:r>
          <w:rPr>
            <w:noProof/>
            <w:webHidden/>
          </w:rPr>
          <w:instrText xml:space="preserve"> PAGEREF _Toc253579267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8" w:history="1">
        <w:r w:rsidRPr="0021569C">
          <w:rPr>
            <w:rStyle w:val="Hyperlink"/>
            <w:noProof/>
          </w:rPr>
          <w:t>CHA-324.4.160.2 Channel/CSR light application shall allow user identifying unbilled RC from unbilled NRC.</w:t>
        </w:r>
        <w:r>
          <w:rPr>
            <w:noProof/>
            <w:webHidden/>
          </w:rPr>
          <w:tab/>
        </w:r>
        <w:r>
          <w:rPr>
            <w:noProof/>
            <w:webHidden/>
          </w:rPr>
          <w:fldChar w:fldCharType="begin"/>
        </w:r>
        <w:r>
          <w:rPr>
            <w:noProof/>
            <w:webHidden/>
          </w:rPr>
          <w:instrText xml:space="preserve"> PAGEREF _Toc253579268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69" w:history="1">
        <w:r w:rsidRPr="0021569C">
          <w:rPr>
            <w:rStyle w:val="Hyperlink"/>
            <w:noProof/>
          </w:rPr>
          <w:t>CHA-3.24.4.180 Channel/CSR light application shall allow user to view the unbilled call for one account with respect of use case view unbilled usage.</w:t>
        </w:r>
        <w:r>
          <w:rPr>
            <w:noProof/>
            <w:webHidden/>
          </w:rPr>
          <w:tab/>
        </w:r>
        <w:r>
          <w:rPr>
            <w:noProof/>
            <w:webHidden/>
          </w:rPr>
          <w:fldChar w:fldCharType="begin"/>
        </w:r>
        <w:r>
          <w:rPr>
            <w:noProof/>
            <w:webHidden/>
          </w:rPr>
          <w:instrText xml:space="preserve"> PAGEREF _Toc253579269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0" w:history="1">
        <w:r w:rsidRPr="0021569C">
          <w:rPr>
            <w:rStyle w:val="Hyperlink"/>
            <w:noProof/>
          </w:rPr>
          <w:t>CHA-3.24.4.180.1 Channel/CSR light application shall propose several filter criteria to user</w:t>
        </w:r>
        <w:r>
          <w:rPr>
            <w:noProof/>
            <w:webHidden/>
          </w:rPr>
          <w:tab/>
        </w:r>
        <w:r>
          <w:rPr>
            <w:noProof/>
            <w:webHidden/>
          </w:rPr>
          <w:fldChar w:fldCharType="begin"/>
        </w:r>
        <w:r>
          <w:rPr>
            <w:noProof/>
            <w:webHidden/>
          </w:rPr>
          <w:instrText xml:space="preserve"> PAGEREF _Toc253579270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1" w:history="1">
        <w:r w:rsidRPr="0021569C">
          <w:rPr>
            <w:rStyle w:val="Hyperlink"/>
            <w:noProof/>
          </w:rPr>
          <w:t>CHA-3.24.4.180.1.1 Channel/CSR light application shall support filtering usage by one or more subscribers (mandatory criteria)</w:t>
        </w:r>
        <w:r>
          <w:rPr>
            <w:noProof/>
            <w:webHidden/>
          </w:rPr>
          <w:tab/>
        </w:r>
        <w:r>
          <w:rPr>
            <w:noProof/>
            <w:webHidden/>
          </w:rPr>
          <w:fldChar w:fldCharType="begin"/>
        </w:r>
        <w:r>
          <w:rPr>
            <w:noProof/>
            <w:webHidden/>
          </w:rPr>
          <w:instrText xml:space="preserve"> PAGEREF _Toc253579271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2" w:history="1">
        <w:r w:rsidRPr="0021569C">
          <w:rPr>
            <w:rStyle w:val="Hyperlink"/>
            <w:noProof/>
          </w:rPr>
          <w:t>CHA-3.24.4.180.1.2 Channel/CSR light application shall support configuring at design time the maximum number of subscribers user can select</w:t>
        </w:r>
        <w:r>
          <w:rPr>
            <w:noProof/>
            <w:webHidden/>
          </w:rPr>
          <w:tab/>
        </w:r>
        <w:r>
          <w:rPr>
            <w:noProof/>
            <w:webHidden/>
          </w:rPr>
          <w:fldChar w:fldCharType="begin"/>
        </w:r>
        <w:r>
          <w:rPr>
            <w:noProof/>
            <w:webHidden/>
          </w:rPr>
          <w:instrText xml:space="preserve"> PAGEREF _Toc253579272 \h </w:instrText>
        </w:r>
        <w:r>
          <w:rPr>
            <w:noProof/>
            <w:webHidden/>
          </w:rPr>
        </w:r>
        <w:r>
          <w:rPr>
            <w:noProof/>
            <w:webHidden/>
          </w:rPr>
          <w:fldChar w:fldCharType="separate"/>
        </w:r>
        <w:r>
          <w:rPr>
            <w:noProof/>
            <w:webHidden/>
          </w:rPr>
          <w:t>242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3" w:history="1">
        <w:r w:rsidRPr="0021569C">
          <w:rPr>
            <w:rStyle w:val="Hyperlink"/>
            <w:noProof/>
          </w:rPr>
          <w:t>CHA-3.24.4.180.1.3 Channel/CSR light application shall support filtering usage by one or more usage type (optional criteria)</w:t>
        </w:r>
        <w:r>
          <w:rPr>
            <w:noProof/>
            <w:webHidden/>
          </w:rPr>
          <w:tab/>
        </w:r>
        <w:r>
          <w:rPr>
            <w:noProof/>
            <w:webHidden/>
          </w:rPr>
          <w:fldChar w:fldCharType="begin"/>
        </w:r>
        <w:r>
          <w:rPr>
            <w:noProof/>
            <w:webHidden/>
          </w:rPr>
          <w:instrText xml:space="preserve"> PAGEREF _Toc253579273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4" w:history="1">
        <w:r w:rsidRPr="0021569C">
          <w:rPr>
            <w:rStyle w:val="Hyperlink"/>
            <w:noProof/>
          </w:rPr>
          <w:t>CHA-3.24.4.180.2 Channel/CSR light application shall support configuring at design time the maximum number of calls that can be retrieved</w:t>
        </w:r>
        <w:r>
          <w:rPr>
            <w:noProof/>
            <w:webHidden/>
          </w:rPr>
          <w:tab/>
        </w:r>
        <w:r>
          <w:rPr>
            <w:noProof/>
            <w:webHidden/>
          </w:rPr>
          <w:fldChar w:fldCharType="begin"/>
        </w:r>
        <w:r>
          <w:rPr>
            <w:noProof/>
            <w:webHidden/>
          </w:rPr>
          <w:instrText xml:space="preserve"> PAGEREF _Toc253579274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5" w:history="1">
        <w:r w:rsidRPr="0021569C">
          <w:rPr>
            <w:rStyle w:val="Hyperlink"/>
            <w:noProof/>
          </w:rPr>
          <w:t>CHA-3.24.4.180.3 Channel/CSR light application shall display for every call: Call date time, Service name (i.e. FAUT application name) Usage type, Subscriber primary identifier, origin, target, unit type and quantity, amount.</w:t>
        </w:r>
        <w:r>
          <w:rPr>
            <w:noProof/>
            <w:webHidden/>
          </w:rPr>
          <w:tab/>
        </w:r>
        <w:r>
          <w:rPr>
            <w:noProof/>
            <w:webHidden/>
          </w:rPr>
          <w:fldChar w:fldCharType="begin"/>
        </w:r>
        <w:r>
          <w:rPr>
            <w:noProof/>
            <w:webHidden/>
          </w:rPr>
          <w:instrText xml:space="preserve"> PAGEREF _Toc253579275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6" w:history="1">
        <w:r w:rsidRPr="0021569C">
          <w:rPr>
            <w:rStyle w:val="Hyperlink"/>
            <w:noProof/>
          </w:rPr>
          <w:t>CHA-3.24.4.180.4 Channel/CSR light application shall allow defining a mask to apply on origin and target for confidentiality reason. This mask could be different in Channel and CSR light</w:t>
        </w:r>
        <w:r>
          <w:rPr>
            <w:noProof/>
            <w:webHidden/>
          </w:rPr>
          <w:tab/>
        </w:r>
        <w:r>
          <w:rPr>
            <w:noProof/>
            <w:webHidden/>
          </w:rPr>
          <w:fldChar w:fldCharType="begin"/>
        </w:r>
        <w:r>
          <w:rPr>
            <w:noProof/>
            <w:webHidden/>
          </w:rPr>
          <w:instrText xml:space="preserve"> PAGEREF _Toc253579276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7" w:history="1">
        <w:r w:rsidRPr="0021569C">
          <w:rPr>
            <w:rStyle w:val="Hyperlink"/>
            <w:noProof/>
          </w:rPr>
          <w:t>CHA-3.24.4.180.5 Channel/CSR light application shall allow user grouping calls by service usage type, subscriber, unit and unit type and sum number of calls and amount</w:t>
        </w:r>
        <w:r>
          <w:rPr>
            <w:noProof/>
            <w:webHidden/>
          </w:rPr>
          <w:tab/>
        </w:r>
        <w:r>
          <w:rPr>
            <w:noProof/>
            <w:webHidden/>
          </w:rPr>
          <w:fldChar w:fldCharType="begin"/>
        </w:r>
        <w:r>
          <w:rPr>
            <w:noProof/>
            <w:webHidden/>
          </w:rPr>
          <w:instrText xml:space="preserve"> PAGEREF _Toc253579277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8" w:history="1">
        <w:r w:rsidRPr="0021569C">
          <w:rPr>
            <w:rStyle w:val="Hyperlink"/>
            <w:noProof/>
          </w:rPr>
          <w:t>CHA-3.24.4.180.7 Channel/CSR light application shall allow user sorting calls on any attribute</w:t>
        </w:r>
        <w:r>
          <w:rPr>
            <w:noProof/>
            <w:webHidden/>
          </w:rPr>
          <w:tab/>
        </w:r>
        <w:r>
          <w:rPr>
            <w:noProof/>
            <w:webHidden/>
          </w:rPr>
          <w:fldChar w:fldCharType="begin"/>
        </w:r>
        <w:r>
          <w:rPr>
            <w:noProof/>
            <w:webHidden/>
          </w:rPr>
          <w:instrText xml:space="preserve"> PAGEREF _Toc253579278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79" w:history="1">
        <w:r w:rsidRPr="0021569C">
          <w:rPr>
            <w:rStyle w:val="Hyperlink"/>
            <w:noProof/>
          </w:rPr>
          <w:t>CHA-3.24.4.190 Channel/CSR light application shall allow user viewing unbilled recharge history associated to one account with respect of use case view ‘unbilled’ recharges</w:t>
        </w:r>
        <w:r>
          <w:rPr>
            <w:noProof/>
            <w:webHidden/>
          </w:rPr>
          <w:tab/>
        </w:r>
        <w:r>
          <w:rPr>
            <w:noProof/>
            <w:webHidden/>
          </w:rPr>
          <w:fldChar w:fldCharType="begin"/>
        </w:r>
        <w:r>
          <w:rPr>
            <w:noProof/>
            <w:webHidden/>
          </w:rPr>
          <w:instrText xml:space="preserve"> PAGEREF _Toc253579279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0" w:history="1">
        <w:r w:rsidRPr="0021569C">
          <w:rPr>
            <w:rStyle w:val="Hyperlink"/>
            <w:noProof/>
          </w:rPr>
          <w:t>CHA-3.24.4. 190.1 Channel/CSR light application shall display for every recharge the recharge date, the subscriber if any and the recharge face value</w:t>
        </w:r>
        <w:r>
          <w:rPr>
            <w:noProof/>
            <w:webHidden/>
          </w:rPr>
          <w:tab/>
        </w:r>
        <w:r>
          <w:rPr>
            <w:noProof/>
            <w:webHidden/>
          </w:rPr>
          <w:fldChar w:fldCharType="begin"/>
        </w:r>
        <w:r>
          <w:rPr>
            <w:noProof/>
            <w:webHidden/>
          </w:rPr>
          <w:instrText xml:space="preserve"> PAGEREF _Toc253579280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1" w:history="1">
        <w:r w:rsidRPr="0021569C">
          <w:rPr>
            <w:rStyle w:val="Hyperlink"/>
            <w:noProof/>
          </w:rPr>
          <w:t>CHA-3.24.4.190.2 Channel/CSR light application shall allow user to display detail of a specific recharge history with impacted balance.</w:t>
        </w:r>
        <w:r>
          <w:rPr>
            <w:noProof/>
            <w:webHidden/>
          </w:rPr>
          <w:tab/>
        </w:r>
        <w:r>
          <w:rPr>
            <w:noProof/>
            <w:webHidden/>
          </w:rPr>
          <w:fldChar w:fldCharType="begin"/>
        </w:r>
        <w:r>
          <w:rPr>
            <w:noProof/>
            <w:webHidden/>
          </w:rPr>
          <w:instrText xml:space="preserve"> PAGEREF _Toc253579281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2" w:history="1">
        <w:r w:rsidRPr="0021569C">
          <w:rPr>
            <w:rStyle w:val="Hyperlink"/>
            <w:noProof/>
          </w:rPr>
          <w:t>CHA-3.24.4.190.3 Channel/CSR light application shall allow user view for every impacted balance, the balance name, the recharge impact value and the new balance value</w:t>
        </w:r>
        <w:r>
          <w:rPr>
            <w:noProof/>
            <w:webHidden/>
          </w:rPr>
          <w:tab/>
        </w:r>
        <w:r>
          <w:rPr>
            <w:noProof/>
            <w:webHidden/>
          </w:rPr>
          <w:fldChar w:fldCharType="begin"/>
        </w:r>
        <w:r>
          <w:rPr>
            <w:noProof/>
            <w:webHidden/>
          </w:rPr>
          <w:instrText xml:space="preserve"> PAGEREF _Toc253579282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3" w:history="1">
        <w:r w:rsidRPr="0021569C">
          <w:rPr>
            <w:rStyle w:val="Hyperlink"/>
            <w:noProof/>
          </w:rPr>
          <w:t>CHA-3.24.4.190 Channel/CSR light application shall allow user to display unbilled MTR for a specific account with respect of use case View ‘unbilled’ MTR</w:t>
        </w:r>
        <w:r>
          <w:rPr>
            <w:noProof/>
            <w:webHidden/>
          </w:rPr>
          <w:tab/>
        </w:r>
        <w:r>
          <w:rPr>
            <w:noProof/>
            <w:webHidden/>
          </w:rPr>
          <w:fldChar w:fldCharType="begin"/>
        </w:r>
        <w:r>
          <w:rPr>
            <w:noProof/>
            <w:webHidden/>
          </w:rPr>
          <w:instrText xml:space="preserve"> PAGEREF _Toc253579283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4" w:history="1">
        <w:r w:rsidRPr="0021569C">
          <w:rPr>
            <w:rStyle w:val="Hyperlink"/>
            <w:noProof/>
          </w:rPr>
          <w:t>CHA-3.24.4.190.1 Channel/CSR light application shall display for every MTR record, the MTR type, the transaction date and the subscriber primary external id when relevant</w:t>
        </w:r>
        <w:r>
          <w:rPr>
            <w:noProof/>
            <w:webHidden/>
          </w:rPr>
          <w:tab/>
        </w:r>
        <w:r>
          <w:rPr>
            <w:noProof/>
            <w:webHidden/>
          </w:rPr>
          <w:fldChar w:fldCharType="begin"/>
        </w:r>
        <w:r>
          <w:rPr>
            <w:noProof/>
            <w:webHidden/>
          </w:rPr>
          <w:instrText xml:space="preserve"> PAGEREF _Toc253579284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5" w:history="1">
        <w:r w:rsidRPr="0021569C">
          <w:rPr>
            <w:rStyle w:val="Hyperlink"/>
            <w:noProof/>
          </w:rPr>
          <w:t>CHA-3.24.4.190.2 Channel/CSR light application shall allow user to access to detail of one MTR with for every MTR record, the charge amount, write off amount, grant amount, bonus item, bonus awarded, discount item, discount awarded, plus the list of impacted balances</w:t>
        </w:r>
        <w:r>
          <w:rPr>
            <w:noProof/>
            <w:webHidden/>
          </w:rPr>
          <w:tab/>
        </w:r>
        <w:r>
          <w:rPr>
            <w:noProof/>
            <w:webHidden/>
          </w:rPr>
          <w:fldChar w:fldCharType="begin"/>
        </w:r>
        <w:r>
          <w:rPr>
            <w:noProof/>
            <w:webHidden/>
          </w:rPr>
          <w:instrText xml:space="preserve"> PAGEREF _Toc253579285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6" w:history="1">
        <w:r w:rsidRPr="0021569C">
          <w:rPr>
            <w:rStyle w:val="Hyperlink"/>
            <w:noProof/>
          </w:rPr>
          <w:t>CHA-3.24.4.190.3 Channel/CSR light application shall display for every impacted balance, the balance name, transaction impact and new balance value</w:t>
        </w:r>
        <w:r>
          <w:rPr>
            <w:noProof/>
            <w:webHidden/>
          </w:rPr>
          <w:tab/>
        </w:r>
        <w:r>
          <w:rPr>
            <w:noProof/>
            <w:webHidden/>
          </w:rPr>
          <w:fldChar w:fldCharType="begin"/>
        </w:r>
        <w:r>
          <w:rPr>
            <w:noProof/>
            <w:webHidden/>
          </w:rPr>
          <w:instrText xml:space="preserve"> PAGEREF _Toc253579286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287" w:history="1">
        <w:r w:rsidRPr="0021569C">
          <w:rPr>
            <w:rStyle w:val="Hyperlink"/>
            <w:noProof/>
          </w:rPr>
          <w:t>3.25</w:t>
        </w:r>
        <w:r>
          <w:rPr>
            <w:rFonts w:ascii="Calibri" w:hAnsi="Calibri"/>
            <w:b w:val="0"/>
            <w:bCs w:val="0"/>
            <w:caps w:val="0"/>
            <w:noProof/>
            <w:sz w:val="22"/>
            <w:szCs w:val="22"/>
          </w:rPr>
          <w:tab/>
        </w:r>
        <w:r w:rsidRPr="0021569C">
          <w:rPr>
            <w:rStyle w:val="Hyperlink"/>
            <w:noProof/>
          </w:rPr>
          <w:t>Capability 24. Order Follow-up - OFU</w:t>
        </w:r>
        <w:r>
          <w:rPr>
            <w:noProof/>
            <w:webHidden/>
          </w:rPr>
          <w:tab/>
        </w:r>
        <w:r>
          <w:rPr>
            <w:noProof/>
            <w:webHidden/>
          </w:rPr>
          <w:fldChar w:fldCharType="begin"/>
        </w:r>
        <w:r>
          <w:rPr>
            <w:noProof/>
            <w:webHidden/>
          </w:rPr>
          <w:instrText xml:space="preserve"> PAGEREF _Toc253579287 \h </w:instrText>
        </w:r>
        <w:r>
          <w:rPr>
            <w:noProof/>
            <w:webHidden/>
          </w:rPr>
        </w:r>
        <w:r>
          <w:rPr>
            <w:noProof/>
            <w:webHidden/>
          </w:rPr>
          <w:fldChar w:fldCharType="separate"/>
        </w:r>
        <w:r>
          <w:rPr>
            <w:noProof/>
            <w:webHidden/>
          </w:rPr>
          <w:t>243</w:t>
        </w:r>
        <w:r>
          <w:rPr>
            <w:noProof/>
            <w:webHidden/>
          </w:rPr>
          <w:fldChar w:fldCharType="end"/>
        </w:r>
      </w:hyperlink>
    </w:p>
    <w:p w:rsidR="003867B2" w:rsidRDefault="003867B2">
      <w:pPr>
        <w:pStyle w:val="TOC2"/>
        <w:rPr>
          <w:rFonts w:ascii="Calibri" w:hAnsi="Calibri"/>
          <w:smallCaps w:val="0"/>
          <w:noProof/>
          <w:sz w:val="22"/>
          <w:szCs w:val="22"/>
        </w:rPr>
      </w:pPr>
      <w:hyperlink w:anchor="_Toc253579288" w:history="1">
        <w:r w:rsidRPr="0021569C">
          <w:rPr>
            <w:rStyle w:val="Hyperlink"/>
            <w:noProof/>
          </w:rPr>
          <w:t>3.25.4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_Toc253579288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89" w:history="1">
        <w:r w:rsidRPr="0021569C">
          <w:rPr>
            <w:rStyle w:val="Hyperlink"/>
            <w:noProof/>
          </w:rPr>
          <w:t>CHA-3.25.4.10 Channel/CSR light application shall allow user searching orders with respect of use case ‘Search orders’.</w:t>
        </w:r>
        <w:r>
          <w:rPr>
            <w:noProof/>
            <w:webHidden/>
          </w:rPr>
          <w:tab/>
        </w:r>
        <w:r>
          <w:rPr>
            <w:noProof/>
            <w:webHidden/>
          </w:rPr>
          <w:fldChar w:fldCharType="begin"/>
        </w:r>
        <w:r>
          <w:rPr>
            <w:noProof/>
            <w:webHidden/>
          </w:rPr>
          <w:instrText xml:space="preserve"> PAGEREF _Toc253579289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0" w:history="1">
        <w:r w:rsidRPr="0021569C">
          <w:rPr>
            <w:rStyle w:val="Hyperlink"/>
            <w:noProof/>
          </w:rPr>
          <w:t>CHA-3.25.4.20 Channel/CSR light application shall filter list of orders selected according to user role.</w:t>
        </w:r>
        <w:r>
          <w:rPr>
            <w:noProof/>
            <w:webHidden/>
          </w:rPr>
          <w:tab/>
        </w:r>
        <w:r>
          <w:rPr>
            <w:noProof/>
            <w:webHidden/>
          </w:rPr>
          <w:fldChar w:fldCharType="begin"/>
        </w:r>
        <w:r>
          <w:rPr>
            <w:noProof/>
            <w:webHidden/>
          </w:rPr>
          <w:instrText xml:space="preserve"> PAGEREF _Toc253579290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1" w:history="1">
        <w:r w:rsidRPr="0021569C">
          <w:rPr>
            <w:rStyle w:val="Hyperlink"/>
            <w:noProof/>
          </w:rPr>
          <w:t>CHA-3.25.4.20.1 Channel/CSR light application shall allow a user accessing to orders he has submitted.</w:t>
        </w:r>
        <w:r>
          <w:rPr>
            <w:noProof/>
            <w:webHidden/>
          </w:rPr>
          <w:tab/>
        </w:r>
        <w:r>
          <w:rPr>
            <w:noProof/>
            <w:webHidden/>
          </w:rPr>
          <w:fldChar w:fldCharType="begin"/>
        </w:r>
        <w:r>
          <w:rPr>
            <w:noProof/>
            <w:webHidden/>
          </w:rPr>
          <w:instrText xml:space="preserve"> PAGEREF _Toc253579291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2" w:history="1">
        <w:r w:rsidRPr="0021569C">
          <w:rPr>
            <w:rStyle w:val="Hyperlink"/>
            <w:noProof/>
          </w:rPr>
          <w:t>CHA-3.25.4.20.2 Channel/CSR light application shall allow a dealer administrator accessing to any orders submitted by a user he can access to.</w:t>
        </w:r>
        <w:r>
          <w:rPr>
            <w:noProof/>
            <w:webHidden/>
          </w:rPr>
          <w:tab/>
        </w:r>
        <w:r>
          <w:rPr>
            <w:noProof/>
            <w:webHidden/>
          </w:rPr>
          <w:fldChar w:fldCharType="begin"/>
        </w:r>
        <w:r>
          <w:rPr>
            <w:noProof/>
            <w:webHidden/>
          </w:rPr>
          <w:instrText xml:space="preserve"> PAGEREF _Toc253579292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3" w:history="1">
        <w:r w:rsidRPr="0021569C">
          <w:rPr>
            <w:rStyle w:val="Hyperlink"/>
            <w:noProof/>
          </w:rPr>
          <w:t>CHA-3.25.4.30 Channel/CSR light application shall display in the list the order submission date, the order purchase number, the order self service number.</w:t>
        </w:r>
        <w:r>
          <w:rPr>
            <w:noProof/>
            <w:webHidden/>
          </w:rPr>
          <w:tab/>
        </w:r>
        <w:r>
          <w:rPr>
            <w:noProof/>
            <w:webHidden/>
          </w:rPr>
          <w:fldChar w:fldCharType="begin"/>
        </w:r>
        <w:r>
          <w:rPr>
            <w:noProof/>
            <w:webHidden/>
          </w:rPr>
          <w:instrText xml:space="preserve"> PAGEREF _Toc253579293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4" w:history="1">
        <w:r w:rsidRPr="0021569C">
          <w:rPr>
            <w:rStyle w:val="Hyperlink"/>
            <w:noProof/>
          </w:rPr>
          <w:t>CHA-3.25.4.40 Channel/CSR light application shall allow user searching orders by a combination of following criteria.</w:t>
        </w:r>
        <w:r>
          <w:rPr>
            <w:noProof/>
            <w:webHidden/>
          </w:rPr>
          <w:tab/>
        </w:r>
        <w:r>
          <w:rPr>
            <w:noProof/>
            <w:webHidden/>
          </w:rPr>
          <w:fldChar w:fldCharType="begin"/>
        </w:r>
        <w:r>
          <w:rPr>
            <w:noProof/>
            <w:webHidden/>
          </w:rPr>
          <w:instrText xml:space="preserve"> PAGEREF _Toc253579294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5" w:history="1">
        <w:r w:rsidRPr="0021569C">
          <w:rPr>
            <w:rStyle w:val="Hyperlink"/>
            <w:noProof/>
          </w:rPr>
          <w:t>CHA-3.25.4.40.1 Channel/CSR light application shall support searching orders submitted during a period of time (from date to date).</w:t>
        </w:r>
        <w:r>
          <w:rPr>
            <w:noProof/>
            <w:webHidden/>
          </w:rPr>
          <w:tab/>
        </w:r>
        <w:r>
          <w:rPr>
            <w:noProof/>
            <w:webHidden/>
          </w:rPr>
          <w:fldChar w:fldCharType="begin"/>
        </w:r>
        <w:r>
          <w:rPr>
            <w:noProof/>
            <w:webHidden/>
          </w:rPr>
          <w:instrText xml:space="preserve"> PAGEREF _Toc253579295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6" w:history="1">
        <w:r w:rsidRPr="0021569C">
          <w:rPr>
            <w:rStyle w:val="Hyperlink"/>
            <w:noProof/>
          </w:rPr>
          <w:t>CHA-3.25.4.40.2 Channel/CSR light application shall initialize this period of time by default to now minus one week.</w:t>
        </w:r>
        <w:r>
          <w:rPr>
            <w:noProof/>
            <w:webHidden/>
          </w:rPr>
          <w:tab/>
        </w:r>
        <w:r>
          <w:rPr>
            <w:noProof/>
            <w:webHidden/>
          </w:rPr>
          <w:fldChar w:fldCharType="begin"/>
        </w:r>
        <w:r>
          <w:rPr>
            <w:noProof/>
            <w:webHidden/>
          </w:rPr>
          <w:instrText xml:space="preserve"> PAGEREF _Toc253579296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7" w:history="1">
        <w:r w:rsidRPr="0021569C">
          <w:rPr>
            <w:rStyle w:val="Hyperlink"/>
            <w:noProof/>
          </w:rPr>
          <w:t>CHA-3.25.4.40.3 Channel/CSR light application shall support searching orders by order status.</w:t>
        </w:r>
        <w:r>
          <w:rPr>
            <w:noProof/>
            <w:webHidden/>
          </w:rPr>
          <w:tab/>
        </w:r>
        <w:r>
          <w:rPr>
            <w:noProof/>
            <w:webHidden/>
          </w:rPr>
          <w:fldChar w:fldCharType="begin"/>
        </w:r>
        <w:r>
          <w:rPr>
            <w:noProof/>
            <w:webHidden/>
          </w:rPr>
          <w:instrText xml:space="preserve"> PAGEREF _Toc253579297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8" w:history="1">
        <w:r w:rsidRPr="0021569C">
          <w:rPr>
            <w:rStyle w:val="Hyperlink"/>
            <w:noProof/>
          </w:rPr>
          <w:t>CHA-3.25.4.40.4 Channel/CSR light application shall support searching orders by order self service reference.</w:t>
        </w:r>
        <w:r>
          <w:rPr>
            <w:noProof/>
            <w:webHidden/>
          </w:rPr>
          <w:tab/>
        </w:r>
        <w:r>
          <w:rPr>
            <w:noProof/>
            <w:webHidden/>
          </w:rPr>
          <w:fldChar w:fldCharType="begin"/>
        </w:r>
        <w:r>
          <w:rPr>
            <w:noProof/>
            <w:webHidden/>
          </w:rPr>
          <w:instrText xml:space="preserve"> PAGEREF _Toc253579298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299" w:history="1">
        <w:r w:rsidRPr="0021569C">
          <w:rPr>
            <w:rStyle w:val="Hyperlink"/>
            <w:noProof/>
          </w:rPr>
          <w:t>CHA-3.25.4.60 Channel/CSR light application shall support configuring at design time the maximum number of orders that can be retrieved.</w:t>
        </w:r>
        <w:r>
          <w:rPr>
            <w:noProof/>
            <w:webHidden/>
          </w:rPr>
          <w:tab/>
        </w:r>
        <w:r>
          <w:rPr>
            <w:noProof/>
            <w:webHidden/>
          </w:rPr>
          <w:fldChar w:fldCharType="begin"/>
        </w:r>
        <w:r>
          <w:rPr>
            <w:noProof/>
            <w:webHidden/>
          </w:rPr>
          <w:instrText xml:space="preserve"> PAGEREF _Toc253579299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0" w:history="1">
        <w:r w:rsidRPr="0021569C">
          <w:rPr>
            <w:rStyle w:val="Hyperlink"/>
            <w:noProof/>
          </w:rPr>
          <w:t>CHA-3.25.4.70 Channel/CSR light application shall allow user viewing a submitted order with respect of use case view order.</w:t>
        </w:r>
        <w:r>
          <w:rPr>
            <w:noProof/>
            <w:webHidden/>
          </w:rPr>
          <w:tab/>
        </w:r>
        <w:r>
          <w:rPr>
            <w:noProof/>
            <w:webHidden/>
          </w:rPr>
          <w:fldChar w:fldCharType="begin"/>
        </w:r>
        <w:r>
          <w:rPr>
            <w:noProof/>
            <w:webHidden/>
          </w:rPr>
          <w:instrText xml:space="preserve"> PAGEREF _Toc253579300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1" w:history="1">
        <w:r w:rsidRPr="0021569C">
          <w:rPr>
            <w:rStyle w:val="Hyperlink"/>
            <w:noProof/>
          </w:rPr>
          <w:t>CHA-3.25.4.80 Channel/CSR light application shall display order similarly as in review order use case in checkout domain plus the order status and the order self service reference.</w:t>
        </w:r>
        <w:r>
          <w:rPr>
            <w:noProof/>
            <w:webHidden/>
          </w:rPr>
          <w:tab/>
        </w:r>
        <w:r>
          <w:rPr>
            <w:noProof/>
            <w:webHidden/>
          </w:rPr>
          <w:fldChar w:fldCharType="begin"/>
        </w:r>
        <w:r>
          <w:rPr>
            <w:noProof/>
            <w:webHidden/>
          </w:rPr>
          <w:instrText xml:space="preserve"> PAGEREF _Toc253579301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302" w:history="1">
        <w:r w:rsidRPr="0021569C">
          <w:rPr>
            <w:rStyle w:val="Hyperlink"/>
            <w:noProof/>
          </w:rPr>
          <w:t>3.26</w:t>
        </w:r>
        <w:r>
          <w:rPr>
            <w:rFonts w:ascii="Calibri" w:hAnsi="Calibri"/>
            <w:b w:val="0"/>
            <w:bCs w:val="0"/>
            <w:caps w:val="0"/>
            <w:noProof/>
            <w:sz w:val="22"/>
            <w:szCs w:val="22"/>
          </w:rPr>
          <w:tab/>
        </w:r>
        <w:r w:rsidRPr="0021569C">
          <w:rPr>
            <w:rStyle w:val="Hyperlink"/>
            <w:noProof/>
          </w:rPr>
          <w:t>Capability 25. Subscriber life cycle management</w:t>
        </w:r>
        <w:r>
          <w:rPr>
            <w:noProof/>
            <w:webHidden/>
          </w:rPr>
          <w:tab/>
        </w:r>
        <w:r>
          <w:rPr>
            <w:noProof/>
            <w:webHidden/>
          </w:rPr>
          <w:fldChar w:fldCharType="begin"/>
        </w:r>
        <w:r>
          <w:rPr>
            <w:noProof/>
            <w:webHidden/>
          </w:rPr>
          <w:instrText xml:space="preserve"> PAGEREF _Toc253579302 \h </w:instrText>
        </w:r>
        <w:r>
          <w:rPr>
            <w:noProof/>
            <w:webHidden/>
          </w:rPr>
        </w:r>
        <w:r>
          <w:rPr>
            <w:noProof/>
            <w:webHidden/>
          </w:rPr>
          <w:fldChar w:fldCharType="separate"/>
        </w:r>
        <w:r>
          <w:rPr>
            <w:noProof/>
            <w:webHidden/>
          </w:rPr>
          <w:t>245</w:t>
        </w:r>
        <w:r>
          <w:rPr>
            <w:noProof/>
            <w:webHidden/>
          </w:rPr>
          <w:fldChar w:fldCharType="end"/>
        </w:r>
      </w:hyperlink>
    </w:p>
    <w:p w:rsidR="003867B2" w:rsidRDefault="003867B2">
      <w:pPr>
        <w:pStyle w:val="TOC2"/>
        <w:rPr>
          <w:rFonts w:ascii="Calibri" w:hAnsi="Calibri"/>
          <w:smallCaps w:val="0"/>
          <w:noProof/>
          <w:sz w:val="22"/>
          <w:szCs w:val="22"/>
        </w:rPr>
      </w:pPr>
      <w:hyperlink w:anchor="_Toc253579303" w:history="1">
        <w:r w:rsidRPr="0021569C">
          <w:rPr>
            <w:rStyle w:val="Hyperlink"/>
            <w:noProof/>
          </w:rPr>
          <w:t>3.26.4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_Toc253579303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4" w:history="1">
        <w:r w:rsidRPr="0021569C">
          <w:rPr>
            <w:rStyle w:val="Hyperlink"/>
            <w:noProof/>
          </w:rPr>
          <w:t>CHA-3.26.4.10 Channel/CSR light application shall allow user suspending a subscriber with respect of use case suspend subscriber</w:t>
        </w:r>
        <w:r>
          <w:rPr>
            <w:noProof/>
            <w:webHidden/>
          </w:rPr>
          <w:tab/>
        </w:r>
        <w:r>
          <w:rPr>
            <w:noProof/>
            <w:webHidden/>
          </w:rPr>
          <w:fldChar w:fldCharType="begin"/>
        </w:r>
        <w:r>
          <w:rPr>
            <w:noProof/>
            <w:webHidden/>
          </w:rPr>
          <w:instrText xml:space="preserve"> PAGEREF _Toc253579304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5" w:history="1">
        <w:r w:rsidRPr="0021569C">
          <w:rPr>
            <w:rStyle w:val="Hyperlink"/>
            <w:noProof/>
          </w:rPr>
          <w:t>CHA-3.26.4.20 Channel/CSR light application shall validate the subscriber can be suspended</w:t>
        </w:r>
        <w:r>
          <w:rPr>
            <w:noProof/>
            <w:webHidden/>
          </w:rPr>
          <w:tab/>
        </w:r>
        <w:r>
          <w:rPr>
            <w:noProof/>
            <w:webHidden/>
          </w:rPr>
          <w:fldChar w:fldCharType="begin"/>
        </w:r>
        <w:r>
          <w:rPr>
            <w:noProof/>
            <w:webHidden/>
          </w:rPr>
          <w:instrText xml:space="preserve"> PAGEREF _Toc253579305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6" w:history="1">
        <w:r w:rsidRPr="0021569C">
          <w:rPr>
            <w:rStyle w:val="Hyperlink"/>
            <w:noProof/>
          </w:rPr>
          <w:t>CHA-3.26.4.20.1 Channel/CSR light application shall validate the current subscriber billing status allows to transition to suspend state</w:t>
        </w:r>
        <w:r>
          <w:rPr>
            <w:noProof/>
            <w:webHidden/>
          </w:rPr>
          <w:tab/>
        </w:r>
        <w:r>
          <w:rPr>
            <w:noProof/>
            <w:webHidden/>
          </w:rPr>
          <w:fldChar w:fldCharType="begin"/>
        </w:r>
        <w:r>
          <w:rPr>
            <w:noProof/>
            <w:webHidden/>
          </w:rPr>
          <w:instrText xml:space="preserve"> PAGEREF _Toc253579306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7" w:history="1">
        <w:r w:rsidRPr="0021569C">
          <w:rPr>
            <w:rStyle w:val="Hyperlink"/>
            <w:noProof/>
          </w:rPr>
          <w:t xml:space="preserve">CHA-3.26.4.20.2 When integrated with Comverse one billing, current subscriber billing status shall be </w:t>
        </w:r>
        <w:r w:rsidRPr="0021569C">
          <w:rPr>
            <w:rStyle w:val="Hyperlink"/>
            <w:rFonts w:cs="Arial"/>
            <w:noProof/>
          </w:rPr>
          <w:t>Active.</w:t>
        </w:r>
        <w:r>
          <w:rPr>
            <w:noProof/>
            <w:webHidden/>
          </w:rPr>
          <w:tab/>
        </w:r>
        <w:r>
          <w:rPr>
            <w:noProof/>
            <w:webHidden/>
          </w:rPr>
          <w:fldChar w:fldCharType="begin"/>
        </w:r>
        <w:r>
          <w:rPr>
            <w:noProof/>
            <w:webHidden/>
          </w:rPr>
          <w:instrText xml:space="preserve"> PAGEREF _Toc253579307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8" w:history="1">
        <w:r w:rsidRPr="0021569C">
          <w:rPr>
            <w:rStyle w:val="Hyperlink"/>
            <w:noProof/>
          </w:rPr>
          <w:t>CHA-3.26.4.20.3 Channel/CSR light shall support configuring which subscriber statuses allows to transition to suspend state</w:t>
        </w:r>
        <w:r>
          <w:rPr>
            <w:noProof/>
            <w:webHidden/>
          </w:rPr>
          <w:tab/>
        </w:r>
        <w:r>
          <w:rPr>
            <w:noProof/>
            <w:webHidden/>
          </w:rPr>
          <w:fldChar w:fldCharType="begin"/>
        </w:r>
        <w:r>
          <w:rPr>
            <w:noProof/>
            <w:webHidden/>
          </w:rPr>
          <w:instrText xml:space="preserve"> PAGEREF _Toc253579308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09" w:history="1">
        <w:r w:rsidRPr="0021569C">
          <w:rPr>
            <w:rStyle w:val="Hyperlink"/>
            <w:noProof/>
          </w:rPr>
          <w:t>CHA-3.26.4.20.4 Channel/CSR light shall validate there is no other pending life cycle order preventing the suspension (typically an already suspend subscriber order)</w:t>
        </w:r>
        <w:r>
          <w:rPr>
            <w:noProof/>
            <w:webHidden/>
          </w:rPr>
          <w:tab/>
        </w:r>
        <w:r>
          <w:rPr>
            <w:noProof/>
            <w:webHidden/>
          </w:rPr>
          <w:fldChar w:fldCharType="begin"/>
        </w:r>
        <w:r>
          <w:rPr>
            <w:noProof/>
            <w:webHidden/>
          </w:rPr>
          <w:instrText xml:space="preserve"> PAGEREF _Toc253579309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0" w:history="1">
        <w:r w:rsidRPr="0021569C">
          <w:rPr>
            <w:rStyle w:val="Hyperlink"/>
            <w:noProof/>
          </w:rPr>
          <w:t>CHA-3.26.4.20.5 Channel/CSR light shall display reason why the subscriber can’t be suspended</w:t>
        </w:r>
        <w:r>
          <w:rPr>
            <w:noProof/>
            <w:webHidden/>
          </w:rPr>
          <w:tab/>
        </w:r>
        <w:r>
          <w:rPr>
            <w:noProof/>
            <w:webHidden/>
          </w:rPr>
          <w:fldChar w:fldCharType="begin"/>
        </w:r>
        <w:r>
          <w:rPr>
            <w:noProof/>
            <w:webHidden/>
          </w:rPr>
          <w:instrText xml:space="preserve"> PAGEREF _Toc253579310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1" w:history="1">
        <w:r w:rsidRPr="0021569C">
          <w:rPr>
            <w:rStyle w:val="Hyperlink"/>
            <w:noProof/>
          </w:rPr>
          <w:t>CHA-3.26.4.30 Channel/CSR light application shall allow user to set the suspension reason</w:t>
        </w:r>
        <w:r>
          <w:rPr>
            <w:noProof/>
            <w:webHidden/>
          </w:rPr>
          <w:tab/>
        </w:r>
        <w:r>
          <w:rPr>
            <w:noProof/>
            <w:webHidden/>
          </w:rPr>
          <w:fldChar w:fldCharType="begin"/>
        </w:r>
        <w:r>
          <w:rPr>
            <w:noProof/>
            <w:webHidden/>
          </w:rPr>
          <w:instrText xml:space="preserve"> PAGEREF _Toc253579311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2" w:history="1">
        <w:r w:rsidRPr="0021569C">
          <w:rPr>
            <w:rStyle w:val="Hyperlink"/>
            <w:noProof/>
          </w:rPr>
          <w:t>CHA-3.26.4.30.1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_Toc253579312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3" w:history="1">
        <w:r w:rsidRPr="0021569C">
          <w:rPr>
            <w:rStyle w:val="Hyperlink"/>
            <w:noProof/>
          </w:rPr>
          <w:t>CHA-3.26.4.40 Channel/CSR light application shall force user to set the suspension start date</w:t>
        </w:r>
        <w:r>
          <w:rPr>
            <w:noProof/>
            <w:webHidden/>
          </w:rPr>
          <w:tab/>
        </w:r>
        <w:r>
          <w:rPr>
            <w:noProof/>
            <w:webHidden/>
          </w:rPr>
          <w:fldChar w:fldCharType="begin"/>
        </w:r>
        <w:r>
          <w:rPr>
            <w:noProof/>
            <w:webHidden/>
          </w:rPr>
          <w:instrText xml:space="preserve"> PAGEREF _Toc253579313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4" w:history="1">
        <w:r w:rsidRPr="0021569C">
          <w:rPr>
            <w:rStyle w:val="Hyperlink"/>
            <w:noProof/>
          </w:rPr>
          <w:t>CHA-3.26.4.40.1 Channel/CSR light application shall propose by default the current date time</w:t>
        </w:r>
        <w:r>
          <w:rPr>
            <w:noProof/>
            <w:webHidden/>
          </w:rPr>
          <w:tab/>
        </w:r>
        <w:r>
          <w:rPr>
            <w:noProof/>
            <w:webHidden/>
          </w:rPr>
          <w:fldChar w:fldCharType="begin"/>
        </w:r>
        <w:r>
          <w:rPr>
            <w:noProof/>
            <w:webHidden/>
          </w:rPr>
          <w:instrText xml:space="preserve"> PAGEREF _Toc253579314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5" w:history="1">
        <w:r w:rsidRPr="0021569C">
          <w:rPr>
            <w:rStyle w:val="Hyperlink"/>
            <w:noProof/>
          </w:rPr>
          <w:t>CHA-3.26.4.40.2 Channel/CSR light application shall not allow user setting a suspension date time in the past</w:t>
        </w:r>
        <w:r>
          <w:rPr>
            <w:noProof/>
            <w:webHidden/>
          </w:rPr>
          <w:tab/>
        </w:r>
        <w:r>
          <w:rPr>
            <w:noProof/>
            <w:webHidden/>
          </w:rPr>
          <w:fldChar w:fldCharType="begin"/>
        </w:r>
        <w:r>
          <w:rPr>
            <w:noProof/>
            <w:webHidden/>
          </w:rPr>
          <w:instrText xml:space="preserve"> PAGEREF _Toc253579315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6" w:history="1">
        <w:r w:rsidRPr="0021569C">
          <w:rPr>
            <w:rStyle w:val="Hyperlink"/>
            <w:noProof/>
          </w:rPr>
          <w:t>CHA-3.26.4.50 Channel/CSR light application shall allow user to set a resume date when suspending a subscriber</w:t>
        </w:r>
        <w:r>
          <w:rPr>
            <w:noProof/>
            <w:webHidden/>
          </w:rPr>
          <w:tab/>
        </w:r>
        <w:r>
          <w:rPr>
            <w:noProof/>
            <w:webHidden/>
          </w:rPr>
          <w:fldChar w:fldCharType="begin"/>
        </w:r>
        <w:r>
          <w:rPr>
            <w:noProof/>
            <w:webHidden/>
          </w:rPr>
          <w:instrText xml:space="preserve"> PAGEREF _Toc253579316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7" w:history="1">
        <w:r w:rsidRPr="0021569C">
          <w:rPr>
            <w:rStyle w:val="Hyperlink"/>
            <w:noProof/>
          </w:rPr>
          <w:t>CHA-3.26.4.50.1 Channel/CSR light application shall validate the resume date is not before the suspension date</w:t>
        </w:r>
        <w:r>
          <w:rPr>
            <w:noProof/>
            <w:webHidden/>
          </w:rPr>
          <w:tab/>
        </w:r>
        <w:r>
          <w:rPr>
            <w:noProof/>
            <w:webHidden/>
          </w:rPr>
          <w:fldChar w:fldCharType="begin"/>
        </w:r>
        <w:r>
          <w:rPr>
            <w:noProof/>
            <w:webHidden/>
          </w:rPr>
          <w:instrText xml:space="preserve"> PAGEREF _Toc253579317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8" w:history="1">
        <w:r w:rsidRPr="0021569C">
          <w:rPr>
            <w:rStyle w:val="Hyperlink"/>
            <w:noProof/>
          </w:rPr>
          <w:t>CHA-3.26.4.60 Channel/CSR light application shall allow user resuming a subscriber with respect of use case resume subscriber</w:t>
        </w:r>
        <w:r>
          <w:rPr>
            <w:noProof/>
            <w:webHidden/>
          </w:rPr>
          <w:tab/>
        </w:r>
        <w:r>
          <w:rPr>
            <w:noProof/>
            <w:webHidden/>
          </w:rPr>
          <w:fldChar w:fldCharType="begin"/>
        </w:r>
        <w:r>
          <w:rPr>
            <w:noProof/>
            <w:webHidden/>
          </w:rPr>
          <w:instrText xml:space="preserve"> PAGEREF _Toc253579318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19" w:history="1">
        <w:r w:rsidRPr="0021569C">
          <w:rPr>
            <w:rStyle w:val="Hyperlink"/>
            <w:noProof/>
          </w:rPr>
          <w:t>CHA-3.26.4.70 Channel/CSR light application shall validate the subscriber can be resumed</w:t>
        </w:r>
        <w:r>
          <w:rPr>
            <w:noProof/>
            <w:webHidden/>
          </w:rPr>
          <w:tab/>
        </w:r>
        <w:r>
          <w:rPr>
            <w:noProof/>
            <w:webHidden/>
          </w:rPr>
          <w:fldChar w:fldCharType="begin"/>
        </w:r>
        <w:r>
          <w:rPr>
            <w:noProof/>
            <w:webHidden/>
          </w:rPr>
          <w:instrText xml:space="preserve"> PAGEREF _Toc253579319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0" w:history="1">
        <w:r w:rsidRPr="0021569C">
          <w:rPr>
            <w:rStyle w:val="Hyperlink"/>
            <w:noProof/>
          </w:rPr>
          <w:t>CHA-3.26.4.70.1 Channel/CSR light application shall validate either one of the following conditions is true: the current subscriber billing status is suspended, there is a pending or in progress suspend order</w:t>
        </w:r>
        <w:r>
          <w:rPr>
            <w:noProof/>
            <w:webHidden/>
          </w:rPr>
          <w:tab/>
        </w:r>
        <w:r>
          <w:rPr>
            <w:noProof/>
            <w:webHidden/>
          </w:rPr>
          <w:fldChar w:fldCharType="begin"/>
        </w:r>
        <w:r>
          <w:rPr>
            <w:noProof/>
            <w:webHidden/>
          </w:rPr>
          <w:instrText xml:space="preserve"> PAGEREF _Toc253579320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1" w:history="1">
        <w:r w:rsidRPr="0021569C">
          <w:rPr>
            <w:rStyle w:val="Hyperlink"/>
            <w:noProof/>
          </w:rPr>
          <w:t>CHA-3.26.4.70.2 Channel/CSR light shall support configuring which subscriber statuses identified a ‘suspended’ subscriber</w:t>
        </w:r>
        <w:r>
          <w:rPr>
            <w:noProof/>
            <w:webHidden/>
          </w:rPr>
          <w:tab/>
        </w:r>
        <w:r>
          <w:rPr>
            <w:noProof/>
            <w:webHidden/>
          </w:rPr>
          <w:fldChar w:fldCharType="begin"/>
        </w:r>
        <w:r>
          <w:rPr>
            <w:noProof/>
            <w:webHidden/>
          </w:rPr>
          <w:instrText xml:space="preserve"> PAGEREF _Toc253579321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2" w:history="1">
        <w:r w:rsidRPr="0021569C">
          <w:rPr>
            <w:rStyle w:val="Hyperlink"/>
            <w:noProof/>
          </w:rPr>
          <w:t>CHA-3.26.4.70.3 Channel/CSR light shall validate there is no other pending life cycle order preventing to resume the subscriber (typically an already resume subscriber order)</w:t>
        </w:r>
        <w:r>
          <w:rPr>
            <w:noProof/>
            <w:webHidden/>
          </w:rPr>
          <w:tab/>
        </w:r>
        <w:r>
          <w:rPr>
            <w:noProof/>
            <w:webHidden/>
          </w:rPr>
          <w:fldChar w:fldCharType="begin"/>
        </w:r>
        <w:r>
          <w:rPr>
            <w:noProof/>
            <w:webHidden/>
          </w:rPr>
          <w:instrText xml:space="preserve"> PAGEREF _Toc253579322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3" w:history="1">
        <w:r w:rsidRPr="0021569C">
          <w:rPr>
            <w:rStyle w:val="Hyperlink"/>
            <w:noProof/>
          </w:rPr>
          <w:t>CHA-3.26.4.70.5 Channel/CSR light shall display reason why the subscriber can’t be resumed</w:t>
        </w:r>
        <w:r>
          <w:rPr>
            <w:noProof/>
            <w:webHidden/>
          </w:rPr>
          <w:tab/>
        </w:r>
        <w:r>
          <w:rPr>
            <w:noProof/>
            <w:webHidden/>
          </w:rPr>
          <w:fldChar w:fldCharType="begin"/>
        </w:r>
        <w:r>
          <w:rPr>
            <w:noProof/>
            <w:webHidden/>
          </w:rPr>
          <w:instrText xml:space="preserve"> PAGEREF _Toc253579323 \h </w:instrText>
        </w:r>
        <w:r>
          <w:rPr>
            <w:noProof/>
            <w:webHidden/>
          </w:rPr>
        </w:r>
        <w:r>
          <w:rPr>
            <w:noProof/>
            <w:webHidden/>
          </w:rPr>
          <w:fldChar w:fldCharType="separate"/>
        </w:r>
        <w:r>
          <w:rPr>
            <w:noProof/>
            <w:webHidden/>
          </w:rPr>
          <w:t>250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4" w:history="1">
        <w:r w:rsidRPr="0021569C">
          <w:rPr>
            <w:rStyle w:val="Hyperlink"/>
            <w:noProof/>
          </w:rPr>
          <w:t>CHA-3.26.4.80 Channel/CSR light application shall allow user to set the resume reason</w:t>
        </w:r>
        <w:r>
          <w:rPr>
            <w:noProof/>
            <w:webHidden/>
          </w:rPr>
          <w:tab/>
        </w:r>
        <w:r>
          <w:rPr>
            <w:noProof/>
            <w:webHidden/>
          </w:rPr>
          <w:fldChar w:fldCharType="begin"/>
        </w:r>
        <w:r>
          <w:rPr>
            <w:noProof/>
            <w:webHidden/>
          </w:rPr>
          <w:instrText xml:space="preserve"> PAGEREF _Toc253579324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5" w:history="1">
        <w:r w:rsidRPr="0021569C">
          <w:rPr>
            <w:rStyle w:val="Hyperlink"/>
            <w:noProof/>
          </w:rPr>
          <w:t>CHA-3.26.4.80.1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_Toc253579325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6" w:history="1">
        <w:r w:rsidRPr="0021569C">
          <w:rPr>
            <w:rStyle w:val="Hyperlink"/>
            <w:noProof/>
          </w:rPr>
          <w:t>CHA-3.26.4.90 Channel/CSR light application shall force user to set the resume date</w:t>
        </w:r>
        <w:r>
          <w:rPr>
            <w:noProof/>
            <w:webHidden/>
          </w:rPr>
          <w:tab/>
        </w:r>
        <w:r>
          <w:rPr>
            <w:noProof/>
            <w:webHidden/>
          </w:rPr>
          <w:fldChar w:fldCharType="begin"/>
        </w:r>
        <w:r>
          <w:rPr>
            <w:noProof/>
            <w:webHidden/>
          </w:rPr>
          <w:instrText xml:space="preserve"> PAGEREF _Toc253579326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7" w:history="1">
        <w:r w:rsidRPr="0021569C">
          <w:rPr>
            <w:rStyle w:val="Hyperlink"/>
            <w:noProof/>
          </w:rPr>
          <w:t>CHA-3.26.4.90.1 If there is no pending or in progress suspend subscriber order, Channel/CSR light application shall propose by default the current date time</w:t>
        </w:r>
        <w:r>
          <w:rPr>
            <w:noProof/>
            <w:webHidden/>
          </w:rPr>
          <w:tab/>
        </w:r>
        <w:r>
          <w:rPr>
            <w:noProof/>
            <w:webHidden/>
          </w:rPr>
          <w:fldChar w:fldCharType="begin"/>
        </w:r>
        <w:r>
          <w:rPr>
            <w:noProof/>
            <w:webHidden/>
          </w:rPr>
          <w:instrText xml:space="preserve"> PAGEREF _Toc253579327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8" w:history="1">
        <w:r w:rsidRPr="0021569C">
          <w:rPr>
            <w:rStyle w:val="Hyperlink"/>
            <w:noProof/>
          </w:rPr>
          <w:t>CHA-3.26.4.90.2 If there is already a pending or in progress suspend subscriber order, Channel/CSR light application shall propose by default the suspend date</w:t>
        </w:r>
        <w:r>
          <w:rPr>
            <w:noProof/>
            <w:webHidden/>
          </w:rPr>
          <w:tab/>
        </w:r>
        <w:r>
          <w:rPr>
            <w:noProof/>
            <w:webHidden/>
          </w:rPr>
          <w:fldChar w:fldCharType="begin"/>
        </w:r>
        <w:r>
          <w:rPr>
            <w:noProof/>
            <w:webHidden/>
          </w:rPr>
          <w:instrText xml:space="preserve"> PAGEREF _Toc253579328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29" w:history="1">
        <w:r w:rsidRPr="0021569C">
          <w:rPr>
            <w:rStyle w:val="Hyperlink"/>
            <w:noProof/>
          </w:rPr>
          <w:t>CHA-3.26.4.90.3 Channel/CSR light application shall not allow user setting a resume date time in the past</w:t>
        </w:r>
        <w:r>
          <w:rPr>
            <w:noProof/>
            <w:webHidden/>
          </w:rPr>
          <w:tab/>
        </w:r>
        <w:r>
          <w:rPr>
            <w:noProof/>
            <w:webHidden/>
          </w:rPr>
          <w:fldChar w:fldCharType="begin"/>
        </w:r>
        <w:r>
          <w:rPr>
            <w:noProof/>
            <w:webHidden/>
          </w:rPr>
          <w:instrText xml:space="preserve"> PAGEREF _Toc253579329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0" w:history="1">
        <w:r w:rsidRPr="0021569C">
          <w:rPr>
            <w:rStyle w:val="Hyperlink"/>
            <w:noProof/>
          </w:rPr>
          <w:t>CHA-3.26.4.90.4 Channel/CSR light application shall not allow user setting a resume date before suspend date of in progress or pending suspend subscriber order (for the same subscriber)</w:t>
        </w:r>
        <w:r>
          <w:rPr>
            <w:noProof/>
            <w:webHidden/>
          </w:rPr>
          <w:tab/>
        </w:r>
        <w:r>
          <w:rPr>
            <w:noProof/>
            <w:webHidden/>
          </w:rPr>
          <w:fldChar w:fldCharType="begin"/>
        </w:r>
        <w:r>
          <w:rPr>
            <w:noProof/>
            <w:webHidden/>
          </w:rPr>
          <w:instrText xml:space="preserve"> PAGEREF _Toc253579330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1" w:history="1">
        <w:r w:rsidRPr="0021569C">
          <w:rPr>
            <w:rStyle w:val="Hyperlink"/>
            <w:noProof/>
          </w:rPr>
          <w:t>CHA-3.26.4.100 Channel/CSR light application shall allow user fraud locking a subscriber with respect of use case fraud lock subscriber</w:t>
        </w:r>
        <w:r>
          <w:rPr>
            <w:noProof/>
            <w:webHidden/>
          </w:rPr>
          <w:tab/>
        </w:r>
        <w:r>
          <w:rPr>
            <w:noProof/>
            <w:webHidden/>
          </w:rPr>
          <w:fldChar w:fldCharType="begin"/>
        </w:r>
        <w:r>
          <w:rPr>
            <w:noProof/>
            <w:webHidden/>
          </w:rPr>
          <w:instrText xml:space="preserve"> PAGEREF _Toc253579331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2" w:history="1">
        <w:r w:rsidRPr="0021569C">
          <w:rPr>
            <w:rStyle w:val="Hyperlink"/>
            <w:noProof/>
          </w:rPr>
          <w:t>CHA-3.26.4.110 Channel/CSR light application shall validate the subscriber can be fraud locked</w:t>
        </w:r>
        <w:r>
          <w:rPr>
            <w:noProof/>
            <w:webHidden/>
          </w:rPr>
          <w:tab/>
        </w:r>
        <w:r>
          <w:rPr>
            <w:noProof/>
            <w:webHidden/>
          </w:rPr>
          <w:fldChar w:fldCharType="begin"/>
        </w:r>
        <w:r>
          <w:rPr>
            <w:noProof/>
            <w:webHidden/>
          </w:rPr>
          <w:instrText xml:space="preserve"> PAGEREF _Toc253579332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3" w:history="1">
        <w:r w:rsidRPr="0021569C">
          <w:rPr>
            <w:rStyle w:val="Hyperlink"/>
            <w:noProof/>
          </w:rPr>
          <w:t>CHA-3.26.4.110.1 Channel/CSR light application shall validate the current subscriber billing status allows to transition to fraud lock state</w:t>
        </w:r>
        <w:r>
          <w:rPr>
            <w:noProof/>
            <w:webHidden/>
          </w:rPr>
          <w:tab/>
        </w:r>
        <w:r>
          <w:rPr>
            <w:noProof/>
            <w:webHidden/>
          </w:rPr>
          <w:fldChar w:fldCharType="begin"/>
        </w:r>
        <w:r>
          <w:rPr>
            <w:noProof/>
            <w:webHidden/>
          </w:rPr>
          <w:instrText xml:space="preserve"> PAGEREF _Toc253579333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4" w:history="1">
        <w:r w:rsidRPr="0021569C">
          <w:rPr>
            <w:rStyle w:val="Hyperlink"/>
            <w:noProof/>
          </w:rPr>
          <w:t xml:space="preserve">CHA-3.26.4.110.2 When integrated with Comverse one billing, current subscriber billing status shall be </w:t>
        </w:r>
        <w:r w:rsidRPr="0021569C">
          <w:rPr>
            <w:rStyle w:val="Hyperlink"/>
            <w:rFonts w:cs="Arial"/>
            <w:noProof/>
          </w:rPr>
          <w:t>Active or Suspended</w:t>
        </w:r>
        <w:r>
          <w:rPr>
            <w:noProof/>
            <w:webHidden/>
          </w:rPr>
          <w:tab/>
        </w:r>
        <w:r>
          <w:rPr>
            <w:noProof/>
            <w:webHidden/>
          </w:rPr>
          <w:fldChar w:fldCharType="begin"/>
        </w:r>
        <w:r>
          <w:rPr>
            <w:noProof/>
            <w:webHidden/>
          </w:rPr>
          <w:instrText xml:space="preserve"> PAGEREF _Toc253579334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5" w:history="1">
        <w:r w:rsidRPr="0021569C">
          <w:rPr>
            <w:rStyle w:val="Hyperlink"/>
            <w:noProof/>
          </w:rPr>
          <w:t>CHA-3.26.4.110.3 Channel/CSR light shall support configuring which subscriber statuses allows to transition to fraud lock state</w:t>
        </w:r>
        <w:r>
          <w:rPr>
            <w:noProof/>
            <w:webHidden/>
          </w:rPr>
          <w:tab/>
        </w:r>
        <w:r>
          <w:rPr>
            <w:noProof/>
            <w:webHidden/>
          </w:rPr>
          <w:fldChar w:fldCharType="begin"/>
        </w:r>
        <w:r>
          <w:rPr>
            <w:noProof/>
            <w:webHidden/>
          </w:rPr>
          <w:instrText xml:space="preserve"> PAGEREF _Toc253579335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6" w:history="1">
        <w:r w:rsidRPr="0021569C">
          <w:rPr>
            <w:rStyle w:val="Hyperlink"/>
            <w:noProof/>
          </w:rPr>
          <w:t>CHA-3.26.4.110.4 Channel/CSR light shall validate there is no other pending life cycle order preventing to fraud lock the subscriber (typically an already fraud lock subscriber order)</w:t>
        </w:r>
        <w:r>
          <w:rPr>
            <w:noProof/>
            <w:webHidden/>
          </w:rPr>
          <w:tab/>
        </w:r>
        <w:r>
          <w:rPr>
            <w:noProof/>
            <w:webHidden/>
          </w:rPr>
          <w:fldChar w:fldCharType="begin"/>
        </w:r>
        <w:r>
          <w:rPr>
            <w:noProof/>
            <w:webHidden/>
          </w:rPr>
          <w:instrText xml:space="preserve"> PAGEREF _Toc253579336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7" w:history="1">
        <w:r w:rsidRPr="0021569C">
          <w:rPr>
            <w:rStyle w:val="Hyperlink"/>
            <w:noProof/>
          </w:rPr>
          <w:t>CHA-3.26.4.110.4 Channel/CSR light shall display reason why the subscriber can’t be fraud locked</w:t>
        </w:r>
        <w:r>
          <w:rPr>
            <w:noProof/>
            <w:webHidden/>
          </w:rPr>
          <w:tab/>
        </w:r>
        <w:r>
          <w:rPr>
            <w:noProof/>
            <w:webHidden/>
          </w:rPr>
          <w:fldChar w:fldCharType="begin"/>
        </w:r>
        <w:r>
          <w:rPr>
            <w:noProof/>
            <w:webHidden/>
          </w:rPr>
          <w:instrText xml:space="preserve"> PAGEREF _Toc253579337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8" w:history="1">
        <w:r w:rsidRPr="0021569C">
          <w:rPr>
            <w:rStyle w:val="Hyperlink"/>
            <w:noProof/>
          </w:rPr>
          <w:t>CHA-3.26.4.120 Channel/CSR light application shall allow user to set the fraud lock reason</w:t>
        </w:r>
        <w:r>
          <w:rPr>
            <w:noProof/>
            <w:webHidden/>
          </w:rPr>
          <w:tab/>
        </w:r>
        <w:r>
          <w:rPr>
            <w:noProof/>
            <w:webHidden/>
          </w:rPr>
          <w:fldChar w:fldCharType="begin"/>
        </w:r>
        <w:r>
          <w:rPr>
            <w:noProof/>
            <w:webHidden/>
          </w:rPr>
          <w:instrText xml:space="preserve"> PAGEREF _Toc253579338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39" w:history="1">
        <w:r w:rsidRPr="0021569C">
          <w:rPr>
            <w:rStyle w:val="Hyperlink"/>
            <w:noProof/>
          </w:rPr>
          <w:t>CHA-3.26.4.120.1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_Toc253579339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0" w:history="1">
        <w:r w:rsidRPr="0021569C">
          <w:rPr>
            <w:rStyle w:val="Hyperlink"/>
            <w:noProof/>
          </w:rPr>
          <w:t>CHA-3.26.4.130 Channel/CSR light application shall allow user unlocking a fraud locked subscriber with respect of use case unlock fraud locked subscriber</w:t>
        </w:r>
        <w:r>
          <w:rPr>
            <w:noProof/>
            <w:webHidden/>
          </w:rPr>
          <w:tab/>
        </w:r>
        <w:r>
          <w:rPr>
            <w:noProof/>
            <w:webHidden/>
          </w:rPr>
          <w:fldChar w:fldCharType="begin"/>
        </w:r>
        <w:r>
          <w:rPr>
            <w:noProof/>
            <w:webHidden/>
          </w:rPr>
          <w:instrText xml:space="preserve"> PAGEREF _Toc253579340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1" w:history="1">
        <w:r w:rsidRPr="0021569C">
          <w:rPr>
            <w:rStyle w:val="Hyperlink"/>
            <w:noProof/>
          </w:rPr>
          <w:t>CHA-3.26.4.140 Channel/CSR light application shall validate the subscriber can be unlocked</w:t>
        </w:r>
        <w:r>
          <w:rPr>
            <w:noProof/>
            <w:webHidden/>
          </w:rPr>
          <w:tab/>
        </w:r>
        <w:r>
          <w:rPr>
            <w:noProof/>
            <w:webHidden/>
          </w:rPr>
          <w:fldChar w:fldCharType="begin"/>
        </w:r>
        <w:r>
          <w:rPr>
            <w:noProof/>
            <w:webHidden/>
          </w:rPr>
          <w:instrText xml:space="preserve"> PAGEREF _Toc253579341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2" w:history="1">
        <w:r w:rsidRPr="0021569C">
          <w:rPr>
            <w:rStyle w:val="Hyperlink"/>
            <w:noProof/>
          </w:rPr>
          <w:t>CHA-3.26.4.140.1 Channel/CSR light application shall validate the current subscriber billing status allows to unlocked a subscriber</w:t>
        </w:r>
        <w:r>
          <w:rPr>
            <w:noProof/>
            <w:webHidden/>
          </w:rPr>
          <w:tab/>
        </w:r>
        <w:r>
          <w:rPr>
            <w:noProof/>
            <w:webHidden/>
          </w:rPr>
          <w:fldChar w:fldCharType="begin"/>
        </w:r>
        <w:r>
          <w:rPr>
            <w:noProof/>
            <w:webHidden/>
          </w:rPr>
          <w:instrText xml:space="preserve"> PAGEREF _Toc253579342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3" w:history="1">
        <w:r w:rsidRPr="0021569C">
          <w:rPr>
            <w:rStyle w:val="Hyperlink"/>
            <w:noProof/>
          </w:rPr>
          <w:t xml:space="preserve">CHA-3.26.4.140.2 When integrated with Comverse one billing, current subscriber billing status shall be </w:t>
        </w:r>
        <w:r w:rsidRPr="0021569C">
          <w:rPr>
            <w:rStyle w:val="Hyperlink"/>
            <w:rFonts w:cs="Arial"/>
            <w:noProof/>
          </w:rPr>
          <w:t>fraud locked</w:t>
        </w:r>
        <w:r>
          <w:rPr>
            <w:noProof/>
            <w:webHidden/>
          </w:rPr>
          <w:tab/>
        </w:r>
        <w:r>
          <w:rPr>
            <w:noProof/>
            <w:webHidden/>
          </w:rPr>
          <w:fldChar w:fldCharType="begin"/>
        </w:r>
        <w:r>
          <w:rPr>
            <w:noProof/>
            <w:webHidden/>
          </w:rPr>
          <w:instrText xml:space="preserve"> PAGEREF _Toc253579343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4" w:history="1">
        <w:r w:rsidRPr="0021569C">
          <w:rPr>
            <w:rStyle w:val="Hyperlink"/>
            <w:noProof/>
          </w:rPr>
          <w:t>CHA-3.26.4.140.3 Channel/CSR light shall support configuring which subscriber statuses allows to unlock a fraud locked subscriber</w:t>
        </w:r>
        <w:r>
          <w:rPr>
            <w:noProof/>
            <w:webHidden/>
          </w:rPr>
          <w:tab/>
        </w:r>
        <w:r>
          <w:rPr>
            <w:noProof/>
            <w:webHidden/>
          </w:rPr>
          <w:fldChar w:fldCharType="begin"/>
        </w:r>
        <w:r>
          <w:rPr>
            <w:noProof/>
            <w:webHidden/>
          </w:rPr>
          <w:instrText xml:space="preserve"> PAGEREF _Toc253579344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5" w:history="1">
        <w:r w:rsidRPr="0021569C">
          <w:rPr>
            <w:rStyle w:val="Hyperlink"/>
            <w:noProof/>
          </w:rPr>
          <w:t>CHA-3.26.4.140.4 Channel/CSR light shall validate there is no other pending life cycle order preventing to unlock the subscriber (typically an already unlock subscriber order)</w:t>
        </w:r>
        <w:r>
          <w:rPr>
            <w:noProof/>
            <w:webHidden/>
          </w:rPr>
          <w:tab/>
        </w:r>
        <w:r>
          <w:rPr>
            <w:noProof/>
            <w:webHidden/>
          </w:rPr>
          <w:fldChar w:fldCharType="begin"/>
        </w:r>
        <w:r>
          <w:rPr>
            <w:noProof/>
            <w:webHidden/>
          </w:rPr>
          <w:instrText xml:space="preserve"> PAGEREF _Toc253579345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6" w:history="1">
        <w:r w:rsidRPr="0021569C">
          <w:rPr>
            <w:rStyle w:val="Hyperlink"/>
            <w:noProof/>
          </w:rPr>
          <w:t>CHA-3.26.4.140.5 Channel/CSR light shall display reason why the subscriber can’t be unlocked</w:t>
        </w:r>
        <w:r>
          <w:rPr>
            <w:noProof/>
            <w:webHidden/>
          </w:rPr>
          <w:tab/>
        </w:r>
        <w:r>
          <w:rPr>
            <w:noProof/>
            <w:webHidden/>
          </w:rPr>
          <w:fldChar w:fldCharType="begin"/>
        </w:r>
        <w:r>
          <w:rPr>
            <w:noProof/>
            <w:webHidden/>
          </w:rPr>
          <w:instrText xml:space="preserve"> PAGEREF _Toc253579346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7" w:history="1">
        <w:r w:rsidRPr="0021569C">
          <w:rPr>
            <w:rStyle w:val="Hyperlink"/>
            <w:noProof/>
          </w:rPr>
          <w:t>CHA-3.26.4.150 Channel/CSR light application shall allow user to set the unlock reason</w:t>
        </w:r>
        <w:r>
          <w:rPr>
            <w:noProof/>
            <w:webHidden/>
          </w:rPr>
          <w:tab/>
        </w:r>
        <w:r>
          <w:rPr>
            <w:noProof/>
            <w:webHidden/>
          </w:rPr>
          <w:fldChar w:fldCharType="begin"/>
        </w:r>
        <w:r>
          <w:rPr>
            <w:noProof/>
            <w:webHidden/>
          </w:rPr>
          <w:instrText xml:space="preserve"> PAGEREF _Toc253579347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8" w:history="1">
        <w:r w:rsidRPr="0021569C">
          <w:rPr>
            <w:rStyle w:val="Hyperlink"/>
            <w:noProof/>
          </w:rPr>
          <w:t>CHA-3.26.4.150.1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_Toc253579348 \h </w:instrText>
        </w:r>
        <w:r>
          <w:rPr>
            <w:noProof/>
            <w:webHidden/>
          </w:rPr>
        </w:r>
        <w:r>
          <w:rPr>
            <w:noProof/>
            <w:webHidden/>
          </w:rPr>
          <w:fldChar w:fldCharType="separate"/>
        </w:r>
        <w:r>
          <w:rPr>
            <w:noProof/>
            <w:webHidden/>
          </w:rPr>
          <w:t>251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49" w:history="1">
        <w:r w:rsidRPr="0021569C">
          <w:rPr>
            <w:rStyle w:val="Hyperlink"/>
            <w:noProof/>
          </w:rPr>
          <w:t>CHA-3.26.4.160 Channel/CSR light application shall allow user disconnecting a subscriber with respect of use case disconnect subscriber</w:t>
        </w:r>
        <w:r>
          <w:rPr>
            <w:noProof/>
            <w:webHidden/>
          </w:rPr>
          <w:tab/>
        </w:r>
        <w:r>
          <w:rPr>
            <w:noProof/>
            <w:webHidden/>
          </w:rPr>
          <w:fldChar w:fldCharType="begin"/>
        </w:r>
        <w:r>
          <w:rPr>
            <w:noProof/>
            <w:webHidden/>
          </w:rPr>
          <w:instrText xml:space="preserve"> PAGEREF _Toc253579349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0" w:history="1">
        <w:r w:rsidRPr="0021569C">
          <w:rPr>
            <w:rStyle w:val="Hyperlink"/>
            <w:noProof/>
          </w:rPr>
          <w:t>CHA-3.26.4.170 Channel/CSR light application shall validate the subscriber can be disconnected</w:t>
        </w:r>
        <w:r>
          <w:rPr>
            <w:noProof/>
            <w:webHidden/>
          </w:rPr>
          <w:tab/>
        </w:r>
        <w:r>
          <w:rPr>
            <w:noProof/>
            <w:webHidden/>
          </w:rPr>
          <w:fldChar w:fldCharType="begin"/>
        </w:r>
        <w:r>
          <w:rPr>
            <w:noProof/>
            <w:webHidden/>
          </w:rPr>
          <w:instrText xml:space="preserve"> PAGEREF _Toc253579350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1" w:history="1">
        <w:r w:rsidRPr="0021569C">
          <w:rPr>
            <w:rStyle w:val="Hyperlink"/>
            <w:noProof/>
          </w:rPr>
          <w:t>CHA-3.26.4.170.1 Channel/CSR light application shall validate the current subscriber billing status allows to transition to disconnect state</w:t>
        </w:r>
        <w:r>
          <w:rPr>
            <w:noProof/>
            <w:webHidden/>
          </w:rPr>
          <w:tab/>
        </w:r>
        <w:r>
          <w:rPr>
            <w:noProof/>
            <w:webHidden/>
          </w:rPr>
          <w:fldChar w:fldCharType="begin"/>
        </w:r>
        <w:r>
          <w:rPr>
            <w:noProof/>
            <w:webHidden/>
          </w:rPr>
          <w:instrText xml:space="preserve"> PAGEREF _Toc253579351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2" w:history="1">
        <w:r w:rsidRPr="0021569C">
          <w:rPr>
            <w:rStyle w:val="Hyperlink"/>
            <w:noProof/>
          </w:rPr>
          <w:t xml:space="preserve">CHA-3.26.4.170.2 When integrated with Comverse one billing, current subscriber billing status shall be </w:t>
        </w:r>
        <w:r w:rsidRPr="0021569C">
          <w:rPr>
            <w:rStyle w:val="Hyperlink"/>
            <w:rFonts w:cs="Arial"/>
            <w:noProof/>
          </w:rPr>
          <w:t>Active, Suspended or Fraud locked</w:t>
        </w:r>
        <w:r>
          <w:rPr>
            <w:noProof/>
            <w:webHidden/>
          </w:rPr>
          <w:tab/>
        </w:r>
        <w:r>
          <w:rPr>
            <w:noProof/>
            <w:webHidden/>
          </w:rPr>
          <w:fldChar w:fldCharType="begin"/>
        </w:r>
        <w:r>
          <w:rPr>
            <w:noProof/>
            <w:webHidden/>
          </w:rPr>
          <w:instrText xml:space="preserve"> PAGEREF _Toc253579352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3" w:history="1">
        <w:r w:rsidRPr="0021569C">
          <w:rPr>
            <w:rStyle w:val="Hyperlink"/>
            <w:noProof/>
          </w:rPr>
          <w:t>CHA-3.26.4.170.3 Channel/CSR light shall support configuring which subscriber statuses allows to transition to disconnected</w:t>
        </w:r>
        <w:r>
          <w:rPr>
            <w:noProof/>
            <w:webHidden/>
          </w:rPr>
          <w:tab/>
        </w:r>
        <w:r>
          <w:rPr>
            <w:noProof/>
            <w:webHidden/>
          </w:rPr>
          <w:fldChar w:fldCharType="begin"/>
        </w:r>
        <w:r>
          <w:rPr>
            <w:noProof/>
            <w:webHidden/>
          </w:rPr>
          <w:instrText xml:space="preserve"> PAGEREF _Toc253579353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4" w:history="1">
        <w:r w:rsidRPr="0021569C">
          <w:rPr>
            <w:rStyle w:val="Hyperlink"/>
            <w:noProof/>
          </w:rPr>
          <w:t>CHA-3.26.4.170.4 Channel/CSR light shall validate there is no other pending life cycle order preventing to disconnect the subscriber (typically an already disconnect subscriber order)</w:t>
        </w:r>
        <w:r>
          <w:rPr>
            <w:noProof/>
            <w:webHidden/>
          </w:rPr>
          <w:tab/>
        </w:r>
        <w:r>
          <w:rPr>
            <w:noProof/>
            <w:webHidden/>
          </w:rPr>
          <w:fldChar w:fldCharType="begin"/>
        </w:r>
        <w:r>
          <w:rPr>
            <w:noProof/>
            <w:webHidden/>
          </w:rPr>
          <w:instrText xml:space="preserve"> PAGEREF _Toc253579354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5" w:history="1">
        <w:r w:rsidRPr="0021569C">
          <w:rPr>
            <w:rStyle w:val="Hyperlink"/>
            <w:noProof/>
          </w:rPr>
          <w:t>CHA-3.26.4.170.4 Channel/CSR light shall display reason why the subscriber can’t be disconnected</w:t>
        </w:r>
        <w:r>
          <w:rPr>
            <w:noProof/>
            <w:webHidden/>
          </w:rPr>
          <w:tab/>
        </w:r>
        <w:r>
          <w:rPr>
            <w:noProof/>
            <w:webHidden/>
          </w:rPr>
          <w:fldChar w:fldCharType="begin"/>
        </w:r>
        <w:r>
          <w:rPr>
            <w:noProof/>
            <w:webHidden/>
          </w:rPr>
          <w:instrText xml:space="preserve"> PAGEREF _Toc253579355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6" w:history="1">
        <w:r w:rsidRPr="0021569C">
          <w:rPr>
            <w:rStyle w:val="Hyperlink"/>
            <w:noProof/>
          </w:rPr>
          <w:t>CHA-3.26.4.180 Channel/CSR light application shall allow user to set the disconnect reason</w:t>
        </w:r>
        <w:r>
          <w:rPr>
            <w:noProof/>
            <w:webHidden/>
          </w:rPr>
          <w:tab/>
        </w:r>
        <w:r>
          <w:rPr>
            <w:noProof/>
            <w:webHidden/>
          </w:rPr>
          <w:fldChar w:fldCharType="begin"/>
        </w:r>
        <w:r>
          <w:rPr>
            <w:noProof/>
            <w:webHidden/>
          </w:rPr>
          <w:instrText xml:space="preserve"> PAGEREF _Toc253579356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7" w:history="1">
        <w:r w:rsidRPr="0021569C">
          <w:rPr>
            <w:rStyle w:val="Hyperlink"/>
            <w:noProof/>
          </w:rPr>
          <w:t>CHA-3.26.4.180.1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_Toc253579357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8" w:history="1">
        <w:r w:rsidRPr="0021569C">
          <w:rPr>
            <w:rStyle w:val="Hyperlink"/>
            <w:noProof/>
          </w:rPr>
          <w:t>CHA-3.26.4.190 Channel/CSR light application shall allow user to set the disconnect reason</w:t>
        </w:r>
        <w:r>
          <w:rPr>
            <w:noProof/>
            <w:webHidden/>
          </w:rPr>
          <w:tab/>
        </w:r>
        <w:r>
          <w:rPr>
            <w:noProof/>
            <w:webHidden/>
          </w:rPr>
          <w:fldChar w:fldCharType="begin"/>
        </w:r>
        <w:r>
          <w:rPr>
            <w:noProof/>
            <w:webHidden/>
          </w:rPr>
          <w:instrText xml:space="preserve"> PAGEREF _Toc253579358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59" w:history="1">
        <w:r w:rsidRPr="0021569C">
          <w:rPr>
            <w:rStyle w:val="Hyperlink"/>
            <w:noProof/>
          </w:rPr>
          <w:t>CHA-3.26.4.190.1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_Toc253579359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0" w:history="1">
        <w:r w:rsidRPr="0021569C">
          <w:rPr>
            <w:rStyle w:val="Hyperlink"/>
            <w:noProof/>
          </w:rPr>
          <w:t>CHA-3.26.4.200 Channel/CSR light shall display impact of disconnecting the subscriber (when the disconnection date will be reached)</w:t>
        </w:r>
        <w:r>
          <w:rPr>
            <w:noProof/>
            <w:webHidden/>
          </w:rPr>
          <w:tab/>
        </w:r>
        <w:r>
          <w:rPr>
            <w:noProof/>
            <w:webHidden/>
          </w:rPr>
          <w:fldChar w:fldCharType="begin"/>
        </w:r>
        <w:r>
          <w:rPr>
            <w:noProof/>
            <w:webHidden/>
          </w:rPr>
          <w:instrText xml:space="preserve"> PAGEREF _Toc253579360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1" w:history="1">
        <w:r w:rsidRPr="0021569C">
          <w:rPr>
            <w:rStyle w:val="Hyperlink"/>
            <w:noProof/>
          </w:rPr>
          <w:t>CHA-3.26.4.200.1 Channel/CSR light shall display prepaid balances that will be confiscated</w:t>
        </w:r>
        <w:r>
          <w:rPr>
            <w:noProof/>
            <w:webHidden/>
          </w:rPr>
          <w:tab/>
        </w:r>
        <w:r>
          <w:rPr>
            <w:noProof/>
            <w:webHidden/>
          </w:rPr>
          <w:fldChar w:fldCharType="begin"/>
        </w:r>
        <w:r>
          <w:rPr>
            <w:noProof/>
            <w:webHidden/>
          </w:rPr>
          <w:instrText xml:space="preserve"> PAGEREF _Toc253579361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2" w:history="1">
        <w:r w:rsidRPr="0021569C">
          <w:rPr>
            <w:rStyle w:val="Hyperlink"/>
            <w:noProof/>
          </w:rPr>
          <w:t>CHA-3.26.4.200.2 Channel/CSR light shall display accumulators that will be lost</w:t>
        </w:r>
        <w:r>
          <w:rPr>
            <w:noProof/>
            <w:webHidden/>
          </w:rPr>
          <w:tab/>
        </w:r>
        <w:r>
          <w:rPr>
            <w:noProof/>
            <w:webHidden/>
          </w:rPr>
          <w:fldChar w:fldCharType="begin"/>
        </w:r>
        <w:r>
          <w:rPr>
            <w:noProof/>
            <w:webHidden/>
          </w:rPr>
          <w:instrText xml:space="preserve"> PAGEREF _Toc253579362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3" w:history="1">
        <w:r w:rsidRPr="0021569C">
          <w:rPr>
            <w:rStyle w:val="Hyperlink"/>
            <w:noProof/>
          </w:rPr>
          <w:t>CHA-3.26.4.200.3 Channel/CSR light shall display unbilled installment charges that will be billed on the final bill</w:t>
        </w:r>
        <w:r>
          <w:rPr>
            <w:noProof/>
            <w:webHidden/>
          </w:rPr>
          <w:tab/>
        </w:r>
        <w:r>
          <w:rPr>
            <w:noProof/>
            <w:webHidden/>
          </w:rPr>
          <w:fldChar w:fldCharType="begin"/>
        </w:r>
        <w:r>
          <w:rPr>
            <w:noProof/>
            <w:webHidden/>
          </w:rPr>
          <w:instrText xml:space="preserve"> PAGEREF _Toc253579363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4" w:history="1">
        <w:r w:rsidRPr="0021569C">
          <w:rPr>
            <w:rStyle w:val="Hyperlink"/>
            <w:noProof/>
          </w:rPr>
          <w:t>CHA-3.26.4.200.4 Channel/CSR light shall display Subscriber engagement termination fees that will be applied</w:t>
        </w:r>
        <w:r>
          <w:rPr>
            <w:noProof/>
            <w:webHidden/>
          </w:rPr>
          <w:tab/>
        </w:r>
        <w:r>
          <w:rPr>
            <w:noProof/>
            <w:webHidden/>
          </w:rPr>
          <w:fldChar w:fldCharType="begin"/>
        </w:r>
        <w:r>
          <w:rPr>
            <w:noProof/>
            <w:webHidden/>
          </w:rPr>
          <w:instrText xml:space="preserve"> PAGEREF _Toc253579364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5" w:history="1">
        <w:r w:rsidRPr="0021569C">
          <w:rPr>
            <w:rStyle w:val="Hyperlink"/>
            <w:noProof/>
          </w:rPr>
          <w:t>CHA-3.26.4.200.5 Channel/CSR light shall display Subscriber engagement unmet obligation fees that will be applied</w:t>
        </w:r>
        <w:r>
          <w:rPr>
            <w:noProof/>
            <w:webHidden/>
          </w:rPr>
          <w:tab/>
        </w:r>
        <w:r>
          <w:rPr>
            <w:noProof/>
            <w:webHidden/>
          </w:rPr>
          <w:fldChar w:fldCharType="begin"/>
        </w:r>
        <w:r>
          <w:rPr>
            <w:noProof/>
            <w:webHidden/>
          </w:rPr>
          <w:instrText xml:space="preserve"> PAGEREF _Toc253579365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6" w:history="1">
        <w:r w:rsidRPr="0021569C">
          <w:rPr>
            <w:rStyle w:val="Hyperlink"/>
            <w:noProof/>
          </w:rPr>
          <w:t>CHA-3.26.4.210 Channel/CSR light shall propose user to waive unbilled installment charges</w:t>
        </w:r>
        <w:r>
          <w:rPr>
            <w:noProof/>
            <w:webHidden/>
          </w:rPr>
          <w:tab/>
        </w:r>
        <w:r>
          <w:rPr>
            <w:noProof/>
            <w:webHidden/>
          </w:rPr>
          <w:fldChar w:fldCharType="begin"/>
        </w:r>
        <w:r>
          <w:rPr>
            <w:noProof/>
            <w:webHidden/>
          </w:rPr>
          <w:instrText xml:space="preserve"> PAGEREF _Toc253579366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7" w:history="1">
        <w:r w:rsidRPr="0021569C">
          <w:rPr>
            <w:rStyle w:val="Hyperlink"/>
            <w:noProof/>
          </w:rPr>
          <w:t>CHA-3.26.4.210.1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_Toc253579367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8" w:history="1">
        <w:r w:rsidRPr="0021569C">
          <w:rPr>
            <w:rStyle w:val="Hyperlink"/>
            <w:noProof/>
          </w:rPr>
          <w:t>CHA-3.26.4.210.2 Channel/CSR light shall not display this option is there is no unbilled installment charges</w:t>
        </w:r>
        <w:r>
          <w:rPr>
            <w:noProof/>
            <w:webHidden/>
          </w:rPr>
          <w:tab/>
        </w:r>
        <w:r>
          <w:rPr>
            <w:noProof/>
            <w:webHidden/>
          </w:rPr>
          <w:fldChar w:fldCharType="begin"/>
        </w:r>
        <w:r>
          <w:rPr>
            <w:noProof/>
            <w:webHidden/>
          </w:rPr>
          <w:instrText xml:space="preserve"> PAGEREF _Toc253579368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69" w:history="1">
        <w:r w:rsidRPr="0021569C">
          <w:rPr>
            <w:rStyle w:val="Hyperlink"/>
            <w:noProof/>
          </w:rPr>
          <w:t>CHA-3.26.4.220 Channel/CSR light shall propose user to waive Termination fees</w:t>
        </w:r>
        <w:r>
          <w:rPr>
            <w:noProof/>
            <w:webHidden/>
          </w:rPr>
          <w:tab/>
        </w:r>
        <w:r>
          <w:rPr>
            <w:noProof/>
            <w:webHidden/>
          </w:rPr>
          <w:fldChar w:fldCharType="begin"/>
        </w:r>
        <w:r>
          <w:rPr>
            <w:noProof/>
            <w:webHidden/>
          </w:rPr>
          <w:instrText xml:space="preserve"> PAGEREF _Toc253579369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0" w:history="1">
        <w:r w:rsidRPr="0021569C">
          <w:rPr>
            <w:rStyle w:val="Hyperlink"/>
            <w:noProof/>
          </w:rPr>
          <w:t>CHA-3.26.4.220.1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_Toc253579370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1" w:history="1">
        <w:r w:rsidRPr="0021569C">
          <w:rPr>
            <w:rStyle w:val="Hyperlink"/>
            <w:noProof/>
          </w:rPr>
          <w:t>CHA-3.26.4.220.2 Channel/CSR light shall not display this option is there is no termination fee to apply</w:t>
        </w:r>
        <w:r>
          <w:rPr>
            <w:noProof/>
            <w:webHidden/>
          </w:rPr>
          <w:tab/>
        </w:r>
        <w:r>
          <w:rPr>
            <w:noProof/>
            <w:webHidden/>
          </w:rPr>
          <w:fldChar w:fldCharType="begin"/>
        </w:r>
        <w:r>
          <w:rPr>
            <w:noProof/>
            <w:webHidden/>
          </w:rPr>
          <w:instrText xml:space="preserve"> PAGEREF _Toc253579371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2" w:history="1">
        <w:r w:rsidRPr="0021569C">
          <w:rPr>
            <w:rStyle w:val="Hyperlink"/>
            <w:noProof/>
          </w:rPr>
          <w:t>CHA-3.26.4.230 Channel/CSR light shall propose user to waive unmet obligation fees</w:t>
        </w:r>
        <w:r>
          <w:rPr>
            <w:noProof/>
            <w:webHidden/>
          </w:rPr>
          <w:tab/>
        </w:r>
        <w:r>
          <w:rPr>
            <w:noProof/>
            <w:webHidden/>
          </w:rPr>
          <w:fldChar w:fldCharType="begin"/>
        </w:r>
        <w:r>
          <w:rPr>
            <w:noProof/>
            <w:webHidden/>
          </w:rPr>
          <w:instrText xml:space="preserve"> PAGEREF _Toc253579372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3" w:history="1">
        <w:r w:rsidRPr="0021569C">
          <w:rPr>
            <w:rStyle w:val="Hyperlink"/>
            <w:noProof/>
          </w:rPr>
          <w:t>CHA-3.26.4.230.1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_Toc253579373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4" w:history="1">
        <w:r w:rsidRPr="0021569C">
          <w:rPr>
            <w:rStyle w:val="Hyperlink"/>
            <w:noProof/>
          </w:rPr>
          <w:t>CHA-3.26.4.230.2 Channel/CSR light shall not display this option is there is no unmet obligation fee to apply</w:t>
        </w:r>
        <w:r>
          <w:rPr>
            <w:noProof/>
            <w:webHidden/>
          </w:rPr>
          <w:tab/>
        </w:r>
        <w:r>
          <w:rPr>
            <w:noProof/>
            <w:webHidden/>
          </w:rPr>
          <w:fldChar w:fldCharType="begin"/>
        </w:r>
        <w:r>
          <w:rPr>
            <w:noProof/>
            <w:webHidden/>
          </w:rPr>
          <w:instrText xml:space="preserve"> PAGEREF _Toc253579374 \h </w:instrText>
        </w:r>
        <w:r>
          <w:rPr>
            <w:noProof/>
            <w:webHidden/>
          </w:rPr>
        </w:r>
        <w:r>
          <w:rPr>
            <w:noProof/>
            <w:webHidden/>
          </w:rPr>
          <w:fldChar w:fldCharType="separate"/>
        </w:r>
        <w:r>
          <w:rPr>
            <w:noProof/>
            <w:webHidden/>
          </w:rPr>
          <w:t>252</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5" w:history="1">
        <w:r w:rsidRPr="0021569C">
          <w:rPr>
            <w:rStyle w:val="Hyperlink"/>
            <w:noProof/>
          </w:rPr>
          <w:t>CHA-3.26.4.500 When integrated with Comverse one, Channel/CSR light application shall allow configuring if a workflow must be generated (default configuration) or not</w:t>
        </w:r>
        <w:r>
          <w:rPr>
            <w:noProof/>
            <w:webHidden/>
          </w:rPr>
          <w:tab/>
        </w:r>
        <w:r>
          <w:rPr>
            <w:noProof/>
            <w:webHidden/>
          </w:rPr>
          <w:fldChar w:fldCharType="begin"/>
        </w:r>
        <w:r>
          <w:rPr>
            <w:noProof/>
            <w:webHidden/>
          </w:rPr>
          <w:instrText xml:space="preserve"> PAGEREF _Toc253579375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376" w:history="1">
        <w:r w:rsidRPr="0021569C">
          <w:rPr>
            <w:rStyle w:val="Hyperlink"/>
            <w:noProof/>
          </w:rPr>
          <w:t>3.27</w:t>
        </w:r>
        <w:r>
          <w:rPr>
            <w:rFonts w:ascii="Calibri" w:hAnsi="Calibri"/>
            <w:b w:val="0"/>
            <w:bCs w:val="0"/>
            <w:caps w:val="0"/>
            <w:noProof/>
            <w:sz w:val="22"/>
            <w:szCs w:val="22"/>
          </w:rPr>
          <w:tab/>
        </w:r>
        <w:r w:rsidRPr="0021569C">
          <w:rPr>
            <w:rStyle w:val="Hyperlink"/>
            <w:noProof/>
          </w:rPr>
          <w:t>Capability 26. Account life cycle management</w:t>
        </w:r>
        <w:r>
          <w:rPr>
            <w:noProof/>
            <w:webHidden/>
          </w:rPr>
          <w:tab/>
        </w:r>
        <w:r>
          <w:rPr>
            <w:noProof/>
            <w:webHidden/>
          </w:rPr>
          <w:fldChar w:fldCharType="begin"/>
        </w:r>
        <w:r>
          <w:rPr>
            <w:noProof/>
            <w:webHidden/>
          </w:rPr>
          <w:instrText xml:space="preserve"> PAGEREF _Toc253579376 \h </w:instrText>
        </w:r>
        <w:r>
          <w:rPr>
            <w:noProof/>
            <w:webHidden/>
          </w:rPr>
        </w:r>
        <w:r>
          <w:rPr>
            <w:noProof/>
            <w:webHidden/>
          </w:rPr>
          <w:fldChar w:fldCharType="separate"/>
        </w:r>
        <w:r>
          <w:rPr>
            <w:noProof/>
            <w:webHidden/>
          </w:rPr>
          <w:t>253</w:t>
        </w:r>
        <w:r>
          <w:rPr>
            <w:noProof/>
            <w:webHidden/>
          </w:rPr>
          <w:fldChar w:fldCharType="end"/>
        </w:r>
      </w:hyperlink>
    </w:p>
    <w:p w:rsidR="003867B2" w:rsidRDefault="003867B2">
      <w:pPr>
        <w:pStyle w:val="TOC2"/>
        <w:rPr>
          <w:rFonts w:ascii="Calibri" w:hAnsi="Calibri"/>
          <w:smallCaps w:val="0"/>
          <w:noProof/>
          <w:sz w:val="22"/>
          <w:szCs w:val="22"/>
        </w:rPr>
      </w:pPr>
      <w:hyperlink w:anchor="_Toc253579377" w:history="1">
        <w:r w:rsidRPr="0021569C">
          <w:rPr>
            <w:rStyle w:val="Hyperlink"/>
            <w:noProof/>
          </w:rPr>
          <w:t>3.27.4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_Toc253579377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8" w:history="1">
        <w:r w:rsidRPr="0021569C">
          <w:rPr>
            <w:rStyle w:val="Hyperlink"/>
            <w:noProof/>
          </w:rPr>
          <w:t>CHA-3.27.4.10 Channel/CSR light application shall allow user disconnecting one account with respect of use case disconnect account</w:t>
        </w:r>
        <w:r>
          <w:rPr>
            <w:noProof/>
            <w:webHidden/>
          </w:rPr>
          <w:tab/>
        </w:r>
        <w:r>
          <w:rPr>
            <w:noProof/>
            <w:webHidden/>
          </w:rPr>
          <w:fldChar w:fldCharType="begin"/>
        </w:r>
        <w:r>
          <w:rPr>
            <w:noProof/>
            <w:webHidden/>
          </w:rPr>
          <w:instrText xml:space="preserve"> PAGEREF _Toc253579378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79" w:history="1">
        <w:r w:rsidRPr="0021569C">
          <w:rPr>
            <w:rStyle w:val="Hyperlink"/>
            <w:noProof/>
          </w:rPr>
          <w:t>CHA-3.27.4.20 Channel/CSR light application shall validate the account can be disconnected</w:t>
        </w:r>
        <w:r>
          <w:rPr>
            <w:noProof/>
            <w:webHidden/>
          </w:rPr>
          <w:tab/>
        </w:r>
        <w:r>
          <w:rPr>
            <w:noProof/>
            <w:webHidden/>
          </w:rPr>
          <w:fldChar w:fldCharType="begin"/>
        </w:r>
        <w:r>
          <w:rPr>
            <w:noProof/>
            <w:webHidden/>
          </w:rPr>
          <w:instrText xml:space="preserve"> PAGEREF _Toc253579379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0" w:history="1">
        <w:r w:rsidRPr="0021569C">
          <w:rPr>
            <w:rStyle w:val="Hyperlink"/>
            <w:noProof/>
          </w:rPr>
          <w:t>CHA-3.27.4.20.1 Channel/CSR light application shall validate the current account billing status allows to transition to disconnect state</w:t>
        </w:r>
        <w:r>
          <w:rPr>
            <w:noProof/>
            <w:webHidden/>
          </w:rPr>
          <w:tab/>
        </w:r>
        <w:r>
          <w:rPr>
            <w:noProof/>
            <w:webHidden/>
          </w:rPr>
          <w:fldChar w:fldCharType="begin"/>
        </w:r>
        <w:r>
          <w:rPr>
            <w:noProof/>
            <w:webHidden/>
          </w:rPr>
          <w:instrText xml:space="preserve"> PAGEREF _Toc253579380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1" w:history="1">
        <w:r w:rsidRPr="0021569C">
          <w:rPr>
            <w:rStyle w:val="Hyperlink"/>
            <w:noProof/>
          </w:rPr>
          <w:t xml:space="preserve">CHA-3.27.4.20.2 When integrated with Comverse one billing, current account billing status shall be </w:t>
        </w:r>
        <w:r w:rsidRPr="0021569C">
          <w:rPr>
            <w:rStyle w:val="Hyperlink"/>
            <w:rFonts w:cs="Arial"/>
            <w:noProof/>
          </w:rPr>
          <w:t>Active</w:t>
        </w:r>
        <w:r>
          <w:rPr>
            <w:noProof/>
            <w:webHidden/>
          </w:rPr>
          <w:tab/>
        </w:r>
        <w:r>
          <w:rPr>
            <w:noProof/>
            <w:webHidden/>
          </w:rPr>
          <w:fldChar w:fldCharType="begin"/>
        </w:r>
        <w:r>
          <w:rPr>
            <w:noProof/>
            <w:webHidden/>
          </w:rPr>
          <w:instrText xml:space="preserve"> PAGEREF _Toc253579381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2" w:history="1">
        <w:r w:rsidRPr="0021569C">
          <w:rPr>
            <w:rStyle w:val="Hyperlink"/>
            <w:noProof/>
          </w:rPr>
          <w:t>CHA-3.27.4.20.3 Channel/CSR light shall support configuring which account statuses allows to transition to disconnected</w:t>
        </w:r>
        <w:r>
          <w:rPr>
            <w:noProof/>
            <w:webHidden/>
          </w:rPr>
          <w:tab/>
        </w:r>
        <w:r>
          <w:rPr>
            <w:noProof/>
            <w:webHidden/>
          </w:rPr>
          <w:fldChar w:fldCharType="begin"/>
        </w:r>
        <w:r>
          <w:rPr>
            <w:noProof/>
            <w:webHidden/>
          </w:rPr>
          <w:instrText xml:space="preserve"> PAGEREF _Toc253579382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3" w:history="1">
        <w:r w:rsidRPr="0021569C">
          <w:rPr>
            <w:rStyle w:val="Hyperlink"/>
            <w:noProof/>
          </w:rPr>
          <w:t>CHA-3.27.4.20.4 Channel/CSR light shall validate there is no child accounts in a status different from disconnected</w:t>
        </w:r>
        <w:r>
          <w:rPr>
            <w:noProof/>
            <w:webHidden/>
          </w:rPr>
          <w:tab/>
        </w:r>
        <w:r>
          <w:rPr>
            <w:noProof/>
            <w:webHidden/>
          </w:rPr>
          <w:fldChar w:fldCharType="begin"/>
        </w:r>
        <w:r>
          <w:rPr>
            <w:noProof/>
            <w:webHidden/>
          </w:rPr>
          <w:instrText xml:space="preserve"> PAGEREF _Toc253579383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4" w:history="1">
        <w:r w:rsidRPr="0021569C">
          <w:rPr>
            <w:rStyle w:val="Hyperlink"/>
            <w:noProof/>
          </w:rPr>
          <w:t>CHA-3.27.4.20.5 Channel/CSR light shall validate there is no account/offers prerequisite rules preventing account disconnection</w:t>
        </w:r>
        <w:r>
          <w:rPr>
            <w:noProof/>
            <w:webHidden/>
          </w:rPr>
          <w:tab/>
        </w:r>
        <w:r>
          <w:rPr>
            <w:noProof/>
            <w:webHidden/>
          </w:rPr>
          <w:fldChar w:fldCharType="begin"/>
        </w:r>
        <w:r>
          <w:rPr>
            <w:noProof/>
            <w:webHidden/>
          </w:rPr>
          <w:instrText xml:space="preserve"> PAGEREF _Toc253579384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5" w:history="1">
        <w:r w:rsidRPr="0021569C">
          <w:rPr>
            <w:rStyle w:val="Hyperlink"/>
            <w:noProof/>
          </w:rPr>
          <w:t>CHA-3.27.4.20.6 Channel/CSR light shall validate there is no other pending life cycle order preventing to disconnect the account (typically an already disconnect account order)</w:t>
        </w:r>
        <w:r>
          <w:rPr>
            <w:noProof/>
            <w:webHidden/>
          </w:rPr>
          <w:tab/>
        </w:r>
        <w:r>
          <w:rPr>
            <w:noProof/>
            <w:webHidden/>
          </w:rPr>
          <w:fldChar w:fldCharType="begin"/>
        </w:r>
        <w:r>
          <w:rPr>
            <w:noProof/>
            <w:webHidden/>
          </w:rPr>
          <w:instrText xml:space="preserve"> PAGEREF _Toc253579385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6" w:history="1">
        <w:r w:rsidRPr="0021569C">
          <w:rPr>
            <w:rStyle w:val="Hyperlink"/>
            <w:noProof/>
          </w:rPr>
          <w:t>CHA-3.27.4.20.7 Channel/CSR light shall display reason why the account can’t be disconnected</w:t>
        </w:r>
        <w:r>
          <w:rPr>
            <w:noProof/>
            <w:webHidden/>
          </w:rPr>
          <w:tab/>
        </w:r>
        <w:r>
          <w:rPr>
            <w:noProof/>
            <w:webHidden/>
          </w:rPr>
          <w:fldChar w:fldCharType="begin"/>
        </w:r>
        <w:r>
          <w:rPr>
            <w:noProof/>
            <w:webHidden/>
          </w:rPr>
          <w:instrText xml:space="preserve"> PAGEREF _Toc253579386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7" w:history="1">
        <w:r w:rsidRPr="0021569C">
          <w:rPr>
            <w:rStyle w:val="Hyperlink"/>
            <w:noProof/>
          </w:rPr>
          <w:t>CHA-3.27.4.30 Channel/CSR light application shall allow user to set the disconnect reason</w:t>
        </w:r>
        <w:r>
          <w:rPr>
            <w:noProof/>
            <w:webHidden/>
          </w:rPr>
          <w:tab/>
        </w:r>
        <w:r>
          <w:rPr>
            <w:noProof/>
            <w:webHidden/>
          </w:rPr>
          <w:fldChar w:fldCharType="begin"/>
        </w:r>
        <w:r>
          <w:rPr>
            <w:noProof/>
            <w:webHidden/>
          </w:rPr>
          <w:instrText xml:space="preserve"> PAGEREF _Toc253579387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8" w:history="1">
        <w:r w:rsidRPr="0021569C">
          <w:rPr>
            <w:rStyle w:val="Hyperlink"/>
            <w:noProof/>
          </w:rPr>
          <w:t>CHA-3.27.4.30.1 When integrated with Comverse one billing, Channel/CSR light application shall propose OOTB same reasons as the ones proposed in CSM</w:t>
        </w:r>
        <w:r>
          <w:rPr>
            <w:noProof/>
            <w:webHidden/>
          </w:rPr>
          <w:tab/>
        </w:r>
        <w:r>
          <w:rPr>
            <w:noProof/>
            <w:webHidden/>
          </w:rPr>
          <w:fldChar w:fldCharType="begin"/>
        </w:r>
        <w:r>
          <w:rPr>
            <w:noProof/>
            <w:webHidden/>
          </w:rPr>
          <w:instrText xml:space="preserve"> PAGEREF _Toc253579388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89" w:history="1">
        <w:r w:rsidRPr="0021569C">
          <w:rPr>
            <w:rStyle w:val="Hyperlink"/>
            <w:noProof/>
          </w:rPr>
          <w:t>CHA-3.27.4.40 Channel/CSR light application shall propose current date time as default to disconnect the account</w:t>
        </w:r>
        <w:r>
          <w:rPr>
            <w:noProof/>
            <w:webHidden/>
          </w:rPr>
          <w:tab/>
        </w:r>
        <w:r>
          <w:rPr>
            <w:noProof/>
            <w:webHidden/>
          </w:rPr>
          <w:fldChar w:fldCharType="begin"/>
        </w:r>
        <w:r>
          <w:rPr>
            <w:noProof/>
            <w:webHidden/>
          </w:rPr>
          <w:instrText xml:space="preserve"> PAGEREF _Toc253579389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0" w:history="1">
        <w:r w:rsidRPr="0021569C">
          <w:rPr>
            <w:rStyle w:val="Hyperlink"/>
            <w:noProof/>
          </w:rPr>
          <w:t>CHA-3.27.4.50 Channel/CSR light shall display impact of disconnecting the account both for the account and for subscribers that will be disconnected (when the disconnection date will be reached)</w:t>
        </w:r>
        <w:r>
          <w:rPr>
            <w:noProof/>
            <w:webHidden/>
          </w:rPr>
          <w:tab/>
        </w:r>
        <w:r>
          <w:rPr>
            <w:noProof/>
            <w:webHidden/>
          </w:rPr>
          <w:fldChar w:fldCharType="begin"/>
        </w:r>
        <w:r>
          <w:rPr>
            <w:noProof/>
            <w:webHidden/>
          </w:rPr>
          <w:instrText xml:space="preserve"> PAGEREF _Toc253579390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1" w:history="1">
        <w:r w:rsidRPr="0021569C">
          <w:rPr>
            <w:rStyle w:val="Hyperlink"/>
            <w:strike/>
            <w:noProof/>
          </w:rPr>
          <w:t>CHA-3.27.4.50.1 Channel/CSR light application shall display list of subscribers that will be disconnected</w:t>
        </w:r>
        <w:r>
          <w:rPr>
            <w:noProof/>
            <w:webHidden/>
          </w:rPr>
          <w:tab/>
        </w:r>
        <w:r>
          <w:rPr>
            <w:noProof/>
            <w:webHidden/>
          </w:rPr>
          <w:fldChar w:fldCharType="begin"/>
        </w:r>
        <w:r>
          <w:rPr>
            <w:noProof/>
            <w:webHidden/>
          </w:rPr>
          <w:instrText xml:space="preserve"> PAGEREF _Toc253579391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2" w:history="1">
        <w:r w:rsidRPr="0021569C">
          <w:rPr>
            <w:rStyle w:val="Hyperlink"/>
            <w:noProof/>
          </w:rPr>
          <w:t>CHA-3.27.4.50.2 Channel/CSR light shall display prepaid balances that will be confiscated (account balances and account’s subscribers’ balances)</w:t>
        </w:r>
        <w:r>
          <w:rPr>
            <w:noProof/>
            <w:webHidden/>
          </w:rPr>
          <w:tab/>
        </w:r>
        <w:r>
          <w:rPr>
            <w:noProof/>
            <w:webHidden/>
          </w:rPr>
          <w:fldChar w:fldCharType="begin"/>
        </w:r>
        <w:r>
          <w:rPr>
            <w:noProof/>
            <w:webHidden/>
          </w:rPr>
          <w:instrText xml:space="preserve"> PAGEREF _Toc253579392 \h </w:instrText>
        </w:r>
        <w:r>
          <w:rPr>
            <w:noProof/>
            <w:webHidden/>
          </w:rPr>
        </w:r>
        <w:r>
          <w:rPr>
            <w:noProof/>
            <w:webHidden/>
          </w:rPr>
          <w:fldChar w:fldCharType="separate"/>
        </w:r>
        <w:r>
          <w:rPr>
            <w:noProof/>
            <w:webHidden/>
          </w:rPr>
          <w:t>254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3" w:history="1">
        <w:r w:rsidRPr="0021569C">
          <w:rPr>
            <w:rStyle w:val="Hyperlink"/>
            <w:noProof/>
          </w:rPr>
          <w:t>CHA-3.27.4.50.3 Channel/CSR light shall display accumulators that will be lost</w:t>
        </w:r>
        <w:r>
          <w:rPr>
            <w:noProof/>
            <w:webHidden/>
          </w:rPr>
          <w:tab/>
        </w:r>
        <w:r>
          <w:rPr>
            <w:noProof/>
            <w:webHidden/>
          </w:rPr>
          <w:fldChar w:fldCharType="begin"/>
        </w:r>
        <w:r>
          <w:rPr>
            <w:noProof/>
            <w:webHidden/>
          </w:rPr>
          <w:instrText xml:space="preserve"> PAGEREF _Toc253579393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4" w:history="1">
        <w:r w:rsidRPr="0021569C">
          <w:rPr>
            <w:rStyle w:val="Hyperlink"/>
            <w:noProof/>
          </w:rPr>
          <w:t>CHA-3.27.4.50.4 Channel/CSR light shall display unbilled installment charges that will be billed on the final bill</w:t>
        </w:r>
        <w:r>
          <w:rPr>
            <w:noProof/>
            <w:webHidden/>
          </w:rPr>
          <w:tab/>
        </w:r>
        <w:r>
          <w:rPr>
            <w:noProof/>
            <w:webHidden/>
          </w:rPr>
          <w:fldChar w:fldCharType="begin"/>
        </w:r>
        <w:r>
          <w:rPr>
            <w:noProof/>
            <w:webHidden/>
          </w:rPr>
          <w:instrText xml:space="preserve"> PAGEREF _Toc253579394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5" w:history="1">
        <w:r w:rsidRPr="0021569C">
          <w:rPr>
            <w:rStyle w:val="Hyperlink"/>
            <w:noProof/>
          </w:rPr>
          <w:t>CHA-3.27.4.50.5 Channel/CSR light shall display refinance plans still due</w:t>
        </w:r>
        <w:r>
          <w:rPr>
            <w:noProof/>
            <w:webHidden/>
          </w:rPr>
          <w:tab/>
        </w:r>
        <w:r>
          <w:rPr>
            <w:noProof/>
            <w:webHidden/>
          </w:rPr>
          <w:fldChar w:fldCharType="begin"/>
        </w:r>
        <w:r>
          <w:rPr>
            <w:noProof/>
            <w:webHidden/>
          </w:rPr>
          <w:instrText xml:space="preserve"> PAGEREF _Toc253579395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6" w:history="1">
        <w:r w:rsidRPr="0021569C">
          <w:rPr>
            <w:rStyle w:val="Hyperlink"/>
            <w:strike/>
            <w:noProof/>
          </w:rPr>
          <w:t>CHA-3.27.4.50.6 Channel/CSR light shall display Subscriber engagement termination fees that will be applied</w:t>
        </w:r>
        <w:r>
          <w:rPr>
            <w:noProof/>
            <w:webHidden/>
          </w:rPr>
          <w:tab/>
        </w:r>
        <w:r>
          <w:rPr>
            <w:noProof/>
            <w:webHidden/>
          </w:rPr>
          <w:fldChar w:fldCharType="begin"/>
        </w:r>
        <w:r>
          <w:rPr>
            <w:noProof/>
            <w:webHidden/>
          </w:rPr>
          <w:instrText xml:space="preserve"> PAGEREF _Toc253579396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7" w:history="1">
        <w:r w:rsidRPr="0021569C">
          <w:rPr>
            <w:rStyle w:val="Hyperlink"/>
            <w:strike/>
            <w:noProof/>
          </w:rPr>
          <w:t>CHA-3.27.4.50.7 Channel/CSR light shall display Subscriber engagement unmet obligation fees that will be applied</w:t>
        </w:r>
        <w:r>
          <w:rPr>
            <w:noProof/>
            <w:webHidden/>
          </w:rPr>
          <w:tab/>
        </w:r>
        <w:r>
          <w:rPr>
            <w:noProof/>
            <w:webHidden/>
          </w:rPr>
          <w:fldChar w:fldCharType="begin"/>
        </w:r>
        <w:r>
          <w:rPr>
            <w:noProof/>
            <w:webHidden/>
          </w:rPr>
          <w:instrText xml:space="preserve"> PAGEREF _Toc253579397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8" w:history="1">
        <w:r w:rsidRPr="0021569C">
          <w:rPr>
            <w:rStyle w:val="Hyperlink"/>
            <w:noProof/>
          </w:rPr>
          <w:t>CHA-3.27.4.60 Channel/CSR light shall propose user to waive unbilled installment charges</w:t>
        </w:r>
        <w:r>
          <w:rPr>
            <w:noProof/>
            <w:webHidden/>
          </w:rPr>
          <w:tab/>
        </w:r>
        <w:r>
          <w:rPr>
            <w:noProof/>
            <w:webHidden/>
          </w:rPr>
          <w:fldChar w:fldCharType="begin"/>
        </w:r>
        <w:r>
          <w:rPr>
            <w:noProof/>
            <w:webHidden/>
          </w:rPr>
          <w:instrText xml:space="preserve"> PAGEREF _Toc253579398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399" w:history="1">
        <w:r w:rsidRPr="0021569C">
          <w:rPr>
            <w:rStyle w:val="Hyperlink"/>
            <w:noProof/>
          </w:rPr>
          <w:t>CHA-3.27.4.60.1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_Toc253579399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0" w:history="1">
        <w:r w:rsidRPr="0021569C">
          <w:rPr>
            <w:rStyle w:val="Hyperlink"/>
            <w:noProof/>
          </w:rPr>
          <w:t>CHA-3.27.4.60.2 Channel/CSR light shall not display this option is there is no unbilled installment charges</w:t>
        </w:r>
        <w:r>
          <w:rPr>
            <w:noProof/>
            <w:webHidden/>
          </w:rPr>
          <w:tab/>
        </w:r>
        <w:r>
          <w:rPr>
            <w:noProof/>
            <w:webHidden/>
          </w:rPr>
          <w:fldChar w:fldCharType="begin"/>
        </w:r>
        <w:r>
          <w:rPr>
            <w:noProof/>
            <w:webHidden/>
          </w:rPr>
          <w:instrText xml:space="preserve"> PAGEREF _Toc253579400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1" w:history="1">
        <w:r w:rsidRPr="0021569C">
          <w:rPr>
            <w:rStyle w:val="Hyperlink"/>
            <w:noProof/>
          </w:rPr>
          <w:t>CHA-3.27.4.60 Channel/CSR light shall propose user to waive Termination fees</w:t>
        </w:r>
        <w:r>
          <w:rPr>
            <w:noProof/>
            <w:webHidden/>
          </w:rPr>
          <w:tab/>
        </w:r>
        <w:r>
          <w:rPr>
            <w:noProof/>
            <w:webHidden/>
          </w:rPr>
          <w:fldChar w:fldCharType="begin"/>
        </w:r>
        <w:r>
          <w:rPr>
            <w:noProof/>
            <w:webHidden/>
          </w:rPr>
          <w:instrText xml:space="preserve"> PAGEREF _Toc253579401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2" w:history="1">
        <w:r w:rsidRPr="0021569C">
          <w:rPr>
            <w:rStyle w:val="Hyperlink"/>
            <w:noProof/>
          </w:rPr>
          <w:t>CHA-3.27.4.60.1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_Toc253579402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3" w:history="1">
        <w:r w:rsidRPr="0021569C">
          <w:rPr>
            <w:rStyle w:val="Hyperlink"/>
            <w:noProof/>
          </w:rPr>
          <w:t>CHA-3.27.4.60.2 Channel/CSR light shall not display this option is there is no termination fee to apply</w:t>
        </w:r>
        <w:r>
          <w:rPr>
            <w:noProof/>
            <w:webHidden/>
          </w:rPr>
          <w:tab/>
        </w:r>
        <w:r>
          <w:rPr>
            <w:noProof/>
            <w:webHidden/>
          </w:rPr>
          <w:fldChar w:fldCharType="begin"/>
        </w:r>
        <w:r>
          <w:rPr>
            <w:noProof/>
            <w:webHidden/>
          </w:rPr>
          <w:instrText xml:space="preserve"> PAGEREF _Toc253579403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4" w:history="1">
        <w:r w:rsidRPr="0021569C">
          <w:rPr>
            <w:rStyle w:val="Hyperlink"/>
            <w:noProof/>
          </w:rPr>
          <w:t>CHA-3.27.4.70 Channel/CSR light shall propose user to waive unmet obligation fees</w:t>
        </w:r>
        <w:r>
          <w:rPr>
            <w:noProof/>
            <w:webHidden/>
          </w:rPr>
          <w:tab/>
        </w:r>
        <w:r>
          <w:rPr>
            <w:noProof/>
            <w:webHidden/>
          </w:rPr>
          <w:fldChar w:fldCharType="begin"/>
        </w:r>
        <w:r>
          <w:rPr>
            <w:noProof/>
            <w:webHidden/>
          </w:rPr>
          <w:instrText xml:space="preserve"> PAGEREF _Toc253579404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5" w:history="1">
        <w:r w:rsidRPr="0021569C">
          <w:rPr>
            <w:rStyle w:val="Hyperlink"/>
            <w:noProof/>
          </w:rPr>
          <w:t>CHA-3.27.4.70.1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_Toc253579405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6" w:history="1">
        <w:r w:rsidRPr="0021569C">
          <w:rPr>
            <w:rStyle w:val="Hyperlink"/>
            <w:noProof/>
          </w:rPr>
          <w:t>CHA-3.27.4.70.2 Channel/CSR light shall not display this option is there is no unmet obligation fee to apply</w:t>
        </w:r>
        <w:r>
          <w:rPr>
            <w:noProof/>
            <w:webHidden/>
          </w:rPr>
          <w:tab/>
        </w:r>
        <w:r>
          <w:rPr>
            <w:noProof/>
            <w:webHidden/>
          </w:rPr>
          <w:fldChar w:fldCharType="begin"/>
        </w:r>
        <w:r>
          <w:rPr>
            <w:noProof/>
            <w:webHidden/>
          </w:rPr>
          <w:instrText xml:space="preserve"> PAGEREF _Toc253579406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7" w:history="1">
        <w:r w:rsidRPr="0021569C">
          <w:rPr>
            <w:rStyle w:val="Hyperlink"/>
            <w:noProof/>
          </w:rPr>
          <w:t>CHA-3.27.4.80 Channel/CSR light shall propose user to Billed refinance plan as initially scheduled (default option) or to roll them up to final bill</w:t>
        </w:r>
        <w:r>
          <w:rPr>
            <w:noProof/>
            <w:webHidden/>
          </w:rPr>
          <w:tab/>
        </w:r>
        <w:r>
          <w:rPr>
            <w:noProof/>
            <w:webHidden/>
          </w:rPr>
          <w:fldChar w:fldCharType="begin"/>
        </w:r>
        <w:r>
          <w:rPr>
            <w:noProof/>
            <w:webHidden/>
          </w:rPr>
          <w:instrText xml:space="preserve"> PAGEREF _Toc253579407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8" w:history="1">
        <w:r w:rsidRPr="0021569C">
          <w:rPr>
            <w:rStyle w:val="Hyperlink"/>
            <w:noProof/>
          </w:rPr>
          <w:t>CHA-3.27.4.80.1 Channel/CSR light shall support configuring (at least at application level) if this option is available</w:t>
        </w:r>
        <w:r>
          <w:rPr>
            <w:noProof/>
            <w:webHidden/>
          </w:rPr>
          <w:tab/>
        </w:r>
        <w:r>
          <w:rPr>
            <w:noProof/>
            <w:webHidden/>
          </w:rPr>
          <w:fldChar w:fldCharType="begin"/>
        </w:r>
        <w:r>
          <w:rPr>
            <w:noProof/>
            <w:webHidden/>
          </w:rPr>
          <w:instrText xml:space="preserve"> PAGEREF _Toc253579408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09" w:history="1">
        <w:r w:rsidRPr="0021569C">
          <w:rPr>
            <w:rStyle w:val="Hyperlink"/>
            <w:noProof/>
          </w:rPr>
          <w:t>CHA-3.27.4.80.2 Channel/CSR light shall not display this option is there is no refinance plan still due</w:t>
        </w:r>
        <w:r>
          <w:rPr>
            <w:noProof/>
            <w:webHidden/>
          </w:rPr>
          <w:tab/>
        </w:r>
        <w:r>
          <w:rPr>
            <w:noProof/>
            <w:webHidden/>
          </w:rPr>
          <w:fldChar w:fldCharType="begin"/>
        </w:r>
        <w:r>
          <w:rPr>
            <w:noProof/>
            <w:webHidden/>
          </w:rPr>
          <w:instrText xml:space="preserve"> PAGEREF _Toc253579409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0" w:history="1">
        <w:r w:rsidRPr="0021569C">
          <w:rPr>
            <w:rStyle w:val="Hyperlink"/>
            <w:noProof/>
          </w:rPr>
          <w:t>CHA-3.27.4.90 Channel/CSR light shall propose user to set a final billing address</w:t>
        </w:r>
        <w:r>
          <w:rPr>
            <w:noProof/>
            <w:webHidden/>
          </w:rPr>
          <w:tab/>
        </w:r>
        <w:r>
          <w:rPr>
            <w:noProof/>
            <w:webHidden/>
          </w:rPr>
          <w:fldChar w:fldCharType="begin"/>
        </w:r>
        <w:r>
          <w:rPr>
            <w:noProof/>
            <w:webHidden/>
          </w:rPr>
          <w:instrText xml:space="preserve"> PAGEREF _Toc253579410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1" w:history="1">
        <w:r w:rsidRPr="0021569C">
          <w:rPr>
            <w:rStyle w:val="Hyperlink"/>
            <w:noProof/>
          </w:rPr>
          <w:t>CHA-3.27.4.100 When integrated with Comverse one, Channel/CSR light application shall allow configuring if a workflow must be generated (default configuration) or not</w:t>
        </w:r>
        <w:r>
          <w:rPr>
            <w:noProof/>
            <w:webHidden/>
          </w:rPr>
          <w:tab/>
        </w:r>
        <w:r>
          <w:rPr>
            <w:noProof/>
            <w:webHidden/>
          </w:rPr>
          <w:fldChar w:fldCharType="begin"/>
        </w:r>
        <w:r>
          <w:rPr>
            <w:noProof/>
            <w:webHidden/>
          </w:rPr>
          <w:instrText xml:space="preserve"> PAGEREF _Toc253579411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412" w:history="1">
        <w:r w:rsidRPr="0021569C">
          <w:rPr>
            <w:rStyle w:val="Hyperlink"/>
            <w:noProof/>
          </w:rPr>
          <w:t>3.28</w:t>
        </w:r>
        <w:r>
          <w:rPr>
            <w:rFonts w:ascii="Calibri" w:hAnsi="Calibri"/>
            <w:b w:val="0"/>
            <w:bCs w:val="0"/>
            <w:caps w:val="0"/>
            <w:noProof/>
            <w:sz w:val="22"/>
            <w:szCs w:val="22"/>
          </w:rPr>
          <w:tab/>
        </w:r>
        <w:r w:rsidRPr="0021569C">
          <w:rPr>
            <w:rStyle w:val="Hyperlink"/>
            <w:noProof/>
          </w:rPr>
          <w:t>Capability 27. Account/subscriber activity history view</w:t>
        </w:r>
        <w:r>
          <w:rPr>
            <w:noProof/>
            <w:webHidden/>
          </w:rPr>
          <w:tab/>
        </w:r>
        <w:r>
          <w:rPr>
            <w:noProof/>
            <w:webHidden/>
          </w:rPr>
          <w:fldChar w:fldCharType="begin"/>
        </w:r>
        <w:r>
          <w:rPr>
            <w:noProof/>
            <w:webHidden/>
          </w:rPr>
          <w:instrText xml:space="preserve"> PAGEREF _Toc253579412 \h </w:instrText>
        </w:r>
        <w:r>
          <w:rPr>
            <w:noProof/>
            <w:webHidden/>
          </w:rPr>
        </w:r>
        <w:r>
          <w:rPr>
            <w:noProof/>
            <w:webHidden/>
          </w:rPr>
          <w:fldChar w:fldCharType="separate"/>
        </w:r>
        <w:r>
          <w:rPr>
            <w:noProof/>
            <w:webHidden/>
          </w:rPr>
          <w:t>255</w:t>
        </w:r>
        <w:r>
          <w:rPr>
            <w:noProof/>
            <w:webHidden/>
          </w:rPr>
          <w:fldChar w:fldCharType="end"/>
        </w:r>
      </w:hyperlink>
    </w:p>
    <w:p w:rsidR="003867B2" w:rsidRDefault="003867B2">
      <w:pPr>
        <w:pStyle w:val="TOC2"/>
        <w:rPr>
          <w:rFonts w:ascii="Calibri" w:hAnsi="Calibri"/>
          <w:smallCaps w:val="0"/>
          <w:noProof/>
          <w:sz w:val="22"/>
          <w:szCs w:val="22"/>
        </w:rPr>
      </w:pPr>
      <w:hyperlink w:anchor="_Toc253579413" w:history="1">
        <w:r w:rsidRPr="0021569C">
          <w:rPr>
            <w:rStyle w:val="Hyperlink"/>
            <w:noProof/>
          </w:rPr>
          <w:t>3.28.4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_Toc253579413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4" w:history="1">
        <w:r w:rsidRPr="0021569C">
          <w:rPr>
            <w:rStyle w:val="Hyperlink"/>
            <w:noProof/>
          </w:rPr>
          <w:t>CHA-3.28.4.10 Channel/CSR light application shall allow user to view usage history for one account or a specific subscriber with respect of use case view usage history.</w:t>
        </w:r>
        <w:r>
          <w:rPr>
            <w:noProof/>
            <w:webHidden/>
          </w:rPr>
          <w:tab/>
        </w:r>
        <w:r>
          <w:rPr>
            <w:noProof/>
            <w:webHidden/>
          </w:rPr>
          <w:fldChar w:fldCharType="begin"/>
        </w:r>
        <w:r>
          <w:rPr>
            <w:noProof/>
            <w:webHidden/>
          </w:rPr>
          <w:instrText xml:space="preserve"> PAGEREF _Toc253579414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5" w:history="1">
        <w:r w:rsidRPr="0021569C">
          <w:rPr>
            <w:rStyle w:val="Hyperlink"/>
            <w:noProof/>
          </w:rPr>
          <w:t>CHA-3.28.4.10.1 Channel/CSR light application shall propose several filter criteria to user</w:t>
        </w:r>
        <w:r>
          <w:rPr>
            <w:noProof/>
            <w:webHidden/>
          </w:rPr>
          <w:tab/>
        </w:r>
        <w:r>
          <w:rPr>
            <w:noProof/>
            <w:webHidden/>
          </w:rPr>
          <w:fldChar w:fldCharType="begin"/>
        </w:r>
        <w:r>
          <w:rPr>
            <w:noProof/>
            <w:webHidden/>
          </w:rPr>
          <w:instrText xml:space="preserve"> PAGEREF _Toc253579415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6" w:history="1">
        <w:r w:rsidRPr="0021569C">
          <w:rPr>
            <w:rStyle w:val="Hyperlink"/>
            <w:noProof/>
          </w:rPr>
          <w:t>CHA-3.28.4.10.1.1 Channel/CSR light application shall support filtering usage by one or more subscribers (optional criteria)</w:t>
        </w:r>
        <w:r>
          <w:rPr>
            <w:noProof/>
            <w:webHidden/>
          </w:rPr>
          <w:tab/>
        </w:r>
        <w:r>
          <w:rPr>
            <w:noProof/>
            <w:webHidden/>
          </w:rPr>
          <w:fldChar w:fldCharType="begin"/>
        </w:r>
        <w:r>
          <w:rPr>
            <w:noProof/>
            <w:webHidden/>
          </w:rPr>
          <w:instrText xml:space="preserve"> PAGEREF _Toc253579416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7" w:history="1">
        <w:r w:rsidRPr="0021569C">
          <w:rPr>
            <w:rStyle w:val="Hyperlink"/>
            <w:noProof/>
          </w:rPr>
          <w:t>CHA-3.28.4.10.1.2 Channel/CSR light application shall support filtering usage by one or more usage type (optional criteria)</w:t>
        </w:r>
        <w:r>
          <w:rPr>
            <w:noProof/>
            <w:webHidden/>
          </w:rPr>
          <w:tab/>
        </w:r>
        <w:r>
          <w:rPr>
            <w:noProof/>
            <w:webHidden/>
          </w:rPr>
          <w:fldChar w:fldCharType="begin"/>
        </w:r>
        <w:r>
          <w:rPr>
            <w:noProof/>
            <w:webHidden/>
          </w:rPr>
          <w:instrText xml:space="preserve"> PAGEREF _Toc253579417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8" w:history="1">
        <w:r w:rsidRPr="0021569C">
          <w:rPr>
            <w:rStyle w:val="Hyperlink"/>
            <w:noProof/>
          </w:rPr>
          <w:t>CHA-3.28.4.10.1.3 Channel/CSR light application shall support filtering usage for a period of time (mandatory criteria)</w:t>
        </w:r>
        <w:r>
          <w:rPr>
            <w:noProof/>
            <w:webHidden/>
          </w:rPr>
          <w:tab/>
        </w:r>
        <w:r>
          <w:rPr>
            <w:noProof/>
            <w:webHidden/>
          </w:rPr>
          <w:fldChar w:fldCharType="begin"/>
        </w:r>
        <w:r>
          <w:rPr>
            <w:noProof/>
            <w:webHidden/>
          </w:rPr>
          <w:instrText xml:space="preserve"> PAGEREF _Toc253579418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19" w:history="1">
        <w:r w:rsidRPr="0021569C">
          <w:rPr>
            <w:rStyle w:val="Hyperlink"/>
            <w:noProof/>
          </w:rPr>
          <w:t>CHA-3.28.4.10.1.4 Channel/CSR light application shall propose by default the current date and minus a configurable number of day (five by default)</w:t>
        </w:r>
        <w:r>
          <w:rPr>
            <w:noProof/>
            <w:webHidden/>
          </w:rPr>
          <w:tab/>
        </w:r>
        <w:r>
          <w:rPr>
            <w:noProof/>
            <w:webHidden/>
          </w:rPr>
          <w:fldChar w:fldCharType="begin"/>
        </w:r>
        <w:r>
          <w:rPr>
            <w:noProof/>
            <w:webHidden/>
          </w:rPr>
          <w:instrText xml:space="preserve"> PAGEREF _Toc253579419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0" w:history="1">
        <w:r w:rsidRPr="0021569C">
          <w:rPr>
            <w:rStyle w:val="Hyperlink"/>
            <w:noProof/>
          </w:rPr>
          <w:t>CHA-3.28.4.10.2 Channel/CSR light application shall support configuring at design time the maximum number of calls that can be retrieved</w:t>
        </w:r>
        <w:r>
          <w:rPr>
            <w:noProof/>
            <w:webHidden/>
          </w:rPr>
          <w:tab/>
        </w:r>
        <w:r>
          <w:rPr>
            <w:noProof/>
            <w:webHidden/>
          </w:rPr>
          <w:fldChar w:fldCharType="begin"/>
        </w:r>
        <w:r>
          <w:rPr>
            <w:noProof/>
            <w:webHidden/>
          </w:rPr>
          <w:instrText xml:space="preserve"> PAGEREF _Toc253579420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1" w:history="1">
        <w:r w:rsidRPr="0021569C">
          <w:rPr>
            <w:rStyle w:val="Hyperlink"/>
            <w:noProof/>
          </w:rPr>
          <w:t>CHA-3.28.4.10.3 Channel/CSR light application shall display for every call: Call date time, Service name (i.e. FAUT application name) Usage type, Subscriber primary identifier, origin, target, unit type and quantity, amount.</w:t>
        </w:r>
        <w:r>
          <w:rPr>
            <w:noProof/>
            <w:webHidden/>
          </w:rPr>
          <w:tab/>
        </w:r>
        <w:r>
          <w:rPr>
            <w:noProof/>
            <w:webHidden/>
          </w:rPr>
          <w:fldChar w:fldCharType="begin"/>
        </w:r>
        <w:r>
          <w:rPr>
            <w:noProof/>
            <w:webHidden/>
          </w:rPr>
          <w:instrText xml:space="preserve"> PAGEREF _Toc253579421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2" w:history="1">
        <w:r w:rsidRPr="0021569C">
          <w:rPr>
            <w:rStyle w:val="Hyperlink"/>
            <w:noProof/>
          </w:rPr>
          <w:t>CHA-3.28.4.10.4 Channel/CSR light application shall allow defining a mask to apply on origin and target for confidentiality reason. This mask could be different in Channel and CSR light</w:t>
        </w:r>
        <w:r>
          <w:rPr>
            <w:noProof/>
            <w:webHidden/>
          </w:rPr>
          <w:tab/>
        </w:r>
        <w:r>
          <w:rPr>
            <w:noProof/>
            <w:webHidden/>
          </w:rPr>
          <w:fldChar w:fldCharType="begin"/>
        </w:r>
        <w:r>
          <w:rPr>
            <w:noProof/>
            <w:webHidden/>
          </w:rPr>
          <w:instrText xml:space="preserve"> PAGEREF _Toc253579422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3" w:history="1">
        <w:r w:rsidRPr="0021569C">
          <w:rPr>
            <w:rStyle w:val="Hyperlink"/>
            <w:noProof/>
          </w:rPr>
          <w:t>CHA-3.28.4.10.5 Channel/CSR light application shall allow user grouping calls by service usage type, subscriber and unit type and sum number of calls (or record) and amount (i.e. pre credit amount)</w:t>
        </w:r>
        <w:r>
          <w:rPr>
            <w:noProof/>
            <w:webHidden/>
          </w:rPr>
          <w:tab/>
        </w:r>
        <w:r>
          <w:rPr>
            <w:noProof/>
            <w:webHidden/>
          </w:rPr>
          <w:fldChar w:fldCharType="begin"/>
        </w:r>
        <w:r>
          <w:rPr>
            <w:noProof/>
            <w:webHidden/>
          </w:rPr>
          <w:instrText xml:space="preserve"> PAGEREF _Toc253579423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4" w:history="1">
        <w:r w:rsidRPr="0021569C">
          <w:rPr>
            <w:rStyle w:val="Hyperlink"/>
            <w:noProof/>
          </w:rPr>
          <w:t>CHA-3.28.4.10.7 Channel/CSR light application shall allow user sorting calls on any attribute</w:t>
        </w:r>
        <w:r>
          <w:rPr>
            <w:noProof/>
            <w:webHidden/>
          </w:rPr>
          <w:tab/>
        </w:r>
        <w:r>
          <w:rPr>
            <w:noProof/>
            <w:webHidden/>
          </w:rPr>
          <w:fldChar w:fldCharType="begin"/>
        </w:r>
        <w:r>
          <w:rPr>
            <w:noProof/>
            <w:webHidden/>
          </w:rPr>
          <w:instrText xml:space="preserve"> PAGEREF _Toc253579424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5" w:history="1">
        <w:r w:rsidRPr="0021569C">
          <w:rPr>
            <w:rStyle w:val="Hyperlink"/>
            <w:noProof/>
          </w:rPr>
          <w:t>CHA-3.24.4.190 Channel/CSR light application shall allow user to display unbilled MTR for a specific account with respect of use case View ‘unbilled’ MTR</w:t>
        </w:r>
        <w:r>
          <w:rPr>
            <w:noProof/>
            <w:webHidden/>
          </w:rPr>
          <w:tab/>
        </w:r>
        <w:r>
          <w:rPr>
            <w:noProof/>
            <w:webHidden/>
          </w:rPr>
          <w:fldChar w:fldCharType="begin"/>
        </w:r>
        <w:r>
          <w:rPr>
            <w:noProof/>
            <w:webHidden/>
          </w:rPr>
          <w:instrText xml:space="preserve"> PAGEREF _Toc253579425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6" w:history="1">
        <w:r w:rsidRPr="0021569C">
          <w:rPr>
            <w:rStyle w:val="Hyperlink"/>
            <w:noProof/>
          </w:rPr>
          <w:t>CHA-3.24.4.190.1 Channel/CSR light application shall display for every MTR record, the MTR type, the transaction date and the subscriber primary external id when relevant</w:t>
        </w:r>
        <w:r>
          <w:rPr>
            <w:noProof/>
            <w:webHidden/>
          </w:rPr>
          <w:tab/>
        </w:r>
        <w:r>
          <w:rPr>
            <w:noProof/>
            <w:webHidden/>
          </w:rPr>
          <w:fldChar w:fldCharType="begin"/>
        </w:r>
        <w:r>
          <w:rPr>
            <w:noProof/>
            <w:webHidden/>
          </w:rPr>
          <w:instrText xml:space="preserve"> PAGEREF _Toc253579426 \h </w:instrText>
        </w:r>
        <w:r>
          <w:rPr>
            <w:noProof/>
            <w:webHidden/>
          </w:rPr>
        </w:r>
        <w:r>
          <w:rPr>
            <w:noProof/>
            <w:webHidden/>
          </w:rPr>
          <w:fldChar w:fldCharType="separate"/>
        </w:r>
        <w:r>
          <w:rPr>
            <w:noProof/>
            <w:webHidden/>
          </w:rPr>
          <w:t>259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7" w:history="1">
        <w:r w:rsidRPr="0021569C">
          <w:rPr>
            <w:rStyle w:val="Hyperlink"/>
            <w:noProof/>
          </w:rPr>
          <w:t>CHA-3.24.4.190.2 Channel/CSR light application shall allow user to access to detail of one MTR with for every MTR record, the charge amount, write off amount, grant amount, bonus item, bonus awarded, discount item, discount awarded, plus the list of impacted balances</w:t>
        </w:r>
        <w:r>
          <w:rPr>
            <w:noProof/>
            <w:webHidden/>
          </w:rPr>
          <w:tab/>
        </w:r>
        <w:r>
          <w:rPr>
            <w:noProof/>
            <w:webHidden/>
          </w:rPr>
          <w:fldChar w:fldCharType="begin"/>
        </w:r>
        <w:r>
          <w:rPr>
            <w:noProof/>
            <w:webHidden/>
          </w:rPr>
          <w:instrText xml:space="preserve"> PAGEREF _Toc253579427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8" w:history="1">
        <w:r w:rsidRPr="0021569C">
          <w:rPr>
            <w:rStyle w:val="Hyperlink"/>
            <w:noProof/>
          </w:rPr>
          <w:t>CHA-3.24.4.190.3 Channel/CSR light application shall display for every impacted balance, the balance name, transaction impact and new balance value</w:t>
        </w:r>
        <w:r>
          <w:rPr>
            <w:noProof/>
            <w:webHidden/>
          </w:rPr>
          <w:tab/>
        </w:r>
        <w:r>
          <w:rPr>
            <w:noProof/>
            <w:webHidden/>
          </w:rPr>
          <w:fldChar w:fldCharType="begin"/>
        </w:r>
        <w:r>
          <w:rPr>
            <w:noProof/>
            <w:webHidden/>
          </w:rPr>
          <w:instrText xml:space="preserve"> PAGEREF _Toc253579428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29" w:history="1">
        <w:r w:rsidRPr="0021569C">
          <w:rPr>
            <w:rStyle w:val="Hyperlink"/>
            <w:noProof/>
          </w:rPr>
          <w:t>CHA-3.28.4.20 Channel/CSR light application shall allow user to display MTR history for a specific account/subscriber with respect of use case View MTR history</w:t>
        </w:r>
        <w:r>
          <w:rPr>
            <w:noProof/>
            <w:webHidden/>
          </w:rPr>
          <w:tab/>
        </w:r>
        <w:r>
          <w:rPr>
            <w:noProof/>
            <w:webHidden/>
          </w:rPr>
          <w:fldChar w:fldCharType="begin"/>
        </w:r>
        <w:r>
          <w:rPr>
            <w:noProof/>
            <w:webHidden/>
          </w:rPr>
          <w:instrText xml:space="preserve"> PAGEREF _Toc253579429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0" w:history="1">
        <w:r w:rsidRPr="0021569C">
          <w:rPr>
            <w:rStyle w:val="Hyperlink"/>
            <w:noProof/>
          </w:rPr>
          <w:t>CHA-3.28.4.20.1 Channel/CSR light application shall support configuring at design time the maximum number of MTR records that can be retrieved</w:t>
        </w:r>
        <w:r>
          <w:rPr>
            <w:noProof/>
            <w:webHidden/>
          </w:rPr>
          <w:tab/>
        </w:r>
        <w:r>
          <w:rPr>
            <w:noProof/>
            <w:webHidden/>
          </w:rPr>
          <w:fldChar w:fldCharType="begin"/>
        </w:r>
        <w:r>
          <w:rPr>
            <w:noProof/>
            <w:webHidden/>
          </w:rPr>
          <w:instrText xml:space="preserve"> PAGEREF _Toc253579430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1" w:history="1">
        <w:r w:rsidRPr="0021569C">
          <w:rPr>
            <w:rStyle w:val="Hyperlink"/>
            <w:noProof/>
          </w:rPr>
          <w:t>CHA-3.28.4.20.2 Channel/CSR light application shall display for every MTR record, the MTR type, the transaction date and the subscriber primary external id when relevant</w:t>
        </w:r>
        <w:r>
          <w:rPr>
            <w:noProof/>
            <w:webHidden/>
          </w:rPr>
          <w:tab/>
        </w:r>
        <w:r>
          <w:rPr>
            <w:noProof/>
            <w:webHidden/>
          </w:rPr>
          <w:fldChar w:fldCharType="begin"/>
        </w:r>
        <w:r>
          <w:rPr>
            <w:noProof/>
            <w:webHidden/>
          </w:rPr>
          <w:instrText xml:space="preserve"> PAGEREF _Toc253579431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2" w:history="1">
        <w:r w:rsidRPr="0021569C">
          <w:rPr>
            <w:rStyle w:val="Hyperlink"/>
            <w:noProof/>
          </w:rPr>
          <w:t>CHA-3.28.4.20.3 Channel/CSR light application shall allow user to access to detail of one MTR with for every MTR record, the charge amount, write off amount, grant amount, bonus item, bonus awarded, discount item, discount awarded, plus the list of impacted balances</w:t>
        </w:r>
        <w:r>
          <w:rPr>
            <w:noProof/>
            <w:webHidden/>
          </w:rPr>
          <w:tab/>
        </w:r>
        <w:r>
          <w:rPr>
            <w:noProof/>
            <w:webHidden/>
          </w:rPr>
          <w:fldChar w:fldCharType="begin"/>
        </w:r>
        <w:r>
          <w:rPr>
            <w:noProof/>
            <w:webHidden/>
          </w:rPr>
          <w:instrText xml:space="preserve"> PAGEREF _Toc253579432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3" w:history="1">
        <w:r w:rsidRPr="0021569C">
          <w:rPr>
            <w:rStyle w:val="Hyperlink"/>
            <w:noProof/>
          </w:rPr>
          <w:t>CHA-3.28.4.20.4 Channel/CSR light application shall display for every impacted balance, the balance name, transaction impact and new balance value</w:t>
        </w:r>
        <w:r>
          <w:rPr>
            <w:noProof/>
            <w:webHidden/>
          </w:rPr>
          <w:tab/>
        </w:r>
        <w:r>
          <w:rPr>
            <w:noProof/>
            <w:webHidden/>
          </w:rPr>
          <w:fldChar w:fldCharType="begin"/>
        </w:r>
        <w:r>
          <w:rPr>
            <w:noProof/>
            <w:webHidden/>
          </w:rPr>
          <w:instrText xml:space="preserve"> PAGEREF _Toc253579433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4" w:history="1">
        <w:r w:rsidRPr="0021569C">
          <w:rPr>
            <w:rStyle w:val="Hyperlink"/>
            <w:noProof/>
          </w:rPr>
          <w:t>CHA-3.28.4.20.5 Channel/CSR light application shall allow user filtering MTR records by period of time (from date time, to date time)</w:t>
        </w:r>
        <w:r>
          <w:rPr>
            <w:noProof/>
            <w:webHidden/>
          </w:rPr>
          <w:tab/>
        </w:r>
        <w:r>
          <w:rPr>
            <w:noProof/>
            <w:webHidden/>
          </w:rPr>
          <w:fldChar w:fldCharType="begin"/>
        </w:r>
        <w:r>
          <w:rPr>
            <w:noProof/>
            <w:webHidden/>
          </w:rPr>
          <w:instrText xml:space="preserve"> PAGEREF _Toc253579434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5" w:history="1">
        <w:r w:rsidRPr="0021569C">
          <w:rPr>
            <w:rStyle w:val="Hyperlink"/>
            <w:noProof/>
          </w:rPr>
          <w:t>CHA-3.28.4.20.6 Channel/CSR light application shall allow configuring at application level default period of time (from now) to process the search (default will be 5 days)</w:t>
        </w:r>
        <w:r>
          <w:rPr>
            <w:noProof/>
            <w:webHidden/>
          </w:rPr>
          <w:tab/>
        </w:r>
        <w:r>
          <w:rPr>
            <w:noProof/>
            <w:webHidden/>
          </w:rPr>
          <w:fldChar w:fldCharType="begin"/>
        </w:r>
        <w:r>
          <w:rPr>
            <w:noProof/>
            <w:webHidden/>
          </w:rPr>
          <w:instrText xml:space="preserve"> PAGEREF _Toc253579435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6" w:history="1">
        <w:r w:rsidRPr="0021569C">
          <w:rPr>
            <w:rStyle w:val="Hyperlink"/>
            <w:noProof/>
          </w:rPr>
          <w:t>CHA-3.28.4.30 Channel/CSR light application shall allow user to display RC history for a specific account or subscriber with respect of use case View RC history</w:t>
        </w:r>
        <w:r>
          <w:rPr>
            <w:noProof/>
            <w:webHidden/>
          </w:rPr>
          <w:tab/>
        </w:r>
        <w:r>
          <w:rPr>
            <w:noProof/>
            <w:webHidden/>
          </w:rPr>
          <w:fldChar w:fldCharType="begin"/>
        </w:r>
        <w:r>
          <w:rPr>
            <w:noProof/>
            <w:webHidden/>
          </w:rPr>
          <w:instrText xml:space="preserve"> PAGEREF _Toc253579436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7" w:history="1">
        <w:r w:rsidRPr="0021569C">
          <w:rPr>
            <w:rStyle w:val="Hyperlink"/>
            <w:noProof/>
          </w:rPr>
          <w:t>CHA-3.28.4.30.1 Channel/CSR light application shall support configuring at design time the maximum number of RC that can be retrieved</w:t>
        </w:r>
        <w:r>
          <w:rPr>
            <w:noProof/>
            <w:webHidden/>
          </w:rPr>
          <w:tab/>
        </w:r>
        <w:r>
          <w:rPr>
            <w:noProof/>
            <w:webHidden/>
          </w:rPr>
          <w:fldChar w:fldCharType="begin"/>
        </w:r>
        <w:r>
          <w:rPr>
            <w:noProof/>
            <w:webHidden/>
          </w:rPr>
          <w:instrText xml:space="preserve"> PAGEREF _Toc253579437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8" w:history="1">
        <w:r w:rsidRPr="0021569C">
          <w:rPr>
            <w:rStyle w:val="Hyperlink"/>
            <w:noProof/>
          </w:rPr>
          <w:t>CHA-3.28.4.30.2 Channel/CSR light application shall display for every RC the RC display value, RC apply date, Subscriber primary external id when relevant and RC amount and currency</w:t>
        </w:r>
        <w:r>
          <w:rPr>
            <w:noProof/>
            <w:webHidden/>
          </w:rPr>
          <w:tab/>
        </w:r>
        <w:r>
          <w:rPr>
            <w:noProof/>
            <w:webHidden/>
          </w:rPr>
          <w:fldChar w:fldCharType="begin"/>
        </w:r>
        <w:r>
          <w:rPr>
            <w:noProof/>
            <w:webHidden/>
          </w:rPr>
          <w:instrText xml:space="preserve"> PAGEREF _Toc253579438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39" w:history="1">
        <w:r w:rsidRPr="0021569C">
          <w:rPr>
            <w:rStyle w:val="Hyperlink"/>
            <w:noProof/>
          </w:rPr>
          <w:t>CHA-3.28.4.30.3 Channel/CSR light application shall allow user filtering RC records by period of time (from date time, to date time)</w:t>
        </w:r>
        <w:r>
          <w:rPr>
            <w:noProof/>
            <w:webHidden/>
          </w:rPr>
          <w:tab/>
        </w:r>
        <w:r>
          <w:rPr>
            <w:noProof/>
            <w:webHidden/>
          </w:rPr>
          <w:fldChar w:fldCharType="begin"/>
        </w:r>
        <w:r>
          <w:rPr>
            <w:noProof/>
            <w:webHidden/>
          </w:rPr>
          <w:instrText xml:space="preserve"> PAGEREF _Toc253579439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0" w:history="1">
        <w:r w:rsidRPr="0021569C">
          <w:rPr>
            <w:rStyle w:val="Hyperlink"/>
            <w:noProof/>
          </w:rPr>
          <w:t>CHA-3.28.4.30.4 Channel/CSR light application shall allow configuring at application level default period of time (from now) to process the search (default will be 5 days)</w:t>
        </w:r>
        <w:r>
          <w:rPr>
            <w:noProof/>
            <w:webHidden/>
          </w:rPr>
          <w:tab/>
        </w:r>
        <w:r>
          <w:rPr>
            <w:noProof/>
            <w:webHidden/>
          </w:rPr>
          <w:fldChar w:fldCharType="begin"/>
        </w:r>
        <w:r>
          <w:rPr>
            <w:noProof/>
            <w:webHidden/>
          </w:rPr>
          <w:instrText xml:space="preserve"> PAGEREF _Toc253579440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1" w:history="1">
        <w:r w:rsidRPr="0021569C">
          <w:rPr>
            <w:rStyle w:val="Hyperlink"/>
            <w:noProof/>
          </w:rPr>
          <w:t>CHA-3.28.4.40 Channel/CSR light application shall allow user to display NRC history for a specific account or subscriber with respect of use case View NRC history</w:t>
        </w:r>
        <w:r>
          <w:rPr>
            <w:noProof/>
            <w:webHidden/>
          </w:rPr>
          <w:tab/>
        </w:r>
        <w:r>
          <w:rPr>
            <w:noProof/>
            <w:webHidden/>
          </w:rPr>
          <w:fldChar w:fldCharType="begin"/>
        </w:r>
        <w:r>
          <w:rPr>
            <w:noProof/>
            <w:webHidden/>
          </w:rPr>
          <w:instrText xml:space="preserve"> PAGEREF _Toc253579441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2" w:history="1">
        <w:r w:rsidRPr="0021569C">
          <w:rPr>
            <w:rStyle w:val="Hyperlink"/>
            <w:noProof/>
          </w:rPr>
          <w:t>CHA-3.28.4.40.1 Channel/CSR light application shall support configuring at design time the maximum number of NRC that can be retrieved</w:t>
        </w:r>
        <w:r>
          <w:rPr>
            <w:noProof/>
            <w:webHidden/>
          </w:rPr>
          <w:tab/>
        </w:r>
        <w:r>
          <w:rPr>
            <w:noProof/>
            <w:webHidden/>
          </w:rPr>
          <w:fldChar w:fldCharType="begin"/>
        </w:r>
        <w:r>
          <w:rPr>
            <w:noProof/>
            <w:webHidden/>
          </w:rPr>
          <w:instrText xml:space="preserve"> PAGEREF _Toc253579442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3" w:history="1">
        <w:r w:rsidRPr="0021569C">
          <w:rPr>
            <w:rStyle w:val="Hyperlink"/>
            <w:noProof/>
          </w:rPr>
          <w:t>CHA-3.28.4.40.2 Channel/CSR light application shall display for every NRC the NRC display value, NRC apply date, Subscriber primary external id when relevant and NRC amount and currency</w:t>
        </w:r>
        <w:r>
          <w:rPr>
            <w:noProof/>
            <w:webHidden/>
          </w:rPr>
          <w:tab/>
        </w:r>
        <w:r>
          <w:rPr>
            <w:noProof/>
            <w:webHidden/>
          </w:rPr>
          <w:fldChar w:fldCharType="begin"/>
        </w:r>
        <w:r>
          <w:rPr>
            <w:noProof/>
            <w:webHidden/>
          </w:rPr>
          <w:instrText xml:space="preserve"> PAGEREF _Toc253579443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4" w:history="1">
        <w:r w:rsidRPr="0021569C">
          <w:rPr>
            <w:rStyle w:val="Hyperlink"/>
            <w:noProof/>
          </w:rPr>
          <w:t>CHA-3.28.4.40.3 Channel/CSR light application shall allow user filtering NRC records by period of time (from date time, to date time)</w:t>
        </w:r>
        <w:r>
          <w:rPr>
            <w:noProof/>
            <w:webHidden/>
          </w:rPr>
          <w:tab/>
        </w:r>
        <w:r>
          <w:rPr>
            <w:noProof/>
            <w:webHidden/>
          </w:rPr>
          <w:fldChar w:fldCharType="begin"/>
        </w:r>
        <w:r>
          <w:rPr>
            <w:noProof/>
            <w:webHidden/>
          </w:rPr>
          <w:instrText xml:space="preserve"> PAGEREF _Toc253579444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5" w:history="1">
        <w:r w:rsidRPr="0021569C">
          <w:rPr>
            <w:rStyle w:val="Hyperlink"/>
            <w:noProof/>
          </w:rPr>
          <w:t>CHA-3.28.4.40.4 Channel/CSR light application shall allow configuring at application level default period of time (from now) to process the search (default will be 5 days)</w:t>
        </w:r>
        <w:r>
          <w:rPr>
            <w:noProof/>
            <w:webHidden/>
          </w:rPr>
          <w:tab/>
        </w:r>
        <w:r>
          <w:rPr>
            <w:noProof/>
            <w:webHidden/>
          </w:rPr>
          <w:fldChar w:fldCharType="begin"/>
        </w:r>
        <w:r>
          <w:rPr>
            <w:noProof/>
            <w:webHidden/>
          </w:rPr>
          <w:instrText xml:space="preserve"> PAGEREF _Toc253579445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6" w:history="1">
        <w:r w:rsidRPr="0021569C">
          <w:rPr>
            <w:rStyle w:val="Hyperlink"/>
            <w:noProof/>
          </w:rPr>
          <w:t>CHA-3.28.4.50 Channel/CSR light application shall display transactions combined history for a specific subscriber with respect of use case ‘View subscriber combined history’</w:t>
        </w:r>
        <w:r>
          <w:rPr>
            <w:noProof/>
            <w:webHidden/>
          </w:rPr>
          <w:tab/>
        </w:r>
        <w:r>
          <w:rPr>
            <w:noProof/>
            <w:webHidden/>
          </w:rPr>
          <w:fldChar w:fldCharType="begin"/>
        </w:r>
        <w:r>
          <w:rPr>
            <w:noProof/>
            <w:webHidden/>
          </w:rPr>
          <w:instrText xml:space="preserve"> PAGEREF _Toc253579446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7" w:history="1">
        <w:r w:rsidRPr="0021569C">
          <w:rPr>
            <w:rStyle w:val="Hyperlink"/>
            <w:noProof/>
          </w:rPr>
          <w:t>CHA-3.28.4.50.1 Channel/CSR light application shall allow configuring at desing time the maximum number of transactions that will be displayed</w:t>
        </w:r>
        <w:r>
          <w:rPr>
            <w:noProof/>
            <w:webHidden/>
          </w:rPr>
          <w:tab/>
        </w:r>
        <w:r>
          <w:rPr>
            <w:noProof/>
            <w:webHidden/>
          </w:rPr>
          <w:fldChar w:fldCharType="begin"/>
        </w:r>
        <w:r>
          <w:rPr>
            <w:noProof/>
            <w:webHidden/>
          </w:rPr>
          <w:instrText xml:space="preserve"> PAGEREF _Toc253579447 \h </w:instrText>
        </w:r>
        <w:r>
          <w:rPr>
            <w:noProof/>
            <w:webHidden/>
          </w:rPr>
        </w:r>
        <w:r>
          <w:rPr>
            <w:noProof/>
            <w:webHidden/>
          </w:rPr>
          <w:fldChar w:fldCharType="separate"/>
        </w:r>
        <w:r>
          <w:rPr>
            <w:noProof/>
            <w:webHidden/>
          </w:rPr>
          <w:t>260</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8" w:history="1">
        <w:r w:rsidRPr="0021569C">
          <w:rPr>
            <w:rStyle w:val="Hyperlink"/>
            <w:noProof/>
          </w:rPr>
          <w:t>CHA-3.28.4.50.2 Channel/CSR light application shall display for every transaction the transaction type, the transaction FAUT when applicable, the transaction description, the transaction unit value and type when applicable, the amount charged to the core balance, the value of the core balance after the transaction, the total monetary amount of the transaction, the total non monetary amount and unit type of the transaction.</w:t>
        </w:r>
        <w:r>
          <w:rPr>
            <w:noProof/>
            <w:webHidden/>
          </w:rPr>
          <w:tab/>
        </w:r>
        <w:r>
          <w:rPr>
            <w:noProof/>
            <w:webHidden/>
          </w:rPr>
          <w:fldChar w:fldCharType="begin"/>
        </w:r>
        <w:r>
          <w:rPr>
            <w:noProof/>
            <w:webHidden/>
          </w:rPr>
          <w:instrText xml:space="preserve"> PAGEREF _Toc253579448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49" w:history="1">
        <w:r w:rsidRPr="0021569C">
          <w:rPr>
            <w:rStyle w:val="Hyperlink"/>
            <w:noProof/>
          </w:rPr>
          <w:t>CHA-3.28.4.50.2.1 for usage, Channel/CSR light application shall display the usage application display value as transaction type or ‘usage’ if application id is null</w:t>
        </w:r>
        <w:r>
          <w:rPr>
            <w:noProof/>
            <w:webHidden/>
          </w:rPr>
          <w:tab/>
        </w:r>
        <w:r>
          <w:rPr>
            <w:noProof/>
            <w:webHidden/>
          </w:rPr>
          <w:fldChar w:fldCharType="begin"/>
        </w:r>
        <w:r>
          <w:rPr>
            <w:noProof/>
            <w:webHidden/>
          </w:rPr>
          <w:instrText xml:space="preserve"> PAGEREF _Toc253579449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0" w:history="1">
        <w:r w:rsidRPr="0021569C">
          <w:rPr>
            <w:rStyle w:val="Hyperlink"/>
            <w:noProof/>
          </w:rPr>
          <w:t>CHA-3.28.4.50.2.2 for MTR, Channel/CSR light application shall display the MTR type/subtype as transaction type</w:t>
        </w:r>
        <w:r>
          <w:rPr>
            <w:noProof/>
            <w:webHidden/>
          </w:rPr>
          <w:tab/>
        </w:r>
        <w:r>
          <w:rPr>
            <w:noProof/>
            <w:webHidden/>
          </w:rPr>
          <w:fldChar w:fldCharType="begin"/>
        </w:r>
        <w:r>
          <w:rPr>
            <w:noProof/>
            <w:webHidden/>
          </w:rPr>
          <w:instrText xml:space="preserve"> PAGEREF _Toc253579450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1" w:history="1">
        <w:r w:rsidRPr="0021569C">
          <w:rPr>
            <w:rStyle w:val="Hyperlink"/>
            <w:noProof/>
          </w:rPr>
          <w:t>CHA-3.28.4.50.2.3 for RC, NRC, Recharges and adjustments, Channel/CSR light application shall display static localized strings ‘RC’, ’NRC’, ’Recharge’, ‘adjustments’ as transaction type</w:t>
        </w:r>
        <w:r>
          <w:rPr>
            <w:noProof/>
            <w:webHidden/>
          </w:rPr>
          <w:tab/>
        </w:r>
        <w:r>
          <w:rPr>
            <w:noProof/>
            <w:webHidden/>
          </w:rPr>
          <w:fldChar w:fldCharType="begin"/>
        </w:r>
        <w:r>
          <w:rPr>
            <w:noProof/>
            <w:webHidden/>
          </w:rPr>
          <w:instrText xml:space="preserve"> PAGEREF _Toc253579451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2" w:history="1">
        <w:r w:rsidRPr="0021569C">
          <w:rPr>
            <w:rStyle w:val="Hyperlink"/>
            <w:noProof/>
          </w:rPr>
          <w:t>CHA-3.28.4.50.2.4 Channel/CSR light application shall display FAUT value for usage transactions and null otherwise</w:t>
        </w:r>
        <w:r>
          <w:rPr>
            <w:noProof/>
            <w:webHidden/>
          </w:rPr>
          <w:tab/>
        </w:r>
        <w:r>
          <w:rPr>
            <w:noProof/>
            <w:webHidden/>
          </w:rPr>
          <w:fldChar w:fldCharType="begin"/>
        </w:r>
        <w:r>
          <w:rPr>
            <w:noProof/>
            <w:webHidden/>
          </w:rPr>
          <w:instrText xml:space="preserve"> PAGEREF _Toc253579452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3" w:history="1">
        <w:r w:rsidRPr="0021569C">
          <w:rPr>
            <w:rStyle w:val="Hyperlink"/>
            <w:noProof/>
          </w:rPr>
          <w:t>CHA-3.28.4.50.2.5 Channel/CSR light application shall display in description column NRC/RC display value for NRC/RC transaction, Adjustments description for adjustments, b-number for usage transactions and null for other transaction types</w:t>
        </w:r>
        <w:r>
          <w:rPr>
            <w:noProof/>
            <w:webHidden/>
          </w:rPr>
          <w:tab/>
        </w:r>
        <w:r>
          <w:rPr>
            <w:noProof/>
            <w:webHidden/>
          </w:rPr>
          <w:fldChar w:fldCharType="begin"/>
        </w:r>
        <w:r>
          <w:rPr>
            <w:noProof/>
            <w:webHidden/>
          </w:rPr>
          <w:instrText xml:space="preserve"> PAGEREF _Toc253579453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4" w:history="1">
        <w:r w:rsidRPr="0021569C">
          <w:rPr>
            <w:rStyle w:val="Hyperlink"/>
            <w:noProof/>
          </w:rPr>
          <w:t>CHA-3.28.4.50.2.6 Channel/CSR light application shall display units and unit type only for usage transactions and null otherwise</w:t>
        </w:r>
        <w:r>
          <w:rPr>
            <w:noProof/>
            <w:webHidden/>
          </w:rPr>
          <w:tab/>
        </w:r>
        <w:r>
          <w:rPr>
            <w:noProof/>
            <w:webHidden/>
          </w:rPr>
          <w:fldChar w:fldCharType="begin"/>
        </w:r>
        <w:r>
          <w:rPr>
            <w:noProof/>
            <w:webHidden/>
          </w:rPr>
          <w:instrText xml:space="preserve"> PAGEREF _Toc253579454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5" w:history="1">
        <w:r w:rsidRPr="0021569C">
          <w:rPr>
            <w:rStyle w:val="Hyperlink"/>
            <w:noProof/>
          </w:rPr>
          <w:t>CHA-3.28.4.50.2.7 Channel/CSR light application shall display total non monetary amount value if transaction impacts non monetary balances of the same type, ‘see detail’ if the transaction impacts non monetary balances of different unit type, null if the transaction doesn’t impact any non monetary balances</w:t>
        </w:r>
        <w:r>
          <w:rPr>
            <w:noProof/>
            <w:webHidden/>
          </w:rPr>
          <w:tab/>
        </w:r>
        <w:r>
          <w:rPr>
            <w:noProof/>
            <w:webHidden/>
          </w:rPr>
          <w:fldChar w:fldCharType="begin"/>
        </w:r>
        <w:r>
          <w:rPr>
            <w:noProof/>
            <w:webHidden/>
          </w:rPr>
          <w:instrText xml:space="preserve"> PAGEREF _Toc253579455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6" w:history="1">
        <w:r w:rsidRPr="0021569C">
          <w:rPr>
            <w:rStyle w:val="Hyperlink"/>
            <w:noProof/>
          </w:rPr>
          <w:t>CHA-3.28.4.50.3 Channel/CSR light application shall support sorting transactions by type and date</w:t>
        </w:r>
        <w:r>
          <w:rPr>
            <w:noProof/>
            <w:webHidden/>
          </w:rPr>
          <w:tab/>
        </w:r>
        <w:r>
          <w:rPr>
            <w:noProof/>
            <w:webHidden/>
          </w:rPr>
          <w:fldChar w:fldCharType="begin"/>
        </w:r>
        <w:r>
          <w:rPr>
            <w:noProof/>
            <w:webHidden/>
          </w:rPr>
          <w:instrText xml:space="preserve"> PAGEREF _Toc253579456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7" w:history="1">
        <w:r w:rsidRPr="0021569C">
          <w:rPr>
            <w:rStyle w:val="Hyperlink"/>
            <w:noProof/>
          </w:rPr>
          <w:t>CHA-3.28.4.50.4 Channel/CSR light application shall support grouping/ungrouping transactions by type and sum the impact on the core balance and the total monetary amount of transactions</w:t>
        </w:r>
        <w:r>
          <w:rPr>
            <w:noProof/>
            <w:webHidden/>
          </w:rPr>
          <w:tab/>
        </w:r>
        <w:r>
          <w:rPr>
            <w:noProof/>
            <w:webHidden/>
          </w:rPr>
          <w:fldChar w:fldCharType="begin"/>
        </w:r>
        <w:r>
          <w:rPr>
            <w:noProof/>
            <w:webHidden/>
          </w:rPr>
          <w:instrText xml:space="preserve"> PAGEREF _Toc253579457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8" w:history="1">
        <w:r w:rsidRPr="0021569C">
          <w:rPr>
            <w:rStyle w:val="Hyperlink"/>
            <w:noProof/>
          </w:rPr>
          <w:t>CHA-3.28.4.50.5 Channel/CSR light application shall support searching transaction by transaction date (from date to date), transaction type, Application id and 0 amount transaction (yes/no)</w:t>
        </w:r>
        <w:r>
          <w:rPr>
            <w:noProof/>
            <w:webHidden/>
          </w:rPr>
          <w:tab/>
        </w:r>
        <w:r>
          <w:rPr>
            <w:noProof/>
            <w:webHidden/>
          </w:rPr>
          <w:fldChar w:fldCharType="begin"/>
        </w:r>
        <w:r>
          <w:rPr>
            <w:noProof/>
            <w:webHidden/>
          </w:rPr>
          <w:instrText xml:space="preserve"> PAGEREF _Toc253579458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59" w:history="1">
        <w:r w:rsidRPr="0021569C">
          <w:rPr>
            <w:rStyle w:val="Hyperlink"/>
            <w:strike/>
            <w:noProof/>
          </w:rPr>
          <w:t>CHA-3.28.4.50.5.1 Channel/CSR light application shall propose selecting FAUT by first selecting application</w:t>
        </w:r>
        <w:r>
          <w:rPr>
            <w:noProof/>
            <w:webHidden/>
          </w:rPr>
          <w:tab/>
        </w:r>
        <w:r>
          <w:rPr>
            <w:noProof/>
            <w:webHidden/>
          </w:rPr>
          <w:fldChar w:fldCharType="begin"/>
        </w:r>
        <w:r>
          <w:rPr>
            <w:noProof/>
            <w:webHidden/>
          </w:rPr>
          <w:instrText xml:space="preserve"> PAGEREF _Toc253579459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0" w:history="1">
        <w:r w:rsidRPr="0021569C">
          <w:rPr>
            <w:rStyle w:val="Hyperlink"/>
            <w:noProof/>
          </w:rPr>
          <w:t>CHA-3.28.4.50.5.2 Channel/CSR light application shall propose by default current date for today criteria minus a configurable number of days for from date criteria.(default will be 5 days)</w:t>
        </w:r>
        <w:r>
          <w:rPr>
            <w:noProof/>
            <w:webHidden/>
          </w:rPr>
          <w:tab/>
        </w:r>
        <w:r>
          <w:rPr>
            <w:noProof/>
            <w:webHidden/>
          </w:rPr>
          <w:fldChar w:fldCharType="begin"/>
        </w:r>
        <w:r>
          <w:rPr>
            <w:noProof/>
            <w:webHidden/>
          </w:rPr>
          <w:instrText xml:space="preserve"> PAGEREF _Toc253579460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1" w:history="1">
        <w:r w:rsidRPr="0021569C">
          <w:rPr>
            <w:rStyle w:val="Hyperlink"/>
            <w:noProof/>
          </w:rPr>
          <w:t>CHA-3.28.4.50.6 Channel/CSR light application shall support printing and exporting as CSV selected transactions</w:t>
        </w:r>
        <w:r>
          <w:rPr>
            <w:noProof/>
            <w:webHidden/>
          </w:rPr>
          <w:tab/>
        </w:r>
        <w:r>
          <w:rPr>
            <w:noProof/>
            <w:webHidden/>
          </w:rPr>
          <w:fldChar w:fldCharType="begin"/>
        </w:r>
        <w:r>
          <w:rPr>
            <w:noProof/>
            <w:webHidden/>
          </w:rPr>
          <w:instrText xml:space="preserve"> PAGEREF _Toc253579461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2" w:history="1">
        <w:r w:rsidRPr="0021569C">
          <w:rPr>
            <w:rStyle w:val="Hyperlink"/>
            <w:noProof/>
          </w:rPr>
          <w:t>CHA-3.28.4.50.7 Channel/CSR light application shall support filtering returned transaction by FAUT found in returned transactions</w:t>
        </w:r>
        <w:r>
          <w:rPr>
            <w:noProof/>
            <w:webHidden/>
          </w:rPr>
          <w:tab/>
        </w:r>
        <w:r>
          <w:rPr>
            <w:noProof/>
            <w:webHidden/>
          </w:rPr>
          <w:fldChar w:fldCharType="begin"/>
        </w:r>
        <w:r>
          <w:rPr>
            <w:noProof/>
            <w:webHidden/>
          </w:rPr>
          <w:instrText xml:space="preserve"> PAGEREF _Toc253579462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463" w:history="1">
        <w:r w:rsidRPr="0021569C">
          <w:rPr>
            <w:rStyle w:val="Hyperlink"/>
            <w:noProof/>
          </w:rPr>
          <w:t>3.29</w:t>
        </w:r>
        <w:r>
          <w:rPr>
            <w:rFonts w:ascii="Calibri" w:hAnsi="Calibri"/>
            <w:b w:val="0"/>
            <w:bCs w:val="0"/>
            <w:caps w:val="0"/>
            <w:noProof/>
            <w:sz w:val="22"/>
            <w:szCs w:val="22"/>
          </w:rPr>
          <w:tab/>
        </w:r>
        <w:r w:rsidRPr="0021569C">
          <w:rPr>
            <w:rStyle w:val="Hyperlink"/>
            <w:noProof/>
          </w:rPr>
          <w:t>Capability 28. Usage and charge adjustment</w:t>
        </w:r>
        <w:r>
          <w:rPr>
            <w:noProof/>
            <w:webHidden/>
          </w:rPr>
          <w:tab/>
        </w:r>
        <w:r>
          <w:rPr>
            <w:noProof/>
            <w:webHidden/>
          </w:rPr>
          <w:fldChar w:fldCharType="begin"/>
        </w:r>
        <w:r>
          <w:rPr>
            <w:noProof/>
            <w:webHidden/>
          </w:rPr>
          <w:instrText xml:space="preserve"> PAGEREF _Toc253579463 \h </w:instrText>
        </w:r>
        <w:r>
          <w:rPr>
            <w:noProof/>
            <w:webHidden/>
          </w:rPr>
        </w:r>
        <w:r>
          <w:rPr>
            <w:noProof/>
            <w:webHidden/>
          </w:rPr>
          <w:fldChar w:fldCharType="separate"/>
        </w:r>
        <w:r>
          <w:rPr>
            <w:noProof/>
            <w:webHidden/>
          </w:rPr>
          <w:t>261</w:t>
        </w:r>
        <w:r>
          <w:rPr>
            <w:noProof/>
            <w:webHidden/>
          </w:rPr>
          <w:fldChar w:fldCharType="end"/>
        </w:r>
      </w:hyperlink>
    </w:p>
    <w:p w:rsidR="003867B2" w:rsidRDefault="003867B2">
      <w:pPr>
        <w:pStyle w:val="TOC2"/>
        <w:rPr>
          <w:rFonts w:ascii="Calibri" w:hAnsi="Calibri"/>
          <w:smallCaps w:val="0"/>
          <w:noProof/>
          <w:sz w:val="22"/>
          <w:szCs w:val="22"/>
        </w:rPr>
      </w:pPr>
      <w:hyperlink w:anchor="_Toc253579464" w:history="1">
        <w:r w:rsidRPr="0021569C">
          <w:rPr>
            <w:rStyle w:val="Hyperlink"/>
            <w:noProof/>
          </w:rPr>
          <w:t>3.29.4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_Toc253579464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5" w:history="1">
        <w:r w:rsidRPr="0021569C">
          <w:rPr>
            <w:rStyle w:val="Hyperlink"/>
            <w:noProof/>
          </w:rPr>
          <w:t>CHA-3.29.4.10 Channel/CSR light application shall display adjustments appearing on a specific invoice with respect of use case view adjustments appearing on one invoice</w:t>
        </w:r>
        <w:r>
          <w:rPr>
            <w:noProof/>
            <w:webHidden/>
          </w:rPr>
          <w:tab/>
        </w:r>
        <w:r>
          <w:rPr>
            <w:noProof/>
            <w:webHidden/>
          </w:rPr>
          <w:fldChar w:fldCharType="begin"/>
        </w:r>
        <w:r>
          <w:rPr>
            <w:noProof/>
            <w:webHidden/>
          </w:rPr>
          <w:instrText xml:space="preserve"> PAGEREF _Toc253579465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6" w:history="1">
        <w:r w:rsidRPr="0021569C">
          <w:rPr>
            <w:rStyle w:val="Hyperlink"/>
            <w:noProof/>
          </w:rPr>
          <w:t>CHA-3.29.4.10.1 Channel/CSR light application shall display for every adjustment, the adjustment label appearing on the invoice, the adjustment date, adjustment amount (without tax) and tax.</w:t>
        </w:r>
        <w:r>
          <w:rPr>
            <w:noProof/>
            <w:webHidden/>
          </w:rPr>
          <w:tab/>
        </w:r>
        <w:r>
          <w:rPr>
            <w:noProof/>
            <w:webHidden/>
          </w:rPr>
          <w:fldChar w:fldCharType="begin"/>
        </w:r>
        <w:r>
          <w:rPr>
            <w:noProof/>
            <w:webHidden/>
          </w:rPr>
          <w:instrText xml:space="preserve"> PAGEREF _Toc253579466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7" w:history="1">
        <w:r w:rsidRPr="0021569C">
          <w:rPr>
            <w:rStyle w:val="Hyperlink"/>
            <w:noProof/>
          </w:rPr>
          <w:t>CHA-3.29.4.20 Channel/CSR light application shall display unbilled adjustments for a specific account with respect of use case view account unbilled adjustments</w:t>
        </w:r>
        <w:r>
          <w:rPr>
            <w:noProof/>
            <w:webHidden/>
          </w:rPr>
          <w:tab/>
        </w:r>
        <w:r>
          <w:rPr>
            <w:noProof/>
            <w:webHidden/>
          </w:rPr>
          <w:fldChar w:fldCharType="begin"/>
        </w:r>
        <w:r>
          <w:rPr>
            <w:noProof/>
            <w:webHidden/>
          </w:rPr>
          <w:instrText xml:space="preserve"> PAGEREF _Toc253579467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8" w:history="1">
        <w:r w:rsidRPr="0021569C">
          <w:rPr>
            <w:rStyle w:val="Hyperlink"/>
            <w:noProof/>
          </w:rPr>
          <w:t>CHA-3.29.4.20.1 Channel/CSR light application shall display for every adjustment, the adjustment type, the adjustment reason, the effective date, the original invoice reference if any, the amount (without tax) and tax</w:t>
        </w:r>
        <w:r>
          <w:rPr>
            <w:noProof/>
            <w:webHidden/>
          </w:rPr>
          <w:tab/>
        </w:r>
        <w:r>
          <w:rPr>
            <w:noProof/>
            <w:webHidden/>
          </w:rPr>
          <w:fldChar w:fldCharType="begin"/>
        </w:r>
        <w:r>
          <w:rPr>
            <w:noProof/>
            <w:webHidden/>
          </w:rPr>
          <w:instrText xml:space="preserve"> PAGEREF _Toc253579468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69" w:history="1">
        <w:r w:rsidRPr="0021569C">
          <w:rPr>
            <w:rStyle w:val="Hyperlink"/>
            <w:strike/>
            <w:noProof/>
          </w:rPr>
          <w:t>CHA-3.29.4.30 Channel/CSR light application shall display invoice originally created adjustments with respect of use case view invoice originally created adjustments</w:t>
        </w:r>
        <w:r>
          <w:rPr>
            <w:noProof/>
            <w:webHidden/>
          </w:rPr>
          <w:tab/>
        </w:r>
        <w:r>
          <w:rPr>
            <w:noProof/>
            <w:webHidden/>
          </w:rPr>
          <w:fldChar w:fldCharType="begin"/>
        </w:r>
        <w:r>
          <w:rPr>
            <w:noProof/>
            <w:webHidden/>
          </w:rPr>
          <w:instrText xml:space="preserve"> PAGEREF _Toc253579469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0" w:history="1">
        <w:r w:rsidRPr="0021569C">
          <w:rPr>
            <w:rStyle w:val="Hyperlink"/>
            <w:strike/>
            <w:noProof/>
          </w:rPr>
          <w:t>CHA-3.29.4.30.1 Channel/CSR light application shall display for every adjustment, the adjustment type, the adjustment reason, the effective date, the amount (without tax) and tax</w:t>
        </w:r>
        <w:r>
          <w:rPr>
            <w:noProof/>
            <w:webHidden/>
          </w:rPr>
          <w:tab/>
        </w:r>
        <w:r>
          <w:rPr>
            <w:noProof/>
            <w:webHidden/>
          </w:rPr>
          <w:fldChar w:fldCharType="begin"/>
        </w:r>
        <w:r>
          <w:rPr>
            <w:noProof/>
            <w:webHidden/>
          </w:rPr>
          <w:instrText xml:space="preserve"> PAGEREF _Toc253579470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1" w:history="1">
        <w:r w:rsidRPr="0021569C">
          <w:rPr>
            <w:rStyle w:val="Hyperlink"/>
            <w:noProof/>
          </w:rPr>
          <w:t>CHA-3.29.4.40 Channel/CSR light application shall display created adjustments for invoice balance, usage, RC and NRC with respect of use case view invoice balance/usage/charge adjustments</w:t>
        </w:r>
        <w:r>
          <w:rPr>
            <w:noProof/>
            <w:webHidden/>
          </w:rPr>
          <w:tab/>
        </w:r>
        <w:r>
          <w:rPr>
            <w:noProof/>
            <w:webHidden/>
          </w:rPr>
          <w:fldChar w:fldCharType="begin"/>
        </w:r>
        <w:r>
          <w:rPr>
            <w:noProof/>
            <w:webHidden/>
          </w:rPr>
          <w:instrText xml:space="preserve"> PAGEREF _Toc253579471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2" w:history="1">
        <w:r w:rsidRPr="0021569C">
          <w:rPr>
            <w:rStyle w:val="Hyperlink"/>
            <w:noProof/>
          </w:rPr>
          <w:t>CHA-3.29.4.40.1 Channel/CSR light application shall display for every adjustment, the adjustment type, the adjustment reason, the effective date, the amount (without tax) and the tax</w:t>
        </w:r>
        <w:r>
          <w:rPr>
            <w:noProof/>
            <w:webHidden/>
          </w:rPr>
          <w:tab/>
        </w:r>
        <w:r>
          <w:rPr>
            <w:noProof/>
            <w:webHidden/>
          </w:rPr>
          <w:fldChar w:fldCharType="begin"/>
        </w:r>
        <w:r>
          <w:rPr>
            <w:noProof/>
            <w:webHidden/>
          </w:rPr>
          <w:instrText xml:space="preserve"> PAGEREF _Toc253579472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3" w:history="1">
        <w:r w:rsidRPr="0021569C">
          <w:rPr>
            <w:rStyle w:val="Hyperlink"/>
            <w:noProof/>
          </w:rPr>
          <w:t>CHA-3.29.4.50 Channel/CSR light application shall display adjustment detail with respect of use case view adjustment detail</w:t>
        </w:r>
        <w:r>
          <w:rPr>
            <w:noProof/>
            <w:webHidden/>
          </w:rPr>
          <w:tab/>
        </w:r>
        <w:r>
          <w:rPr>
            <w:noProof/>
            <w:webHidden/>
          </w:rPr>
          <w:fldChar w:fldCharType="begin"/>
        </w:r>
        <w:r>
          <w:rPr>
            <w:noProof/>
            <w:webHidden/>
          </w:rPr>
          <w:instrText xml:space="preserve"> PAGEREF _Toc253579473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4" w:history="1">
        <w:r w:rsidRPr="0021569C">
          <w:rPr>
            <w:rStyle w:val="Hyperlink"/>
            <w:noProof/>
          </w:rPr>
          <w:t>CHA-3.29.4.50.1 Channel/CSR light application shall display for every adjustment, the adjustment type, the adjustment reason, the adjustment status, the submitter user, the reviewer user, the review date, annotation if any, the adjusted amount, if the adjustment is billed or not and if billed the invoice number.</w:t>
        </w:r>
        <w:r>
          <w:rPr>
            <w:noProof/>
            <w:webHidden/>
          </w:rPr>
          <w:tab/>
        </w:r>
        <w:r>
          <w:rPr>
            <w:noProof/>
            <w:webHidden/>
          </w:rPr>
          <w:fldChar w:fldCharType="begin"/>
        </w:r>
        <w:r>
          <w:rPr>
            <w:noProof/>
            <w:webHidden/>
          </w:rPr>
          <w:instrText xml:space="preserve"> PAGEREF _Toc253579474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5" w:history="1">
        <w:r w:rsidRPr="0021569C">
          <w:rPr>
            <w:rStyle w:val="Hyperlink"/>
            <w:noProof/>
          </w:rPr>
          <w:t>CHA-3.29.4.60 Channel/CSR light application shall allow user to create a new adjustment for an invoice balance, a specific billed/unbilled usage record and a specific billed/unbilled RC/NRC with respect of use case Create invoice balance/usage/charge adjustment</w:t>
        </w:r>
        <w:r>
          <w:rPr>
            <w:noProof/>
            <w:webHidden/>
          </w:rPr>
          <w:tab/>
        </w:r>
        <w:r>
          <w:rPr>
            <w:noProof/>
            <w:webHidden/>
          </w:rPr>
          <w:fldChar w:fldCharType="begin"/>
        </w:r>
        <w:r>
          <w:rPr>
            <w:noProof/>
            <w:webHidden/>
          </w:rPr>
          <w:instrText xml:space="preserve"> PAGEREF _Toc253579475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6" w:history="1">
        <w:r w:rsidRPr="0021569C">
          <w:rPr>
            <w:rStyle w:val="Hyperlink"/>
            <w:noProof/>
          </w:rPr>
          <w:t>CHA-3.29.4.60.1 Channel/CSR light application shall propose the correct list of adjustment types according to adjustment types configuration in product catalog and entity selected</w:t>
        </w:r>
        <w:r>
          <w:rPr>
            <w:noProof/>
            <w:webHidden/>
          </w:rPr>
          <w:tab/>
        </w:r>
        <w:r>
          <w:rPr>
            <w:noProof/>
            <w:webHidden/>
          </w:rPr>
          <w:fldChar w:fldCharType="begin"/>
        </w:r>
        <w:r>
          <w:rPr>
            <w:noProof/>
            <w:webHidden/>
          </w:rPr>
          <w:instrText xml:space="preserve"> PAGEREF _Toc253579476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7" w:history="1">
        <w:r w:rsidRPr="0021569C">
          <w:rPr>
            <w:rStyle w:val="Hyperlink"/>
            <w:noProof/>
          </w:rPr>
          <w:t>CHA-3.29.4.60.2 Channel/CSR light application shall propose the same list of adjustment reasons as the one configured in the product catalog</w:t>
        </w:r>
        <w:r>
          <w:rPr>
            <w:noProof/>
            <w:webHidden/>
          </w:rPr>
          <w:tab/>
        </w:r>
        <w:r>
          <w:rPr>
            <w:noProof/>
            <w:webHidden/>
          </w:rPr>
          <w:fldChar w:fldCharType="begin"/>
        </w:r>
        <w:r>
          <w:rPr>
            <w:noProof/>
            <w:webHidden/>
          </w:rPr>
          <w:instrText xml:space="preserve"> PAGEREF _Toc253579477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8" w:history="1">
        <w:r w:rsidRPr="0021569C">
          <w:rPr>
            <w:rStyle w:val="Hyperlink"/>
            <w:noProof/>
          </w:rPr>
          <w:t>CHA-3.29.4.60.3 Channel/CSR light application shall always force user entering a positive value whatever the adjustment is positive or negative</w:t>
        </w:r>
        <w:r>
          <w:rPr>
            <w:noProof/>
            <w:webHidden/>
          </w:rPr>
          <w:tab/>
        </w:r>
        <w:r>
          <w:rPr>
            <w:noProof/>
            <w:webHidden/>
          </w:rPr>
          <w:fldChar w:fldCharType="begin"/>
        </w:r>
        <w:r>
          <w:rPr>
            <w:noProof/>
            <w:webHidden/>
          </w:rPr>
          <w:instrText xml:space="preserve"> PAGEREF _Toc253579478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79" w:history="1">
        <w:r w:rsidRPr="0021569C">
          <w:rPr>
            <w:rStyle w:val="Hyperlink"/>
            <w:noProof/>
          </w:rPr>
          <w:t>CHA-3.29.4.60.4 For an invoice balance, Channel/CSR light shall allow user to enter directly the amount value and to enter a percentage of the adjustable amount</w:t>
        </w:r>
        <w:r>
          <w:rPr>
            <w:noProof/>
            <w:webHidden/>
          </w:rPr>
          <w:tab/>
        </w:r>
        <w:r>
          <w:rPr>
            <w:noProof/>
            <w:webHidden/>
          </w:rPr>
          <w:fldChar w:fldCharType="begin"/>
        </w:r>
        <w:r>
          <w:rPr>
            <w:noProof/>
            <w:webHidden/>
          </w:rPr>
          <w:instrText xml:space="preserve"> PAGEREF _Toc253579479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0" w:history="1">
        <w:r w:rsidRPr="0021569C">
          <w:rPr>
            <w:rStyle w:val="Hyperlink"/>
            <w:noProof/>
          </w:rPr>
          <w:t>CHA-3.29.4.60.5 For an invoice balance, Channel/CSR light shall advise user he has to enter a post tax value</w:t>
        </w:r>
        <w:r>
          <w:rPr>
            <w:noProof/>
            <w:webHidden/>
          </w:rPr>
          <w:tab/>
        </w:r>
        <w:r>
          <w:rPr>
            <w:noProof/>
            <w:webHidden/>
          </w:rPr>
          <w:fldChar w:fldCharType="begin"/>
        </w:r>
        <w:r>
          <w:rPr>
            <w:noProof/>
            <w:webHidden/>
          </w:rPr>
          <w:instrText xml:space="preserve"> PAGEREF _Toc253579480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1" w:history="1">
        <w:r w:rsidRPr="0021569C">
          <w:rPr>
            <w:rStyle w:val="Hyperlink"/>
            <w:noProof/>
          </w:rPr>
          <w:t>CHA-3.29.4.60.6 For usage, Channel/CSR light shall allow user to enter directly the amount and a percentage and a number of units</w:t>
        </w:r>
        <w:r>
          <w:rPr>
            <w:noProof/>
            <w:webHidden/>
          </w:rPr>
          <w:tab/>
        </w:r>
        <w:r>
          <w:rPr>
            <w:noProof/>
            <w:webHidden/>
          </w:rPr>
          <w:fldChar w:fldCharType="begin"/>
        </w:r>
        <w:r>
          <w:rPr>
            <w:noProof/>
            <w:webHidden/>
          </w:rPr>
          <w:instrText xml:space="preserve"> PAGEREF _Toc253579481 \h </w:instrText>
        </w:r>
        <w:r>
          <w:rPr>
            <w:noProof/>
            <w:webHidden/>
          </w:rPr>
        </w:r>
        <w:r>
          <w:rPr>
            <w:noProof/>
            <w:webHidden/>
          </w:rPr>
          <w:fldChar w:fldCharType="separate"/>
        </w:r>
        <w:r>
          <w:rPr>
            <w:noProof/>
            <w:webHidden/>
          </w:rPr>
          <w:t>267</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2" w:history="1">
        <w:r w:rsidRPr="0021569C">
          <w:rPr>
            <w:rStyle w:val="Hyperlink"/>
            <w:noProof/>
          </w:rPr>
          <w:t>CHA-3.29.4.60.7 For RC, Channel/CSR light shall allow user to enter directly the amount and a percentage and a number of days</w:t>
        </w:r>
        <w:r>
          <w:rPr>
            <w:noProof/>
            <w:webHidden/>
          </w:rPr>
          <w:tab/>
        </w:r>
        <w:r>
          <w:rPr>
            <w:noProof/>
            <w:webHidden/>
          </w:rPr>
          <w:fldChar w:fldCharType="begin"/>
        </w:r>
        <w:r>
          <w:rPr>
            <w:noProof/>
            <w:webHidden/>
          </w:rPr>
          <w:instrText xml:space="preserve"> PAGEREF _Toc253579482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3" w:history="1">
        <w:r w:rsidRPr="0021569C">
          <w:rPr>
            <w:rStyle w:val="Hyperlink"/>
            <w:noProof/>
          </w:rPr>
          <w:t>CHA-3.29.4.60.8 For NRC, Channel/CSR light shall allow user to enter directly the amount and a percentage</w:t>
        </w:r>
        <w:r>
          <w:rPr>
            <w:noProof/>
            <w:webHidden/>
          </w:rPr>
          <w:tab/>
        </w:r>
        <w:r>
          <w:rPr>
            <w:noProof/>
            <w:webHidden/>
          </w:rPr>
          <w:fldChar w:fldCharType="begin"/>
        </w:r>
        <w:r>
          <w:rPr>
            <w:noProof/>
            <w:webHidden/>
          </w:rPr>
          <w:instrText xml:space="preserve"> PAGEREF _Toc253579483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4" w:history="1">
        <w:r w:rsidRPr="0021569C">
          <w:rPr>
            <w:rStyle w:val="Hyperlink"/>
            <w:noProof/>
          </w:rPr>
          <w:t>CHA-3.29.4.60.9 For RC, Channel/CSR light shall allow user to enter directly the amount and a percentage and a number of days</w:t>
        </w:r>
        <w:r>
          <w:rPr>
            <w:noProof/>
            <w:webHidden/>
          </w:rPr>
          <w:tab/>
        </w:r>
        <w:r>
          <w:rPr>
            <w:noProof/>
            <w:webHidden/>
          </w:rPr>
          <w:fldChar w:fldCharType="begin"/>
        </w:r>
        <w:r>
          <w:rPr>
            <w:noProof/>
            <w:webHidden/>
          </w:rPr>
          <w:instrText xml:space="preserve"> PAGEREF _Toc253579484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5" w:history="1">
        <w:r w:rsidRPr="0021569C">
          <w:rPr>
            <w:rStyle w:val="Hyperlink"/>
            <w:noProof/>
          </w:rPr>
          <w:t>CHA-3.29.4.60.10 For billed usage, RC and NRC Channel/CSR light shall advise user amount to enter is pre tax.</w:t>
        </w:r>
        <w:r>
          <w:rPr>
            <w:noProof/>
            <w:webHidden/>
          </w:rPr>
          <w:tab/>
        </w:r>
        <w:r>
          <w:rPr>
            <w:noProof/>
            <w:webHidden/>
          </w:rPr>
          <w:fldChar w:fldCharType="begin"/>
        </w:r>
        <w:r>
          <w:rPr>
            <w:noProof/>
            <w:webHidden/>
          </w:rPr>
          <w:instrText xml:space="preserve"> PAGEREF _Toc253579485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6" w:history="1">
        <w:r w:rsidRPr="0021569C">
          <w:rPr>
            <w:rStyle w:val="Hyperlink"/>
            <w:noProof/>
          </w:rPr>
          <w:t>CHA-3.29.4.70 Channel/CSR light application shall allow user to delete an unbilled adjustment for an invoice balance, a specific usage record and a specific RC/NRC with respect of use case Delete adjustment</w:t>
        </w:r>
        <w:r>
          <w:rPr>
            <w:noProof/>
            <w:webHidden/>
          </w:rPr>
          <w:tab/>
        </w:r>
        <w:r>
          <w:rPr>
            <w:noProof/>
            <w:webHidden/>
          </w:rPr>
          <w:fldChar w:fldCharType="begin"/>
        </w:r>
        <w:r>
          <w:rPr>
            <w:noProof/>
            <w:webHidden/>
          </w:rPr>
          <w:instrText xml:space="preserve"> PAGEREF _Toc253579486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87" w:history="1">
        <w:r w:rsidRPr="0021569C">
          <w:rPr>
            <w:rStyle w:val="Hyperlink"/>
            <w:noProof/>
          </w:rPr>
          <w:t>CHA-3.29.4.80 Channel/CSR light application shall allow user to reverse a billed adjustment for an invoice balance, a specific usage record and a specific RC/NRC with respect of use case Reverse adjustment</w:t>
        </w:r>
        <w:r>
          <w:rPr>
            <w:noProof/>
            <w:webHidden/>
          </w:rPr>
          <w:tab/>
        </w:r>
        <w:r>
          <w:rPr>
            <w:noProof/>
            <w:webHidden/>
          </w:rPr>
          <w:fldChar w:fldCharType="begin"/>
        </w:r>
        <w:r>
          <w:rPr>
            <w:noProof/>
            <w:webHidden/>
          </w:rPr>
          <w:instrText xml:space="preserve"> PAGEREF _Toc253579487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488" w:history="1">
        <w:r w:rsidRPr="0021569C">
          <w:rPr>
            <w:rStyle w:val="Hyperlink"/>
            <w:noProof/>
          </w:rPr>
          <w:t>3.30</w:t>
        </w:r>
        <w:r>
          <w:rPr>
            <w:rFonts w:ascii="Calibri" w:hAnsi="Calibri"/>
            <w:b w:val="0"/>
            <w:bCs w:val="0"/>
            <w:caps w:val="0"/>
            <w:noProof/>
            <w:sz w:val="22"/>
            <w:szCs w:val="22"/>
          </w:rPr>
          <w:tab/>
        </w:r>
        <w:r w:rsidRPr="0021569C">
          <w:rPr>
            <w:rStyle w:val="Hyperlink"/>
            <w:noProof/>
          </w:rPr>
          <w:t>Capability 29. Balance adjustment</w:t>
        </w:r>
        <w:r>
          <w:rPr>
            <w:noProof/>
            <w:webHidden/>
          </w:rPr>
          <w:tab/>
        </w:r>
        <w:r>
          <w:rPr>
            <w:noProof/>
            <w:webHidden/>
          </w:rPr>
          <w:fldChar w:fldCharType="begin"/>
        </w:r>
        <w:r>
          <w:rPr>
            <w:noProof/>
            <w:webHidden/>
          </w:rPr>
          <w:instrText xml:space="preserve"> PAGEREF _Toc253579488 \h </w:instrText>
        </w:r>
        <w:r>
          <w:rPr>
            <w:noProof/>
            <w:webHidden/>
          </w:rPr>
        </w:r>
        <w:r>
          <w:rPr>
            <w:noProof/>
            <w:webHidden/>
          </w:rPr>
          <w:fldChar w:fldCharType="separate"/>
        </w:r>
        <w:r>
          <w:rPr>
            <w:noProof/>
            <w:webHidden/>
          </w:rPr>
          <w:t>268</w:t>
        </w:r>
        <w:r>
          <w:rPr>
            <w:noProof/>
            <w:webHidden/>
          </w:rPr>
          <w:fldChar w:fldCharType="end"/>
        </w:r>
      </w:hyperlink>
    </w:p>
    <w:p w:rsidR="003867B2" w:rsidRDefault="003867B2">
      <w:pPr>
        <w:pStyle w:val="TOC2"/>
        <w:rPr>
          <w:rFonts w:ascii="Calibri" w:hAnsi="Calibri"/>
          <w:smallCaps w:val="0"/>
          <w:noProof/>
          <w:sz w:val="22"/>
          <w:szCs w:val="22"/>
        </w:rPr>
      </w:pPr>
      <w:hyperlink w:anchor="_Toc253579489" w:history="1">
        <w:r w:rsidRPr="0021569C">
          <w:rPr>
            <w:rStyle w:val="Hyperlink"/>
            <w:noProof/>
          </w:rPr>
          <w:t>3.30.4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_Toc253579489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0" w:history="1">
        <w:r w:rsidRPr="0021569C">
          <w:rPr>
            <w:rStyle w:val="Hyperlink"/>
            <w:noProof/>
          </w:rPr>
          <w:t>CHA-3.30.4.10 Channel/CSR light application shall allow user adjusting value of a real balance at account and subscriber level with respect of use case Adjust balance</w:t>
        </w:r>
        <w:r>
          <w:rPr>
            <w:noProof/>
            <w:webHidden/>
          </w:rPr>
          <w:tab/>
        </w:r>
        <w:r>
          <w:rPr>
            <w:noProof/>
            <w:webHidden/>
          </w:rPr>
          <w:fldChar w:fldCharType="begin"/>
        </w:r>
        <w:r>
          <w:rPr>
            <w:noProof/>
            <w:webHidden/>
          </w:rPr>
          <w:instrText xml:space="preserve"> PAGEREF _Toc253579490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491" w:history="1">
        <w:r w:rsidRPr="0021569C">
          <w:rPr>
            <w:rStyle w:val="Hyperlink"/>
            <w:noProof/>
          </w:rPr>
          <w:t>3.31</w:t>
        </w:r>
        <w:r>
          <w:rPr>
            <w:rFonts w:ascii="Calibri" w:hAnsi="Calibri"/>
            <w:b w:val="0"/>
            <w:bCs w:val="0"/>
            <w:caps w:val="0"/>
            <w:noProof/>
            <w:sz w:val="22"/>
            <w:szCs w:val="22"/>
          </w:rPr>
          <w:tab/>
        </w:r>
        <w:r w:rsidRPr="0021569C">
          <w:rPr>
            <w:rStyle w:val="Hyperlink"/>
            <w:noProof/>
          </w:rPr>
          <w:t>Capability 30. Deposit management</w:t>
        </w:r>
        <w:r>
          <w:rPr>
            <w:noProof/>
            <w:webHidden/>
          </w:rPr>
          <w:tab/>
        </w:r>
        <w:r>
          <w:rPr>
            <w:noProof/>
            <w:webHidden/>
          </w:rPr>
          <w:fldChar w:fldCharType="begin"/>
        </w:r>
        <w:r>
          <w:rPr>
            <w:noProof/>
            <w:webHidden/>
          </w:rPr>
          <w:instrText xml:space="preserve"> PAGEREF _Toc253579491 \h </w:instrText>
        </w:r>
        <w:r>
          <w:rPr>
            <w:noProof/>
            <w:webHidden/>
          </w:rPr>
        </w:r>
        <w:r>
          <w:rPr>
            <w:noProof/>
            <w:webHidden/>
          </w:rPr>
          <w:fldChar w:fldCharType="separate"/>
        </w:r>
        <w:r>
          <w:rPr>
            <w:noProof/>
            <w:webHidden/>
          </w:rPr>
          <w:t>269</w:t>
        </w:r>
        <w:r>
          <w:rPr>
            <w:noProof/>
            <w:webHidden/>
          </w:rPr>
          <w:fldChar w:fldCharType="end"/>
        </w:r>
      </w:hyperlink>
    </w:p>
    <w:p w:rsidR="003867B2" w:rsidRDefault="003867B2">
      <w:pPr>
        <w:pStyle w:val="TOC2"/>
        <w:rPr>
          <w:rFonts w:ascii="Calibri" w:hAnsi="Calibri"/>
          <w:smallCaps w:val="0"/>
          <w:noProof/>
          <w:sz w:val="22"/>
          <w:szCs w:val="22"/>
        </w:rPr>
      </w:pPr>
      <w:hyperlink w:anchor="_Toc253579492" w:history="1">
        <w:r w:rsidRPr="0021569C">
          <w:rPr>
            <w:rStyle w:val="Hyperlink"/>
            <w:noProof/>
          </w:rPr>
          <w:t>3.31.4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_Toc253579492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3" w:history="1">
        <w:r w:rsidRPr="0021569C">
          <w:rPr>
            <w:rStyle w:val="Hyperlink"/>
            <w:noProof/>
          </w:rPr>
          <w:t>CHA-3.31.4.10 Channel/CSR light application shall allow user viewing deposits of a specific account with respect of use case view deposits</w:t>
        </w:r>
        <w:r>
          <w:rPr>
            <w:noProof/>
            <w:webHidden/>
          </w:rPr>
          <w:tab/>
        </w:r>
        <w:r>
          <w:rPr>
            <w:noProof/>
            <w:webHidden/>
          </w:rPr>
          <w:fldChar w:fldCharType="begin"/>
        </w:r>
        <w:r>
          <w:rPr>
            <w:noProof/>
            <w:webHidden/>
          </w:rPr>
          <w:instrText xml:space="preserve"> PAGEREF _Toc253579493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4" w:history="1">
        <w:r w:rsidRPr="0021569C">
          <w:rPr>
            <w:rStyle w:val="Hyperlink"/>
            <w:noProof/>
          </w:rPr>
          <w:t>CHA-3.31.4.10.1 Channel/CSR light application shall display for every deposit the deposit type, the open item id (if any), the received date, the returned date (if any), the deposit amount and the associated payment method</w:t>
        </w:r>
        <w:r>
          <w:rPr>
            <w:noProof/>
            <w:webHidden/>
          </w:rPr>
          <w:tab/>
        </w:r>
        <w:r>
          <w:rPr>
            <w:noProof/>
            <w:webHidden/>
          </w:rPr>
          <w:fldChar w:fldCharType="begin"/>
        </w:r>
        <w:r>
          <w:rPr>
            <w:noProof/>
            <w:webHidden/>
          </w:rPr>
          <w:instrText xml:space="preserve"> PAGEREF _Toc253579494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5" w:history="1">
        <w:r w:rsidRPr="0021569C">
          <w:rPr>
            <w:rStyle w:val="Hyperlink"/>
            <w:noProof/>
          </w:rPr>
          <w:t>CHA-3.31.4.20 Channel/CSR light application shall allow user to add a deposit with respect of use case add deposit</w:t>
        </w:r>
        <w:r>
          <w:rPr>
            <w:noProof/>
            <w:webHidden/>
          </w:rPr>
          <w:tab/>
        </w:r>
        <w:r>
          <w:rPr>
            <w:noProof/>
            <w:webHidden/>
          </w:rPr>
          <w:fldChar w:fldCharType="begin"/>
        </w:r>
        <w:r>
          <w:rPr>
            <w:noProof/>
            <w:webHidden/>
          </w:rPr>
          <w:instrText xml:space="preserve"> PAGEREF _Toc253579495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6" w:history="1">
        <w:r w:rsidRPr="0021569C">
          <w:rPr>
            <w:rStyle w:val="Hyperlink"/>
            <w:noProof/>
          </w:rPr>
          <w:t>CHA-3.31.4.20.1 Channel/CSR light application shall request from user to enter deposit type (mandatory), Open item id (optional), Deposit amount (mandatory), Payment method for the deposit and associated parameter if any</w:t>
        </w:r>
        <w:r>
          <w:rPr>
            <w:noProof/>
            <w:webHidden/>
          </w:rPr>
          <w:tab/>
        </w:r>
        <w:r>
          <w:rPr>
            <w:noProof/>
            <w:webHidden/>
          </w:rPr>
          <w:fldChar w:fldCharType="begin"/>
        </w:r>
        <w:r>
          <w:rPr>
            <w:noProof/>
            <w:webHidden/>
          </w:rPr>
          <w:instrText xml:space="preserve"> PAGEREF _Toc253579496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7" w:history="1">
        <w:r w:rsidRPr="0021569C">
          <w:rPr>
            <w:rStyle w:val="Hyperlink"/>
            <w:noProof/>
          </w:rPr>
          <w:t>CHA-3.31.4.20.2 Channel/CSR light application shall manage a specific list of payment method supported for deposit</w:t>
        </w:r>
        <w:r>
          <w:rPr>
            <w:noProof/>
            <w:webHidden/>
          </w:rPr>
          <w:tab/>
        </w:r>
        <w:r>
          <w:rPr>
            <w:noProof/>
            <w:webHidden/>
          </w:rPr>
          <w:fldChar w:fldCharType="begin"/>
        </w:r>
        <w:r>
          <w:rPr>
            <w:noProof/>
            <w:webHidden/>
          </w:rPr>
          <w:instrText xml:space="preserve"> PAGEREF _Toc253579497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8" w:history="1">
        <w:r w:rsidRPr="0021569C">
          <w:rPr>
            <w:rStyle w:val="Hyperlink"/>
            <w:noProof/>
          </w:rPr>
          <w:t>CHA-3.31.4.20.3 When integrated with Comverse one, Channel/CSR light shall support out of the box deposit types defined in PC</w:t>
        </w:r>
        <w:r>
          <w:rPr>
            <w:noProof/>
            <w:webHidden/>
          </w:rPr>
          <w:tab/>
        </w:r>
        <w:r>
          <w:rPr>
            <w:noProof/>
            <w:webHidden/>
          </w:rPr>
          <w:fldChar w:fldCharType="begin"/>
        </w:r>
        <w:r>
          <w:rPr>
            <w:noProof/>
            <w:webHidden/>
          </w:rPr>
          <w:instrText xml:space="preserve"> PAGEREF _Toc253579498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499" w:history="1">
        <w:r w:rsidRPr="0021569C">
          <w:rPr>
            <w:rStyle w:val="Hyperlink"/>
            <w:noProof/>
          </w:rPr>
          <w:t>CHA-3.31.4.20.4 When integrated with Comverse one, Channel/CSR light shall propose by default payment method supported by billing</w:t>
        </w:r>
        <w:r>
          <w:rPr>
            <w:noProof/>
            <w:webHidden/>
          </w:rPr>
          <w:tab/>
        </w:r>
        <w:r>
          <w:rPr>
            <w:noProof/>
            <w:webHidden/>
          </w:rPr>
          <w:fldChar w:fldCharType="begin"/>
        </w:r>
        <w:r>
          <w:rPr>
            <w:noProof/>
            <w:webHidden/>
          </w:rPr>
          <w:instrText xml:space="preserve"> PAGEREF _Toc253579499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0" w:history="1">
        <w:r w:rsidRPr="0021569C">
          <w:rPr>
            <w:rStyle w:val="Hyperlink"/>
            <w:noProof/>
          </w:rPr>
          <w:t>CHA-3.31.4.20.5 When integrated with Comverse one and for credit card payment method, Channel/CSR light shall request Credit card authentication number and Credit card authentication date parameters.</w:t>
        </w:r>
        <w:r>
          <w:rPr>
            <w:noProof/>
            <w:webHidden/>
          </w:rPr>
          <w:tab/>
        </w:r>
        <w:r>
          <w:rPr>
            <w:noProof/>
            <w:webHidden/>
          </w:rPr>
          <w:fldChar w:fldCharType="begin"/>
        </w:r>
        <w:r>
          <w:rPr>
            <w:noProof/>
            <w:webHidden/>
          </w:rPr>
          <w:instrText xml:space="preserve"> PAGEREF _Toc253579500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01" w:history="1">
        <w:r w:rsidRPr="0021569C">
          <w:rPr>
            <w:rStyle w:val="Hyperlink"/>
            <w:noProof/>
          </w:rPr>
          <w:t>3.32</w:t>
        </w:r>
        <w:r>
          <w:rPr>
            <w:rFonts w:ascii="Calibri" w:hAnsi="Calibri"/>
            <w:b w:val="0"/>
            <w:bCs w:val="0"/>
            <w:caps w:val="0"/>
            <w:noProof/>
            <w:sz w:val="22"/>
            <w:szCs w:val="22"/>
          </w:rPr>
          <w:tab/>
        </w:r>
        <w:r w:rsidRPr="0021569C">
          <w:rPr>
            <w:rStyle w:val="Hyperlink"/>
            <w:noProof/>
          </w:rPr>
          <w:t>Capability 31. Stand alone charge management</w:t>
        </w:r>
        <w:r>
          <w:rPr>
            <w:noProof/>
            <w:webHidden/>
          </w:rPr>
          <w:tab/>
        </w:r>
        <w:r>
          <w:rPr>
            <w:noProof/>
            <w:webHidden/>
          </w:rPr>
          <w:fldChar w:fldCharType="begin"/>
        </w:r>
        <w:r>
          <w:rPr>
            <w:noProof/>
            <w:webHidden/>
          </w:rPr>
          <w:instrText xml:space="preserve"> PAGEREF _Toc253579501 \h </w:instrText>
        </w:r>
        <w:r>
          <w:rPr>
            <w:noProof/>
            <w:webHidden/>
          </w:rPr>
        </w:r>
        <w:r>
          <w:rPr>
            <w:noProof/>
            <w:webHidden/>
          </w:rPr>
          <w:fldChar w:fldCharType="separate"/>
        </w:r>
        <w:r>
          <w:rPr>
            <w:noProof/>
            <w:webHidden/>
          </w:rPr>
          <w:t>271</w:t>
        </w:r>
        <w:r>
          <w:rPr>
            <w:noProof/>
            <w:webHidden/>
          </w:rPr>
          <w:fldChar w:fldCharType="end"/>
        </w:r>
      </w:hyperlink>
    </w:p>
    <w:p w:rsidR="003867B2" w:rsidRDefault="003867B2">
      <w:pPr>
        <w:pStyle w:val="TOC2"/>
        <w:rPr>
          <w:rFonts w:ascii="Calibri" w:hAnsi="Calibri"/>
          <w:smallCaps w:val="0"/>
          <w:noProof/>
          <w:sz w:val="22"/>
          <w:szCs w:val="22"/>
        </w:rPr>
      </w:pPr>
      <w:hyperlink w:anchor="_Toc253579502" w:history="1">
        <w:r w:rsidRPr="0021569C">
          <w:rPr>
            <w:rStyle w:val="Hyperlink"/>
            <w:noProof/>
          </w:rPr>
          <w:t>3.32.4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_Toc253579502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3" w:history="1">
        <w:r w:rsidRPr="0021569C">
          <w:rPr>
            <w:rStyle w:val="Hyperlink"/>
            <w:noProof/>
          </w:rPr>
          <w:t>CHA-3.32.4.10 Channel/CSR light application shall allow user adding a stand alone charge on a specific account and subscriber with respect of use case Add stand alone charge</w:t>
        </w:r>
        <w:r>
          <w:rPr>
            <w:noProof/>
            <w:webHidden/>
          </w:rPr>
          <w:tab/>
        </w:r>
        <w:r>
          <w:rPr>
            <w:noProof/>
            <w:webHidden/>
          </w:rPr>
          <w:fldChar w:fldCharType="begin"/>
        </w:r>
        <w:r>
          <w:rPr>
            <w:noProof/>
            <w:webHidden/>
          </w:rPr>
          <w:instrText xml:space="preserve"> PAGEREF _Toc253579503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4" w:history="1">
        <w:r w:rsidRPr="0021569C">
          <w:rPr>
            <w:rStyle w:val="Hyperlink"/>
            <w:noProof/>
          </w:rPr>
          <w:t>CHA-3.32.4.20 when integrated with Comverse one, Channel/CSR light application shall propose to user event types and NRC types declared in Product catalog</w:t>
        </w:r>
        <w:r>
          <w:rPr>
            <w:noProof/>
            <w:webHidden/>
          </w:rPr>
          <w:tab/>
        </w:r>
        <w:r>
          <w:rPr>
            <w:noProof/>
            <w:webHidden/>
          </w:rPr>
          <w:fldChar w:fldCharType="begin"/>
        </w:r>
        <w:r>
          <w:rPr>
            <w:noProof/>
            <w:webHidden/>
          </w:rPr>
          <w:instrText xml:space="preserve"> PAGEREF _Toc253579504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5" w:history="1">
        <w:r w:rsidRPr="0021569C">
          <w:rPr>
            <w:rStyle w:val="Hyperlink"/>
            <w:noProof/>
          </w:rPr>
          <w:t>CHA-3.32.4.20.1 Channel/CSR light application shall propose relevant NRC types for account and subscriber according to the provisioning level of the NRC types</w:t>
        </w:r>
        <w:r>
          <w:rPr>
            <w:noProof/>
            <w:webHidden/>
          </w:rPr>
          <w:tab/>
        </w:r>
        <w:r>
          <w:rPr>
            <w:noProof/>
            <w:webHidden/>
          </w:rPr>
          <w:fldChar w:fldCharType="begin"/>
        </w:r>
        <w:r>
          <w:rPr>
            <w:noProof/>
            <w:webHidden/>
          </w:rPr>
          <w:instrText xml:space="preserve"> PAGEREF _Toc253579505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6" w:history="1">
        <w:r w:rsidRPr="0021569C">
          <w:rPr>
            <w:rStyle w:val="Hyperlink"/>
            <w:noProof/>
          </w:rPr>
          <w:t>CHA-3.32.4.30 Channel/CSR light shall allow user configuring installments if max number of installments charge attribute is greater than zero.</w:t>
        </w:r>
        <w:r>
          <w:rPr>
            <w:noProof/>
            <w:webHidden/>
          </w:rPr>
          <w:tab/>
        </w:r>
        <w:r>
          <w:rPr>
            <w:noProof/>
            <w:webHidden/>
          </w:rPr>
          <w:fldChar w:fldCharType="begin"/>
        </w:r>
        <w:r>
          <w:rPr>
            <w:noProof/>
            <w:webHidden/>
          </w:rPr>
          <w:instrText xml:space="preserve"> PAGEREF _Toc253579506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7" w:history="1">
        <w:r w:rsidRPr="0021569C">
          <w:rPr>
            <w:rStyle w:val="Hyperlink"/>
            <w:noProof/>
          </w:rPr>
          <w:t>CHA-3.32.4.30.1 Channel/CSR light shall validate number of installments set by user is less or equal to the Max number of installments</w:t>
        </w:r>
        <w:r>
          <w:rPr>
            <w:noProof/>
            <w:webHidden/>
          </w:rPr>
          <w:tab/>
        </w:r>
        <w:r>
          <w:rPr>
            <w:noProof/>
            <w:webHidden/>
          </w:rPr>
          <w:fldChar w:fldCharType="begin"/>
        </w:r>
        <w:r>
          <w:rPr>
            <w:noProof/>
            <w:webHidden/>
          </w:rPr>
          <w:instrText xml:space="preserve"> PAGEREF _Toc253579507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8" w:history="1">
        <w:r w:rsidRPr="0021569C">
          <w:rPr>
            <w:rStyle w:val="Hyperlink"/>
            <w:noProof/>
          </w:rPr>
          <w:t>CHA-3.32.4.30.2 Channel/CSR light shall validate the remaining value is not greater then the charge value</w:t>
        </w:r>
        <w:r>
          <w:rPr>
            <w:noProof/>
            <w:webHidden/>
          </w:rPr>
          <w:tab/>
        </w:r>
        <w:r>
          <w:rPr>
            <w:noProof/>
            <w:webHidden/>
          </w:rPr>
          <w:fldChar w:fldCharType="begin"/>
        </w:r>
        <w:r>
          <w:rPr>
            <w:noProof/>
            <w:webHidden/>
          </w:rPr>
          <w:instrText xml:space="preserve"> PAGEREF _Toc253579508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09" w:history="1">
        <w:r w:rsidRPr="0021569C">
          <w:rPr>
            <w:rStyle w:val="Hyperlink"/>
            <w:noProof/>
          </w:rPr>
          <w:t>CHA-3.32.4.30.3 Channel/CSR light shall validate the first effective date is greater or equal to the current date.</w:t>
        </w:r>
        <w:r>
          <w:rPr>
            <w:noProof/>
            <w:webHidden/>
          </w:rPr>
          <w:tab/>
        </w:r>
        <w:r>
          <w:rPr>
            <w:noProof/>
            <w:webHidden/>
          </w:rPr>
          <w:fldChar w:fldCharType="begin"/>
        </w:r>
        <w:r>
          <w:rPr>
            <w:noProof/>
            <w:webHidden/>
          </w:rPr>
          <w:instrText xml:space="preserve"> PAGEREF _Toc253579509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0" w:history="1">
        <w:r w:rsidRPr="0021569C">
          <w:rPr>
            <w:rStyle w:val="Hyperlink"/>
            <w:noProof/>
          </w:rPr>
          <w:t>CHA-3.32.4.40 Channel/CSR light shall apply currency of the account/subscriber</w:t>
        </w:r>
        <w:r>
          <w:rPr>
            <w:noProof/>
            <w:webHidden/>
          </w:rPr>
          <w:tab/>
        </w:r>
        <w:r>
          <w:rPr>
            <w:noProof/>
            <w:webHidden/>
          </w:rPr>
          <w:fldChar w:fldCharType="begin"/>
        </w:r>
        <w:r>
          <w:rPr>
            <w:noProof/>
            <w:webHidden/>
          </w:rPr>
          <w:instrText xml:space="preserve"> PAGEREF _Toc253579510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1" w:history="1">
        <w:r w:rsidRPr="0021569C">
          <w:rPr>
            <w:rStyle w:val="Hyperlink"/>
            <w:noProof/>
          </w:rPr>
          <w:t>CHA-3.32.4.50 For charge at subscriber level, Channel/CSR light shall apply rating according to subscriber attributes.</w:t>
        </w:r>
        <w:r>
          <w:rPr>
            <w:noProof/>
            <w:webHidden/>
          </w:rPr>
          <w:tab/>
        </w:r>
        <w:r>
          <w:rPr>
            <w:noProof/>
            <w:webHidden/>
          </w:rPr>
          <w:fldChar w:fldCharType="begin"/>
        </w:r>
        <w:r>
          <w:rPr>
            <w:noProof/>
            <w:webHidden/>
          </w:rPr>
          <w:instrText xml:space="preserve"> PAGEREF _Toc253579511 \h </w:instrText>
        </w:r>
        <w:r>
          <w:rPr>
            <w:noProof/>
            <w:webHidden/>
          </w:rPr>
        </w:r>
        <w:r>
          <w:rPr>
            <w:noProof/>
            <w:webHidden/>
          </w:rPr>
          <w:fldChar w:fldCharType="separate"/>
        </w:r>
        <w:r>
          <w:rPr>
            <w:noProof/>
            <w:webHidden/>
          </w:rPr>
          <w:t>273</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2" w:history="1">
        <w:r w:rsidRPr="0021569C">
          <w:rPr>
            <w:rStyle w:val="Hyperlink"/>
            <w:noProof/>
          </w:rPr>
          <w:t>CHA-3.32.4.60 Channel/CSR light application shall charge admin event with respect of use case charge admin event</w:t>
        </w:r>
        <w:r>
          <w:rPr>
            <w:noProof/>
            <w:webHidden/>
          </w:rPr>
          <w:tab/>
        </w:r>
        <w:r>
          <w:rPr>
            <w:noProof/>
            <w:webHidden/>
          </w:rPr>
          <w:fldChar w:fldCharType="begin"/>
        </w:r>
        <w:r>
          <w:rPr>
            <w:noProof/>
            <w:webHidden/>
          </w:rPr>
          <w:instrText xml:space="preserve"> PAGEREF _Toc253579512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3" w:history="1">
        <w:r w:rsidRPr="0021569C">
          <w:rPr>
            <w:rStyle w:val="Hyperlink"/>
            <w:noProof/>
          </w:rPr>
          <w:t>CHA-3.32.4.60.1 Channel/CSR light application shall send the application channel to the billing to retrieve associated charge (channel for channel and CSM for CSR light)</w:t>
        </w:r>
        <w:r>
          <w:rPr>
            <w:noProof/>
            <w:webHidden/>
          </w:rPr>
          <w:tab/>
        </w:r>
        <w:r>
          <w:rPr>
            <w:noProof/>
            <w:webHidden/>
          </w:rPr>
          <w:fldChar w:fldCharType="begin"/>
        </w:r>
        <w:r>
          <w:rPr>
            <w:noProof/>
            <w:webHidden/>
          </w:rPr>
          <w:instrText xml:space="preserve"> PAGEREF _Toc253579513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4" w:history="1">
        <w:r w:rsidRPr="0021569C">
          <w:rPr>
            <w:rStyle w:val="Hyperlink"/>
            <w:noProof/>
          </w:rPr>
          <w:t>CHA-3.32.4.60.2 Channel/CSR light application shall support disabling at application level and design time the capability of waiving the charge</w:t>
        </w:r>
        <w:r>
          <w:rPr>
            <w:noProof/>
            <w:webHidden/>
          </w:rPr>
          <w:tab/>
        </w:r>
        <w:r>
          <w:rPr>
            <w:noProof/>
            <w:webHidden/>
          </w:rPr>
          <w:fldChar w:fldCharType="begin"/>
        </w:r>
        <w:r>
          <w:rPr>
            <w:noProof/>
            <w:webHidden/>
          </w:rPr>
          <w:instrText xml:space="preserve"> PAGEREF _Toc253579514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15" w:history="1">
        <w:r w:rsidRPr="0021569C">
          <w:rPr>
            <w:rStyle w:val="Hyperlink"/>
            <w:noProof/>
          </w:rPr>
          <w:t>3.33</w:t>
        </w:r>
        <w:r>
          <w:rPr>
            <w:rFonts w:ascii="Calibri" w:hAnsi="Calibri"/>
            <w:b w:val="0"/>
            <w:bCs w:val="0"/>
            <w:caps w:val="0"/>
            <w:noProof/>
            <w:sz w:val="22"/>
            <w:szCs w:val="22"/>
          </w:rPr>
          <w:tab/>
        </w:r>
        <w:r w:rsidRPr="0021569C">
          <w:rPr>
            <w:rStyle w:val="Hyperlink"/>
            <w:noProof/>
          </w:rPr>
          <w:t>Capability 32. Get PUK - PBM</w:t>
        </w:r>
        <w:r>
          <w:rPr>
            <w:noProof/>
            <w:webHidden/>
          </w:rPr>
          <w:tab/>
        </w:r>
        <w:r>
          <w:rPr>
            <w:noProof/>
            <w:webHidden/>
          </w:rPr>
          <w:fldChar w:fldCharType="begin"/>
        </w:r>
        <w:r>
          <w:rPr>
            <w:noProof/>
            <w:webHidden/>
          </w:rPr>
          <w:instrText xml:space="preserve"> PAGEREF _Toc253579515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2"/>
        <w:rPr>
          <w:rFonts w:ascii="Calibri" w:hAnsi="Calibri"/>
          <w:smallCaps w:val="0"/>
          <w:noProof/>
          <w:sz w:val="22"/>
          <w:szCs w:val="22"/>
        </w:rPr>
      </w:pPr>
      <w:hyperlink w:anchor="_Toc253579516" w:history="1">
        <w:r w:rsidRPr="0021569C">
          <w:rPr>
            <w:rStyle w:val="Hyperlink"/>
            <w:noProof/>
          </w:rPr>
          <w:t>3.33.2</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_Toc253579516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7" w:history="1">
        <w:r w:rsidRPr="0021569C">
          <w:rPr>
            <w:rStyle w:val="Hyperlink"/>
            <w:noProof/>
          </w:rPr>
          <w:t>CHA-3.33.4.10 Channel/CSR light application shall allow user retrieving PUK of a specific subscriber with respect of use case Get PUK</w:t>
        </w:r>
        <w:r>
          <w:rPr>
            <w:noProof/>
            <w:webHidden/>
          </w:rPr>
          <w:tab/>
        </w:r>
        <w:r>
          <w:rPr>
            <w:noProof/>
            <w:webHidden/>
          </w:rPr>
          <w:fldChar w:fldCharType="begin"/>
        </w:r>
        <w:r>
          <w:rPr>
            <w:noProof/>
            <w:webHidden/>
          </w:rPr>
          <w:instrText xml:space="preserve"> PAGEREF _Toc253579517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18" w:history="1">
        <w:r w:rsidRPr="0021569C">
          <w:rPr>
            <w:rStyle w:val="Hyperlink"/>
            <w:noProof/>
          </w:rPr>
          <w:t>CHA-3.33.4.20 Channel/CSR light application shall limit the access to this use case to the contextual subscribers holding a PUK security identifier.</w:t>
        </w:r>
        <w:r>
          <w:rPr>
            <w:noProof/>
            <w:webHidden/>
          </w:rPr>
          <w:tab/>
        </w:r>
        <w:r>
          <w:rPr>
            <w:noProof/>
            <w:webHidden/>
          </w:rPr>
          <w:fldChar w:fldCharType="begin"/>
        </w:r>
        <w:r>
          <w:rPr>
            <w:noProof/>
            <w:webHidden/>
          </w:rPr>
          <w:instrText xml:space="preserve"> PAGEREF _Toc253579518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19" w:history="1">
        <w:r w:rsidRPr="0021569C">
          <w:rPr>
            <w:rStyle w:val="Hyperlink"/>
            <w:noProof/>
          </w:rPr>
          <w:t>3.34</w:t>
        </w:r>
        <w:r>
          <w:rPr>
            <w:rFonts w:ascii="Calibri" w:hAnsi="Calibri"/>
            <w:b w:val="0"/>
            <w:bCs w:val="0"/>
            <w:caps w:val="0"/>
            <w:noProof/>
            <w:sz w:val="22"/>
            <w:szCs w:val="22"/>
          </w:rPr>
          <w:tab/>
        </w:r>
        <w:r w:rsidRPr="0021569C">
          <w:rPr>
            <w:rStyle w:val="Hyperlink"/>
            <w:noProof/>
          </w:rPr>
          <w:t>Capability 33. Customer Interaction Tracking – PBM</w:t>
        </w:r>
        <w:r>
          <w:rPr>
            <w:noProof/>
            <w:webHidden/>
          </w:rPr>
          <w:tab/>
        </w:r>
        <w:r>
          <w:rPr>
            <w:noProof/>
            <w:webHidden/>
          </w:rPr>
          <w:fldChar w:fldCharType="begin"/>
        </w:r>
        <w:r>
          <w:rPr>
            <w:noProof/>
            <w:webHidden/>
          </w:rPr>
          <w:instrText xml:space="preserve"> PAGEREF _Toc253579519 \h </w:instrText>
        </w:r>
        <w:r>
          <w:rPr>
            <w:noProof/>
            <w:webHidden/>
          </w:rPr>
        </w:r>
        <w:r>
          <w:rPr>
            <w:noProof/>
            <w:webHidden/>
          </w:rPr>
          <w:fldChar w:fldCharType="separate"/>
        </w:r>
        <w:r>
          <w:rPr>
            <w:noProof/>
            <w:webHidden/>
          </w:rPr>
          <w:t>274</w:t>
        </w:r>
        <w:r>
          <w:rPr>
            <w:noProof/>
            <w:webHidden/>
          </w:rPr>
          <w:fldChar w:fldCharType="end"/>
        </w:r>
      </w:hyperlink>
    </w:p>
    <w:p w:rsidR="003867B2" w:rsidRDefault="003867B2">
      <w:pPr>
        <w:pStyle w:val="TOC2"/>
        <w:rPr>
          <w:rFonts w:ascii="Calibri" w:hAnsi="Calibri"/>
          <w:smallCaps w:val="0"/>
          <w:noProof/>
          <w:sz w:val="22"/>
          <w:szCs w:val="22"/>
        </w:rPr>
      </w:pPr>
      <w:hyperlink w:anchor="_Toc253579520" w:history="1">
        <w:r w:rsidRPr="0021569C">
          <w:rPr>
            <w:rStyle w:val="Hyperlink"/>
            <w:noProof/>
          </w:rPr>
          <w:t>3.34.4</w:t>
        </w:r>
        <w:r>
          <w:rPr>
            <w:rFonts w:ascii="Calibri" w:hAnsi="Calibri"/>
            <w:smallCaps w:val="0"/>
            <w:noProof/>
            <w:sz w:val="22"/>
            <w:szCs w:val="22"/>
          </w:rPr>
          <w:tab/>
        </w:r>
        <w:r w:rsidRPr="0021569C">
          <w:rPr>
            <w:rStyle w:val="Hyperlink"/>
            <w:noProof/>
          </w:rPr>
          <w:t>Channel/CSR light application requirements</w:t>
        </w:r>
        <w:r>
          <w:rPr>
            <w:noProof/>
            <w:webHidden/>
          </w:rPr>
          <w:tab/>
        </w:r>
        <w:r>
          <w:rPr>
            <w:noProof/>
            <w:webHidden/>
          </w:rPr>
          <w:fldChar w:fldCharType="begin"/>
        </w:r>
        <w:r>
          <w:rPr>
            <w:noProof/>
            <w:webHidden/>
          </w:rPr>
          <w:instrText xml:space="preserve"> PAGEREF _Toc253579520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21" w:history="1">
        <w:r w:rsidRPr="0021569C">
          <w:rPr>
            <w:rStyle w:val="Hyperlink"/>
            <w:strike/>
            <w:noProof/>
          </w:rPr>
          <w:t>3.35</w:t>
        </w:r>
        <w:r>
          <w:rPr>
            <w:rFonts w:ascii="Calibri" w:hAnsi="Calibri"/>
            <w:b w:val="0"/>
            <w:bCs w:val="0"/>
            <w:caps w:val="0"/>
            <w:noProof/>
            <w:sz w:val="22"/>
            <w:szCs w:val="22"/>
          </w:rPr>
          <w:tab/>
        </w:r>
        <w:r w:rsidRPr="0021569C">
          <w:rPr>
            <w:rStyle w:val="Hyperlink"/>
            <w:strike/>
            <w:noProof/>
          </w:rPr>
          <w:t xml:space="preserve">Capability </w:t>
        </w:r>
        <w:r w:rsidRPr="0021569C">
          <w:rPr>
            <w:rStyle w:val="Hyperlink"/>
            <w:noProof/>
          </w:rPr>
          <w:t>34.</w:t>
        </w:r>
        <w:r w:rsidRPr="0021569C">
          <w:rPr>
            <w:rStyle w:val="Hyperlink"/>
            <w:strike/>
            <w:noProof/>
          </w:rPr>
          <w:t xml:space="preserve"> Manage Up Sell lead - USL</w:t>
        </w:r>
        <w:r>
          <w:rPr>
            <w:noProof/>
            <w:webHidden/>
          </w:rPr>
          <w:tab/>
        </w:r>
        <w:r>
          <w:rPr>
            <w:noProof/>
            <w:webHidden/>
          </w:rPr>
          <w:fldChar w:fldCharType="begin"/>
        </w:r>
        <w:r>
          <w:rPr>
            <w:noProof/>
            <w:webHidden/>
          </w:rPr>
          <w:instrText xml:space="preserve"> PAGEREF _Toc253579521 \h </w:instrText>
        </w:r>
        <w:r>
          <w:rPr>
            <w:noProof/>
            <w:webHidden/>
          </w:rPr>
        </w:r>
        <w:r>
          <w:rPr>
            <w:noProof/>
            <w:webHidden/>
          </w:rPr>
          <w:fldChar w:fldCharType="separate"/>
        </w:r>
        <w:r>
          <w:rPr>
            <w:noProof/>
            <w:webHidden/>
          </w:rPr>
          <w:t>275</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22" w:history="1">
        <w:r w:rsidRPr="0021569C">
          <w:rPr>
            <w:rStyle w:val="Hyperlink"/>
            <w:noProof/>
          </w:rPr>
          <w:t>4.1</w:t>
        </w:r>
        <w:r>
          <w:rPr>
            <w:rFonts w:ascii="Calibri" w:hAnsi="Calibri"/>
            <w:b w:val="0"/>
            <w:bCs w:val="0"/>
            <w:caps w:val="0"/>
            <w:noProof/>
            <w:sz w:val="22"/>
            <w:szCs w:val="22"/>
          </w:rPr>
          <w:tab/>
        </w:r>
        <w:r w:rsidRPr="0021569C">
          <w:rPr>
            <w:rStyle w:val="Hyperlink"/>
            <w:noProof/>
          </w:rPr>
          <w:t>Deployment, Integration and platform consideration</w:t>
        </w:r>
        <w:r>
          <w:rPr>
            <w:noProof/>
            <w:webHidden/>
          </w:rPr>
          <w:tab/>
        </w:r>
        <w:r>
          <w:rPr>
            <w:noProof/>
            <w:webHidden/>
          </w:rPr>
          <w:fldChar w:fldCharType="begin"/>
        </w:r>
        <w:r>
          <w:rPr>
            <w:noProof/>
            <w:webHidden/>
          </w:rPr>
          <w:instrText xml:space="preserve"> PAGEREF _Toc253579522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3" w:history="1">
        <w:r w:rsidRPr="0021569C">
          <w:rPr>
            <w:rStyle w:val="Hyperlink"/>
            <w:noProof/>
          </w:rPr>
          <w:t>CHA-4.1.10 Channel/CSR light application shall support working in trust mode with an authentication delegation to a portal or single sign on system.</w:t>
        </w:r>
        <w:r>
          <w:rPr>
            <w:noProof/>
            <w:webHidden/>
          </w:rPr>
          <w:tab/>
        </w:r>
        <w:r>
          <w:rPr>
            <w:noProof/>
            <w:webHidden/>
          </w:rPr>
          <w:fldChar w:fldCharType="begin"/>
        </w:r>
        <w:r>
          <w:rPr>
            <w:noProof/>
            <w:webHidden/>
          </w:rPr>
          <w:instrText xml:space="preserve"> PAGEREF _Toc253579523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4" w:history="1">
        <w:r w:rsidRPr="0021569C">
          <w:rPr>
            <w:rStyle w:val="Hyperlink"/>
            <w:noProof/>
          </w:rPr>
          <w:t>CHA-4.1.20 Channel/CSR light application shall support being deployed in such a way of working in HTTPS mode</w:t>
        </w:r>
        <w:r>
          <w:rPr>
            <w:noProof/>
            <w:webHidden/>
          </w:rPr>
          <w:tab/>
        </w:r>
        <w:r>
          <w:rPr>
            <w:noProof/>
            <w:webHidden/>
          </w:rPr>
          <w:fldChar w:fldCharType="begin"/>
        </w:r>
        <w:r>
          <w:rPr>
            <w:noProof/>
            <w:webHidden/>
          </w:rPr>
          <w:instrText xml:space="preserve"> PAGEREF _Toc253579524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5" w:history="1">
        <w:r w:rsidRPr="0021569C">
          <w:rPr>
            <w:rStyle w:val="Hyperlink"/>
            <w:noProof/>
          </w:rPr>
          <w:t>CHA-4.1.30 Channel/CSR light application shall support being deployed with consumer application on the same system</w:t>
        </w:r>
        <w:r>
          <w:rPr>
            <w:noProof/>
            <w:webHidden/>
          </w:rPr>
          <w:tab/>
        </w:r>
        <w:r>
          <w:rPr>
            <w:noProof/>
            <w:webHidden/>
          </w:rPr>
          <w:fldChar w:fldCharType="begin"/>
        </w:r>
        <w:r>
          <w:rPr>
            <w:noProof/>
            <w:webHidden/>
          </w:rPr>
          <w:instrText xml:space="preserve"> PAGEREF _Toc253579525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6" w:history="1">
        <w:r w:rsidRPr="0021569C">
          <w:rPr>
            <w:rStyle w:val="Hyperlink"/>
            <w:noProof/>
          </w:rPr>
          <w:t>CHA-4.1.30.1 Channel/CSR light application shall support being deployed with consumer application on the same CID</w:t>
        </w:r>
        <w:r>
          <w:rPr>
            <w:noProof/>
            <w:webHidden/>
          </w:rPr>
          <w:tab/>
        </w:r>
        <w:r>
          <w:rPr>
            <w:noProof/>
            <w:webHidden/>
          </w:rPr>
          <w:fldChar w:fldCharType="begin"/>
        </w:r>
        <w:r>
          <w:rPr>
            <w:noProof/>
            <w:webHidden/>
          </w:rPr>
          <w:instrText xml:space="preserve"> PAGEREF _Toc253579526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7" w:history="1">
        <w:r w:rsidRPr="0021569C">
          <w:rPr>
            <w:rStyle w:val="Hyperlink"/>
            <w:noProof/>
          </w:rPr>
          <w:t>CHA-4.1.30.2 Channel/CSR light application shall support being deployed with same Comverse one billing instance</w:t>
        </w:r>
        <w:r>
          <w:rPr>
            <w:noProof/>
            <w:webHidden/>
          </w:rPr>
          <w:tab/>
        </w:r>
        <w:r>
          <w:rPr>
            <w:noProof/>
            <w:webHidden/>
          </w:rPr>
          <w:fldChar w:fldCharType="begin"/>
        </w:r>
        <w:r>
          <w:rPr>
            <w:noProof/>
            <w:webHidden/>
          </w:rPr>
          <w:instrText xml:space="preserve"> PAGEREF _Toc253579527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8" w:history="1">
        <w:r w:rsidRPr="0021569C">
          <w:rPr>
            <w:rStyle w:val="Hyperlink"/>
            <w:noProof/>
          </w:rPr>
          <w:t>CHA-4.1.35 Channel product and CSR light product shall support being deployed on the same system as with consumer</w:t>
        </w:r>
        <w:r>
          <w:rPr>
            <w:noProof/>
            <w:webHidden/>
          </w:rPr>
          <w:tab/>
        </w:r>
        <w:r>
          <w:rPr>
            <w:noProof/>
            <w:webHidden/>
          </w:rPr>
          <w:fldChar w:fldCharType="begin"/>
        </w:r>
        <w:r>
          <w:rPr>
            <w:noProof/>
            <w:webHidden/>
          </w:rPr>
          <w:instrText xml:space="preserve"> PAGEREF _Toc253579528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29" w:history="1">
        <w:r w:rsidRPr="0021569C">
          <w:rPr>
            <w:rStyle w:val="Hyperlink"/>
            <w:noProof/>
          </w:rPr>
          <w:t>CHA-4.1.40 Channel/CSR light application shall support following transports for integration purpose:</w:t>
        </w:r>
        <w:r>
          <w:rPr>
            <w:noProof/>
            <w:webHidden/>
          </w:rPr>
          <w:tab/>
        </w:r>
        <w:r>
          <w:rPr>
            <w:noProof/>
            <w:webHidden/>
          </w:rPr>
          <w:fldChar w:fldCharType="begin"/>
        </w:r>
        <w:r>
          <w:rPr>
            <w:noProof/>
            <w:webHidden/>
          </w:rPr>
          <w:instrText xml:space="preserve"> PAGEREF _Toc253579529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30" w:history="1">
        <w:r w:rsidRPr="0021569C">
          <w:rPr>
            <w:rStyle w:val="Hyperlink"/>
            <w:noProof/>
          </w:rPr>
          <w:t>CHA-4.1.40.1 Channel/CSR light application shall support JMS</w:t>
        </w:r>
        <w:r>
          <w:rPr>
            <w:noProof/>
            <w:webHidden/>
          </w:rPr>
          <w:tab/>
        </w:r>
        <w:r>
          <w:rPr>
            <w:noProof/>
            <w:webHidden/>
          </w:rPr>
          <w:fldChar w:fldCharType="begin"/>
        </w:r>
        <w:r>
          <w:rPr>
            <w:noProof/>
            <w:webHidden/>
          </w:rPr>
          <w:instrText xml:space="preserve"> PAGEREF _Toc253579530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31" w:history="1">
        <w:r w:rsidRPr="0021569C">
          <w:rPr>
            <w:rStyle w:val="Hyperlink"/>
            <w:noProof/>
          </w:rPr>
          <w:t>CHA-4.1.40.2 Channel/CSR light application shall support MQ Series (PM will determine which version is required)</w:t>
        </w:r>
        <w:r>
          <w:rPr>
            <w:noProof/>
            <w:webHidden/>
          </w:rPr>
          <w:tab/>
        </w:r>
        <w:r>
          <w:rPr>
            <w:noProof/>
            <w:webHidden/>
          </w:rPr>
          <w:fldChar w:fldCharType="begin"/>
        </w:r>
        <w:r>
          <w:rPr>
            <w:noProof/>
            <w:webHidden/>
          </w:rPr>
          <w:instrText xml:space="preserve"> PAGEREF _Toc253579531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32" w:history="1">
        <w:r w:rsidRPr="0021569C">
          <w:rPr>
            <w:rStyle w:val="Hyperlink"/>
            <w:noProof/>
          </w:rPr>
          <w:t>CHA-4.1.50 Channel/CSR light application shall be integrated with Comverse one security server (UPM – formerly named FX)</w:t>
        </w:r>
        <w:r>
          <w:rPr>
            <w:noProof/>
            <w:webHidden/>
          </w:rPr>
          <w:tab/>
        </w:r>
        <w:r>
          <w:rPr>
            <w:noProof/>
            <w:webHidden/>
          </w:rPr>
          <w:fldChar w:fldCharType="begin"/>
        </w:r>
        <w:r>
          <w:rPr>
            <w:noProof/>
            <w:webHidden/>
          </w:rPr>
          <w:instrText xml:space="preserve"> PAGEREF _Toc253579532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33" w:history="1">
        <w:r w:rsidRPr="0021569C">
          <w:rPr>
            <w:rStyle w:val="Hyperlink"/>
            <w:noProof/>
          </w:rPr>
          <w:t>CHA-4.1.50.1 Channel/CSR light application shall authenticate in the Comverse One security server the dealer the user is employed by before processing any call (to be confirmed) and asynchronous request.</w:t>
        </w:r>
        <w:r>
          <w:rPr>
            <w:noProof/>
            <w:webHidden/>
          </w:rPr>
          <w:tab/>
        </w:r>
        <w:r>
          <w:rPr>
            <w:noProof/>
            <w:webHidden/>
          </w:rPr>
          <w:fldChar w:fldCharType="begin"/>
        </w:r>
        <w:r>
          <w:rPr>
            <w:noProof/>
            <w:webHidden/>
          </w:rPr>
          <w:instrText xml:space="preserve"> PAGEREF _Toc253579533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34" w:history="1">
        <w:r w:rsidRPr="0021569C">
          <w:rPr>
            <w:rStyle w:val="Hyperlink"/>
            <w:noProof/>
          </w:rPr>
          <w:t>CHA-4.1.60 Channel/CSR light application shall provide an ‘out of the box’ integration with Comverse One Billing but also support to be deployed and integrated with other billing systems.</w:t>
        </w:r>
        <w:r>
          <w:rPr>
            <w:noProof/>
            <w:webHidden/>
          </w:rPr>
          <w:tab/>
        </w:r>
        <w:r>
          <w:rPr>
            <w:noProof/>
            <w:webHidden/>
          </w:rPr>
          <w:fldChar w:fldCharType="begin"/>
        </w:r>
        <w:r>
          <w:rPr>
            <w:noProof/>
            <w:webHidden/>
          </w:rPr>
          <w:instrText xml:space="preserve"> PAGEREF _Toc253579534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3"/>
        <w:tabs>
          <w:tab w:val="right" w:leader="dot" w:pos="12950"/>
        </w:tabs>
        <w:rPr>
          <w:rFonts w:ascii="Calibri" w:hAnsi="Calibri"/>
          <w:i w:val="0"/>
          <w:iCs w:val="0"/>
          <w:noProof/>
          <w:sz w:val="22"/>
          <w:szCs w:val="22"/>
        </w:rPr>
      </w:pPr>
      <w:hyperlink w:anchor="_Toc253579535" w:history="1">
        <w:r w:rsidRPr="0021569C">
          <w:rPr>
            <w:rStyle w:val="Hyperlink"/>
            <w:noProof/>
          </w:rPr>
          <w:t>CHA-4.1.70 Channel product and CSR light product shall support being deployed on different network segments.</w:t>
        </w:r>
        <w:r>
          <w:rPr>
            <w:noProof/>
            <w:webHidden/>
          </w:rPr>
          <w:tab/>
        </w:r>
        <w:r>
          <w:rPr>
            <w:noProof/>
            <w:webHidden/>
          </w:rPr>
          <w:fldChar w:fldCharType="begin"/>
        </w:r>
        <w:r>
          <w:rPr>
            <w:noProof/>
            <w:webHidden/>
          </w:rPr>
          <w:instrText xml:space="preserve"> PAGEREF _Toc253579535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36" w:history="1">
        <w:r w:rsidRPr="0021569C">
          <w:rPr>
            <w:rStyle w:val="Hyperlink"/>
            <w:noProof/>
          </w:rPr>
          <w:t>4.2</w:t>
        </w:r>
        <w:r>
          <w:rPr>
            <w:rFonts w:ascii="Calibri" w:hAnsi="Calibri"/>
            <w:b w:val="0"/>
            <w:bCs w:val="0"/>
            <w:caps w:val="0"/>
            <w:noProof/>
            <w:sz w:val="22"/>
            <w:szCs w:val="22"/>
          </w:rPr>
          <w:tab/>
        </w:r>
        <w:r w:rsidRPr="0021569C">
          <w:rPr>
            <w:rStyle w:val="Hyperlink"/>
            <w:noProof/>
          </w:rPr>
          <w:t>Reliability, Availability, and Maintainability Requirements</w:t>
        </w:r>
        <w:r>
          <w:rPr>
            <w:noProof/>
            <w:webHidden/>
          </w:rPr>
          <w:tab/>
        </w:r>
        <w:r>
          <w:rPr>
            <w:noProof/>
            <w:webHidden/>
          </w:rPr>
          <w:fldChar w:fldCharType="begin"/>
        </w:r>
        <w:r>
          <w:rPr>
            <w:noProof/>
            <w:webHidden/>
          </w:rPr>
          <w:instrText xml:space="preserve"> PAGEREF _Toc253579536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37" w:history="1">
        <w:r w:rsidRPr="0021569C">
          <w:rPr>
            <w:rStyle w:val="Hyperlink"/>
            <w:noProof/>
          </w:rPr>
          <w:t>4.3</w:t>
        </w:r>
        <w:r>
          <w:rPr>
            <w:rFonts w:ascii="Calibri" w:hAnsi="Calibri"/>
            <w:b w:val="0"/>
            <w:bCs w:val="0"/>
            <w:caps w:val="0"/>
            <w:noProof/>
            <w:sz w:val="22"/>
            <w:szCs w:val="22"/>
          </w:rPr>
          <w:tab/>
        </w:r>
        <w:r w:rsidRPr="0021569C">
          <w:rPr>
            <w:rStyle w:val="Hyperlink"/>
            <w:rFonts w:eastAsia="MS Mincho"/>
            <w:noProof/>
            <w:lang w:eastAsia="ja-JP" w:bidi="he-IL"/>
          </w:rPr>
          <w:t>Operation, Administration, Maintenance and Provisioning Requirements</w:t>
        </w:r>
        <w:r>
          <w:rPr>
            <w:noProof/>
            <w:webHidden/>
          </w:rPr>
          <w:tab/>
        </w:r>
        <w:r>
          <w:rPr>
            <w:noProof/>
            <w:webHidden/>
          </w:rPr>
          <w:fldChar w:fldCharType="begin"/>
        </w:r>
        <w:r>
          <w:rPr>
            <w:noProof/>
            <w:webHidden/>
          </w:rPr>
          <w:instrText xml:space="preserve"> PAGEREF _Toc253579537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38" w:history="1">
        <w:r w:rsidRPr="0021569C">
          <w:rPr>
            <w:rStyle w:val="Hyperlink"/>
            <w:rFonts w:eastAsia="MS Mincho"/>
            <w:noProof/>
            <w:lang w:eastAsia="ja-JP" w:bidi="he-IL"/>
          </w:rPr>
          <w:t>4.4</w:t>
        </w:r>
        <w:r>
          <w:rPr>
            <w:rFonts w:ascii="Calibri" w:hAnsi="Calibri"/>
            <w:b w:val="0"/>
            <w:bCs w:val="0"/>
            <w:caps w:val="0"/>
            <w:noProof/>
            <w:sz w:val="22"/>
            <w:szCs w:val="22"/>
          </w:rPr>
          <w:tab/>
        </w:r>
        <w:r w:rsidRPr="0021569C">
          <w:rPr>
            <w:rStyle w:val="Hyperlink"/>
            <w:rFonts w:eastAsia="MS Mincho"/>
            <w:noProof/>
            <w:lang w:eastAsia="ja-JP" w:bidi="he-IL"/>
          </w:rPr>
          <w:t>Acceptance Test Primary offer Considerations</w:t>
        </w:r>
        <w:r>
          <w:rPr>
            <w:noProof/>
            <w:webHidden/>
          </w:rPr>
          <w:tab/>
        </w:r>
        <w:r>
          <w:rPr>
            <w:noProof/>
            <w:webHidden/>
          </w:rPr>
          <w:fldChar w:fldCharType="begin"/>
        </w:r>
        <w:r>
          <w:rPr>
            <w:noProof/>
            <w:webHidden/>
          </w:rPr>
          <w:instrText xml:space="preserve"> PAGEREF _Toc253579538 \h </w:instrText>
        </w:r>
        <w:r>
          <w:rPr>
            <w:noProof/>
            <w:webHidden/>
          </w:rPr>
        </w:r>
        <w:r>
          <w:rPr>
            <w:noProof/>
            <w:webHidden/>
          </w:rPr>
          <w:fldChar w:fldCharType="separate"/>
        </w:r>
        <w:r>
          <w:rPr>
            <w:noProof/>
            <w:webHidden/>
          </w:rPr>
          <w:t>276</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39" w:history="1">
        <w:r w:rsidRPr="0021569C">
          <w:rPr>
            <w:rStyle w:val="Hyperlink"/>
            <w:rFonts w:eastAsia="MS Mincho"/>
            <w:noProof/>
          </w:rPr>
          <w:t>4.5</w:t>
        </w:r>
        <w:r>
          <w:rPr>
            <w:rFonts w:ascii="Calibri" w:hAnsi="Calibri"/>
            <w:b w:val="0"/>
            <w:bCs w:val="0"/>
            <w:caps w:val="0"/>
            <w:noProof/>
            <w:sz w:val="22"/>
            <w:szCs w:val="22"/>
          </w:rPr>
          <w:tab/>
        </w:r>
        <w:r w:rsidRPr="0021569C">
          <w:rPr>
            <w:rStyle w:val="Hyperlink"/>
            <w:rFonts w:eastAsia="MS Mincho"/>
            <w:noProof/>
          </w:rPr>
          <w:t>Cost of Goods Sold Considerations</w:t>
        </w:r>
        <w:r>
          <w:rPr>
            <w:noProof/>
            <w:webHidden/>
          </w:rPr>
          <w:tab/>
        </w:r>
        <w:r>
          <w:rPr>
            <w:noProof/>
            <w:webHidden/>
          </w:rPr>
          <w:fldChar w:fldCharType="begin"/>
        </w:r>
        <w:r>
          <w:rPr>
            <w:noProof/>
            <w:webHidden/>
          </w:rPr>
          <w:instrText xml:space="preserve"> PAGEREF _Toc253579539 \h </w:instrText>
        </w:r>
        <w:r>
          <w:rPr>
            <w:noProof/>
            <w:webHidden/>
          </w:rPr>
        </w:r>
        <w:r>
          <w:rPr>
            <w:noProof/>
            <w:webHidden/>
          </w:rPr>
          <w:fldChar w:fldCharType="separate"/>
        </w:r>
        <w:r>
          <w:rPr>
            <w:noProof/>
            <w:webHidden/>
          </w:rPr>
          <w:t>277</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40" w:history="1">
        <w:r w:rsidRPr="0021569C">
          <w:rPr>
            <w:rStyle w:val="Hyperlink"/>
            <w:rFonts w:eastAsia="MS Mincho"/>
            <w:noProof/>
          </w:rPr>
          <w:t>4.6</w:t>
        </w:r>
        <w:r>
          <w:rPr>
            <w:rFonts w:ascii="Calibri" w:hAnsi="Calibri"/>
            <w:b w:val="0"/>
            <w:bCs w:val="0"/>
            <w:caps w:val="0"/>
            <w:noProof/>
            <w:sz w:val="22"/>
            <w:szCs w:val="22"/>
          </w:rPr>
          <w:tab/>
        </w:r>
        <w:r w:rsidRPr="0021569C">
          <w:rPr>
            <w:rStyle w:val="Hyperlink"/>
            <w:rFonts w:eastAsia="MS Mincho"/>
            <w:noProof/>
          </w:rPr>
          <w:t>Performance Considerations</w:t>
        </w:r>
        <w:r>
          <w:rPr>
            <w:noProof/>
            <w:webHidden/>
          </w:rPr>
          <w:tab/>
        </w:r>
        <w:r>
          <w:rPr>
            <w:noProof/>
            <w:webHidden/>
          </w:rPr>
          <w:fldChar w:fldCharType="begin"/>
        </w:r>
        <w:r>
          <w:rPr>
            <w:noProof/>
            <w:webHidden/>
          </w:rPr>
          <w:instrText xml:space="preserve"> PAGEREF _Toc253579540 \h </w:instrText>
        </w:r>
        <w:r>
          <w:rPr>
            <w:noProof/>
            <w:webHidden/>
          </w:rPr>
        </w:r>
        <w:r>
          <w:rPr>
            <w:noProof/>
            <w:webHidden/>
          </w:rPr>
          <w:fldChar w:fldCharType="separate"/>
        </w:r>
        <w:r>
          <w:rPr>
            <w:noProof/>
            <w:webHidden/>
          </w:rPr>
          <w:t>277</w:t>
        </w:r>
        <w:r>
          <w:rPr>
            <w:noProof/>
            <w:webHidden/>
          </w:rPr>
          <w:fldChar w:fldCharType="end"/>
        </w:r>
      </w:hyperlink>
    </w:p>
    <w:p w:rsidR="003867B2" w:rsidRDefault="003867B2">
      <w:pPr>
        <w:pStyle w:val="TOC1"/>
        <w:tabs>
          <w:tab w:val="left" w:pos="600"/>
          <w:tab w:val="right" w:leader="dot" w:pos="12950"/>
        </w:tabs>
        <w:rPr>
          <w:rFonts w:ascii="Calibri" w:hAnsi="Calibri"/>
          <w:b w:val="0"/>
          <w:bCs w:val="0"/>
          <w:caps w:val="0"/>
          <w:noProof/>
          <w:sz w:val="22"/>
          <w:szCs w:val="22"/>
        </w:rPr>
      </w:pPr>
      <w:hyperlink w:anchor="_Toc253579541" w:history="1">
        <w:r w:rsidRPr="0021569C">
          <w:rPr>
            <w:rStyle w:val="Hyperlink"/>
            <w:noProof/>
          </w:rPr>
          <w:t>4.7</w:t>
        </w:r>
        <w:r>
          <w:rPr>
            <w:rFonts w:ascii="Calibri" w:hAnsi="Calibri"/>
            <w:b w:val="0"/>
            <w:bCs w:val="0"/>
            <w:caps w:val="0"/>
            <w:noProof/>
            <w:sz w:val="22"/>
            <w:szCs w:val="22"/>
          </w:rPr>
          <w:tab/>
        </w:r>
        <w:r w:rsidRPr="0021569C">
          <w:rPr>
            <w:rStyle w:val="Hyperlink"/>
            <w:noProof/>
          </w:rPr>
          <w:t>Documentation Considerations</w:t>
        </w:r>
        <w:r>
          <w:rPr>
            <w:noProof/>
            <w:webHidden/>
          </w:rPr>
          <w:tab/>
        </w:r>
        <w:r>
          <w:rPr>
            <w:noProof/>
            <w:webHidden/>
          </w:rPr>
          <w:fldChar w:fldCharType="begin"/>
        </w:r>
        <w:r>
          <w:rPr>
            <w:noProof/>
            <w:webHidden/>
          </w:rPr>
          <w:instrText xml:space="preserve"> PAGEREF _Toc253579541 \h </w:instrText>
        </w:r>
        <w:r>
          <w:rPr>
            <w:noProof/>
            <w:webHidden/>
          </w:rPr>
        </w:r>
        <w:r>
          <w:rPr>
            <w:noProof/>
            <w:webHidden/>
          </w:rPr>
          <w:fldChar w:fldCharType="separate"/>
        </w:r>
        <w:r>
          <w:rPr>
            <w:noProof/>
            <w:webHidden/>
          </w:rPr>
          <w:t>277</w:t>
        </w:r>
        <w:r>
          <w:rPr>
            <w:noProof/>
            <w:webHidden/>
          </w:rPr>
          <w:fldChar w:fldCharType="end"/>
        </w:r>
      </w:hyperlink>
    </w:p>
    <w:p w:rsidR="00E063FD" w:rsidRDefault="001E0F97" w:rsidP="00B26567">
      <w:r>
        <w:rPr>
          <w:b/>
          <w:bCs/>
          <w:caps/>
          <w:sz w:val="24"/>
        </w:rPr>
        <w:fldChar w:fldCharType="end"/>
      </w:r>
    </w:p>
    <w:p w:rsidR="008448BA" w:rsidRDefault="005338A1" w:rsidP="008448BA">
      <w:pPr>
        <w:pStyle w:val="Heading2"/>
      </w:pPr>
      <w:bookmarkStart w:id="2953" w:name="_Toc200771479"/>
      <w:bookmarkStart w:id="2954" w:name="_Toc253578346"/>
      <w:r>
        <w:t xml:space="preserve">Additional </w:t>
      </w:r>
      <w:r w:rsidR="008448BA">
        <w:t>Requirements Information</w:t>
      </w:r>
      <w:bookmarkEnd w:id="2953"/>
      <w:bookmarkEnd w:id="2954"/>
    </w:p>
    <w:p w:rsidR="008448BA" w:rsidRPr="00115305" w:rsidRDefault="008448BA" w:rsidP="008448B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08"/>
        <w:gridCol w:w="1440"/>
        <w:gridCol w:w="1935"/>
        <w:gridCol w:w="4005"/>
      </w:tblGrid>
      <w:tr w:rsidR="0039362A" w:rsidRPr="00C94226" w:rsidTr="00C94226">
        <w:trPr>
          <w:tblHeader/>
        </w:trPr>
        <w:tc>
          <w:tcPr>
            <w:tcW w:w="5508" w:type="dxa"/>
            <w:shd w:val="solid" w:color="auto" w:fill="auto"/>
          </w:tcPr>
          <w:p w:rsidR="0039362A" w:rsidRPr="00C94226" w:rsidRDefault="0039362A" w:rsidP="00C94226">
            <w:pPr>
              <w:spacing w:before="120"/>
              <w:jc w:val="both"/>
              <w:rPr>
                <w:b/>
              </w:rPr>
            </w:pPr>
            <w:r w:rsidRPr="00C94226">
              <w:rPr>
                <w:b/>
              </w:rPr>
              <w:t>Requirement</w:t>
            </w:r>
          </w:p>
        </w:tc>
        <w:tc>
          <w:tcPr>
            <w:tcW w:w="1440" w:type="dxa"/>
            <w:shd w:val="solid" w:color="auto" w:fill="auto"/>
          </w:tcPr>
          <w:p w:rsidR="0039362A" w:rsidRPr="00C94226" w:rsidRDefault="0039362A" w:rsidP="00C94226">
            <w:pPr>
              <w:spacing w:before="120"/>
              <w:jc w:val="both"/>
              <w:rPr>
                <w:b/>
              </w:rPr>
            </w:pPr>
            <w:r w:rsidRPr="00C94226">
              <w:rPr>
                <w:b/>
              </w:rPr>
              <w:t>Priority</w:t>
            </w:r>
          </w:p>
        </w:tc>
        <w:tc>
          <w:tcPr>
            <w:tcW w:w="1935" w:type="dxa"/>
            <w:shd w:val="solid" w:color="auto" w:fill="auto"/>
          </w:tcPr>
          <w:p w:rsidR="0039362A" w:rsidRPr="00C94226" w:rsidRDefault="0039362A" w:rsidP="00C94226">
            <w:pPr>
              <w:spacing w:before="120"/>
              <w:jc w:val="both"/>
              <w:rPr>
                <w:b/>
              </w:rPr>
            </w:pPr>
            <w:r w:rsidRPr="00C94226">
              <w:rPr>
                <w:b/>
              </w:rPr>
              <w:t>Target Phase</w:t>
            </w:r>
          </w:p>
        </w:tc>
        <w:tc>
          <w:tcPr>
            <w:tcW w:w="4005" w:type="dxa"/>
            <w:shd w:val="solid" w:color="auto" w:fill="auto"/>
          </w:tcPr>
          <w:p w:rsidR="0039362A" w:rsidRPr="00C94226" w:rsidRDefault="0039362A" w:rsidP="00C94226">
            <w:pPr>
              <w:spacing w:before="120"/>
              <w:jc w:val="both"/>
              <w:rPr>
                <w:b/>
              </w:rPr>
            </w:pPr>
            <w:r w:rsidRPr="00C94226">
              <w:rPr>
                <w:b/>
              </w:rPr>
              <w:t>Comments</w:t>
            </w:r>
          </w:p>
        </w:tc>
      </w:tr>
      <w:tr w:rsidR="0039362A" w:rsidTr="00C94226">
        <w:tc>
          <w:tcPr>
            <w:tcW w:w="5508" w:type="dxa"/>
          </w:tcPr>
          <w:p w:rsidR="0039362A" w:rsidRDefault="0039362A" w:rsidP="00C94226">
            <w:pPr>
              <w:spacing w:before="120"/>
              <w:jc w:val="both"/>
            </w:pPr>
          </w:p>
        </w:tc>
        <w:tc>
          <w:tcPr>
            <w:tcW w:w="1440" w:type="dxa"/>
          </w:tcPr>
          <w:p w:rsidR="0039362A" w:rsidRDefault="0039362A" w:rsidP="00C94226">
            <w:pPr>
              <w:spacing w:before="120"/>
              <w:jc w:val="both"/>
            </w:pPr>
          </w:p>
        </w:tc>
        <w:tc>
          <w:tcPr>
            <w:tcW w:w="1935" w:type="dxa"/>
          </w:tcPr>
          <w:p w:rsidR="0039362A" w:rsidRDefault="0039362A" w:rsidP="00C94226">
            <w:pPr>
              <w:spacing w:before="120"/>
              <w:jc w:val="both"/>
            </w:pPr>
          </w:p>
        </w:tc>
        <w:tc>
          <w:tcPr>
            <w:tcW w:w="4005" w:type="dxa"/>
          </w:tcPr>
          <w:p w:rsidR="0039362A" w:rsidRDefault="0039362A" w:rsidP="00C94226">
            <w:pPr>
              <w:spacing w:before="120"/>
              <w:jc w:val="both"/>
            </w:pPr>
          </w:p>
        </w:tc>
      </w:tr>
      <w:tr w:rsidR="0039362A" w:rsidTr="00C94226">
        <w:tc>
          <w:tcPr>
            <w:tcW w:w="5508" w:type="dxa"/>
          </w:tcPr>
          <w:p w:rsidR="0039362A" w:rsidRDefault="0039362A" w:rsidP="00C94226">
            <w:pPr>
              <w:spacing w:before="120"/>
              <w:jc w:val="both"/>
            </w:pPr>
          </w:p>
        </w:tc>
        <w:tc>
          <w:tcPr>
            <w:tcW w:w="1440" w:type="dxa"/>
          </w:tcPr>
          <w:p w:rsidR="0039362A" w:rsidRDefault="0039362A" w:rsidP="00C94226">
            <w:pPr>
              <w:spacing w:before="120"/>
              <w:jc w:val="both"/>
            </w:pPr>
          </w:p>
        </w:tc>
        <w:tc>
          <w:tcPr>
            <w:tcW w:w="1935" w:type="dxa"/>
          </w:tcPr>
          <w:p w:rsidR="0039362A" w:rsidRDefault="0039362A" w:rsidP="00C94226">
            <w:pPr>
              <w:spacing w:before="120"/>
              <w:jc w:val="both"/>
            </w:pPr>
          </w:p>
        </w:tc>
        <w:tc>
          <w:tcPr>
            <w:tcW w:w="4005" w:type="dxa"/>
          </w:tcPr>
          <w:p w:rsidR="0039362A" w:rsidRDefault="0039362A" w:rsidP="00C94226">
            <w:pPr>
              <w:spacing w:before="120"/>
              <w:jc w:val="both"/>
            </w:pPr>
          </w:p>
        </w:tc>
      </w:tr>
      <w:tr w:rsidR="0039362A" w:rsidTr="00C94226">
        <w:tc>
          <w:tcPr>
            <w:tcW w:w="5508" w:type="dxa"/>
          </w:tcPr>
          <w:p w:rsidR="0039362A" w:rsidRDefault="0039362A" w:rsidP="00C94226">
            <w:pPr>
              <w:spacing w:before="120"/>
              <w:jc w:val="both"/>
            </w:pPr>
            <w:r>
              <w:t>.</w:t>
            </w:r>
          </w:p>
        </w:tc>
        <w:tc>
          <w:tcPr>
            <w:tcW w:w="1440" w:type="dxa"/>
          </w:tcPr>
          <w:p w:rsidR="0039362A" w:rsidRDefault="0039362A" w:rsidP="00C94226">
            <w:pPr>
              <w:spacing w:before="120"/>
              <w:jc w:val="both"/>
            </w:pPr>
          </w:p>
        </w:tc>
        <w:tc>
          <w:tcPr>
            <w:tcW w:w="1935" w:type="dxa"/>
          </w:tcPr>
          <w:p w:rsidR="0039362A" w:rsidRDefault="0039362A" w:rsidP="00C94226">
            <w:pPr>
              <w:spacing w:before="120"/>
              <w:jc w:val="both"/>
            </w:pPr>
          </w:p>
        </w:tc>
        <w:tc>
          <w:tcPr>
            <w:tcW w:w="4005" w:type="dxa"/>
          </w:tcPr>
          <w:p w:rsidR="0039362A" w:rsidRDefault="0039362A" w:rsidP="00C94226">
            <w:pPr>
              <w:spacing w:before="120"/>
              <w:jc w:val="both"/>
            </w:pPr>
          </w:p>
        </w:tc>
      </w:tr>
      <w:tr w:rsidR="0039362A" w:rsidTr="00C94226">
        <w:tc>
          <w:tcPr>
            <w:tcW w:w="5508" w:type="dxa"/>
          </w:tcPr>
          <w:p w:rsidR="0039362A" w:rsidRDefault="0039362A" w:rsidP="00C94226">
            <w:pPr>
              <w:spacing w:before="120"/>
              <w:jc w:val="both"/>
            </w:pPr>
          </w:p>
        </w:tc>
        <w:tc>
          <w:tcPr>
            <w:tcW w:w="1440" w:type="dxa"/>
          </w:tcPr>
          <w:p w:rsidR="0039362A" w:rsidRDefault="0039362A" w:rsidP="00C94226">
            <w:pPr>
              <w:spacing w:before="120"/>
              <w:jc w:val="both"/>
            </w:pPr>
          </w:p>
        </w:tc>
        <w:tc>
          <w:tcPr>
            <w:tcW w:w="1935" w:type="dxa"/>
          </w:tcPr>
          <w:p w:rsidR="0039362A" w:rsidRDefault="0039362A" w:rsidP="00C94226">
            <w:pPr>
              <w:spacing w:before="120"/>
              <w:jc w:val="both"/>
            </w:pPr>
          </w:p>
        </w:tc>
        <w:tc>
          <w:tcPr>
            <w:tcW w:w="4005" w:type="dxa"/>
          </w:tcPr>
          <w:p w:rsidR="0039362A" w:rsidRDefault="0039362A" w:rsidP="00C94226">
            <w:pPr>
              <w:spacing w:before="120"/>
              <w:jc w:val="both"/>
            </w:pPr>
          </w:p>
        </w:tc>
      </w:tr>
    </w:tbl>
    <w:p w:rsidR="008448BA" w:rsidRDefault="008448BA" w:rsidP="00DD0BA6">
      <w:pPr>
        <w:pStyle w:val="BodyText"/>
      </w:pPr>
    </w:p>
    <w:p w:rsidR="00AD56FE" w:rsidRDefault="00AD56FE" w:rsidP="00DD0BA6">
      <w:pPr>
        <w:pStyle w:val="BodyText"/>
      </w:pPr>
    </w:p>
    <w:p w:rsidR="005769B6" w:rsidRDefault="005769B6" w:rsidP="00DD0BA6">
      <w:pPr>
        <w:pStyle w:val="BodyText"/>
      </w:pPr>
    </w:p>
    <w:sectPr w:rsidR="005769B6" w:rsidSect="000624BC">
      <w:pgSz w:w="15840" w:h="12240" w:orient="landscape"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6983" w:rsidRDefault="00B56983">
      <w:r>
        <w:separator/>
      </w:r>
    </w:p>
  </w:endnote>
  <w:endnote w:type="continuationSeparator" w:id="0">
    <w:p w:rsidR="00B56983" w:rsidRDefault="00B569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rial Bold">
    <w:altName w:val="Times New Roman"/>
    <w:panose1 w:val="020B0704020202020204"/>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 w:name="CaslonOldFace BT">
    <w:altName w:val="Times New Roman"/>
    <w:charset w:val="00"/>
    <w:family w:val="auto"/>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7B2" w:rsidRDefault="003867B2" w:rsidP="00CE0199">
    <w:pPr>
      <w:pStyle w:val="Header"/>
    </w:pPr>
  </w:p>
  <w:p w:rsidR="003867B2" w:rsidRDefault="003867B2">
    <w:r>
      <w:rPr>
        <w:sz w:val="16"/>
      </w:rPr>
      <w:tab/>
    </w:r>
    <w:r>
      <w:rPr>
        <w:sz w:val="16"/>
      </w:rPr>
      <w:tab/>
    </w:r>
    <w:r>
      <w:rPr>
        <w:sz w:val="16"/>
      </w:rPr>
      <w:fldChar w:fldCharType="begin"/>
    </w:r>
    <w:r>
      <w:rPr>
        <w:sz w:val="16"/>
      </w:rPr>
      <w:instrText xml:space="preserve"> SAVEDATE  \@ "d-MMM-yy"  \* MERGEFORMAT </w:instrText>
    </w:r>
    <w:r>
      <w:rPr>
        <w:noProof/>
        <w:sz w:val="16"/>
      </w:rPr>
      <w:instrText>13-Mar-09</w:instrText>
    </w:r>
    <w:r>
      <w:rPr>
        <w:sz w:val="16"/>
      </w:rPr>
      <w:fldChar w:fldCharType="separate"/>
    </w:r>
    <w:ins w:id="3" w:author="jtourne" w:date="2013-09-06T14:57:00Z">
      <w:r w:rsidR="00EF029C">
        <w:rPr>
          <w:noProof/>
          <w:sz w:val="16"/>
        </w:rPr>
        <w:t>6-Apr-10</w:t>
      </w:r>
      <w:r w:rsidR="00EF029C">
        <w:rPr>
          <w:noProof/>
          <w:sz w:val="16"/>
        </w:rPr>
        <w:t>06/04/2010 14:15:00</w:t>
      </w:r>
    </w:ins>
    <w:del w:id="4" w:author="jtourne" w:date="2013-09-06T14:57:00Z">
      <w:r w:rsidR="00F33764" w:rsidDel="00EF029C">
        <w:rPr>
          <w:noProof/>
          <w:sz w:val="16"/>
        </w:rPr>
        <w:delText>10-Mar-10</w:delText>
      </w:r>
    </w:del>
    <w:r>
      <w:rPr>
        <w:sz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7B2" w:rsidRDefault="003867B2" w:rsidP="00B24EA8">
    <w:pPr>
      <w:pStyle w:val="Footer"/>
    </w:pPr>
  </w:p>
  <w:p w:rsidR="003867B2" w:rsidRDefault="003867B2">
    <w:r>
      <w:rPr>
        <w:rFonts w:ascii="Times New Roman" w:hAnsi="Times New Roman"/>
        <w:sz w:val="16"/>
      </w:rPr>
      <w:t>Some of the materials presented include information regarding Comverse’s product roadmaps and development plans.  The information provided is for discussion purposes only and reflects current development concepts within Comverse.  However, because market demands and customer needs can change, Comverse may choose not to develop its products with the features or functionality discussed in such materials.  Presentation of the materials should not be construed as creating any obligation for Comverse to develop any product, feature or functionality.</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7B2" w:rsidRDefault="003867B2">
    <w:r>
      <w:rPr>
        <w:sz w:val="16"/>
      </w:rPr>
      <w:tab/>
      <w:t>Comverse – Confidential and Proprietary – Internal Use Only</w:t>
    </w:r>
    <w:r>
      <w:rPr>
        <w:sz w:val="16"/>
      </w:rPr>
      <w:tab/>
    </w:r>
    <w:r>
      <w:rPr>
        <w:noProof/>
        <w:sz w:val="16"/>
      </w:rPr>
      <w:t>3/12/2009 5:07:00 PM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6983" w:rsidRDefault="00B56983">
      <w:r>
        <w:separator/>
      </w:r>
    </w:p>
  </w:footnote>
  <w:footnote w:type="continuationSeparator" w:id="0">
    <w:p w:rsidR="00B56983" w:rsidRDefault="00B569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7B2" w:rsidRDefault="003867B2" w:rsidP="00930DEA">
    <w:pPr>
      <w:pStyle w:val="Header"/>
      <w:pBdr>
        <w:bottom w:val="single" w:sz="4" w:space="1" w:color="auto"/>
      </w:pBdr>
      <w:tabs>
        <w:tab w:val="clear" w:pos="8640"/>
        <w:tab w:val="right" w:pos="9360"/>
      </w:tabs>
      <w:spacing w:after="60"/>
      <w:rPr>
        <w:snapToGrid w:val="0"/>
        <w:sz w:val="16"/>
      </w:rPr>
    </w:pPr>
    <w:r>
      <w:rPr>
        <w:snapToGrid w:val="0"/>
        <w:sz w:val="16"/>
      </w:rPr>
      <w:t xml:space="preserve">doc version </w:t>
    </w:r>
    <w:fldSimple w:instr=" DOCPROPERTY  &quot;Revision #&quot;  \* MERGEFORMAT ">
      <w:r>
        <w:rPr>
          <w:snapToGrid w:val="0"/>
          <w:sz w:val="16"/>
        </w:rPr>
        <w:t>3.0</w:t>
      </w:r>
    </w:fldSimple>
    <w:r>
      <w:rPr>
        <w:snapToGrid w:val="0"/>
        <w:sz w:val="16"/>
      </w:rPr>
      <w:tab/>
    </w:r>
    <w:r>
      <w:rPr>
        <w:snapToGrid w:val="0"/>
        <w:sz w:val="16"/>
      </w:rPr>
      <w:tab/>
    </w:r>
  </w:p>
  <w:p w:rsidR="003867B2" w:rsidRDefault="003867B2" w:rsidP="003E1670">
    <w:pPr>
      <w:pStyle w:val="Header"/>
      <w:pBdr>
        <w:bottom w:val="single" w:sz="4" w:space="1" w:color="auto"/>
      </w:pBdr>
      <w:tabs>
        <w:tab w:val="clear" w:pos="8640"/>
        <w:tab w:val="right" w:pos="9360"/>
      </w:tabs>
      <w:spacing w:after="60"/>
    </w:pPr>
    <w:fldSimple w:instr=" DOCPROPERTY &quot;Title&quot;  \* MERGEFORMAT ">
      <w:r>
        <w:rPr>
          <w:snapToGrid w:val="0"/>
          <w:sz w:val="16"/>
        </w:rPr>
        <w:t>FRS Channel/CSR light</w:t>
      </w:r>
    </w:fldSimple>
    <w:r>
      <w:rPr>
        <w:snapToGrid w:val="0"/>
        <w:sz w:val="16"/>
      </w:rPr>
      <w:t>-</w:t>
    </w:r>
    <w:fldSimple w:instr=" DOCPROPERTY  &quot;Tracking Number&quot;  \* MERGEFORMAT ">
      <w:r>
        <w:rPr>
          <w:snapToGrid w:val="0"/>
          <w:sz w:val="16"/>
        </w:rPr>
        <w:t>3.5</w:t>
      </w:r>
    </w:fldSimple>
    <w:r>
      <w:rPr>
        <w:snapToGrid w:val="0"/>
        <w:sz w:val="16"/>
      </w:rPr>
      <w:tab/>
    </w:r>
    <w:r>
      <w:rPr>
        <w:snapToGrid w:val="0"/>
        <w:sz w:val="16"/>
      </w:rPr>
      <w:tab/>
      <w:t xml:space="preserve">Page </w:t>
    </w:r>
    <w:r>
      <w:rPr>
        <w:snapToGrid w:val="0"/>
        <w:sz w:val="16"/>
      </w:rPr>
      <w:fldChar w:fldCharType="begin"/>
    </w:r>
    <w:r>
      <w:rPr>
        <w:snapToGrid w:val="0"/>
        <w:sz w:val="16"/>
      </w:rPr>
      <w:instrText xml:space="preserve"> PAGE </w:instrText>
    </w:r>
    <w:r>
      <w:rPr>
        <w:snapToGrid w:val="0"/>
        <w:sz w:val="16"/>
      </w:rPr>
      <w:fldChar w:fldCharType="separate"/>
    </w:r>
    <w:r w:rsidR="00EF029C">
      <w:rPr>
        <w:noProof/>
        <w:snapToGrid w:val="0"/>
        <w:sz w:val="16"/>
      </w:rPr>
      <w:t>5</w:t>
    </w:r>
    <w:r>
      <w:rPr>
        <w:snapToGrid w:val="0"/>
        <w:sz w:val="16"/>
      </w:rPr>
      <w:fldChar w:fldCharType="end"/>
    </w:r>
    <w:r>
      <w:rPr>
        <w:snapToGrid w:val="0"/>
        <w:sz w:val="16"/>
      </w:rPr>
      <w:t xml:space="preserve"> of </w:t>
    </w:r>
    <w:r>
      <w:rPr>
        <w:snapToGrid w:val="0"/>
        <w:sz w:val="16"/>
      </w:rPr>
      <w:fldChar w:fldCharType="begin"/>
    </w:r>
    <w:r>
      <w:rPr>
        <w:snapToGrid w:val="0"/>
        <w:sz w:val="16"/>
      </w:rPr>
      <w:instrText xml:space="preserve"> NUMPAGES </w:instrText>
    </w:r>
    <w:r>
      <w:rPr>
        <w:snapToGrid w:val="0"/>
        <w:sz w:val="16"/>
      </w:rPr>
      <w:fldChar w:fldCharType="separate"/>
    </w:r>
    <w:r w:rsidR="00EF029C">
      <w:rPr>
        <w:noProof/>
        <w:snapToGrid w:val="0"/>
        <w:sz w:val="16"/>
      </w:rPr>
      <w:t>322</w:t>
    </w:r>
    <w:r>
      <w:rPr>
        <w:snapToGrid w:val="0"/>
        <w:sz w:val="16"/>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9FDADDB6"/>
    <w:lvl w:ilvl="0">
      <w:start w:val="1"/>
      <w:numFmt w:val="bullet"/>
      <w:pStyle w:val="ListBullet4"/>
      <w:lvlText w:val=""/>
      <w:lvlJc w:val="left"/>
      <w:pPr>
        <w:tabs>
          <w:tab w:val="num" w:pos="1209"/>
        </w:tabs>
        <w:ind w:left="1209" w:hanging="360"/>
      </w:pPr>
      <w:rPr>
        <w:rFonts w:ascii="Symbol" w:hAnsi="Symbol" w:hint="default"/>
      </w:rPr>
    </w:lvl>
  </w:abstractNum>
  <w:abstractNum w:abstractNumId="1">
    <w:nsid w:val="00265730"/>
    <w:multiLevelType w:val="hybridMultilevel"/>
    <w:tmpl w:val="135E7B7E"/>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03A6A82"/>
    <w:multiLevelType w:val="hybridMultilevel"/>
    <w:tmpl w:val="7FC4004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00585A77"/>
    <w:multiLevelType w:val="hybridMultilevel"/>
    <w:tmpl w:val="398C33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06254CC"/>
    <w:multiLevelType w:val="hybridMultilevel"/>
    <w:tmpl w:val="E8465ABC"/>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07540F5"/>
    <w:multiLevelType w:val="hybridMultilevel"/>
    <w:tmpl w:val="00D0A8BA"/>
    <w:name w:val="business req322222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009C7DFA"/>
    <w:multiLevelType w:val="hybridMultilevel"/>
    <w:tmpl w:val="509AA0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09D25F5"/>
    <w:multiLevelType w:val="hybridMultilevel"/>
    <w:tmpl w:val="C9042C80"/>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00BA1FE7"/>
    <w:multiLevelType w:val="hybridMultilevel"/>
    <w:tmpl w:val="236EA17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00D46635"/>
    <w:multiLevelType w:val="hybridMultilevel"/>
    <w:tmpl w:val="8EC6D9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012F0A6A"/>
    <w:multiLevelType w:val="hybridMultilevel"/>
    <w:tmpl w:val="74CAFB6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018F6F69"/>
    <w:multiLevelType w:val="hybridMultilevel"/>
    <w:tmpl w:val="B3346C4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19F62D1"/>
    <w:multiLevelType w:val="hybridMultilevel"/>
    <w:tmpl w:val="4E10546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1BC2762"/>
    <w:multiLevelType w:val="hybridMultilevel"/>
    <w:tmpl w:val="E56E58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2023A40"/>
    <w:multiLevelType w:val="hybridMultilevel"/>
    <w:tmpl w:val="BE462674"/>
    <w:lvl w:ilvl="0" w:tplc="39DAE5B6">
      <w:start w:val="1"/>
      <w:numFmt w:val="bullet"/>
      <w:lvlText w:val=""/>
      <w:lvlJc w:val="left"/>
      <w:pPr>
        <w:tabs>
          <w:tab w:val="num" w:pos="648"/>
        </w:tabs>
        <w:ind w:left="648" w:hanging="360"/>
      </w:pPr>
      <w:rPr>
        <w:rFonts w:ascii="Symbol" w:hAnsi="Symbol"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5">
    <w:nsid w:val="020C27B9"/>
    <w:multiLevelType w:val="hybridMultilevel"/>
    <w:tmpl w:val="BB0EBBB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2511AD1"/>
    <w:multiLevelType w:val="hybridMultilevel"/>
    <w:tmpl w:val="DCB0DDD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037C6744"/>
    <w:multiLevelType w:val="hybridMultilevel"/>
    <w:tmpl w:val="F5E026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039B13B9"/>
    <w:multiLevelType w:val="hybridMultilevel"/>
    <w:tmpl w:val="8652565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3B56149"/>
    <w:multiLevelType w:val="hybridMultilevel"/>
    <w:tmpl w:val="EEF8238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03F3424B"/>
    <w:multiLevelType w:val="hybridMultilevel"/>
    <w:tmpl w:val="5346066C"/>
    <w:lvl w:ilvl="0" w:tplc="623894A4">
      <w:start w:val="1"/>
      <w:numFmt w:val="decimal"/>
      <w:lvlText w:val="%1."/>
      <w:lvlJc w:val="left"/>
      <w:pPr>
        <w:tabs>
          <w:tab w:val="num" w:pos="708"/>
        </w:tabs>
        <w:ind w:left="708"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1">
    <w:nsid w:val="04196DB7"/>
    <w:multiLevelType w:val="hybridMultilevel"/>
    <w:tmpl w:val="EF788ED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nsid w:val="046016B9"/>
    <w:multiLevelType w:val="hybridMultilevel"/>
    <w:tmpl w:val="85BE68FC"/>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0472334A"/>
    <w:multiLevelType w:val="hybridMultilevel"/>
    <w:tmpl w:val="D24C33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4997F32"/>
    <w:multiLevelType w:val="hybridMultilevel"/>
    <w:tmpl w:val="0BB2022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04B4184A"/>
    <w:multiLevelType w:val="hybridMultilevel"/>
    <w:tmpl w:val="1E60B494"/>
    <w:lvl w:ilvl="0" w:tplc="623894A4">
      <w:start w:val="1"/>
      <w:numFmt w:val="decimal"/>
      <w:lvlText w:val="%1."/>
      <w:lvlJc w:val="left"/>
      <w:pPr>
        <w:tabs>
          <w:tab w:val="num" w:pos="648"/>
        </w:tabs>
        <w:ind w:left="648"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04C5312B"/>
    <w:multiLevelType w:val="hybridMultilevel"/>
    <w:tmpl w:val="1B9A3CEE"/>
    <w:lvl w:ilvl="0" w:tplc="F3A4946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04CB1F55"/>
    <w:multiLevelType w:val="hybridMultilevel"/>
    <w:tmpl w:val="548ACCF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050361D4"/>
    <w:multiLevelType w:val="hybridMultilevel"/>
    <w:tmpl w:val="85F468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05983DBE"/>
    <w:multiLevelType w:val="hybridMultilevel"/>
    <w:tmpl w:val="E74871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059B4374"/>
    <w:multiLevelType w:val="hybridMultilevel"/>
    <w:tmpl w:val="15862A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05A36F2E"/>
    <w:multiLevelType w:val="hybridMultilevel"/>
    <w:tmpl w:val="04600E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05D74767"/>
    <w:multiLevelType w:val="hybridMultilevel"/>
    <w:tmpl w:val="0204AFC6"/>
    <w:lvl w:ilvl="0" w:tplc="FFFFFFF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060F0F41"/>
    <w:multiLevelType w:val="hybridMultilevel"/>
    <w:tmpl w:val="A40CD63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06395DA0"/>
    <w:multiLevelType w:val="hybridMultilevel"/>
    <w:tmpl w:val="0BF062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06495907"/>
    <w:multiLevelType w:val="hybridMultilevel"/>
    <w:tmpl w:val="6CB497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065E7227"/>
    <w:multiLevelType w:val="hybridMultilevel"/>
    <w:tmpl w:val="10DE5F0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7">
    <w:nsid w:val="06701880"/>
    <w:multiLevelType w:val="hybridMultilevel"/>
    <w:tmpl w:val="DE7AAEFA"/>
    <w:lvl w:ilvl="0" w:tplc="F3A4946E">
      <w:start w:val="1"/>
      <w:numFmt w:val="decimal"/>
      <w:lvlText w:val="%1."/>
      <w:lvlJc w:val="left"/>
      <w:pPr>
        <w:tabs>
          <w:tab w:val="num" w:pos="396"/>
        </w:tabs>
        <w:ind w:left="396"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0680070D"/>
    <w:multiLevelType w:val="hybridMultilevel"/>
    <w:tmpl w:val="75026B1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06BC14E3"/>
    <w:multiLevelType w:val="hybridMultilevel"/>
    <w:tmpl w:val="0E7A99C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0725489B"/>
    <w:multiLevelType w:val="hybridMultilevel"/>
    <w:tmpl w:val="5A98CB74"/>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074F0F8E"/>
    <w:multiLevelType w:val="hybridMultilevel"/>
    <w:tmpl w:val="D34C8F08"/>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07935063"/>
    <w:multiLevelType w:val="hybridMultilevel"/>
    <w:tmpl w:val="3AEE064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07A2768A"/>
    <w:multiLevelType w:val="hybridMultilevel"/>
    <w:tmpl w:val="73A035E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07DF3328"/>
    <w:multiLevelType w:val="hybridMultilevel"/>
    <w:tmpl w:val="9B8A9A3C"/>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45">
    <w:nsid w:val="07E80CB2"/>
    <w:multiLevelType w:val="hybridMultilevel"/>
    <w:tmpl w:val="3E30332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07F03D03"/>
    <w:multiLevelType w:val="hybridMultilevel"/>
    <w:tmpl w:val="AFC489A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080857E1"/>
    <w:multiLevelType w:val="hybridMultilevel"/>
    <w:tmpl w:val="5B2E52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nsid w:val="08182A4D"/>
    <w:multiLevelType w:val="hybridMultilevel"/>
    <w:tmpl w:val="1766E4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nsid w:val="08886E2F"/>
    <w:multiLevelType w:val="hybridMultilevel"/>
    <w:tmpl w:val="C5A6FA26"/>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0">
    <w:nsid w:val="08E60794"/>
    <w:multiLevelType w:val="hybridMultilevel"/>
    <w:tmpl w:val="16FE66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09A238D3"/>
    <w:multiLevelType w:val="hybridMultilevel"/>
    <w:tmpl w:val="5DA2AA8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nsid w:val="0A0F1A53"/>
    <w:multiLevelType w:val="hybridMultilevel"/>
    <w:tmpl w:val="0B3EC38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0A1D22B0"/>
    <w:multiLevelType w:val="hybridMultilevel"/>
    <w:tmpl w:val="18ACC42C"/>
    <w:lvl w:ilvl="0" w:tplc="623894A4">
      <w:start w:val="1"/>
      <w:numFmt w:val="decimal"/>
      <w:lvlText w:val="%1."/>
      <w:lvlJc w:val="left"/>
      <w:pPr>
        <w:tabs>
          <w:tab w:val="num" w:pos="708"/>
        </w:tabs>
        <w:ind w:left="708"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54">
    <w:nsid w:val="0A365A5F"/>
    <w:multiLevelType w:val="hybridMultilevel"/>
    <w:tmpl w:val="4B82517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nsid w:val="0A3F4792"/>
    <w:multiLevelType w:val="hybridMultilevel"/>
    <w:tmpl w:val="0AA0D9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0B1B4806"/>
    <w:multiLevelType w:val="hybridMultilevel"/>
    <w:tmpl w:val="1DE2D0D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0B2825AE"/>
    <w:multiLevelType w:val="hybridMultilevel"/>
    <w:tmpl w:val="601686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nsid w:val="0B317C42"/>
    <w:multiLevelType w:val="hybridMultilevel"/>
    <w:tmpl w:val="8A78B8C4"/>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9">
    <w:nsid w:val="0B364731"/>
    <w:multiLevelType w:val="hybridMultilevel"/>
    <w:tmpl w:val="BB38E5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nsid w:val="0B957262"/>
    <w:multiLevelType w:val="hybridMultilevel"/>
    <w:tmpl w:val="E746E9F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nsid w:val="0B9B73F3"/>
    <w:multiLevelType w:val="hybridMultilevel"/>
    <w:tmpl w:val="733403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0BDA5427"/>
    <w:multiLevelType w:val="hybridMultilevel"/>
    <w:tmpl w:val="AC2EE096"/>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63">
    <w:nsid w:val="0BDE71E3"/>
    <w:multiLevelType w:val="hybridMultilevel"/>
    <w:tmpl w:val="E22EB65A"/>
    <w:lvl w:ilvl="0" w:tplc="0409000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0BFB4111"/>
    <w:multiLevelType w:val="hybridMultilevel"/>
    <w:tmpl w:val="F4842684"/>
    <w:name w:val="business req42222222222222222222222222222"/>
    <w:lvl w:ilvl="0" w:tplc="8B34AA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0C0A1545"/>
    <w:multiLevelType w:val="hybridMultilevel"/>
    <w:tmpl w:val="6FC671A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0C1D5B1F"/>
    <w:multiLevelType w:val="hybridMultilevel"/>
    <w:tmpl w:val="5596BBF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nsid w:val="0C204ECA"/>
    <w:multiLevelType w:val="hybridMultilevel"/>
    <w:tmpl w:val="D068D3B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0C50127E"/>
    <w:multiLevelType w:val="hybridMultilevel"/>
    <w:tmpl w:val="4560E6DA"/>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69">
    <w:nsid w:val="0CD047CF"/>
    <w:multiLevelType w:val="hybridMultilevel"/>
    <w:tmpl w:val="C360D33E"/>
    <w:lvl w:ilvl="0" w:tplc="0409000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nsid w:val="0D6F1CC9"/>
    <w:multiLevelType w:val="hybridMultilevel"/>
    <w:tmpl w:val="E214CE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0DA35232"/>
    <w:multiLevelType w:val="hybridMultilevel"/>
    <w:tmpl w:val="12B4011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nsid w:val="0DA47585"/>
    <w:multiLevelType w:val="multilevel"/>
    <w:tmpl w:val="843451F8"/>
    <w:lvl w:ilvl="0">
      <w:start w:val="1"/>
      <w:numFmt w:val="decimal"/>
      <w:pStyle w:val="ISSUE-DEFERRED"/>
      <w:suff w:val="nothing"/>
      <w:lvlText w:val="Issue # %1. (deferred) "/>
      <w:lvlJc w:val="left"/>
      <w:pPr>
        <w:ind w:left="1800" w:firstLine="0"/>
      </w:pPr>
      <w:rPr>
        <w:rFonts w:hint="default"/>
      </w:rPr>
    </w:lvl>
    <w:lvl w:ilvl="1">
      <w:start w:val="1"/>
      <w:numFmt w:val="none"/>
      <w:lvlText w:val=""/>
      <w:lvlJc w:val="left"/>
      <w:pPr>
        <w:tabs>
          <w:tab w:val="num" w:pos="5400"/>
        </w:tabs>
        <w:ind w:left="5400" w:hanging="360"/>
      </w:pPr>
      <w:rPr>
        <w:rFonts w:hint="default"/>
        <w:sz w:val="20"/>
      </w:rPr>
    </w:lvl>
    <w:lvl w:ilvl="2">
      <w:start w:val="1"/>
      <w:numFmt w:val="decimal"/>
      <w:lvlText w:val="%3."/>
      <w:lvlJc w:val="left"/>
      <w:pPr>
        <w:tabs>
          <w:tab w:val="num" w:pos="6120"/>
        </w:tabs>
        <w:ind w:left="6120" w:hanging="360"/>
      </w:pPr>
      <w:rPr>
        <w:rFonts w:hint="default"/>
      </w:rPr>
    </w:lvl>
    <w:lvl w:ilvl="3">
      <w:start w:val="1"/>
      <w:numFmt w:val="decimal"/>
      <w:lvlText w:val="%4."/>
      <w:lvlJc w:val="left"/>
      <w:pPr>
        <w:tabs>
          <w:tab w:val="num" w:pos="6840"/>
        </w:tabs>
        <w:ind w:left="6840" w:hanging="360"/>
      </w:pPr>
      <w:rPr>
        <w:rFonts w:hint="default"/>
      </w:rPr>
    </w:lvl>
    <w:lvl w:ilvl="4">
      <w:start w:val="1"/>
      <w:numFmt w:val="decimal"/>
      <w:lvlText w:val="%5."/>
      <w:lvlJc w:val="left"/>
      <w:pPr>
        <w:tabs>
          <w:tab w:val="num" w:pos="7560"/>
        </w:tabs>
        <w:ind w:left="7560" w:hanging="360"/>
      </w:pPr>
      <w:rPr>
        <w:rFonts w:hint="default"/>
      </w:rPr>
    </w:lvl>
    <w:lvl w:ilvl="5">
      <w:start w:val="1"/>
      <w:numFmt w:val="decimal"/>
      <w:lvlText w:val="%6."/>
      <w:lvlJc w:val="left"/>
      <w:pPr>
        <w:tabs>
          <w:tab w:val="num" w:pos="8280"/>
        </w:tabs>
        <w:ind w:left="8280" w:hanging="360"/>
      </w:pPr>
      <w:rPr>
        <w:rFonts w:hint="default"/>
      </w:rPr>
    </w:lvl>
    <w:lvl w:ilvl="6">
      <w:start w:val="1"/>
      <w:numFmt w:val="decimal"/>
      <w:lvlText w:val="%7."/>
      <w:lvlJc w:val="left"/>
      <w:pPr>
        <w:tabs>
          <w:tab w:val="num" w:pos="9000"/>
        </w:tabs>
        <w:ind w:left="9000" w:hanging="360"/>
      </w:pPr>
      <w:rPr>
        <w:rFonts w:hint="default"/>
      </w:rPr>
    </w:lvl>
    <w:lvl w:ilvl="7">
      <w:start w:val="1"/>
      <w:numFmt w:val="decimal"/>
      <w:lvlText w:val="%8."/>
      <w:lvlJc w:val="left"/>
      <w:pPr>
        <w:tabs>
          <w:tab w:val="num" w:pos="9720"/>
        </w:tabs>
        <w:ind w:left="9720" w:hanging="360"/>
      </w:pPr>
      <w:rPr>
        <w:rFonts w:hint="default"/>
      </w:rPr>
    </w:lvl>
    <w:lvl w:ilvl="8">
      <w:start w:val="1"/>
      <w:numFmt w:val="decimal"/>
      <w:lvlText w:val="%9."/>
      <w:lvlJc w:val="left"/>
      <w:pPr>
        <w:tabs>
          <w:tab w:val="num" w:pos="10440"/>
        </w:tabs>
        <w:ind w:left="10440" w:hanging="360"/>
      </w:pPr>
      <w:rPr>
        <w:rFonts w:hint="default"/>
      </w:rPr>
    </w:lvl>
  </w:abstractNum>
  <w:abstractNum w:abstractNumId="73">
    <w:nsid w:val="0DCC015D"/>
    <w:multiLevelType w:val="hybridMultilevel"/>
    <w:tmpl w:val="DF66F94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0DD316AA"/>
    <w:multiLevelType w:val="hybridMultilevel"/>
    <w:tmpl w:val="65C4957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0DE135F2"/>
    <w:multiLevelType w:val="hybridMultilevel"/>
    <w:tmpl w:val="95963AA6"/>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76">
    <w:nsid w:val="0DE541CE"/>
    <w:multiLevelType w:val="hybridMultilevel"/>
    <w:tmpl w:val="92A41FB4"/>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77">
    <w:nsid w:val="0E657A06"/>
    <w:multiLevelType w:val="hybridMultilevel"/>
    <w:tmpl w:val="04662C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0E8F2B0E"/>
    <w:multiLevelType w:val="hybridMultilevel"/>
    <w:tmpl w:val="76AE771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79">
    <w:nsid w:val="0E934865"/>
    <w:multiLevelType w:val="hybridMultilevel"/>
    <w:tmpl w:val="416AF2D4"/>
    <w:lvl w:ilvl="0" w:tplc="8B34AAC4">
      <w:start w:val="1"/>
      <w:numFmt w:val="bullet"/>
      <w:lvlText w:val=""/>
      <w:lvlJc w:val="left"/>
      <w:pPr>
        <w:tabs>
          <w:tab w:val="num" w:pos="936"/>
        </w:tabs>
        <w:ind w:left="936" w:hanging="360"/>
      </w:pPr>
      <w:rPr>
        <w:rFonts w:ascii="Symbol" w:hAnsi="Symbol"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80">
    <w:nsid w:val="0EA22233"/>
    <w:multiLevelType w:val="hybridMultilevel"/>
    <w:tmpl w:val="6CFA3E1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nsid w:val="0F875E12"/>
    <w:multiLevelType w:val="hybridMultilevel"/>
    <w:tmpl w:val="6F184524"/>
    <w:lvl w:ilvl="0" w:tplc="8B34AAC4">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82">
    <w:nsid w:val="0F9A2904"/>
    <w:multiLevelType w:val="hybridMultilevel"/>
    <w:tmpl w:val="7A6ABD52"/>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83">
    <w:nsid w:val="0FAF525C"/>
    <w:multiLevelType w:val="hybridMultilevel"/>
    <w:tmpl w:val="A11C24B0"/>
    <w:lvl w:ilvl="0" w:tplc="04090001">
      <w:start w:val="1"/>
      <w:numFmt w:val="bullet"/>
      <w:lvlText w:val=""/>
      <w:lvlJc w:val="left"/>
      <w:pPr>
        <w:tabs>
          <w:tab w:val="num" w:pos="720"/>
        </w:tabs>
        <w:ind w:left="720" w:hanging="360"/>
      </w:pPr>
      <w:rPr>
        <w:rFonts w:ascii="Symbol" w:hAnsi="Symbol" w:hint="default"/>
      </w:rPr>
    </w:lvl>
    <w:lvl w:ilvl="1" w:tplc="6902CD88">
      <w:start w:val="2"/>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100C4567"/>
    <w:multiLevelType w:val="hybridMultilevel"/>
    <w:tmpl w:val="7A848A3C"/>
    <w:lvl w:ilvl="0" w:tplc="623894A4">
      <w:start w:val="1"/>
      <w:numFmt w:val="decimal"/>
      <w:lvlText w:val="%1."/>
      <w:lvlJc w:val="left"/>
      <w:pPr>
        <w:tabs>
          <w:tab w:val="num" w:pos="648"/>
        </w:tabs>
        <w:ind w:left="648"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nsid w:val="10540C0A"/>
    <w:multiLevelType w:val="hybridMultilevel"/>
    <w:tmpl w:val="3AD2E4F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10857A8F"/>
    <w:multiLevelType w:val="hybridMultilevel"/>
    <w:tmpl w:val="D0AA9C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109D0427"/>
    <w:multiLevelType w:val="hybridMultilevel"/>
    <w:tmpl w:val="BFBC0D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nsid w:val="10C17EFA"/>
    <w:multiLevelType w:val="hybridMultilevel"/>
    <w:tmpl w:val="353EF2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nsid w:val="110D50DC"/>
    <w:multiLevelType w:val="hybridMultilevel"/>
    <w:tmpl w:val="AEA437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nsid w:val="1137170B"/>
    <w:multiLevelType w:val="hybridMultilevel"/>
    <w:tmpl w:val="69D0AF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nsid w:val="11540069"/>
    <w:multiLevelType w:val="hybridMultilevel"/>
    <w:tmpl w:val="48680C0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nsid w:val="119A634F"/>
    <w:multiLevelType w:val="hybridMultilevel"/>
    <w:tmpl w:val="2256A1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11F21DEC"/>
    <w:multiLevelType w:val="hybridMultilevel"/>
    <w:tmpl w:val="3FDC3F8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4">
    <w:nsid w:val="120611B5"/>
    <w:multiLevelType w:val="hybridMultilevel"/>
    <w:tmpl w:val="2E3050B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95">
    <w:nsid w:val="12642BDE"/>
    <w:multiLevelType w:val="hybridMultilevel"/>
    <w:tmpl w:val="5554E442"/>
    <w:lvl w:ilvl="0" w:tplc="39DAE5B6">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nsid w:val="126E331E"/>
    <w:multiLevelType w:val="hybridMultilevel"/>
    <w:tmpl w:val="9E14E26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129A5709"/>
    <w:multiLevelType w:val="hybridMultilevel"/>
    <w:tmpl w:val="5C7672F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8">
    <w:nsid w:val="12B3092F"/>
    <w:multiLevelType w:val="hybridMultilevel"/>
    <w:tmpl w:val="02A86858"/>
    <w:name w:val="use case2"/>
    <w:lvl w:ilvl="0">
      <w:start w:val="1"/>
      <w:numFmt w:val="bullet"/>
      <w:lvlText w:val=""/>
      <w:lvlJc w:val="left"/>
      <w:pPr>
        <w:tabs>
          <w:tab w:val="num" w:pos="360"/>
        </w:tabs>
        <w:ind w:left="0" w:firstLine="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9">
    <w:nsid w:val="12B72B7D"/>
    <w:multiLevelType w:val="hybridMultilevel"/>
    <w:tmpl w:val="0824BA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nsid w:val="12B86116"/>
    <w:multiLevelType w:val="hybridMultilevel"/>
    <w:tmpl w:val="A2726F2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1">
    <w:nsid w:val="12D77874"/>
    <w:multiLevelType w:val="hybridMultilevel"/>
    <w:tmpl w:val="8F8EB0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12F613D0"/>
    <w:multiLevelType w:val="hybridMultilevel"/>
    <w:tmpl w:val="BDB8B268"/>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03">
    <w:nsid w:val="13A44139"/>
    <w:multiLevelType w:val="hybridMultilevel"/>
    <w:tmpl w:val="ED58CF3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4">
    <w:nsid w:val="13C5233A"/>
    <w:multiLevelType w:val="hybridMultilevel"/>
    <w:tmpl w:val="245409F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nsid w:val="13E57038"/>
    <w:multiLevelType w:val="hybridMultilevel"/>
    <w:tmpl w:val="7A1622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nsid w:val="14181177"/>
    <w:multiLevelType w:val="hybridMultilevel"/>
    <w:tmpl w:val="68969D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nsid w:val="142A51D8"/>
    <w:multiLevelType w:val="hybridMultilevel"/>
    <w:tmpl w:val="305A4F4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nsid w:val="146E7A1E"/>
    <w:multiLevelType w:val="hybridMultilevel"/>
    <w:tmpl w:val="86C831D8"/>
    <w:lvl w:ilvl="0" w:tplc="623894A4">
      <w:start w:val="1"/>
      <w:numFmt w:val="decimal"/>
      <w:lvlText w:val="%1."/>
      <w:lvlJc w:val="left"/>
      <w:pPr>
        <w:tabs>
          <w:tab w:val="num" w:pos="708"/>
        </w:tabs>
        <w:ind w:left="708"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09">
    <w:nsid w:val="14937C3A"/>
    <w:multiLevelType w:val="hybridMultilevel"/>
    <w:tmpl w:val="182EDC2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nsid w:val="1515060F"/>
    <w:multiLevelType w:val="hybridMultilevel"/>
    <w:tmpl w:val="528AD9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152E3BE8"/>
    <w:multiLevelType w:val="hybridMultilevel"/>
    <w:tmpl w:val="81A86F2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nsid w:val="15522E28"/>
    <w:multiLevelType w:val="hybridMultilevel"/>
    <w:tmpl w:val="BD421E3A"/>
    <w:lvl w:ilvl="0" w:tplc="B3D0D226">
      <w:start w:val="1"/>
      <w:numFmt w:val="bullet"/>
      <w:lvlText w:val=""/>
      <w:lvlJc w:val="left"/>
      <w:pPr>
        <w:tabs>
          <w:tab w:val="num" w:pos="648"/>
        </w:tabs>
        <w:ind w:left="648" w:hanging="360"/>
      </w:pPr>
      <w:rPr>
        <w:rFonts w:ascii="Symbol" w:hAnsi="Symbol" w:hint="default"/>
      </w:rPr>
    </w:lvl>
    <w:lvl w:ilvl="1" w:tplc="04090003" w:tentative="1">
      <w:start w:val="1"/>
      <w:numFmt w:val="lowerLetter"/>
      <w:lvlText w:val="%2."/>
      <w:lvlJc w:val="left"/>
      <w:pPr>
        <w:tabs>
          <w:tab w:val="num" w:pos="1728"/>
        </w:tabs>
        <w:ind w:left="1728" w:hanging="360"/>
      </w:pPr>
    </w:lvl>
    <w:lvl w:ilvl="2" w:tplc="04090005" w:tentative="1">
      <w:start w:val="1"/>
      <w:numFmt w:val="lowerRoman"/>
      <w:lvlText w:val="%3."/>
      <w:lvlJc w:val="right"/>
      <w:pPr>
        <w:tabs>
          <w:tab w:val="num" w:pos="2448"/>
        </w:tabs>
        <w:ind w:left="2448" w:hanging="180"/>
      </w:pPr>
    </w:lvl>
    <w:lvl w:ilvl="3" w:tplc="04090001" w:tentative="1">
      <w:start w:val="1"/>
      <w:numFmt w:val="decimal"/>
      <w:lvlText w:val="%4."/>
      <w:lvlJc w:val="left"/>
      <w:pPr>
        <w:tabs>
          <w:tab w:val="num" w:pos="3168"/>
        </w:tabs>
        <w:ind w:left="3168" w:hanging="360"/>
      </w:pPr>
    </w:lvl>
    <w:lvl w:ilvl="4" w:tplc="04090003" w:tentative="1">
      <w:start w:val="1"/>
      <w:numFmt w:val="lowerLetter"/>
      <w:lvlText w:val="%5."/>
      <w:lvlJc w:val="left"/>
      <w:pPr>
        <w:tabs>
          <w:tab w:val="num" w:pos="3888"/>
        </w:tabs>
        <w:ind w:left="3888" w:hanging="360"/>
      </w:pPr>
    </w:lvl>
    <w:lvl w:ilvl="5" w:tplc="04090005" w:tentative="1">
      <w:start w:val="1"/>
      <w:numFmt w:val="lowerRoman"/>
      <w:lvlText w:val="%6."/>
      <w:lvlJc w:val="right"/>
      <w:pPr>
        <w:tabs>
          <w:tab w:val="num" w:pos="4608"/>
        </w:tabs>
        <w:ind w:left="4608" w:hanging="180"/>
      </w:pPr>
    </w:lvl>
    <w:lvl w:ilvl="6" w:tplc="04090001" w:tentative="1">
      <w:start w:val="1"/>
      <w:numFmt w:val="decimal"/>
      <w:lvlText w:val="%7."/>
      <w:lvlJc w:val="left"/>
      <w:pPr>
        <w:tabs>
          <w:tab w:val="num" w:pos="5328"/>
        </w:tabs>
        <w:ind w:left="5328" w:hanging="360"/>
      </w:pPr>
    </w:lvl>
    <w:lvl w:ilvl="7" w:tplc="04090003" w:tentative="1">
      <w:start w:val="1"/>
      <w:numFmt w:val="lowerLetter"/>
      <w:lvlText w:val="%8."/>
      <w:lvlJc w:val="left"/>
      <w:pPr>
        <w:tabs>
          <w:tab w:val="num" w:pos="6048"/>
        </w:tabs>
        <w:ind w:left="6048" w:hanging="360"/>
      </w:pPr>
    </w:lvl>
    <w:lvl w:ilvl="8" w:tplc="04090005" w:tentative="1">
      <w:start w:val="1"/>
      <w:numFmt w:val="lowerRoman"/>
      <w:lvlText w:val="%9."/>
      <w:lvlJc w:val="right"/>
      <w:pPr>
        <w:tabs>
          <w:tab w:val="num" w:pos="6768"/>
        </w:tabs>
        <w:ind w:left="6768" w:hanging="180"/>
      </w:pPr>
    </w:lvl>
  </w:abstractNum>
  <w:abstractNum w:abstractNumId="113">
    <w:nsid w:val="158E1549"/>
    <w:multiLevelType w:val="hybridMultilevel"/>
    <w:tmpl w:val="87DC80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4">
    <w:nsid w:val="15A34A7B"/>
    <w:multiLevelType w:val="hybridMultilevel"/>
    <w:tmpl w:val="412A68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5">
    <w:nsid w:val="160608EC"/>
    <w:multiLevelType w:val="hybridMultilevel"/>
    <w:tmpl w:val="0F6E45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6">
    <w:nsid w:val="160E473E"/>
    <w:multiLevelType w:val="hybridMultilevel"/>
    <w:tmpl w:val="BF803F7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nsid w:val="1622395F"/>
    <w:multiLevelType w:val="hybridMultilevel"/>
    <w:tmpl w:val="75D8454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165D148C"/>
    <w:multiLevelType w:val="hybridMultilevel"/>
    <w:tmpl w:val="C3CCF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9">
    <w:nsid w:val="16736328"/>
    <w:multiLevelType w:val="hybridMultilevel"/>
    <w:tmpl w:val="9454E2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nsid w:val="16771171"/>
    <w:multiLevelType w:val="hybridMultilevel"/>
    <w:tmpl w:val="FC4A4366"/>
    <w:lvl w:ilvl="0" w:tplc="0409000F">
      <w:start w:val="1"/>
      <w:numFmt w:val="bullet"/>
      <w:lvlText w:val=""/>
      <w:lvlJc w:val="left"/>
      <w:pPr>
        <w:tabs>
          <w:tab w:val="num" w:pos="396"/>
        </w:tabs>
        <w:ind w:left="396" w:hanging="360"/>
      </w:pPr>
      <w:rPr>
        <w:rFonts w:ascii="Symbol" w:hAnsi="Symbol" w:hint="default"/>
      </w:rPr>
    </w:lvl>
    <w:lvl w:ilvl="1" w:tplc="04090019" w:tentative="1">
      <w:start w:val="1"/>
      <w:numFmt w:val="lowerLetter"/>
      <w:lvlText w:val="%2."/>
      <w:lvlJc w:val="left"/>
      <w:pPr>
        <w:tabs>
          <w:tab w:val="num" w:pos="1116"/>
        </w:tabs>
        <w:ind w:left="1116" w:hanging="360"/>
      </w:pPr>
    </w:lvl>
    <w:lvl w:ilvl="2" w:tplc="0409001B" w:tentative="1">
      <w:start w:val="1"/>
      <w:numFmt w:val="lowerRoman"/>
      <w:lvlText w:val="%3."/>
      <w:lvlJc w:val="right"/>
      <w:pPr>
        <w:tabs>
          <w:tab w:val="num" w:pos="1836"/>
        </w:tabs>
        <w:ind w:left="1836" w:hanging="180"/>
      </w:pPr>
    </w:lvl>
    <w:lvl w:ilvl="3" w:tplc="0409000F" w:tentative="1">
      <w:start w:val="1"/>
      <w:numFmt w:val="decimal"/>
      <w:lvlText w:val="%4."/>
      <w:lvlJc w:val="left"/>
      <w:pPr>
        <w:tabs>
          <w:tab w:val="num" w:pos="2556"/>
        </w:tabs>
        <w:ind w:left="2556" w:hanging="360"/>
      </w:pPr>
    </w:lvl>
    <w:lvl w:ilvl="4" w:tplc="04090019" w:tentative="1">
      <w:start w:val="1"/>
      <w:numFmt w:val="lowerLetter"/>
      <w:lvlText w:val="%5."/>
      <w:lvlJc w:val="left"/>
      <w:pPr>
        <w:tabs>
          <w:tab w:val="num" w:pos="3276"/>
        </w:tabs>
        <w:ind w:left="3276" w:hanging="360"/>
      </w:pPr>
    </w:lvl>
    <w:lvl w:ilvl="5" w:tplc="0409001B" w:tentative="1">
      <w:start w:val="1"/>
      <w:numFmt w:val="lowerRoman"/>
      <w:lvlText w:val="%6."/>
      <w:lvlJc w:val="right"/>
      <w:pPr>
        <w:tabs>
          <w:tab w:val="num" w:pos="3996"/>
        </w:tabs>
        <w:ind w:left="3996" w:hanging="180"/>
      </w:pPr>
    </w:lvl>
    <w:lvl w:ilvl="6" w:tplc="0409000F" w:tentative="1">
      <w:start w:val="1"/>
      <w:numFmt w:val="decimal"/>
      <w:lvlText w:val="%7."/>
      <w:lvlJc w:val="left"/>
      <w:pPr>
        <w:tabs>
          <w:tab w:val="num" w:pos="4716"/>
        </w:tabs>
        <w:ind w:left="4716" w:hanging="360"/>
      </w:pPr>
    </w:lvl>
    <w:lvl w:ilvl="7" w:tplc="04090019" w:tentative="1">
      <w:start w:val="1"/>
      <w:numFmt w:val="lowerLetter"/>
      <w:lvlText w:val="%8."/>
      <w:lvlJc w:val="left"/>
      <w:pPr>
        <w:tabs>
          <w:tab w:val="num" w:pos="5436"/>
        </w:tabs>
        <w:ind w:left="5436" w:hanging="360"/>
      </w:pPr>
    </w:lvl>
    <w:lvl w:ilvl="8" w:tplc="0409001B" w:tentative="1">
      <w:start w:val="1"/>
      <w:numFmt w:val="lowerRoman"/>
      <w:lvlText w:val="%9."/>
      <w:lvlJc w:val="right"/>
      <w:pPr>
        <w:tabs>
          <w:tab w:val="num" w:pos="6156"/>
        </w:tabs>
        <w:ind w:left="6156" w:hanging="180"/>
      </w:pPr>
    </w:lvl>
  </w:abstractNum>
  <w:abstractNum w:abstractNumId="121">
    <w:nsid w:val="16A44A88"/>
    <w:multiLevelType w:val="hybridMultilevel"/>
    <w:tmpl w:val="A11C312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2">
    <w:nsid w:val="16B01617"/>
    <w:multiLevelType w:val="hybridMultilevel"/>
    <w:tmpl w:val="97F2C44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3">
    <w:nsid w:val="17012EA4"/>
    <w:multiLevelType w:val="hybridMultilevel"/>
    <w:tmpl w:val="F60A5F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4">
    <w:nsid w:val="1705451C"/>
    <w:multiLevelType w:val="hybridMultilevel"/>
    <w:tmpl w:val="017423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170C4CAF"/>
    <w:multiLevelType w:val="hybridMultilevel"/>
    <w:tmpl w:val="3D94E67A"/>
    <w:lvl w:ilvl="0" w:tplc="04090001">
      <w:start w:val="1"/>
      <w:numFmt w:val="decimal"/>
      <w:lvlText w:val="%1."/>
      <w:lvlJc w:val="left"/>
      <w:pPr>
        <w:tabs>
          <w:tab w:val="num" w:pos="396"/>
        </w:tabs>
        <w:ind w:left="396" w:hanging="360"/>
      </w:pPr>
    </w:lvl>
    <w:lvl w:ilvl="1" w:tplc="04090019" w:tentative="1">
      <w:start w:val="1"/>
      <w:numFmt w:val="lowerLetter"/>
      <w:lvlText w:val="%2."/>
      <w:lvlJc w:val="left"/>
      <w:pPr>
        <w:tabs>
          <w:tab w:val="num" w:pos="1476"/>
        </w:tabs>
        <w:ind w:left="1476" w:hanging="360"/>
      </w:pPr>
    </w:lvl>
    <w:lvl w:ilvl="2" w:tplc="0409001B" w:tentative="1">
      <w:start w:val="1"/>
      <w:numFmt w:val="lowerRoman"/>
      <w:lvlText w:val="%3."/>
      <w:lvlJc w:val="right"/>
      <w:pPr>
        <w:tabs>
          <w:tab w:val="num" w:pos="2196"/>
        </w:tabs>
        <w:ind w:left="2196" w:hanging="180"/>
      </w:pPr>
    </w:lvl>
    <w:lvl w:ilvl="3" w:tplc="0409000F" w:tentative="1">
      <w:start w:val="1"/>
      <w:numFmt w:val="decimal"/>
      <w:lvlText w:val="%4."/>
      <w:lvlJc w:val="left"/>
      <w:pPr>
        <w:tabs>
          <w:tab w:val="num" w:pos="2916"/>
        </w:tabs>
        <w:ind w:left="2916" w:hanging="360"/>
      </w:pPr>
    </w:lvl>
    <w:lvl w:ilvl="4" w:tplc="04090019" w:tentative="1">
      <w:start w:val="1"/>
      <w:numFmt w:val="lowerLetter"/>
      <w:lvlText w:val="%5."/>
      <w:lvlJc w:val="left"/>
      <w:pPr>
        <w:tabs>
          <w:tab w:val="num" w:pos="3636"/>
        </w:tabs>
        <w:ind w:left="3636" w:hanging="360"/>
      </w:pPr>
    </w:lvl>
    <w:lvl w:ilvl="5" w:tplc="0409001B" w:tentative="1">
      <w:start w:val="1"/>
      <w:numFmt w:val="lowerRoman"/>
      <w:lvlText w:val="%6."/>
      <w:lvlJc w:val="right"/>
      <w:pPr>
        <w:tabs>
          <w:tab w:val="num" w:pos="4356"/>
        </w:tabs>
        <w:ind w:left="4356" w:hanging="180"/>
      </w:pPr>
    </w:lvl>
    <w:lvl w:ilvl="6" w:tplc="0409000F" w:tentative="1">
      <w:start w:val="1"/>
      <w:numFmt w:val="decimal"/>
      <w:lvlText w:val="%7."/>
      <w:lvlJc w:val="left"/>
      <w:pPr>
        <w:tabs>
          <w:tab w:val="num" w:pos="5076"/>
        </w:tabs>
        <w:ind w:left="5076" w:hanging="360"/>
      </w:pPr>
    </w:lvl>
    <w:lvl w:ilvl="7" w:tplc="04090019" w:tentative="1">
      <w:start w:val="1"/>
      <w:numFmt w:val="lowerLetter"/>
      <w:lvlText w:val="%8."/>
      <w:lvlJc w:val="left"/>
      <w:pPr>
        <w:tabs>
          <w:tab w:val="num" w:pos="5796"/>
        </w:tabs>
        <w:ind w:left="5796" w:hanging="360"/>
      </w:pPr>
    </w:lvl>
    <w:lvl w:ilvl="8" w:tplc="0409001B" w:tentative="1">
      <w:start w:val="1"/>
      <w:numFmt w:val="lowerRoman"/>
      <w:lvlText w:val="%9."/>
      <w:lvlJc w:val="right"/>
      <w:pPr>
        <w:tabs>
          <w:tab w:val="num" w:pos="6516"/>
        </w:tabs>
        <w:ind w:left="6516" w:hanging="180"/>
      </w:pPr>
    </w:lvl>
  </w:abstractNum>
  <w:abstractNum w:abstractNumId="126">
    <w:nsid w:val="171F2D95"/>
    <w:multiLevelType w:val="hybridMultilevel"/>
    <w:tmpl w:val="37C01D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17C233D8"/>
    <w:multiLevelType w:val="hybridMultilevel"/>
    <w:tmpl w:val="30F20E5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8">
    <w:nsid w:val="17EF62DD"/>
    <w:multiLevelType w:val="hybridMultilevel"/>
    <w:tmpl w:val="F64689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nsid w:val="1896785C"/>
    <w:multiLevelType w:val="hybridMultilevel"/>
    <w:tmpl w:val="773EFF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18B467A7"/>
    <w:multiLevelType w:val="hybridMultilevel"/>
    <w:tmpl w:val="A21222FC"/>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18FB1A59"/>
    <w:multiLevelType w:val="hybridMultilevel"/>
    <w:tmpl w:val="E9BA2D6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nsid w:val="19087D12"/>
    <w:multiLevelType w:val="hybridMultilevel"/>
    <w:tmpl w:val="F6468E6E"/>
    <w:lvl w:ilvl="0" w:tplc="0409000F">
      <w:start w:val="1"/>
      <w:numFmt w:val="decimal"/>
      <w:lvlText w:val="%1."/>
      <w:lvlJc w:val="left"/>
      <w:pPr>
        <w:tabs>
          <w:tab w:val="num" w:pos="360"/>
        </w:tabs>
        <w:ind w:left="360" w:hanging="360"/>
      </w:pPr>
    </w:lvl>
    <w:lvl w:ilvl="1" w:tplc="04090001">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nsid w:val="19323B95"/>
    <w:multiLevelType w:val="hybridMultilevel"/>
    <w:tmpl w:val="049A0B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4">
    <w:nsid w:val="196609FD"/>
    <w:multiLevelType w:val="hybridMultilevel"/>
    <w:tmpl w:val="D0B2DD5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nsid w:val="197558A3"/>
    <w:multiLevelType w:val="hybridMultilevel"/>
    <w:tmpl w:val="52CE381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6">
    <w:nsid w:val="19E9412B"/>
    <w:multiLevelType w:val="hybridMultilevel"/>
    <w:tmpl w:val="72F6B0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7">
    <w:nsid w:val="19F338D7"/>
    <w:multiLevelType w:val="hybridMultilevel"/>
    <w:tmpl w:val="85DA959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8">
    <w:nsid w:val="1A126B32"/>
    <w:multiLevelType w:val="hybridMultilevel"/>
    <w:tmpl w:val="74101F1E"/>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39">
    <w:nsid w:val="1A171136"/>
    <w:multiLevelType w:val="hybridMultilevel"/>
    <w:tmpl w:val="0E80970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0">
    <w:nsid w:val="1A695800"/>
    <w:multiLevelType w:val="hybridMultilevel"/>
    <w:tmpl w:val="41605890"/>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41">
    <w:nsid w:val="1A945EF1"/>
    <w:multiLevelType w:val="hybridMultilevel"/>
    <w:tmpl w:val="FC38A8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nsid w:val="1AD22617"/>
    <w:multiLevelType w:val="hybridMultilevel"/>
    <w:tmpl w:val="3160B942"/>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43">
    <w:nsid w:val="1B444919"/>
    <w:multiLevelType w:val="hybridMultilevel"/>
    <w:tmpl w:val="FD28AC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4">
    <w:nsid w:val="1B4B4904"/>
    <w:multiLevelType w:val="hybridMultilevel"/>
    <w:tmpl w:val="A5F29ED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nsid w:val="1B566FA7"/>
    <w:multiLevelType w:val="hybridMultilevel"/>
    <w:tmpl w:val="678CF5CC"/>
    <w:lvl w:ilvl="0" w:tplc="3162D1E8">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6">
    <w:nsid w:val="1B677D1D"/>
    <w:multiLevelType w:val="hybridMultilevel"/>
    <w:tmpl w:val="D068D3B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7">
    <w:nsid w:val="1C064FE5"/>
    <w:multiLevelType w:val="hybridMultilevel"/>
    <w:tmpl w:val="AF8C3DB4"/>
    <w:lvl w:ilvl="0" w:tplc="8B34AAC4">
      <w:start w:val="1"/>
      <w:numFmt w:val="bullet"/>
      <w:lvlText w:val=""/>
      <w:lvlJc w:val="left"/>
      <w:pPr>
        <w:tabs>
          <w:tab w:val="num" w:pos="936"/>
        </w:tabs>
        <w:ind w:left="936" w:hanging="360"/>
      </w:pPr>
      <w:rPr>
        <w:rFonts w:ascii="Symbol" w:hAnsi="Symbol"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48">
    <w:nsid w:val="1C0B17F8"/>
    <w:multiLevelType w:val="hybridMultilevel"/>
    <w:tmpl w:val="6A8CF9F8"/>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9">
    <w:nsid w:val="1C5C3A5D"/>
    <w:multiLevelType w:val="hybridMultilevel"/>
    <w:tmpl w:val="665E96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nsid w:val="1C692006"/>
    <w:multiLevelType w:val="hybridMultilevel"/>
    <w:tmpl w:val="63CE5064"/>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1C6E6F9C"/>
    <w:multiLevelType w:val="hybridMultilevel"/>
    <w:tmpl w:val="E8465ABC"/>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2">
    <w:nsid w:val="1CC26E13"/>
    <w:multiLevelType w:val="hybridMultilevel"/>
    <w:tmpl w:val="20245AD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nsid w:val="1D2C5CC7"/>
    <w:multiLevelType w:val="hybridMultilevel"/>
    <w:tmpl w:val="1F46304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4">
    <w:nsid w:val="1D492AED"/>
    <w:multiLevelType w:val="hybridMultilevel"/>
    <w:tmpl w:val="F7CCDA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5">
    <w:nsid w:val="1D82420B"/>
    <w:multiLevelType w:val="hybridMultilevel"/>
    <w:tmpl w:val="BD6C5CF6"/>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6">
    <w:nsid w:val="1DB61387"/>
    <w:multiLevelType w:val="hybridMultilevel"/>
    <w:tmpl w:val="86ACE3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7">
    <w:nsid w:val="1DFE47BC"/>
    <w:multiLevelType w:val="hybridMultilevel"/>
    <w:tmpl w:val="7FA69714"/>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8">
    <w:nsid w:val="1E002AD8"/>
    <w:multiLevelType w:val="hybridMultilevel"/>
    <w:tmpl w:val="9E6E85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nsid w:val="1E22359B"/>
    <w:multiLevelType w:val="hybridMultilevel"/>
    <w:tmpl w:val="6046F4B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nsid w:val="1E816B97"/>
    <w:multiLevelType w:val="hybridMultilevel"/>
    <w:tmpl w:val="903A697C"/>
    <w:lvl w:ilvl="0" w:tplc="0409000F">
      <w:start w:val="1"/>
      <w:numFmt w:val="decimal"/>
      <w:lvlText w:val="%1."/>
      <w:lvlJc w:val="left"/>
      <w:pPr>
        <w:tabs>
          <w:tab w:val="num" w:pos="360"/>
        </w:tabs>
        <w:ind w:left="360" w:hanging="360"/>
      </w:pPr>
    </w:lvl>
    <w:lvl w:ilvl="1" w:tplc="15187ACA"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1E816D31"/>
    <w:multiLevelType w:val="hybridMultilevel"/>
    <w:tmpl w:val="8E70FA5C"/>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2">
    <w:nsid w:val="1EBF348B"/>
    <w:multiLevelType w:val="hybridMultilevel"/>
    <w:tmpl w:val="ED30DD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nsid w:val="1EDA36FE"/>
    <w:multiLevelType w:val="hybridMultilevel"/>
    <w:tmpl w:val="8F4862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1FCD3617"/>
    <w:multiLevelType w:val="hybridMultilevel"/>
    <w:tmpl w:val="A718C980"/>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65">
    <w:nsid w:val="1FFF3220"/>
    <w:multiLevelType w:val="hybridMultilevel"/>
    <w:tmpl w:val="99D27942"/>
    <w:lvl w:ilvl="0" w:tplc="04090001">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6">
    <w:nsid w:val="203A0692"/>
    <w:multiLevelType w:val="hybridMultilevel"/>
    <w:tmpl w:val="3FA05B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nsid w:val="20BB65C9"/>
    <w:multiLevelType w:val="hybridMultilevel"/>
    <w:tmpl w:val="311A328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8">
    <w:nsid w:val="20C73572"/>
    <w:multiLevelType w:val="hybridMultilevel"/>
    <w:tmpl w:val="107A931A"/>
    <w:lvl w:ilvl="0" w:tplc="0409000F">
      <w:start w:val="1"/>
      <w:numFmt w:val="upperLetter"/>
      <w:pStyle w:val="AppendixHeading"/>
      <w:lvlText w:val="%1"/>
      <w:lvlJc w:val="left"/>
      <w:pPr>
        <w:tabs>
          <w:tab w:val="num" w:pos="720"/>
        </w:tabs>
        <w:ind w:left="720" w:hanging="72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9">
    <w:nsid w:val="20D67169"/>
    <w:multiLevelType w:val="hybridMultilevel"/>
    <w:tmpl w:val="42B0B6E6"/>
    <w:lvl w:ilvl="0" w:tplc="04090001">
      <w:start w:val="1"/>
      <w:numFmt w:val="decimal"/>
      <w:lvlText w:val="%1."/>
      <w:lvlJc w:val="left"/>
      <w:pPr>
        <w:tabs>
          <w:tab w:val="num" w:pos="396"/>
        </w:tabs>
        <w:ind w:left="396" w:hanging="360"/>
      </w:pPr>
    </w:lvl>
    <w:lvl w:ilvl="1" w:tplc="04090019" w:tentative="1">
      <w:start w:val="1"/>
      <w:numFmt w:val="lowerLetter"/>
      <w:lvlText w:val="%2."/>
      <w:lvlJc w:val="left"/>
      <w:pPr>
        <w:tabs>
          <w:tab w:val="num" w:pos="1116"/>
        </w:tabs>
        <w:ind w:left="1116" w:hanging="360"/>
      </w:pPr>
    </w:lvl>
    <w:lvl w:ilvl="2" w:tplc="0409001B" w:tentative="1">
      <w:start w:val="1"/>
      <w:numFmt w:val="lowerRoman"/>
      <w:lvlText w:val="%3."/>
      <w:lvlJc w:val="right"/>
      <w:pPr>
        <w:tabs>
          <w:tab w:val="num" w:pos="1836"/>
        </w:tabs>
        <w:ind w:left="1836" w:hanging="180"/>
      </w:pPr>
    </w:lvl>
    <w:lvl w:ilvl="3" w:tplc="0409000F" w:tentative="1">
      <w:start w:val="1"/>
      <w:numFmt w:val="decimal"/>
      <w:lvlText w:val="%4."/>
      <w:lvlJc w:val="left"/>
      <w:pPr>
        <w:tabs>
          <w:tab w:val="num" w:pos="2556"/>
        </w:tabs>
        <w:ind w:left="2556" w:hanging="360"/>
      </w:pPr>
    </w:lvl>
    <w:lvl w:ilvl="4" w:tplc="04090019" w:tentative="1">
      <w:start w:val="1"/>
      <w:numFmt w:val="lowerLetter"/>
      <w:lvlText w:val="%5."/>
      <w:lvlJc w:val="left"/>
      <w:pPr>
        <w:tabs>
          <w:tab w:val="num" w:pos="3276"/>
        </w:tabs>
        <w:ind w:left="3276" w:hanging="360"/>
      </w:pPr>
    </w:lvl>
    <w:lvl w:ilvl="5" w:tplc="0409001B" w:tentative="1">
      <w:start w:val="1"/>
      <w:numFmt w:val="lowerRoman"/>
      <w:lvlText w:val="%6."/>
      <w:lvlJc w:val="right"/>
      <w:pPr>
        <w:tabs>
          <w:tab w:val="num" w:pos="3996"/>
        </w:tabs>
        <w:ind w:left="3996" w:hanging="180"/>
      </w:pPr>
    </w:lvl>
    <w:lvl w:ilvl="6" w:tplc="0409000F" w:tentative="1">
      <w:start w:val="1"/>
      <w:numFmt w:val="decimal"/>
      <w:lvlText w:val="%7."/>
      <w:lvlJc w:val="left"/>
      <w:pPr>
        <w:tabs>
          <w:tab w:val="num" w:pos="4716"/>
        </w:tabs>
        <w:ind w:left="4716" w:hanging="360"/>
      </w:pPr>
    </w:lvl>
    <w:lvl w:ilvl="7" w:tplc="04090019" w:tentative="1">
      <w:start w:val="1"/>
      <w:numFmt w:val="lowerLetter"/>
      <w:lvlText w:val="%8."/>
      <w:lvlJc w:val="left"/>
      <w:pPr>
        <w:tabs>
          <w:tab w:val="num" w:pos="5436"/>
        </w:tabs>
        <w:ind w:left="5436" w:hanging="360"/>
      </w:pPr>
    </w:lvl>
    <w:lvl w:ilvl="8" w:tplc="0409001B" w:tentative="1">
      <w:start w:val="1"/>
      <w:numFmt w:val="lowerRoman"/>
      <w:lvlText w:val="%9."/>
      <w:lvlJc w:val="right"/>
      <w:pPr>
        <w:tabs>
          <w:tab w:val="num" w:pos="6156"/>
        </w:tabs>
        <w:ind w:left="6156" w:hanging="180"/>
      </w:pPr>
    </w:lvl>
  </w:abstractNum>
  <w:abstractNum w:abstractNumId="170">
    <w:nsid w:val="21294AF1"/>
    <w:multiLevelType w:val="hybridMultilevel"/>
    <w:tmpl w:val="BB7619D2"/>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1">
    <w:nsid w:val="214A43C5"/>
    <w:multiLevelType w:val="hybridMultilevel"/>
    <w:tmpl w:val="5062532C"/>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2">
    <w:nsid w:val="2190476F"/>
    <w:multiLevelType w:val="hybridMultilevel"/>
    <w:tmpl w:val="86A602C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nsid w:val="2199201A"/>
    <w:multiLevelType w:val="hybridMultilevel"/>
    <w:tmpl w:val="7B249D72"/>
    <w:lvl w:ilvl="0" w:tplc="0409000F">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728"/>
        </w:tabs>
        <w:ind w:left="1728" w:hanging="360"/>
      </w:pPr>
      <w:rPr>
        <w:rFonts w:hint="default"/>
      </w:r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74">
    <w:nsid w:val="21D763EA"/>
    <w:multiLevelType w:val="hybridMultilevel"/>
    <w:tmpl w:val="90F0D15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5">
    <w:nsid w:val="2222288C"/>
    <w:multiLevelType w:val="hybridMultilevel"/>
    <w:tmpl w:val="9E20BAF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nsid w:val="225E3961"/>
    <w:multiLevelType w:val="hybridMultilevel"/>
    <w:tmpl w:val="0512BCBE"/>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7">
    <w:nsid w:val="226A02AC"/>
    <w:multiLevelType w:val="hybridMultilevel"/>
    <w:tmpl w:val="4A30876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nsid w:val="229B4796"/>
    <w:multiLevelType w:val="hybridMultilevel"/>
    <w:tmpl w:val="D1727D8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9">
    <w:nsid w:val="22AB2783"/>
    <w:multiLevelType w:val="hybridMultilevel"/>
    <w:tmpl w:val="BECC3D3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nsid w:val="22CF08BC"/>
    <w:multiLevelType w:val="hybridMultilevel"/>
    <w:tmpl w:val="A536B48A"/>
    <w:lvl w:ilvl="0" w:tplc="0409000F">
      <w:start w:val="1"/>
      <w:numFmt w:val="bullet"/>
      <w:lvlText w:val=""/>
      <w:lvlJc w:val="left"/>
      <w:pPr>
        <w:tabs>
          <w:tab w:val="num" w:pos="1296"/>
        </w:tabs>
        <w:ind w:left="1296" w:hanging="360"/>
      </w:pPr>
      <w:rPr>
        <w:rFonts w:ascii="Symbol" w:hAnsi="Symbol" w:hint="default"/>
      </w:rPr>
    </w:lvl>
    <w:lvl w:ilvl="1" w:tplc="04090019">
      <w:start w:val="1"/>
      <w:numFmt w:val="bullet"/>
      <w:lvlText w:val="o"/>
      <w:lvlJc w:val="left"/>
      <w:pPr>
        <w:tabs>
          <w:tab w:val="num" w:pos="2016"/>
        </w:tabs>
        <w:ind w:left="2016" w:hanging="360"/>
      </w:pPr>
      <w:rPr>
        <w:rFonts w:ascii="Courier New" w:hAnsi="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181">
    <w:nsid w:val="22D91CFD"/>
    <w:multiLevelType w:val="hybridMultilevel"/>
    <w:tmpl w:val="ACA6E9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2">
    <w:nsid w:val="22DF6E68"/>
    <w:multiLevelType w:val="multilevel"/>
    <w:tmpl w:val="A34C2DB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Bold" w:hAnsi="Arial Bold"/>
        <w:strike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3">
    <w:nsid w:val="22F7172B"/>
    <w:multiLevelType w:val="hybridMultilevel"/>
    <w:tmpl w:val="B50C18F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nsid w:val="23662AC4"/>
    <w:multiLevelType w:val="hybridMultilevel"/>
    <w:tmpl w:val="FC20DE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nsid w:val="239B1C43"/>
    <w:multiLevelType w:val="hybridMultilevel"/>
    <w:tmpl w:val="1ABADBEA"/>
    <w:lvl w:ilvl="0" w:tplc="F3A4946E">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6">
    <w:nsid w:val="23C16645"/>
    <w:multiLevelType w:val="hybridMultilevel"/>
    <w:tmpl w:val="8650451A"/>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7">
    <w:nsid w:val="23C45EAD"/>
    <w:multiLevelType w:val="hybridMultilevel"/>
    <w:tmpl w:val="2794C0EE"/>
    <w:lvl w:ilvl="0" w:tplc="0409000F">
      <w:start w:val="1"/>
      <w:numFmt w:val="decimal"/>
      <w:lvlText w:val="%1."/>
      <w:lvlJc w:val="left"/>
      <w:pPr>
        <w:tabs>
          <w:tab w:val="num" w:pos="360"/>
        </w:tabs>
        <w:ind w:left="360" w:hanging="360"/>
      </w:pPr>
      <w:rPr>
        <w:rFonts w:hint="default"/>
      </w:rPr>
    </w:lvl>
    <w:lvl w:ilvl="1" w:tplc="3EAEE82E">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nsid w:val="23D43DC4"/>
    <w:multiLevelType w:val="multilevel"/>
    <w:tmpl w:val="81D2D9EA"/>
    <w:lvl w:ilvl="0">
      <w:start w:val="1"/>
      <w:numFmt w:val="decimalZero"/>
      <w:pStyle w:val="Requirement"/>
      <w:lvlText w:val="&lt;feature_inits&gt;-0%1."/>
      <w:lvlJc w:val="left"/>
      <w:pPr>
        <w:tabs>
          <w:tab w:val="num" w:pos="1080"/>
        </w:tabs>
        <w:ind w:left="360" w:hanging="360"/>
      </w:pPr>
      <w:rPr>
        <w:rFonts w:hint="default"/>
      </w:rPr>
    </w:lvl>
    <w:lvl w:ilvl="1">
      <w:start w:val="1"/>
      <w:numFmt w:val="decimal"/>
      <w:lvlText w:val="&lt;feature_inits&gt;-0%1.%2."/>
      <w:lvlJc w:val="left"/>
      <w:pPr>
        <w:tabs>
          <w:tab w:val="num" w:pos="1440"/>
        </w:tabs>
        <w:ind w:left="792" w:hanging="432"/>
      </w:pPr>
      <w:rPr>
        <w:rFonts w:hint="default"/>
      </w:rPr>
    </w:lvl>
    <w:lvl w:ilvl="2">
      <w:start w:val="1"/>
      <w:numFmt w:val="decimal"/>
      <w:lvlText w:val="&lt;feature_inits&gt;-%1.%2.%3."/>
      <w:lvlJc w:val="left"/>
      <w:pPr>
        <w:tabs>
          <w:tab w:val="num" w:pos="180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9">
    <w:nsid w:val="23DB495D"/>
    <w:multiLevelType w:val="hybridMultilevel"/>
    <w:tmpl w:val="887460F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nsid w:val="23FD504A"/>
    <w:multiLevelType w:val="hybridMultilevel"/>
    <w:tmpl w:val="DC92791C"/>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1">
    <w:nsid w:val="24B86642"/>
    <w:multiLevelType w:val="hybridMultilevel"/>
    <w:tmpl w:val="7C24E9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nsid w:val="24CE2159"/>
    <w:multiLevelType w:val="hybridMultilevel"/>
    <w:tmpl w:val="306294D8"/>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3">
    <w:nsid w:val="24DA7B65"/>
    <w:multiLevelType w:val="hybridMultilevel"/>
    <w:tmpl w:val="6D06EE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nsid w:val="24E80616"/>
    <w:multiLevelType w:val="hybridMultilevel"/>
    <w:tmpl w:val="A510CCB8"/>
    <w:name w:val="use case223"/>
    <w:lvl w:ilvl="0" w:tplc="60CE50F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5">
    <w:nsid w:val="250F58A0"/>
    <w:multiLevelType w:val="hybridMultilevel"/>
    <w:tmpl w:val="25BC200A"/>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96">
    <w:nsid w:val="2522306C"/>
    <w:multiLevelType w:val="hybridMultilevel"/>
    <w:tmpl w:val="B756DF02"/>
    <w:lvl w:ilvl="0" w:tplc="50EE21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nsid w:val="25305A81"/>
    <w:multiLevelType w:val="hybridMultilevel"/>
    <w:tmpl w:val="8A3493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nsid w:val="253F1752"/>
    <w:multiLevelType w:val="hybridMultilevel"/>
    <w:tmpl w:val="6FF80A0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9">
    <w:nsid w:val="254919F1"/>
    <w:multiLevelType w:val="hybridMultilevel"/>
    <w:tmpl w:val="AC9C8C8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0">
    <w:nsid w:val="256012C5"/>
    <w:multiLevelType w:val="hybridMultilevel"/>
    <w:tmpl w:val="8FD0AFB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nsid w:val="25711FA6"/>
    <w:multiLevelType w:val="hybridMultilevel"/>
    <w:tmpl w:val="AD12170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nsid w:val="258803A3"/>
    <w:multiLevelType w:val="hybridMultilevel"/>
    <w:tmpl w:val="87CC2A8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nsid w:val="25AB4795"/>
    <w:multiLevelType w:val="hybridMultilevel"/>
    <w:tmpl w:val="E7486F16"/>
    <w:lvl w:ilvl="0" w:tplc="5D529E68">
      <w:start w:val="1"/>
      <w:numFmt w:val="decimal"/>
      <w:lvlText w:val="%1."/>
      <w:lvlJc w:val="left"/>
      <w:pPr>
        <w:tabs>
          <w:tab w:val="num" w:pos="360"/>
        </w:tabs>
        <w:ind w:left="360" w:hanging="360"/>
      </w:pPr>
      <w:rPr>
        <w:rFonts w:hint="default"/>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4">
    <w:nsid w:val="25AF5B7A"/>
    <w:multiLevelType w:val="hybridMultilevel"/>
    <w:tmpl w:val="558C36F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nsid w:val="26083544"/>
    <w:multiLevelType w:val="hybridMultilevel"/>
    <w:tmpl w:val="6C8CB1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nsid w:val="267506D3"/>
    <w:multiLevelType w:val="hybridMultilevel"/>
    <w:tmpl w:val="E3EA39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7">
    <w:nsid w:val="26793A1E"/>
    <w:multiLevelType w:val="hybridMultilevel"/>
    <w:tmpl w:val="7DD4CE0E"/>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08">
    <w:nsid w:val="268D253D"/>
    <w:multiLevelType w:val="hybridMultilevel"/>
    <w:tmpl w:val="BD888B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9">
    <w:nsid w:val="26D87173"/>
    <w:multiLevelType w:val="hybridMultilevel"/>
    <w:tmpl w:val="4F20D9AC"/>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10">
    <w:nsid w:val="27081592"/>
    <w:multiLevelType w:val="hybridMultilevel"/>
    <w:tmpl w:val="91D2CC9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1">
    <w:nsid w:val="27860B84"/>
    <w:multiLevelType w:val="hybridMultilevel"/>
    <w:tmpl w:val="E91802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nsid w:val="278A1E25"/>
    <w:multiLevelType w:val="hybridMultilevel"/>
    <w:tmpl w:val="57CE01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3">
    <w:nsid w:val="27FB7251"/>
    <w:multiLevelType w:val="hybridMultilevel"/>
    <w:tmpl w:val="D786B3DA"/>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4">
    <w:nsid w:val="281F5BCF"/>
    <w:multiLevelType w:val="hybridMultilevel"/>
    <w:tmpl w:val="AC84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5">
    <w:nsid w:val="282F5B35"/>
    <w:multiLevelType w:val="hybridMultilevel"/>
    <w:tmpl w:val="85BE68FC"/>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16">
    <w:nsid w:val="284A532D"/>
    <w:multiLevelType w:val="hybridMultilevel"/>
    <w:tmpl w:val="8BD619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7">
    <w:nsid w:val="285A3923"/>
    <w:multiLevelType w:val="hybridMultilevel"/>
    <w:tmpl w:val="417CC4E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nsid w:val="28CD7C9A"/>
    <w:multiLevelType w:val="hybridMultilevel"/>
    <w:tmpl w:val="9CAAB8A4"/>
    <w:lvl w:ilvl="0" w:tplc="0409000F">
      <w:start w:val="1"/>
      <w:numFmt w:val="decimal"/>
      <w:lvlText w:val="%1."/>
      <w:lvlJc w:val="left"/>
      <w:pPr>
        <w:tabs>
          <w:tab w:val="num" w:pos="720"/>
        </w:tabs>
        <w:ind w:left="720" w:hanging="360"/>
      </w:pPr>
    </w:lvl>
    <w:lvl w:ilvl="1" w:tplc="F3A4946E">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9">
    <w:nsid w:val="28E057F3"/>
    <w:multiLevelType w:val="hybridMultilevel"/>
    <w:tmpl w:val="A39898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nsid w:val="296F3EDC"/>
    <w:multiLevelType w:val="hybridMultilevel"/>
    <w:tmpl w:val="982EBAC4"/>
    <w:lvl w:ilvl="0" w:tplc="F3A4946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1">
    <w:nsid w:val="296F4070"/>
    <w:multiLevelType w:val="hybridMultilevel"/>
    <w:tmpl w:val="59BCD74E"/>
    <w:lvl w:ilvl="0" w:tplc="0409000F">
      <w:start w:val="1"/>
      <w:numFmt w:val="decimal"/>
      <w:lvlText w:val="%1."/>
      <w:lvlJc w:val="left"/>
      <w:pPr>
        <w:tabs>
          <w:tab w:val="num" w:pos="708"/>
        </w:tabs>
        <w:ind w:left="708" w:hanging="360"/>
      </w:pPr>
    </w:lvl>
    <w:lvl w:ilvl="1" w:tplc="04090019" w:tentative="1">
      <w:start w:val="1"/>
      <w:numFmt w:val="lowerLetter"/>
      <w:lvlText w:val="%2."/>
      <w:lvlJc w:val="left"/>
      <w:pPr>
        <w:tabs>
          <w:tab w:val="num" w:pos="1428"/>
        </w:tabs>
        <w:ind w:left="1428" w:hanging="360"/>
      </w:pPr>
    </w:lvl>
    <w:lvl w:ilvl="2" w:tplc="0409001B" w:tentative="1">
      <w:start w:val="1"/>
      <w:numFmt w:val="lowerRoman"/>
      <w:lvlText w:val="%3."/>
      <w:lvlJc w:val="right"/>
      <w:pPr>
        <w:tabs>
          <w:tab w:val="num" w:pos="2148"/>
        </w:tabs>
        <w:ind w:left="2148" w:hanging="180"/>
      </w:pPr>
    </w:lvl>
    <w:lvl w:ilvl="3" w:tplc="0409000F" w:tentative="1">
      <w:start w:val="1"/>
      <w:numFmt w:val="decimal"/>
      <w:lvlText w:val="%4."/>
      <w:lvlJc w:val="left"/>
      <w:pPr>
        <w:tabs>
          <w:tab w:val="num" w:pos="2868"/>
        </w:tabs>
        <w:ind w:left="2868" w:hanging="360"/>
      </w:pPr>
    </w:lvl>
    <w:lvl w:ilvl="4" w:tplc="04090019" w:tentative="1">
      <w:start w:val="1"/>
      <w:numFmt w:val="lowerLetter"/>
      <w:lvlText w:val="%5."/>
      <w:lvlJc w:val="left"/>
      <w:pPr>
        <w:tabs>
          <w:tab w:val="num" w:pos="3588"/>
        </w:tabs>
        <w:ind w:left="3588" w:hanging="360"/>
      </w:pPr>
    </w:lvl>
    <w:lvl w:ilvl="5" w:tplc="0409001B" w:tentative="1">
      <w:start w:val="1"/>
      <w:numFmt w:val="lowerRoman"/>
      <w:lvlText w:val="%6."/>
      <w:lvlJc w:val="right"/>
      <w:pPr>
        <w:tabs>
          <w:tab w:val="num" w:pos="4308"/>
        </w:tabs>
        <w:ind w:left="4308" w:hanging="180"/>
      </w:pPr>
    </w:lvl>
    <w:lvl w:ilvl="6" w:tplc="0409000F" w:tentative="1">
      <w:start w:val="1"/>
      <w:numFmt w:val="decimal"/>
      <w:lvlText w:val="%7."/>
      <w:lvlJc w:val="left"/>
      <w:pPr>
        <w:tabs>
          <w:tab w:val="num" w:pos="5028"/>
        </w:tabs>
        <w:ind w:left="5028" w:hanging="360"/>
      </w:pPr>
    </w:lvl>
    <w:lvl w:ilvl="7" w:tplc="04090019" w:tentative="1">
      <w:start w:val="1"/>
      <w:numFmt w:val="lowerLetter"/>
      <w:lvlText w:val="%8."/>
      <w:lvlJc w:val="left"/>
      <w:pPr>
        <w:tabs>
          <w:tab w:val="num" w:pos="5748"/>
        </w:tabs>
        <w:ind w:left="5748" w:hanging="360"/>
      </w:pPr>
    </w:lvl>
    <w:lvl w:ilvl="8" w:tplc="0409001B" w:tentative="1">
      <w:start w:val="1"/>
      <w:numFmt w:val="lowerRoman"/>
      <w:lvlText w:val="%9."/>
      <w:lvlJc w:val="right"/>
      <w:pPr>
        <w:tabs>
          <w:tab w:val="num" w:pos="6468"/>
        </w:tabs>
        <w:ind w:left="6468" w:hanging="180"/>
      </w:pPr>
    </w:lvl>
  </w:abstractNum>
  <w:abstractNum w:abstractNumId="222">
    <w:nsid w:val="2981772F"/>
    <w:multiLevelType w:val="hybridMultilevel"/>
    <w:tmpl w:val="330A8C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3">
    <w:nsid w:val="29C10DF7"/>
    <w:multiLevelType w:val="hybridMultilevel"/>
    <w:tmpl w:val="F67ECA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nsid w:val="29C805D6"/>
    <w:multiLevelType w:val="hybridMultilevel"/>
    <w:tmpl w:val="48680C0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5">
    <w:nsid w:val="29CD568C"/>
    <w:multiLevelType w:val="hybridMultilevel"/>
    <w:tmpl w:val="B71EAAC6"/>
    <w:lvl w:ilvl="0" w:tplc="B1FECA4C">
      <w:start w:val="1"/>
      <w:numFmt w:val="decimal"/>
      <w:lvlText w:val="%1."/>
      <w:lvlJc w:val="left"/>
      <w:pPr>
        <w:tabs>
          <w:tab w:val="num" w:pos="708"/>
        </w:tabs>
        <w:ind w:left="708"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26">
    <w:nsid w:val="2A121D14"/>
    <w:multiLevelType w:val="hybridMultilevel"/>
    <w:tmpl w:val="74D6A26E"/>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nsid w:val="2A274BD6"/>
    <w:multiLevelType w:val="hybridMultilevel"/>
    <w:tmpl w:val="3FDC67A6"/>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8">
    <w:nsid w:val="2A31423D"/>
    <w:multiLevelType w:val="hybridMultilevel"/>
    <w:tmpl w:val="D9F2A90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152"/>
        </w:tabs>
        <w:ind w:left="1152" w:hanging="360"/>
      </w:pPr>
    </w:lvl>
    <w:lvl w:ilvl="2" w:tplc="0409001B" w:tentative="1">
      <w:start w:val="1"/>
      <w:numFmt w:val="lowerRoman"/>
      <w:lvlText w:val="%3."/>
      <w:lvlJc w:val="right"/>
      <w:pPr>
        <w:tabs>
          <w:tab w:val="num" w:pos="1872"/>
        </w:tabs>
        <w:ind w:left="1872" w:hanging="180"/>
      </w:pPr>
    </w:lvl>
    <w:lvl w:ilvl="3" w:tplc="0409000F" w:tentative="1">
      <w:start w:val="1"/>
      <w:numFmt w:val="decimal"/>
      <w:lvlText w:val="%4."/>
      <w:lvlJc w:val="left"/>
      <w:pPr>
        <w:tabs>
          <w:tab w:val="num" w:pos="2592"/>
        </w:tabs>
        <w:ind w:left="2592" w:hanging="360"/>
      </w:pPr>
    </w:lvl>
    <w:lvl w:ilvl="4" w:tplc="04090019" w:tentative="1">
      <w:start w:val="1"/>
      <w:numFmt w:val="lowerLetter"/>
      <w:lvlText w:val="%5."/>
      <w:lvlJc w:val="left"/>
      <w:pPr>
        <w:tabs>
          <w:tab w:val="num" w:pos="3312"/>
        </w:tabs>
        <w:ind w:left="3312" w:hanging="360"/>
      </w:pPr>
    </w:lvl>
    <w:lvl w:ilvl="5" w:tplc="0409001B" w:tentative="1">
      <w:start w:val="1"/>
      <w:numFmt w:val="lowerRoman"/>
      <w:lvlText w:val="%6."/>
      <w:lvlJc w:val="right"/>
      <w:pPr>
        <w:tabs>
          <w:tab w:val="num" w:pos="4032"/>
        </w:tabs>
        <w:ind w:left="4032" w:hanging="180"/>
      </w:pPr>
    </w:lvl>
    <w:lvl w:ilvl="6" w:tplc="0409000F" w:tentative="1">
      <w:start w:val="1"/>
      <w:numFmt w:val="decimal"/>
      <w:lvlText w:val="%7."/>
      <w:lvlJc w:val="left"/>
      <w:pPr>
        <w:tabs>
          <w:tab w:val="num" w:pos="4752"/>
        </w:tabs>
        <w:ind w:left="4752" w:hanging="360"/>
      </w:pPr>
    </w:lvl>
    <w:lvl w:ilvl="7" w:tplc="04090019" w:tentative="1">
      <w:start w:val="1"/>
      <w:numFmt w:val="lowerLetter"/>
      <w:lvlText w:val="%8."/>
      <w:lvlJc w:val="left"/>
      <w:pPr>
        <w:tabs>
          <w:tab w:val="num" w:pos="5472"/>
        </w:tabs>
        <w:ind w:left="5472" w:hanging="360"/>
      </w:pPr>
    </w:lvl>
    <w:lvl w:ilvl="8" w:tplc="0409001B" w:tentative="1">
      <w:start w:val="1"/>
      <w:numFmt w:val="lowerRoman"/>
      <w:lvlText w:val="%9."/>
      <w:lvlJc w:val="right"/>
      <w:pPr>
        <w:tabs>
          <w:tab w:val="num" w:pos="6192"/>
        </w:tabs>
        <w:ind w:left="6192" w:hanging="180"/>
      </w:pPr>
    </w:lvl>
  </w:abstractNum>
  <w:abstractNum w:abstractNumId="229">
    <w:nsid w:val="2A9C6F3C"/>
    <w:multiLevelType w:val="hybridMultilevel"/>
    <w:tmpl w:val="00CA85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0">
    <w:nsid w:val="2AAA68D1"/>
    <w:multiLevelType w:val="hybridMultilevel"/>
    <w:tmpl w:val="AE86DF7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nsid w:val="2B1D2A97"/>
    <w:multiLevelType w:val="hybridMultilevel"/>
    <w:tmpl w:val="1732360E"/>
    <w:lvl w:ilvl="0" w:tplc="FFFFFFF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2">
    <w:nsid w:val="2B2A2639"/>
    <w:multiLevelType w:val="hybridMultilevel"/>
    <w:tmpl w:val="4A0E63C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nsid w:val="2B6B50E0"/>
    <w:multiLevelType w:val="hybridMultilevel"/>
    <w:tmpl w:val="A11C312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nsid w:val="2C556CBC"/>
    <w:multiLevelType w:val="hybridMultilevel"/>
    <w:tmpl w:val="72DA8D3C"/>
    <w:lvl w:ilvl="0" w:tplc="04090001">
      <w:start w:val="1"/>
      <w:numFmt w:val="bullet"/>
      <w:lvlText w:val=""/>
      <w:lvlJc w:val="left"/>
      <w:pPr>
        <w:tabs>
          <w:tab w:val="num" w:pos="648"/>
        </w:tabs>
        <w:ind w:left="648" w:hanging="360"/>
      </w:pPr>
      <w:rPr>
        <w:rFonts w:ascii="Symbol" w:hAnsi="Symbol" w:hint="default"/>
      </w:rPr>
    </w:lvl>
    <w:lvl w:ilvl="1" w:tplc="04090003" w:tentative="1">
      <w:start w:val="1"/>
      <w:numFmt w:val="bullet"/>
      <w:lvlText w:val="o"/>
      <w:lvlJc w:val="left"/>
      <w:pPr>
        <w:tabs>
          <w:tab w:val="num" w:pos="1368"/>
        </w:tabs>
        <w:ind w:left="1368" w:hanging="360"/>
      </w:pPr>
      <w:rPr>
        <w:rFonts w:ascii="Courier New" w:hAnsi="Courier New" w:cs="Courier New" w:hint="default"/>
      </w:rPr>
    </w:lvl>
    <w:lvl w:ilvl="2" w:tplc="04090005" w:tentative="1">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235">
    <w:nsid w:val="2CBC7163"/>
    <w:multiLevelType w:val="hybridMultilevel"/>
    <w:tmpl w:val="87483D1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nsid w:val="2D6422F9"/>
    <w:multiLevelType w:val="hybridMultilevel"/>
    <w:tmpl w:val="BA443F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nsid w:val="2D793486"/>
    <w:multiLevelType w:val="hybridMultilevel"/>
    <w:tmpl w:val="47D04C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8">
    <w:nsid w:val="2E011037"/>
    <w:multiLevelType w:val="hybridMultilevel"/>
    <w:tmpl w:val="7414A65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9">
    <w:nsid w:val="2E076F9F"/>
    <w:multiLevelType w:val="hybridMultilevel"/>
    <w:tmpl w:val="0F6E45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0">
    <w:nsid w:val="2E11720C"/>
    <w:multiLevelType w:val="hybridMultilevel"/>
    <w:tmpl w:val="0172D3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1">
    <w:nsid w:val="2E17562C"/>
    <w:multiLevelType w:val="hybridMultilevel"/>
    <w:tmpl w:val="24CABF7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nsid w:val="2E4013EE"/>
    <w:multiLevelType w:val="hybridMultilevel"/>
    <w:tmpl w:val="6D141C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nsid w:val="2E407D22"/>
    <w:multiLevelType w:val="hybridMultilevel"/>
    <w:tmpl w:val="95A2F770"/>
    <w:name w:val="use case22"/>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4">
    <w:nsid w:val="2E4B32B7"/>
    <w:multiLevelType w:val="hybridMultilevel"/>
    <w:tmpl w:val="B37080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2E941A1E"/>
    <w:multiLevelType w:val="hybridMultilevel"/>
    <w:tmpl w:val="C69287C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nsid w:val="2EC33416"/>
    <w:multiLevelType w:val="hybridMultilevel"/>
    <w:tmpl w:val="D18A107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nsid w:val="2F3823F8"/>
    <w:multiLevelType w:val="hybridMultilevel"/>
    <w:tmpl w:val="35D4908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nsid w:val="2F3E0EDF"/>
    <w:multiLevelType w:val="hybridMultilevel"/>
    <w:tmpl w:val="63A4DF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2F882FCB"/>
    <w:multiLevelType w:val="hybridMultilevel"/>
    <w:tmpl w:val="5124445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0">
    <w:nsid w:val="2FA506C4"/>
    <w:multiLevelType w:val="hybridMultilevel"/>
    <w:tmpl w:val="5308B5A2"/>
    <w:name w:val="business req"/>
    <w:lvl w:ilvl="0" w:tplc="2D965FB4">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51">
    <w:nsid w:val="300C0410"/>
    <w:multiLevelType w:val="hybridMultilevel"/>
    <w:tmpl w:val="D0669A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nsid w:val="30126040"/>
    <w:multiLevelType w:val="hybridMultilevel"/>
    <w:tmpl w:val="1C36BDA2"/>
    <w:lvl w:ilvl="0" w:tplc="0409000F">
      <w:start w:val="1"/>
      <w:numFmt w:val="decimal"/>
      <w:lvlText w:val="%1."/>
      <w:lvlJc w:val="left"/>
      <w:pPr>
        <w:tabs>
          <w:tab w:val="num" w:pos="360"/>
        </w:tabs>
        <w:ind w:left="360" w:hanging="360"/>
      </w:pPr>
    </w:lvl>
    <w:lvl w:ilvl="1" w:tplc="04090019">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302F3E48"/>
    <w:multiLevelType w:val="hybridMultilevel"/>
    <w:tmpl w:val="34D89F7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4">
    <w:nsid w:val="309E64D9"/>
    <w:multiLevelType w:val="hybridMultilevel"/>
    <w:tmpl w:val="3C12FDA8"/>
    <w:lvl w:ilvl="0" w:tplc="8B34AAC4">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55">
    <w:nsid w:val="30B82F1F"/>
    <w:multiLevelType w:val="hybridMultilevel"/>
    <w:tmpl w:val="F1F02604"/>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6">
    <w:nsid w:val="30D46FA0"/>
    <w:multiLevelType w:val="hybridMultilevel"/>
    <w:tmpl w:val="56707726"/>
    <w:lvl w:ilvl="0" w:tplc="0409000F">
      <w:start w:val="1"/>
      <w:numFmt w:val="bullet"/>
      <w:lvlText w:val=""/>
      <w:lvlJc w:val="left"/>
      <w:pPr>
        <w:tabs>
          <w:tab w:val="num" w:pos="720"/>
        </w:tabs>
        <w:ind w:left="720" w:hanging="360"/>
      </w:pPr>
      <w:rPr>
        <w:rFonts w:ascii="Symbol" w:hAnsi="Symbol" w:hint="default"/>
      </w:rPr>
    </w:lvl>
    <w:lvl w:ilvl="1" w:tplc="55FC3962">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7">
    <w:nsid w:val="30F569A5"/>
    <w:multiLevelType w:val="hybridMultilevel"/>
    <w:tmpl w:val="63A2DE7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8">
    <w:nsid w:val="313B630C"/>
    <w:multiLevelType w:val="hybridMultilevel"/>
    <w:tmpl w:val="4064BE1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32187C0B"/>
    <w:multiLevelType w:val="hybridMultilevel"/>
    <w:tmpl w:val="ED44CEAC"/>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0">
    <w:nsid w:val="321B7FEE"/>
    <w:multiLevelType w:val="hybridMultilevel"/>
    <w:tmpl w:val="5EDED4CA"/>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1">
    <w:nsid w:val="322B4948"/>
    <w:multiLevelType w:val="hybridMultilevel"/>
    <w:tmpl w:val="0EB824B8"/>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2">
    <w:nsid w:val="32453C48"/>
    <w:multiLevelType w:val="hybridMultilevel"/>
    <w:tmpl w:val="FDE037AA"/>
    <w:lvl w:ilvl="0" w:tplc="04090001">
      <w:start w:val="1"/>
      <w:numFmt w:val="decimal"/>
      <w:lvlText w:val="%1."/>
      <w:lvlJc w:val="left"/>
      <w:pPr>
        <w:tabs>
          <w:tab w:val="num" w:pos="360"/>
        </w:tabs>
        <w:ind w:left="360" w:hanging="360"/>
      </w:pPr>
      <w:rPr>
        <w:rFonts w:hint="default"/>
      </w:rPr>
    </w:lvl>
    <w:lvl w:ilvl="1" w:tplc="04090019">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3">
    <w:nsid w:val="32A10282"/>
    <w:multiLevelType w:val="hybridMultilevel"/>
    <w:tmpl w:val="486A800A"/>
    <w:lvl w:ilvl="0" w:tplc="04090001">
      <w:start w:val="1"/>
      <w:numFmt w:val="decimal"/>
      <w:lvlText w:val="%1."/>
      <w:lvlJc w:val="left"/>
      <w:pPr>
        <w:tabs>
          <w:tab w:val="num" w:pos="648"/>
        </w:tabs>
        <w:ind w:left="648" w:hanging="360"/>
      </w:pPr>
    </w:lvl>
    <w:lvl w:ilvl="1" w:tplc="0409000F">
      <w:start w:val="1"/>
      <w:numFmt w:val="decimal"/>
      <w:lvlText w:val="%2."/>
      <w:lvlJc w:val="left"/>
      <w:pPr>
        <w:tabs>
          <w:tab w:val="num" w:pos="1368"/>
        </w:tabs>
        <w:ind w:left="1368" w:hanging="360"/>
      </w:pPr>
    </w:lvl>
    <w:lvl w:ilvl="2" w:tplc="04090005" w:tentative="1">
      <w:start w:val="1"/>
      <w:numFmt w:val="lowerRoman"/>
      <w:lvlText w:val="%3."/>
      <w:lvlJc w:val="right"/>
      <w:pPr>
        <w:tabs>
          <w:tab w:val="num" w:pos="2088"/>
        </w:tabs>
        <w:ind w:left="2088" w:hanging="180"/>
      </w:pPr>
    </w:lvl>
    <w:lvl w:ilvl="3" w:tplc="04090001" w:tentative="1">
      <w:start w:val="1"/>
      <w:numFmt w:val="decimal"/>
      <w:lvlText w:val="%4."/>
      <w:lvlJc w:val="left"/>
      <w:pPr>
        <w:tabs>
          <w:tab w:val="num" w:pos="2808"/>
        </w:tabs>
        <w:ind w:left="2808" w:hanging="360"/>
      </w:pPr>
    </w:lvl>
    <w:lvl w:ilvl="4" w:tplc="04090003" w:tentative="1">
      <w:start w:val="1"/>
      <w:numFmt w:val="lowerLetter"/>
      <w:lvlText w:val="%5."/>
      <w:lvlJc w:val="left"/>
      <w:pPr>
        <w:tabs>
          <w:tab w:val="num" w:pos="3528"/>
        </w:tabs>
        <w:ind w:left="3528" w:hanging="360"/>
      </w:pPr>
    </w:lvl>
    <w:lvl w:ilvl="5" w:tplc="04090005" w:tentative="1">
      <w:start w:val="1"/>
      <w:numFmt w:val="lowerRoman"/>
      <w:lvlText w:val="%6."/>
      <w:lvlJc w:val="right"/>
      <w:pPr>
        <w:tabs>
          <w:tab w:val="num" w:pos="4248"/>
        </w:tabs>
        <w:ind w:left="4248" w:hanging="180"/>
      </w:pPr>
    </w:lvl>
    <w:lvl w:ilvl="6" w:tplc="04090001" w:tentative="1">
      <w:start w:val="1"/>
      <w:numFmt w:val="decimal"/>
      <w:lvlText w:val="%7."/>
      <w:lvlJc w:val="left"/>
      <w:pPr>
        <w:tabs>
          <w:tab w:val="num" w:pos="4968"/>
        </w:tabs>
        <w:ind w:left="4968" w:hanging="360"/>
      </w:pPr>
    </w:lvl>
    <w:lvl w:ilvl="7" w:tplc="04090003" w:tentative="1">
      <w:start w:val="1"/>
      <w:numFmt w:val="lowerLetter"/>
      <w:lvlText w:val="%8."/>
      <w:lvlJc w:val="left"/>
      <w:pPr>
        <w:tabs>
          <w:tab w:val="num" w:pos="5688"/>
        </w:tabs>
        <w:ind w:left="5688" w:hanging="360"/>
      </w:pPr>
    </w:lvl>
    <w:lvl w:ilvl="8" w:tplc="04090005" w:tentative="1">
      <w:start w:val="1"/>
      <w:numFmt w:val="lowerRoman"/>
      <w:lvlText w:val="%9."/>
      <w:lvlJc w:val="right"/>
      <w:pPr>
        <w:tabs>
          <w:tab w:val="num" w:pos="6408"/>
        </w:tabs>
        <w:ind w:left="6408" w:hanging="180"/>
      </w:pPr>
    </w:lvl>
  </w:abstractNum>
  <w:abstractNum w:abstractNumId="264">
    <w:nsid w:val="32CD0EB0"/>
    <w:multiLevelType w:val="hybridMultilevel"/>
    <w:tmpl w:val="49A6BD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nsid w:val="32E41520"/>
    <w:multiLevelType w:val="hybridMultilevel"/>
    <w:tmpl w:val="2CE259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nsid w:val="32F51301"/>
    <w:multiLevelType w:val="hybridMultilevel"/>
    <w:tmpl w:val="9CE0B13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331A1EEC"/>
    <w:multiLevelType w:val="hybridMultilevel"/>
    <w:tmpl w:val="0F2420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nsid w:val="333E1569"/>
    <w:multiLevelType w:val="hybridMultilevel"/>
    <w:tmpl w:val="12A6C00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9">
    <w:nsid w:val="33563499"/>
    <w:multiLevelType w:val="hybridMultilevel"/>
    <w:tmpl w:val="2A788A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nsid w:val="335A30A7"/>
    <w:multiLevelType w:val="hybridMultilevel"/>
    <w:tmpl w:val="4686FAD4"/>
    <w:lvl w:ilvl="0" w:tplc="B1FECA4C">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nsid w:val="33835597"/>
    <w:multiLevelType w:val="hybridMultilevel"/>
    <w:tmpl w:val="98C0A91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2">
    <w:nsid w:val="33D231CD"/>
    <w:multiLevelType w:val="hybridMultilevel"/>
    <w:tmpl w:val="8884D38A"/>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273">
    <w:nsid w:val="33E17C28"/>
    <w:multiLevelType w:val="hybridMultilevel"/>
    <w:tmpl w:val="C6CC21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nsid w:val="34042C4D"/>
    <w:multiLevelType w:val="hybridMultilevel"/>
    <w:tmpl w:val="794A6A5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34420857"/>
    <w:multiLevelType w:val="hybridMultilevel"/>
    <w:tmpl w:val="73786190"/>
    <w:lvl w:ilvl="0" w:tplc="0409000F">
      <w:start w:val="1"/>
      <w:numFmt w:val="decimal"/>
      <w:lvlText w:val="%1."/>
      <w:lvlJc w:val="left"/>
      <w:pPr>
        <w:tabs>
          <w:tab w:val="num" w:pos="360"/>
        </w:tabs>
        <w:ind w:left="360" w:hanging="360"/>
      </w:pPr>
    </w:lvl>
    <w:lvl w:ilvl="1" w:tplc="04090001">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nsid w:val="34445FC6"/>
    <w:multiLevelType w:val="hybridMultilevel"/>
    <w:tmpl w:val="D7F6AEC8"/>
    <w:lvl w:ilvl="0" w:tplc="FFFFFFF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277">
    <w:nsid w:val="34DF1273"/>
    <w:multiLevelType w:val="hybridMultilevel"/>
    <w:tmpl w:val="079ADC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nsid w:val="35140D13"/>
    <w:multiLevelType w:val="hybridMultilevel"/>
    <w:tmpl w:val="82825298"/>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9">
    <w:nsid w:val="352C19F3"/>
    <w:multiLevelType w:val="hybridMultilevel"/>
    <w:tmpl w:val="9FFE6F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0">
    <w:nsid w:val="35717AD1"/>
    <w:multiLevelType w:val="hybridMultilevel"/>
    <w:tmpl w:val="DD48B76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1">
    <w:nsid w:val="3573452B"/>
    <w:multiLevelType w:val="hybridMultilevel"/>
    <w:tmpl w:val="6DE0A1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2">
    <w:nsid w:val="35943EF4"/>
    <w:multiLevelType w:val="hybridMultilevel"/>
    <w:tmpl w:val="9D84778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nsid w:val="35A36EFE"/>
    <w:multiLevelType w:val="hybridMultilevel"/>
    <w:tmpl w:val="877C11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nsid w:val="35BB7ABB"/>
    <w:multiLevelType w:val="hybridMultilevel"/>
    <w:tmpl w:val="32DED1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35C16AB7"/>
    <w:multiLevelType w:val="hybridMultilevel"/>
    <w:tmpl w:val="73342D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nsid w:val="35F11EE0"/>
    <w:multiLevelType w:val="hybridMultilevel"/>
    <w:tmpl w:val="5F547DA6"/>
    <w:lvl w:ilvl="0" w:tplc="B1FECA4C">
      <w:start w:val="1"/>
      <w:numFmt w:val="decimal"/>
      <w:lvlText w:val="%1."/>
      <w:lvlJc w:val="left"/>
      <w:pPr>
        <w:tabs>
          <w:tab w:val="num" w:pos="360"/>
        </w:tabs>
        <w:ind w:left="360" w:hanging="360"/>
      </w:pPr>
      <w:rPr>
        <w:rFonts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7">
    <w:nsid w:val="36116D83"/>
    <w:multiLevelType w:val="hybridMultilevel"/>
    <w:tmpl w:val="0F9AC9C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nsid w:val="36190930"/>
    <w:multiLevelType w:val="hybridMultilevel"/>
    <w:tmpl w:val="4A760C5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9">
    <w:nsid w:val="365228F2"/>
    <w:multiLevelType w:val="hybridMultilevel"/>
    <w:tmpl w:val="2E40A8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0">
    <w:nsid w:val="36650E5B"/>
    <w:multiLevelType w:val="hybridMultilevel"/>
    <w:tmpl w:val="4AE0D4E2"/>
    <w:lvl w:ilvl="0" w:tplc="04090001">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nsid w:val="366624D5"/>
    <w:multiLevelType w:val="hybridMultilevel"/>
    <w:tmpl w:val="74AA2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2">
    <w:nsid w:val="367A16D8"/>
    <w:multiLevelType w:val="hybridMultilevel"/>
    <w:tmpl w:val="22E0668E"/>
    <w:lvl w:ilvl="0" w:tplc="0409000F">
      <w:start w:val="1"/>
      <w:numFmt w:val="bullet"/>
      <w:lvlText w:val=""/>
      <w:lvlJc w:val="left"/>
      <w:pPr>
        <w:tabs>
          <w:tab w:val="num" w:pos="780"/>
        </w:tabs>
        <w:ind w:left="780" w:hanging="360"/>
      </w:pPr>
      <w:rPr>
        <w:rFonts w:ascii="Symbol" w:hAnsi="Symbol" w:hint="default"/>
      </w:rPr>
    </w:lvl>
    <w:lvl w:ilvl="1" w:tplc="04090019" w:tentative="1">
      <w:start w:val="1"/>
      <w:numFmt w:val="bullet"/>
      <w:lvlText w:val="o"/>
      <w:lvlJc w:val="left"/>
      <w:pPr>
        <w:tabs>
          <w:tab w:val="num" w:pos="1500"/>
        </w:tabs>
        <w:ind w:left="1500" w:hanging="360"/>
      </w:pPr>
      <w:rPr>
        <w:rFonts w:ascii="Courier New" w:hAnsi="Courier New" w:cs="Courier New" w:hint="default"/>
      </w:rPr>
    </w:lvl>
    <w:lvl w:ilvl="2" w:tplc="0409001B" w:tentative="1">
      <w:start w:val="1"/>
      <w:numFmt w:val="bullet"/>
      <w:lvlText w:val=""/>
      <w:lvlJc w:val="left"/>
      <w:pPr>
        <w:tabs>
          <w:tab w:val="num" w:pos="2220"/>
        </w:tabs>
        <w:ind w:left="2220" w:hanging="360"/>
      </w:pPr>
      <w:rPr>
        <w:rFonts w:ascii="Wingdings" w:hAnsi="Wingdings" w:hint="default"/>
      </w:rPr>
    </w:lvl>
    <w:lvl w:ilvl="3" w:tplc="0409000F" w:tentative="1">
      <w:start w:val="1"/>
      <w:numFmt w:val="bullet"/>
      <w:lvlText w:val=""/>
      <w:lvlJc w:val="left"/>
      <w:pPr>
        <w:tabs>
          <w:tab w:val="num" w:pos="2940"/>
        </w:tabs>
        <w:ind w:left="2940" w:hanging="360"/>
      </w:pPr>
      <w:rPr>
        <w:rFonts w:ascii="Symbol" w:hAnsi="Symbol" w:hint="default"/>
      </w:rPr>
    </w:lvl>
    <w:lvl w:ilvl="4" w:tplc="04090019" w:tentative="1">
      <w:start w:val="1"/>
      <w:numFmt w:val="bullet"/>
      <w:lvlText w:val="o"/>
      <w:lvlJc w:val="left"/>
      <w:pPr>
        <w:tabs>
          <w:tab w:val="num" w:pos="3660"/>
        </w:tabs>
        <w:ind w:left="3660" w:hanging="360"/>
      </w:pPr>
      <w:rPr>
        <w:rFonts w:ascii="Courier New" w:hAnsi="Courier New" w:cs="Courier New" w:hint="default"/>
      </w:rPr>
    </w:lvl>
    <w:lvl w:ilvl="5" w:tplc="0409001B" w:tentative="1">
      <w:start w:val="1"/>
      <w:numFmt w:val="bullet"/>
      <w:lvlText w:val=""/>
      <w:lvlJc w:val="left"/>
      <w:pPr>
        <w:tabs>
          <w:tab w:val="num" w:pos="4380"/>
        </w:tabs>
        <w:ind w:left="4380" w:hanging="360"/>
      </w:pPr>
      <w:rPr>
        <w:rFonts w:ascii="Wingdings" w:hAnsi="Wingdings" w:hint="default"/>
      </w:rPr>
    </w:lvl>
    <w:lvl w:ilvl="6" w:tplc="0409000F" w:tentative="1">
      <w:start w:val="1"/>
      <w:numFmt w:val="bullet"/>
      <w:lvlText w:val=""/>
      <w:lvlJc w:val="left"/>
      <w:pPr>
        <w:tabs>
          <w:tab w:val="num" w:pos="5100"/>
        </w:tabs>
        <w:ind w:left="5100" w:hanging="360"/>
      </w:pPr>
      <w:rPr>
        <w:rFonts w:ascii="Symbol" w:hAnsi="Symbol" w:hint="default"/>
      </w:rPr>
    </w:lvl>
    <w:lvl w:ilvl="7" w:tplc="04090019" w:tentative="1">
      <w:start w:val="1"/>
      <w:numFmt w:val="bullet"/>
      <w:lvlText w:val="o"/>
      <w:lvlJc w:val="left"/>
      <w:pPr>
        <w:tabs>
          <w:tab w:val="num" w:pos="5820"/>
        </w:tabs>
        <w:ind w:left="5820" w:hanging="360"/>
      </w:pPr>
      <w:rPr>
        <w:rFonts w:ascii="Courier New" w:hAnsi="Courier New" w:cs="Courier New" w:hint="default"/>
      </w:rPr>
    </w:lvl>
    <w:lvl w:ilvl="8" w:tplc="0409001B" w:tentative="1">
      <w:start w:val="1"/>
      <w:numFmt w:val="bullet"/>
      <w:lvlText w:val=""/>
      <w:lvlJc w:val="left"/>
      <w:pPr>
        <w:tabs>
          <w:tab w:val="num" w:pos="6540"/>
        </w:tabs>
        <w:ind w:left="6540" w:hanging="360"/>
      </w:pPr>
      <w:rPr>
        <w:rFonts w:ascii="Wingdings" w:hAnsi="Wingdings" w:hint="default"/>
      </w:rPr>
    </w:lvl>
  </w:abstractNum>
  <w:abstractNum w:abstractNumId="293">
    <w:nsid w:val="368D6B08"/>
    <w:multiLevelType w:val="hybridMultilevel"/>
    <w:tmpl w:val="A552BF42"/>
    <w:lvl w:ilvl="0" w:tplc="04090001">
      <w:start w:val="1"/>
      <w:numFmt w:val="bullet"/>
      <w:lvlText w:val=""/>
      <w:lvlJc w:val="left"/>
      <w:pPr>
        <w:tabs>
          <w:tab w:val="num" w:pos="1050"/>
        </w:tabs>
        <w:ind w:left="1050" w:hanging="360"/>
      </w:pPr>
      <w:rPr>
        <w:rFonts w:ascii="Symbol" w:hAnsi="Symbol" w:hint="default"/>
      </w:rPr>
    </w:lvl>
    <w:lvl w:ilvl="1" w:tplc="04090003" w:tentative="1">
      <w:start w:val="1"/>
      <w:numFmt w:val="bullet"/>
      <w:lvlText w:val="o"/>
      <w:lvlJc w:val="left"/>
      <w:pPr>
        <w:tabs>
          <w:tab w:val="num" w:pos="1770"/>
        </w:tabs>
        <w:ind w:left="1770" w:hanging="360"/>
      </w:pPr>
      <w:rPr>
        <w:rFonts w:ascii="Courier New" w:hAnsi="Courier New" w:cs="Courier New" w:hint="default"/>
      </w:rPr>
    </w:lvl>
    <w:lvl w:ilvl="2" w:tplc="04090005" w:tentative="1">
      <w:start w:val="1"/>
      <w:numFmt w:val="bullet"/>
      <w:lvlText w:val=""/>
      <w:lvlJc w:val="left"/>
      <w:pPr>
        <w:tabs>
          <w:tab w:val="num" w:pos="2490"/>
        </w:tabs>
        <w:ind w:left="2490" w:hanging="360"/>
      </w:pPr>
      <w:rPr>
        <w:rFonts w:ascii="Wingdings" w:hAnsi="Wingdings" w:hint="default"/>
      </w:rPr>
    </w:lvl>
    <w:lvl w:ilvl="3" w:tplc="04090001" w:tentative="1">
      <w:start w:val="1"/>
      <w:numFmt w:val="bullet"/>
      <w:lvlText w:val=""/>
      <w:lvlJc w:val="left"/>
      <w:pPr>
        <w:tabs>
          <w:tab w:val="num" w:pos="3210"/>
        </w:tabs>
        <w:ind w:left="3210" w:hanging="360"/>
      </w:pPr>
      <w:rPr>
        <w:rFonts w:ascii="Symbol" w:hAnsi="Symbol" w:hint="default"/>
      </w:rPr>
    </w:lvl>
    <w:lvl w:ilvl="4" w:tplc="04090003" w:tentative="1">
      <w:start w:val="1"/>
      <w:numFmt w:val="bullet"/>
      <w:lvlText w:val="o"/>
      <w:lvlJc w:val="left"/>
      <w:pPr>
        <w:tabs>
          <w:tab w:val="num" w:pos="3930"/>
        </w:tabs>
        <w:ind w:left="3930" w:hanging="360"/>
      </w:pPr>
      <w:rPr>
        <w:rFonts w:ascii="Courier New" w:hAnsi="Courier New" w:cs="Courier New" w:hint="default"/>
      </w:rPr>
    </w:lvl>
    <w:lvl w:ilvl="5" w:tplc="04090005" w:tentative="1">
      <w:start w:val="1"/>
      <w:numFmt w:val="bullet"/>
      <w:lvlText w:val=""/>
      <w:lvlJc w:val="left"/>
      <w:pPr>
        <w:tabs>
          <w:tab w:val="num" w:pos="4650"/>
        </w:tabs>
        <w:ind w:left="4650" w:hanging="360"/>
      </w:pPr>
      <w:rPr>
        <w:rFonts w:ascii="Wingdings" w:hAnsi="Wingdings" w:hint="default"/>
      </w:rPr>
    </w:lvl>
    <w:lvl w:ilvl="6" w:tplc="04090001" w:tentative="1">
      <w:start w:val="1"/>
      <w:numFmt w:val="bullet"/>
      <w:lvlText w:val=""/>
      <w:lvlJc w:val="left"/>
      <w:pPr>
        <w:tabs>
          <w:tab w:val="num" w:pos="5370"/>
        </w:tabs>
        <w:ind w:left="5370" w:hanging="360"/>
      </w:pPr>
      <w:rPr>
        <w:rFonts w:ascii="Symbol" w:hAnsi="Symbol" w:hint="default"/>
      </w:rPr>
    </w:lvl>
    <w:lvl w:ilvl="7" w:tplc="04090003" w:tentative="1">
      <w:start w:val="1"/>
      <w:numFmt w:val="bullet"/>
      <w:lvlText w:val="o"/>
      <w:lvlJc w:val="left"/>
      <w:pPr>
        <w:tabs>
          <w:tab w:val="num" w:pos="6090"/>
        </w:tabs>
        <w:ind w:left="6090" w:hanging="360"/>
      </w:pPr>
      <w:rPr>
        <w:rFonts w:ascii="Courier New" w:hAnsi="Courier New" w:cs="Courier New" w:hint="default"/>
      </w:rPr>
    </w:lvl>
    <w:lvl w:ilvl="8" w:tplc="04090005" w:tentative="1">
      <w:start w:val="1"/>
      <w:numFmt w:val="bullet"/>
      <w:lvlText w:val=""/>
      <w:lvlJc w:val="left"/>
      <w:pPr>
        <w:tabs>
          <w:tab w:val="num" w:pos="6810"/>
        </w:tabs>
        <w:ind w:left="6810" w:hanging="360"/>
      </w:pPr>
      <w:rPr>
        <w:rFonts w:ascii="Wingdings" w:hAnsi="Wingdings" w:hint="default"/>
      </w:rPr>
    </w:lvl>
  </w:abstractNum>
  <w:abstractNum w:abstractNumId="294">
    <w:nsid w:val="36D41C89"/>
    <w:multiLevelType w:val="hybridMultilevel"/>
    <w:tmpl w:val="136C9032"/>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5">
    <w:nsid w:val="378356C8"/>
    <w:multiLevelType w:val="hybridMultilevel"/>
    <w:tmpl w:val="E40C5E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nsid w:val="37C94ABE"/>
    <w:multiLevelType w:val="hybridMultilevel"/>
    <w:tmpl w:val="23DC04A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7">
    <w:nsid w:val="37EA4DA7"/>
    <w:multiLevelType w:val="hybridMultilevel"/>
    <w:tmpl w:val="82CC6516"/>
    <w:lvl w:ilvl="0" w:tplc="F3A494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nsid w:val="37EC1505"/>
    <w:multiLevelType w:val="hybridMultilevel"/>
    <w:tmpl w:val="20F6C9E2"/>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9">
    <w:nsid w:val="37F90B29"/>
    <w:multiLevelType w:val="hybridMultilevel"/>
    <w:tmpl w:val="B8CC15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0">
    <w:nsid w:val="38304DF7"/>
    <w:multiLevelType w:val="hybridMultilevel"/>
    <w:tmpl w:val="7BBC4D50"/>
    <w:lvl w:ilvl="0" w:tplc="972E6524">
      <w:start w:val="1"/>
      <w:numFmt w:val="bullet"/>
      <w:lvlText w:val=""/>
      <w:lvlJc w:val="left"/>
      <w:pPr>
        <w:tabs>
          <w:tab w:val="num" w:pos="360"/>
        </w:tabs>
        <w:ind w:left="360" w:hanging="360"/>
      </w:pPr>
      <w:rPr>
        <w:rFonts w:ascii="Symbol" w:hAnsi="Symbol" w:hint="default"/>
      </w:rPr>
    </w:lvl>
    <w:lvl w:ilvl="1" w:tplc="35183FF2">
      <w:start w:val="1"/>
      <w:numFmt w:val="decimal"/>
      <w:lvlText w:val="%2."/>
      <w:lvlJc w:val="left"/>
      <w:pPr>
        <w:tabs>
          <w:tab w:val="num" w:pos="1080"/>
        </w:tabs>
        <w:ind w:left="1080" w:hanging="360"/>
      </w:pPr>
      <w:rPr>
        <w:rFonts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301">
    <w:nsid w:val="383D34CD"/>
    <w:multiLevelType w:val="hybridMultilevel"/>
    <w:tmpl w:val="85BE68FC"/>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2">
    <w:nsid w:val="38E03169"/>
    <w:multiLevelType w:val="hybridMultilevel"/>
    <w:tmpl w:val="6E4AA87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3">
    <w:nsid w:val="38F84C51"/>
    <w:multiLevelType w:val="hybridMultilevel"/>
    <w:tmpl w:val="F3267942"/>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4">
    <w:nsid w:val="38FB3742"/>
    <w:multiLevelType w:val="hybridMultilevel"/>
    <w:tmpl w:val="1DD868B6"/>
    <w:lvl w:ilvl="0" w:tplc="972E6524">
      <w:start w:val="1"/>
      <w:numFmt w:val="decimal"/>
      <w:lvlText w:val="%1."/>
      <w:lvlJc w:val="left"/>
      <w:pPr>
        <w:tabs>
          <w:tab w:val="num" w:pos="360"/>
        </w:tabs>
        <w:ind w:left="360" w:hanging="360"/>
      </w:pPr>
    </w:lvl>
    <w:lvl w:ilvl="1" w:tplc="35183FF2"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5">
    <w:nsid w:val="392B56B4"/>
    <w:multiLevelType w:val="hybridMultilevel"/>
    <w:tmpl w:val="F2B22B0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nsid w:val="393A1C6A"/>
    <w:multiLevelType w:val="hybridMultilevel"/>
    <w:tmpl w:val="931C3A3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7">
    <w:nsid w:val="394D1037"/>
    <w:multiLevelType w:val="hybridMultilevel"/>
    <w:tmpl w:val="64C2F2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nsid w:val="39581695"/>
    <w:multiLevelType w:val="hybridMultilevel"/>
    <w:tmpl w:val="2EA288BA"/>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9">
    <w:nsid w:val="395D706E"/>
    <w:multiLevelType w:val="hybridMultilevel"/>
    <w:tmpl w:val="01B4B32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nsid w:val="396C17E7"/>
    <w:multiLevelType w:val="hybridMultilevel"/>
    <w:tmpl w:val="52E0CE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1">
    <w:nsid w:val="396F2267"/>
    <w:multiLevelType w:val="hybridMultilevel"/>
    <w:tmpl w:val="F86291FE"/>
    <w:lvl w:ilvl="0" w:tplc="0409000F">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312">
    <w:nsid w:val="3971516F"/>
    <w:multiLevelType w:val="hybridMultilevel"/>
    <w:tmpl w:val="BFC0DA5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nsid w:val="399E0F25"/>
    <w:multiLevelType w:val="hybridMultilevel"/>
    <w:tmpl w:val="86D6235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4">
    <w:nsid w:val="39A232CC"/>
    <w:multiLevelType w:val="hybridMultilevel"/>
    <w:tmpl w:val="0268C07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5">
    <w:nsid w:val="39B51201"/>
    <w:multiLevelType w:val="hybridMultilevel"/>
    <w:tmpl w:val="ED06888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6">
    <w:nsid w:val="39EB2E83"/>
    <w:multiLevelType w:val="hybridMultilevel"/>
    <w:tmpl w:val="498028C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17">
    <w:nsid w:val="39F058F3"/>
    <w:multiLevelType w:val="hybridMultilevel"/>
    <w:tmpl w:val="5866CADE"/>
    <w:lvl w:ilvl="0" w:tplc="39DAE5B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8">
    <w:nsid w:val="39F93723"/>
    <w:multiLevelType w:val="hybridMultilevel"/>
    <w:tmpl w:val="F8240BAE"/>
    <w:lvl w:ilvl="0" w:tplc="0409000F">
      <w:start w:val="1"/>
      <w:numFmt w:val="bullet"/>
      <w:lvlText w:val=""/>
      <w:lvlJc w:val="left"/>
      <w:pPr>
        <w:tabs>
          <w:tab w:val="num" w:pos="360"/>
        </w:tabs>
        <w:ind w:left="360" w:hanging="360"/>
      </w:pPr>
      <w:rPr>
        <w:rFonts w:ascii="Symbol" w:hAnsi="Symbol" w:hint="default"/>
      </w:rPr>
    </w:lvl>
    <w:lvl w:ilvl="1" w:tplc="04090019">
      <w:start w:val="1"/>
      <w:numFmt w:val="decimal"/>
      <w:lvlText w:val="%2."/>
      <w:lvlJc w:val="left"/>
      <w:pPr>
        <w:tabs>
          <w:tab w:val="num" w:pos="1080"/>
        </w:tabs>
        <w:ind w:left="1080" w:hanging="360"/>
      </w:pPr>
      <w:rPr>
        <w:rFonts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319">
    <w:nsid w:val="3A6E5C79"/>
    <w:multiLevelType w:val="hybridMultilevel"/>
    <w:tmpl w:val="975E93D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nsid w:val="3A7A134D"/>
    <w:multiLevelType w:val="hybridMultilevel"/>
    <w:tmpl w:val="0F6E45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1">
    <w:nsid w:val="3AB2779D"/>
    <w:multiLevelType w:val="hybridMultilevel"/>
    <w:tmpl w:val="24FC5FCE"/>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22">
    <w:nsid w:val="3AC010FD"/>
    <w:multiLevelType w:val="hybridMultilevel"/>
    <w:tmpl w:val="5DF615F6"/>
    <w:lvl w:ilvl="0" w:tplc="0409000F">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3AF51A32"/>
    <w:multiLevelType w:val="hybridMultilevel"/>
    <w:tmpl w:val="39FE3646"/>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nsid w:val="3B0D23DE"/>
    <w:multiLevelType w:val="hybridMultilevel"/>
    <w:tmpl w:val="5E8A304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5">
    <w:nsid w:val="3B2C4F85"/>
    <w:multiLevelType w:val="hybridMultilevel"/>
    <w:tmpl w:val="3F6A578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nsid w:val="3B653EFA"/>
    <w:multiLevelType w:val="hybridMultilevel"/>
    <w:tmpl w:val="4EF6833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7">
    <w:nsid w:val="3B9E6AB5"/>
    <w:multiLevelType w:val="hybridMultilevel"/>
    <w:tmpl w:val="F95AAC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nsid w:val="3BE46614"/>
    <w:multiLevelType w:val="hybridMultilevel"/>
    <w:tmpl w:val="F16ECD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9">
    <w:nsid w:val="3BF97F96"/>
    <w:multiLevelType w:val="hybridMultilevel"/>
    <w:tmpl w:val="246CC9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0">
    <w:nsid w:val="3C28170F"/>
    <w:multiLevelType w:val="hybridMultilevel"/>
    <w:tmpl w:val="8E8895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nsid w:val="3C2A57C0"/>
    <w:multiLevelType w:val="hybridMultilevel"/>
    <w:tmpl w:val="557A793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nsid w:val="3C793D66"/>
    <w:multiLevelType w:val="hybridMultilevel"/>
    <w:tmpl w:val="E98658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3">
    <w:nsid w:val="3CD749B1"/>
    <w:multiLevelType w:val="hybridMultilevel"/>
    <w:tmpl w:val="A6C2EAE2"/>
    <w:lvl w:ilvl="0" w:tplc="B1FECA4C">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34">
    <w:nsid w:val="3CDB5360"/>
    <w:multiLevelType w:val="hybridMultilevel"/>
    <w:tmpl w:val="97E005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5">
    <w:nsid w:val="3D047453"/>
    <w:multiLevelType w:val="hybridMultilevel"/>
    <w:tmpl w:val="B032FB32"/>
    <w:lvl w:ilvl="0" w:tplc="0409000F">
      <w:start w:val="1"/>
      <w:numFmt w:val="decimal"/>
      <w:lvlText w:val="%1."/>
      <w:lvlJc w:val="left"/>
      <w:pPr>
        <w:tabs>
          <w:tab w:val="num" w:pos="360"/>
        </w:tabs>
        <w:ind w:left="360" w:hanging="360"/>
      </w:pPr>
      <w:rPr>
        <w:rFonts w:hint="default"/>
      </w:rPr>
    </w:lvl>
    <w:lvl w:ilvl="1" w:tplc="04090019" w:tentative="1">
      <w:start w:val="1"/>
      <w:numFmt w:val="bullet"/>
      <w:lvlText w:val="o"/>
      <w:lvlJc w:val="left"/>
      <w:pPr>
        <w:tabs>
          <w:tab w:val="num" w:pos="720"/>
        </w:tabs>
        <w:ind w:left="720" w:hanging="360"/>
      </w:pPr>
      <w:rPr>
        <w:rFonts w:ascii="Courier New" w:hAnsi="Courier New" w:cs="Courier New" w:hint="default"/>
      </w:rPr>
    </w:lvl>
    <w:lvl w:ilvl="2" w:tplc="0409001B" w:tentative="1">
      <w:start w:val="1"/>
      <w:numFmt w:val="bullet"/>
      <w:lvlText w:val=""/>
      <w:lvlJc w:val="left"/>
      <w:pPr>
        <w:tabs>
          <w:tab w:val="num" w:pos="1440"/>
        </w:tabs>
        <w:ind w:left="1440" w:hanging="360"/>
      </w:pPr>
      <w:rPr>
        <w:rFonts w:ascii="Wingdings" w:hAnsi="Wingdings" w:hint="default"/>
      </w:rPr>
    </w:lvl>
    <w:lvl w:ilvl="3" w:tplc="0409000F" w:tentative="1">
      <w:start w:val="1"/>
      <w:numFmt w:val="bullet"/>
      <w:lvlText w:val=""/>
      <w:lvlJc w:val="left"/>
      <w:pPr>
        <w:tabs>
          <w:tab w:val="num" w:pos="2160"/>
        </w:tabs>
        <w:ind w:left="2160" w:hanging="360"/>
      </w:pPr>
      <w:rPr>
        <w:rFonts w:ascii="Symbol" w:hAnsi="Symbol" w:hint="default"/>
      </w:rPr>
    </w:lvl>
    <w:lvl w:ilvl="4" w:tplc="04090019" w:tentative="1">
      <w:start w:val="1"/>
      <w:numFmt w:val="bullet"/>
      <w:lvlText w:val="o"/>
      <w:lvlJc w:val="left"/>
      <w:pPr>
        <w:tabs>
          <w:tab w:val="num" w:pos="2880"/>
        </w:tabs>
        <w:ind w:left="2880" w:hanging="360"/>
      </w:pPr>
      <w:rPr>
        <w:rFonts w:ascii="Courier New" w:hAnsi="Courier New" w:cs="Courier New" w:hint="default"/>
      </w:rPr>
    </w:lvl>
    <w:lvl w:ilvl="5" w:tplc="0409001B" w:tentative="1">
      <w:start w:val="1"/>
      <w:numFmt w:val="bullet"/>
      <w:lvlText w:val=""/>
      <w:lvlJc w:val="left"/>
      <w:pPr>
        <w:tabs>
          <w:tab w:val="num" w:pos="3600"/>
        </w:tabs>
        <w:ind w:left="3600" w:hanging="360"/>
      </w:pPr>
      <w:rPr>
        <w:rFonts w:ascii="Wingdings" w:hAnsi="Wingdings" w:hint="default"/>
      </w:rPr>
    </w:lvl>
    <w:lvl w:ilvl="6" w:tplc="0409000F" w:tentative="1">
      <w:start w:val="1"/>
      <w:numFmt w:val="bullet"/>
      <w:lvlText w:val=""/>
      <w:lvlJc w:val="left"/>
      <w:pPr>
        <w:tabs>
          <w:tab w:val="num" w:pos="4320"/>
        </w:tabs>
        <w:ind w:left="4320" w:hanging="360"/>
      </w:pPr>
      <w:rPr>
        <w:rFonts w:ascii="Symbol" w:hAnsi="Symbol" w:hint="default"/>
      </w:rPr>
    </w:lvl>
    <w:lvl w:ilvl="7" w:tplc="04090019" w:tentative="1">
      <w:start w:val="1"/>
      <w:numFmt w:val="bullet"/>
      <w:lvlText w:val="o"/>
      <w:lvlJc w:val="left"/>
      <w:pPr>
        <w:tabs>
          <w:tab w:val="num" w:pos="5040"/>
        </w:tabs>
        <w:ind w:left="5040" w:hanging="360"/>
      </w:pPr>
      <w:rPr>
        <w:rFonts w:ascii="Courier New" w:hAnsi="Courier New" w:cs="Courier New" w:hint="default"/>
      </w:rPr>
    </w:lvl>
    <w:lvl w:ilvl="8" w:tplc="0409001B" w:tentative="1">
      <w:start w:val="1"/>
      <w:numFmt w:val="bullet"/>
      <w:lvlText w:val=""/>
      <w:lvlJc w:val="left"/>
      <w:pPr>
        <w:tabs>
          <w:tab w:val="num" w:pos="5760"/>
        </w:tabs>
        <w:ind w:left="5760" w:hanging="360"/>
      </w:pPr>
      <w:rPr>
        <w:rFonts w:ascii="Wingdings" w:hAnsi="Wingdings" w:hint="default"/>
      </w:rPr>
    </w:lvl>
  </w:abstractNum>
  <w:abstractNum w:abstractNumId="336">
    <w:nsid w:val="3D121074"/>
    <w:multiLevelType w:val="hybridMultilevel"/>
    <w:tmpl w:val="E412274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7">
    <w:nsid w:val="3D3300C6"/>
    <w:multiLevelType w:val="hybridMultilevel"/>
    <w:tmpl w:val="87621A50"/>
    <w:lvl w:ilvl="0" w:tplc="F3A4946E">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38">
    <w:nsid w:val="3D4425AC"/>
    <w:multiLevelType w:val="hybridMultilevel"/>
    <w:tmpl w:val="F52C58E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9">
    <w:nsid w:val="3D826987"/>
    <w:multiLevelType w:val="hybridMultilevel"/>
    <w:tmpl w:val="7E364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nsid w:val="3D883D7B"/>
    <w:multiLevelType w:val="hybridMultilevel"/>
    <w:tmpl w:val="C174225C"/>
    <w:lvl w:ilvl="0" w:tplc="0409000F">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1">
    <w:nsid w:val="3E0D4BDE"/>
    <w:multiLevelType w:val="hybridMultilevel"/>
    <w:tmpl w:val="14DEDF1A"/>
    <w:lvl w:ilvl="0" w:tplc="0409000F">
      <w:start w:val="1"/>
      <w:numFmt w:val="decimal"/>
      <w:lvlText w:val="%1."/>
      <w:lvlJc w:val="left"/>
      <w:pPr>
        <w:tabs>
          <w:tab w:val="num" w:pos="648"/>
        </w:tabs>
        <w:ind w:left="648" w:hanging="360"/>
      </w:p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2">
    <w:nsid w:val="3E1B5581"/>
    <w:multiLevelType w:val="hybridMultilevel"/>
    <w:tmpl w:val="1876F0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3">
    <w:nsid w:val="3E656655"/>
    <w:multiLevelType w:val="hybridMultilevel"/>
    <w:tmpl w:val="389AED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4">
    <w:nsid w:val="3E9C1A21"/>
    <w:multiLevelType w:val="hybridMultilevel"/>
    <w:tmpl w:val="4C8894AE"/>
    <w:lvl w:ilvl="0" w:tplc="972E6524">
      <w:start w:val="1"/>
      <w:numFmt w:val="decimal"/>
      <w:lvlText w:val="%1."/>
      <w:lvlJc w:val="left"/>
      <w:pPr>
        <w:tabs>
          <w:tab w:val="num" w:pos="720"/>
        </w:tabs>
        <w:ind w:left="720" w:hanging="360"/>
      </w:pPr>
    </w:lvl>
    <w:lvl w:ilvl="1" w:tplc="35183FF2"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5">
    <w:nsid w:val="3EAE57B0"/>
    <w:multiLevelType w:val="hybridMultilevel"/>
    <w:tmpl w:val="F5E4C49E"/>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6">
    <w:nsid w:val="3ED35BE6"/>
    <w:multiLevelType w:val="hybridMultilevel"/>
    <w:tmpl w:val="8F9E4776"/>
    <w:lvl w:ilvl="0" w:tplc="F3A4946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7">
    <w:nsid w:val="3EE510D5"/>
    <w:multiLevelType w:val="hybridMultilevel"/>
    <w:tmpl w:val="EE12D1D4"/>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48">
    <w:nsid w:val="3F0C6DC1"/>
    <w:multiLevelType w:val="hybridMultilevel"/>
    <w:tmpl w:val="97B4693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9">
    <w:nsid w:val="3F8648E8"/>
    <w:multiLevelType w:val="hybridMultilevel"/>
    <w:tmpl w:val="49BAF71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0">
    <w:nsid w:val="3F9A4A06"/>
    <w:multiLevelType w:val="hybridMultilevel"/>
    <w:tmpl w:val="03C6381C"/>
    <w:lvl w:ilvl="0" w:tplc="F3A4946E">
      <w:start w:val="1"/>
      <w:numFmt w:val="decimal"/>
      <w:lvlText w:val="%1."/>
      <w:lvlJc w:val="left"/>
      <w:pPr>
        <w:tabs>
          <w:tab w:val="num" w:pos="708"/>
        </w:tabs>
        <w:ind w:left="708" w:hanging="360"/>
      </w:pPr>
    </w:lvl>
    <w:lvl w:ilvl="1" w:tplc="04090003" w:tentative="1">
      <w:start w:val="1"/>
      <w:numFmt w:val="lowerLetter"/>
      <w:lvlText w:val="%2."/>
      <w:lvlJc w:val="left"/>
      <w:pPr>
        <w:tabs>
          <w:tab w:val="num" w:pos="1500"/>
        </w:tabs>
        <w:ind w:left="1500" w:hanging="360"/>
      </w:pPr>
    </w:lvl>
    <w:lvl w:ilvl="2" w:tplc="04090005" w:tentative="1">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51">
    <w:nsid w:val="3FA72DED"/>
    <w:multiLevelType w:val="hybridMultilevel"/>
    <w:tmpl w:val="665E96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2">
    <w:nsid w:val="3FFE2204"/>
    <w:multiLevelType w:val="hybridMultilevel"/>
    <w:tmpl w:val="3E7ED6CE"/>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3">
    <w:nsid w:val="401352C4"/>
    <w:multiLevelType w:val="hybridMultilevel"/>
    <w:tmpl w:val="E174B222"/>
    <w:lvl w:ilvl="0" w:tplc="55FC3962">
      <w:start w:val="1"/>
      <w:numFmt w:val="bullet"/>
      <w:lvlText w:val=""/>
      <w:lvlJc w:val="left"/>
      <w:pPr>
        <w:tabs>
          <w:tab w:val="num" w:pos="648"/>
        </w:tabs>
        <w:ind w:left="648" w:hanging="360"/>
      </w:pPr>
      <w:rPr>
        <w:rFonts w:ascii="Wingdings" w:hAnsi="Wingdings" w:hint="default"/>
      </w:rPr>
    </w:lvl>
    <w:lvl w:ilvl="1" w:tplc="04090019">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354">
    <w:nsid w:val="40414019"/>
    <w:multiLevelType w:val="hybridMultilevel"/>
    <w:tmpl w:val="9C9EECE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5">
    <w:nsid w:val="408271AD"/>
    <w:multiLevelType w:val="hybridMultilevel"/>
    <w:tmpl w:val="85BE68FC"/>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6">
    <w:nsid w:val="40845329"/>
    <w:multiLevelType w:val="hybridMultilevel"/>
    <w:tmpl w:val="17D47CCE"/>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357">
    <w:nsid w:val="40954E64"/>
    <w:multiLevelType w:val="hybridMultilevel"/>
    <w:tmpl w:val="5666ED6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8">
    <w:nsid w:val="409B41E4"/>
    <w:multiLevelType w:val="hybridMultilevel"/>
    <w:tmpl w:val="4C18B7E8"/>
    <w:lvl w:ilvl="0" w:tplc="04090001">
      <w:start w:val="1"/>
      <w:numFmt w:val="decimal"/>
      <w:lvlText w:val="%1."/>
      <w:lvlJc w:val="left"/>
      <w:pPr>
        <w:tabs>
          <w:tab w:val="num" w:pos="360"/>
        </w:tabs>
        <w:ind w:left="360" w:hanging="360"/>
      </w:pPr>
    </w:lvl>
    <w:lvl w:ilvl="1" w:tplc="04090003">
      <w:start w:val="1"/>
      <w:numFmt w:val="bullet"/>
      <w:lvlText w:val=""/>
      <w:lvlJc w:val="left"/>
      <w:pPr>
        <w:tabs>
          <w:tab w:val="num" w:pos="1080"/>
        </w:tabs>
        <w:ind w:left="1080" w:hanging="360"/>
      </w:pPr>
      <w:rPr>
        <w:rFonts w:ascii="Symbol" w:hAnsi="Symbol" w:hint="default"/>
      </w:r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59">
    <w:nsid w:val="40A4081A"/>
    <w:multiLevelType w:val="hybridMultilevel"/>
    <w:tmpl w:val="1A48ABB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0">
    <w:nsid w:val="40E017FB"/>
    <w:multiLevelType w:val="hybridMultilevel"/>
    <w:tmpl w:val="616850EE"/>
    <w:lvl w:ilvl="0" w:tplc="0409000F">
      <w:start w:val="1"/>
      <w:numFmt w:val="bullet"/>
      <w:lvlText w:val=""/>
      <w:lvlJc w:val="left"/>
      <w:pPr>
        <w:tabs>
          <w:tab w:val="num" w:pos="720"/>
        </w:tabs>
        <w:ind w:left="720" w:hanging="360"/>
      </w:pPr>
      <w:rPr>
        <w:rFonts w:ascii="Symbol" w:hAnsi="Symbol" w:hint="default"/>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1">
    <w:nsid w:val="414C44CE"/>
    <w:multiLevelType w:val="hybridMultilevel"/>
    <w:tmpl w:val="85F20E9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2">
    <w:nsid w:val="41B33AE7"/>
    <w:multiLevelType w:val="hybridMultilevel"/>
    <w:tmpl w:val="2A02E0C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3">
    <w:nsid w:val="41FF1C57"/>
    <w:multiLevelType w:val="hybridMultilevel"/>
    <w:tmpl w:val="BF7EEC2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4">
    <w:nsid w:val="4292244A"/>
    <w:multiLevelType w:val="hybridMultilevel"/>
    <w:tmpl w:val="B826348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5">
    <w:nsid w:val="429755B9"/>
    <w:multiLevelType w:val="hybridMultilevel"/>
    <w:tmpl w:val="1318ECA8"/>
    <w:lvl w:ilvl="0" w:tplc="E856E5B6">
      <w:start w:val="1"/>
      <w:numFmt w:val="bullet"/>
      <w:pStyle w:val="ListBulletNormal"/>
      <w:lvlText w:val=""/>
      <w:lvlJc w:val="left"/>
      <w:pPr>
        <w:tabs>
          <w:tab w:val="num" w:pos="780"/>
        </w:tabs>
        <w:ind w:left="780" w:hanging="360"/>
      </w:pPr>
      <w:rPr>
        <w:rFonts w:ascii="Symbol" w:hAnsi="Symbol"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66">
    <w:nsid w:val="42ED50CF"/>
    <w:multiLevelType w:val="hybridMultilevel"/>
    <w:tmpl w:val="A388302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7">
    <w:nsid w:val="42FF047C"/>
    <w:multiLevelType w:val="hybridMultilevel"/>
    <w:tmpl w:val="87263DAE"/>
    <w:lvl w:ilvl="0" w:tplc="F3A4946E">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8">
    <w:nsid w:val="43085587"/>
    <w:multiLevelType w:val="hybridMultilevel"/>
    <w:tmpl w:val="B2169090"/>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nsid w:val="43426B2B"/>
    <w:multiLevelType w:val="hybridMultilevel"/>
    <w:tmpl w:val="618CD116"/>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0">
    <w:nsid w:val="434C73E2"/>
    <w:multiLevelType w:val="hybridMultilevel"/>
    <w:tmpl w:val="09B0012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1">
    <w:nsid w:val="435142C2"/>
    <w:multiLevelType w:val="hybridMultilevel"/>
    <w:tmpl w:val="C0AAD88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2">
    <w:nsid w:val="43571C7F"/>
    <w:multiLevelType w:val="hybridMultilevel"/>
    <w:tmpl w:val="CFD6CD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3">
    <w:nsid w:val="436378DC"/>
    <w:multiLevelType w:val="hybridMultilevel"/>
    <w:tmpl w:val="D0F4B6A6"/>
    <w:lvl w:ilvl="0" w:tplc="0409000F">
      <w:start w:val="1"/>
      <w:numFmt w:val="decimal"/>
      <w:lvlText w:val="%1."/>
      <w:lvlJc w:val="left"/>
      <w:pPr>
        <w:tabs>
          <w:tab w:val="num" w:pos="708"/>
        </w:tabs>
        <w:ind w:left="708" w:hanging="360"/>
      </w:pPr>
    </w:lvl>
    <w:lvl w:ilvl="1" w:tplc="04090019" w:tentative="1">
      <w:start w:val="1"/>
      <w:numFmt w:val="lowerLetter"/>
      <w:lvlText w:val="%2."/>
      <w:lvlJc w:val="left"/>
      <w:pPr>
        <w:tabs>
          <w:tab w:val="num" w:pos="1428"/>
        </w:tabs>
        <w:ind w:left="1428" w:hanging="360"/>
      </w:pPr>
    </w:lvl>
    <w:lvl w:ilvl="2" w:tplc="0409001B" w:tentative="1">
      <w:start w:val="1"/>
      <w:numFmt w:val="lowerRoman"/>
      <w:lvlText w:val="%3."/>
      <w:lvlJc w:val="right"/>
      <w:pPr>
        <w:tabs>
          <w:tab w:val="num" w:pos="2148"/>
        </w:tabs>
        <w:ind w:left="2148" w:hanging="180"/>
      </w:pPr>
    </w:lvl>
    <w:lvl w:ilvl="3" w:tplc="0409000F" w:tentative="1">
      <w:start w:val="1"/>
      <w:numFmt w:val="decimal"/>
      <w:lvlText w:val="%4."/>
      <w:lvlJc w:val="left"/>
      <w:pPr>
        <w:tabs>
          <w:tab w:val="num" w:pos="2868"/>
        </w:tabs>
        <w:ind w:left="2868" w:hanging="360"/>
      </w:pPr>
    </w:lvl>
    <w:lvl w:ilvl="4" w:tplc="04090019" w:tentative="1">
      <w:start w:val="1"/>
      <w:numFmt w:val="lowerLetter"/>
      <w:lvlText w:val="%5."/>
      <w:lvlJc w:val="left"/>
      <w:pPr>
        <w:tabs>
          <w:tab w:val="num" w:pos="3588"/>
        </w:tabs>
        <w:ind w:left="3588" w:hanging="360"/>
      </w:pPr>
    </w:lvl>
    <w:lvl w:ilvl="5" w:tplc="0409001B" w:tentative="1">
      <w:start w:val="1"/>
      <w:numFmt w:val="lowerRoman"/>
      <w:lvlText w:val="%6."/>
      <w:lvlJc w:val="right"/>
      <w:pPr>
        <w:tabs>
          <w:tab w:val="num" w:pos="4308"/>
        </w:tabs>
        <w:ind w:left="4308" w:hanging="180"/>
      </w:pPr>
    </w:lvl>
    <w:lvl w:ilvl="6" w:tplc="0409000F" w:tentative="1">
      <w:start w:val="1"/>
      <w:numFmt w:val="decimal"/>
      <w:lvlText w:val="%7."/>
      <w:lvlJc w:val="left"/>
      <w:pPr>
        <w:tabs>
          <w:tab w:val="num" w:pos="5028"/>
        </w:tabs>
        <w:ind w:left="5028" w:hanging="360"/>
      </w:pPr>
    </w:lvl>
    <w:lvl w:ilvl="7" w:tplc="04090019" w:tentative="1">
      <w:start w:val="1"/>
      <w:numFmt w:val="lowerLetter"/>
      <w:lvlText w:val="%8."/>
      <w:lvlJc w:val="left"/>
      <w:pPr>
        <w:tabs>
          <w:tab w:val="num" w:pos="5748"/>
        </w:tabs>
        <w:ind w:left="5748" w:hanging="360"/>
      </w:pPr>
    </w:lvl>
    <w:lvl w:ilvl="8" w:tplc="0409001B" w:tentative="1">
      <w:start w:val="1"/>
      <w:numFmt w:val="lowerRoman"/>
      <w:lvlText w:val="%9."/>
      <w:lvlJc w:val="right"/>
      <w:pPr>
        <w:tabs>
          <w:tab w:val="num" w:pos="6468"/>
        </w:tabs>
        <w:ind w:left="6468" w:hanging="180"/>
      </w:pPr>
    </w:lvl>
  </w:abstractNum>
  <w:abstractNum w:abstractNumId="374">
    <w:nsid w:val="441A5962"/>
    <w:multiLevelType w:val="hybridMultilevel"/>
    <w:tmpl w:val="A1D4CA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5">
    <w:nsid w:val="44286985"/>
    <w:multiLevelType w:val="hybridMultilevel"/>
    <w:tmpl w:val="A25E5E1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6">
    <w:nsid w:val="443C64C1"/>
    <w:multiLevelType w:val="hybridMultilevel"/>
    <w:tmpl w:val="389059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7">
    <w:nsid w:val="44BE7C13"/>
    <w:multiLevelType w:val="hybridMultilevel"/>
    <w:tmpl w:val="690A218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nsid w:val="44D677E8"/>
    <w:multiLevelType w:val="hybridMultilevel"/>
    <w:tmpl w:val="BF9A2B7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9">
    <w:nsid w:val="44F36007"/>
    <w:multiLevelType w:val="hybridMultilevel"/>
    <w:tmpl w:val="0E0637FA"/>
    <w:lvl w:ilvl="0" w:tplc="F3A4946E">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0">
    <w:nsid w:val="451C7C40"/>
    <w:multiLevelType w:val="hybridMultilevel"/>
    <w:tmpl w:val="C8B2DB5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1">
    <w:nsid w:val="45C442B2"/>
    <w:multiLevelType w:val="hybridMultilevel"/>
    <w:tmpl w:val="DCA4102A"/>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82">
    <w:nsid w:val="45FC0DFC"/>
    <w:multiLevelType w:val="hybridMultilevel"/>
    <w:tmpl w:val="842E433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3">
    <w:nsid w:val="46015AAB"/>
    <w:multiLevelType w:val="hybridMultilevel"/>
    <w:tmpl w:val="5D1A428A"/>
    <w:lvl w:ilvl="0" w:tplc="F3A4946E">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84">
    <w:nsid w:val="460333A6"/>
    <w:multiLevelType w:val="hybridMultilevel"/>
    <w:tmpl w:val="67BE4F0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5">
    <w:nsid w:val="463A6410"/>
    <w:multiLevelType w:val="hybridMultilevel"/>
    <w:tmpl w:val="B522834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6">
    <w:nsid w:val="46642BBE"/>
    <w:multiLevelType w:val="hybridMultilevel"/>
    <w:tmpl w:val="1032BA28"/>
    <w:lvl w:ilvl="0" w:tplc="0409000F">
      <w:start w:val="1"/>
      <w:numFmt w:val="decimal"/>
      <w:lvlText w:val="%1."/>
      <w:lvlJc w:val="left"/>
      <w:pPr>
        <w:tabs>
          <w:tab w:val="num" w:pos="720"/>
        </w:tabs>
        <w:ind w:left="720" w:hanging="360"/>
      </w:pPr>
    </w:lvl>
    <w:lvl w:ilvl="1" w:tplc="04090001">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7">
    <w:nsid w:val="46A84CF3"/>
    <w:multiLevelType w:val="hybridMultilevel"/>
    <w:tmpl w:val="468015B8"/>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8">
    <w:nsid w:val="46B5585E"/>
    <w:multiLevelType w:val="hybridMultilevel"/>
    <w:tmpl w:val="F1724C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9">
    <w:nsid w:val="46E044B7"/>
    <w:multiLevelType w:val="hybridMultilevel"/>
    <w:tmpl w:val="A98CCDB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0">
    <w:nsid w:val="46F579F6"/>
    <w:multiLevelType w:val="hybridMultilevel"/>
    <w:tmpl w:val="5ECAE3D4"/>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nsid w:val="46FD2771"/>
    <w:multiLevelType w:val="hybridMultilevel"/>
    <w:tmpl w:val="BA329752"/>
    <w:lvl w:ilvl="0" w:tplc="0409000F">
      <w:start w:val="1"/>
      <w:numFmt w:val="bullet"/>
      <w:lvlText w:val=""/>
      <w:lvlJc w:val="left"/>
      <w:pPr>
        <w:tabs>
          <w:tab w:val="num" w:pos="1224"/>
        </w:tabs>
        <w:ind w:left="1224" w:hanging="360"/>
      </w:pPr>
      <w:rPr>
        <w:rFonts w:ascii="Symbol" w:hAnsi="Symbol" w:hint="default"/>
      </w:rPr>
    </w:lvl>
    <w:lvl w:ilvl="1" w:tplc="04090019" w:tentative="1">
      <w:start w:val="1"/>
      <w:numFmt w:val="bullet"/>
      <w:lvlText w:val="o"/>
      <w:lvlJc w:val="left"/>
      <w:pPr>
        <w:tabs>
          <w:tab w:val="num" w:pos="1944"/>
        </w:tabs>
        <w:ind w:left="1944" w:hanging="360"/>
      </w:pPr>
      <w:rPr>
        <w:rFonts w:ascii="Courier New" w:hAnsi="Courier New" w:cs="Courier New" w:hint="default"/>
      </w:rPr>
    </w:lvl>
    <w:lvl w:ilvl="2" w:tplc="0409001B" w:tentative="1">
      <w:start w:val="1"/>
      <w:numFmt w:val="bullet"/>
      <w:lvlText w:val=""/>
      <w:lvlJc w:val="left"/>
      <w:pPr>
        <w:tabs>
          <w:tab w:val="num" w:pos="2664"/>
        </w:tabs>
        <w:ind w:left="2664" w:hanging="360"/>
      </w:pPr>
      <w:rPr>
        <w:rFonts w:ascii="Wingdings" w:hAnsi="Wingdings" w:hint="default"/>
      </w:rPr>
    </w:lvl>
    <w:lvl w:ilvl="3" w:tplc="0409000F" w:tentative="1">
      <w:start w:val="1"/>
      <w:numFmt w:val="bullet"/>
      <w:lvlText w:val=""/>
      <w:lvlJc w:val="left"/>
      <w:pPr>
        <w:tabs>
          <w:tab w:val="num" w:pos="3384"/>
        </w:tabs>
        <w:ind w:left="3384" w:hanging="360"/>
      </w:pPr>
      <w:rPr>
        <w:rFonts w:ascii="Symbol" w:hAnsi="Symbol" w:hint="default"/>
      </w:rPr>
    </w:lvl>
    <w:lvl w:ilvl="4" w:tplc="04090019" w:tentative="1">
      <w:start w:val="1"/>
      <w:numFmt w:val="bullet"/>
      <w:lvlText w:val="o"/>
      <w:lvlJc w:val="left"/>
      <w:pPr>
        <w:tabs>
          <w:tab w:val="num" w:pos="4104"/>
        </w:tabs>
        <w:ind w:left="4104" w:hanging="360"/>
      </w:pPr>
      <w:rPr>
        <w:rFonts w:ascii="Courier New" w:hAnsi="Courier New" w:cs="Courier New" w:hint="default"/>
      </w:rPr>
    </w:lvl>
    <w:lvl w:ilvl="5" w:tplc="0409001B" w:tentative="1">
      <w:start w:val="1"/>
      <w:numFmt w:val="bullet"/>
      <w:lvlText w:val=""/>
      <w:lvlJc w:val="left"/>
      <w:pPr>
        <w:tabs>
          <w:tab w:val="num" w:pos="4824"/>
        </w:tabs>
        <w:ind w:left="4824" w:hanging="360"/>
      </w:pPr>
      <w:rPr>
        <w:rFonts w:ascii="Wingdings" w:hAnsi="Wingdings" w:hint="default"/>
      </w:rPr>
    </w:lvl>
    <w:lvl w:ilvl="6" w:tplc="0409000F" w:tentative="1">
      <w:start w:val="1"/>
      <w:numFmt w:val="bullet"/>
      <w:lvlText w:val=""/>
      <w:lvlJc w:val="left"/>
      <w:pPr>
        <w:tabs>
          <w:tab w:val="num" w:pos="5544"/>
        </w:tabs>
        <w:ind w:left="5544" w:hanging="360"/>
      </w:pPr>
      <w:rPr>
        <w:rFonts w:ascii="Symbol" w:hAnsi="Symbol" w:hint="default"/>
      </w:rPr>
    </w:lvl>
    <w:lvl w:ilvl="7" w:tplc="04090019" w:tentative="1">
      <w:start w:val="1"/>
      <w:numFmt w:val="bullet"/>
      <w:lvlText w:val="o"/>
      <w:lvlJc w:val="left"/>
      <w:pPr>
        <w:tabs>
          <w:tab w:val="num" w:pos="6264"/>
        </w:tabs>
        <w:ind w:left="6264" w:hanging="360"/>
      </w:pPr>
      <w:rPr>
        <w:rFonts w:ascii="Courier New" w:hAnsi="Courier New" w:cs="Courier New" w:hint="default"/>
      </w:rPr>
    </w:lvl>
    <w:lvl w:ilvl="8" w:tplc="0409001B" w:tentative="1">
      <w:start w:val="1"/>
      <w:numFmt w:val="bullet"/>
      <w:lvlText w:val=""/>
      <w:lvlJc w:val="left"/>
      <w:pPr>
        <w:tabs>
          <w:tab w:val="num" w:pos="6984"/>
        </w:tabs>
        <w:ind w:left="6984" w:hanging="360"/>
      </w:pPr>
      <w:rPr>
        <w:rFonts w:ascii="Wingdings" w:hAnsi="Wingdings" w:hint="default"/>
      </w:rPr>
    </w:lvl>
  </w:abstractNum>
  <w:abstractNum w:abstractNumId="392">
    <w:nsid w:val="4703032F"/>
    <w:multiLevelType w:val="hybridMultilevel"/>
    <w:tmpl w:val="AA0E6964"/>
    <w:lvl w:ilvl="0" w:tplc="F3A4946E">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93">
    <w:nsid w:val="471D5A9A"/>
    <w:multiLevelType w:val="hybridMultilevel"/>
    <w:tmpl w:val="199829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4">
    <w:nsid w:val="47490258"/>
    <w:multiLevelType w:val="hybridMultilevel"/>
    <w:tmpl w:val="5F3A8F18"/>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395">
    <w:nsid w:val="480C39A8"/>
    <w:multiLevelType w:val="hybridMultilevel"/>
    <w:tmpl w:val="2E20CF16"/>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6">
    <w:nsid w:val="483D10E1"/>
    <w:multiLevelType w:val="hybridMultilevel"/>
    <w:tmpl w:val="94E802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7">
    <w:nsid w:val="484A1029"/>
    <w:multiLevelType w:val="hybridMultilevel"/>
    <w:tmpl w:val="2EA272FC"/>
    <w:lvl w:ilvl="0" w:tplc="0409000F">
      <w:start w:val="1"/>
      <w:numFmt w:val="bullet"/>
      <w:pStyle w:val="indentnorm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398">
    <w:nsid w:val="48633E41"/>
    <w:multiLevelType w:val="hybridMultilevel"/>
    <w:tmpl w:val="13E81B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nsid w:val="4868060C"/>
    <w:multiLevelType w:val="hybridMultilevel"/>
    <w:tmpl w:val="5BB22AB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0">
    <w:nsid w:val="48E83967"/>
    <w:multiLevelType w:val="hybridMultilevel"/>
    <w:tmpl w:val="AE86DF7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1">
    <w:nsid w:val="491C0383"/>
    <w:multiLevelType w:val="hybridMultilevel"/>
    <w:tmpl w:val="7E785BC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152"/>
        </w:tabs>
        <w:ind w:left="1152" w:hanging="360"/>
      </w:pPr>
    </w:lvl>
    <w:lvl w:ilvl="2" w:tplc="0409001B" w:tentative="1">
      <w:start w:val="1"/>
      <w:numFmt w:val="lowerRoman"/>
      <w:lvlText w:val="%3."/>
      <w:lvlJc w:val="right"/>
      <w:pPr>
        <w:tabs>
          <w:tab w:val="num" w:pos="1872"/>
        </w:tabs>
        <w:ind w:left="1872" w:hanging="180"/>
      </w:pPr>
    </w:lvl>
    <w:lvl w:ilvl="3" w:tplc="0409000F" w:tentative="1">
      <w:start w:val="1"/>
      <w:numFmt w:val="decimal"/>
      <w:lvlText w:val="%4."/>
      <w:lvlJc w:val="left"/>
      <w:pPr>
        <w:tabs>
          <w:tab w:val="num" w:pos="2592"/>
        </w:tabs>
        <w:ind w:left="2592" w:hanging="360"/>
      </w:pPr>
    </w:lvl>
    <w:lvl w:ilvl="4" w:tplc="04090019" w:tentative="1">
      <w:start w:val="1"/>
      <w:numFmt w:val="lowerLetter"/>
      <w:lvlText w:val="%5."/>
      <w:lvlJc w:val="left"/>
      <w:pPr>
        <w:tabs>
          <w:tab w:val="num" w:pos="3312"/>
        </w:tabs>
        <w:ind w:left="3312" w:hanging="360"/>
      </w:pPr>
    </w:lvl>
    <w:lvl w:ilvl="5" w:tplc="0409001B" w:tentative="1">
      <w:start w:val="1"/>
      <w:numFmt w:val="lowerRoman"/>
      <w:lvlText w:val="%6."/>
      <w:lvlJc w:val="right"/>
      <w:pPr>
        <w:tabs>
          <w:tab w:val="num" w:pos="4032"/>
        </w:tabs>
        <w:ind w:left="4032" w:hanging="180"/>
      </w:pPr>
    </w:lvl>
    <w:lvl w:ilvl="6" w:tplc="0409000F" w:tentative="1">
      <w:start w:val="1"/>
      <w:numFmt w:val="decimal"/>
      <w:lvlText w:val="%7."/>
      <w:lvlJc w:val="left"/>
      <w:pPr>
        <w:tabs>
          <w:tab w:val="num" w:pos="4752"/>
        </w:tabs>
        <w:ind w:left="4752" w:hanging="360"/>
      </w:pPr>
    </w:lvl>
    <w:lvl w:ilvl="7" w:tplc="04090019" w:tentative="1">
      <w:start w:val="1"/>
      <w:numFmt w:val="lowerLetter"/>
      <w:lvlText w:val="%8."/>
      <w:lvlJc w:val="left"/>
      <w:pPr>
        <w:tabs>
          <w:tab w:val="num" w:pos="5472"/>
        </w:tabs>
        <w:ind w:left="5472" w:hanging="360"/>
      </w:pPr>
    </w:lvl>
    <w:lvl w:ilvl="8" w:tplc="0409001B" w:tentative="1">
      <w:start w:val="1"/>
      <w:numFmt w:val="lowerRoman"/>
      <w:lvlText w:val="%9."/>
      <w:lvlJc w:val="right"/>
      <w:pPr>
        <w:tabs>
          <w:tab w:val="num" w:pos="6192"/>
        </w:tabs>
        <w:ind w:left="6192" w:hanging="180"/>
      </w:pPr>
    </w:lvl>
  </w:abstractNum>
  <w:abstractNum w:abstractNumId="402">
    <w:nsid w:val="49354A05"/>
    <w:multiLevelType w:val="hybridMultilevel"/>
    <w:tmpl w:val="91328CF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3">
    <w:nsid w:val="494639D4"/>
    <w:multiLevelType w:val="hybridMultilevel"/>
    <w:tmpl w:val="64C2F2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nsid w:val="495A36A9"/>
    <w:multiLevelType w:val="hybridMultilevel"/>
    <w:tmpl w:val="84F2B54A"/>
    <w:lvl w:ilvl="0" w:tplc="F3A4946E">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05">
    <w:nsid w:val="49784DFF"/>
    <w:multiLevelType w:val="hybridMultilevel"/>
    <w:tmpl w:val="CB0034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6">
    <w:nsid w:val="49797759"/>
    <w:multiLevelType w:val="hybridMultilevel"/>
    <w:tmpl w:val="ACA6E9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7">
    <w:nsid w:val="49BA1F85"/>
    <w:multiLevelType w:val="hybridMultilevel"/>
    <w:tmpl w:val="C6AE78A2"/>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8">
    <w:nsid w:val="49BC673D"/>
    <w:multiLevelType w:val="hybridMultilevel"/>
    <w:tmpl w:val="B5BA356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9">
    <w:nsid w:val="4A1144EB"/>
    <w:multiLevelType w:val="hybridMultilevel"/>
    <w:tmpl w:val="70D03C34"/>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0">
    <w:nsid w:val="4A323383"/>
    <w:multiLevelType w:val="hybridMultilevel"/>
    <w:tmpl w:val="DCCC1F3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1">
    <w:nsid w:val="4A4E43EA"/>
    <w:multiLevelType w:val="multilevel"/>
    <w:tmpl w:val="057A8BC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TransactionHeader"/>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2">
    <w:nsid w:val="4A80551F"/>
    <w:multiLevelType w:val="hybridMultilevel"/>
    <w:tmpl w:val="9E20AB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3">
    <w:nsid w:val="4A845DCB"/>
    <w:multiLevelType w:val="hybridMultilevel"/>
    <w:tmpl w:val="19926BA2"/>
    <w:lvl w:ilvl="0" w:tplc="F3A4946E">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nsid w:val="4A986BB1"/>
    <w:multiLevelType w:val="hybridMultilevel"/>
    <w:tmpl w:val="94ACF974"/>
    <w:lvl w:ilvl="0" w:tplc="F3A4946E">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15">
    <w:nsid w:val="4AC9359A"/>
    <w:multiLevelType w:val="hybridMultilevel"/>
    <w:tmpl w:val="369EA3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6">
    <w:nsid w:val="4AE32643"/>
    <w:multiLevelType w:val="hybridMultilevel"/>
    <w:tmpl w:val="B2D4FD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nsid w:val="4B233C28"/>
    <w:multiLevelType w:val="hybridMultilevel"/>
    <w:tmpl w:val="31C022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8">
    <w:nsid w:val="4B8A444E"/>
    <w:multiLevelType w:val="hybridMultilevel"/>
    <w:tmpl w:val="6BA871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9">
    <w:nsid w:val="4BF54909"/>
    <w:multiLevelType w:val="hybridMultilevel"/>
    <w:tmpl w:val="58B822D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nsid w:val="4C1D3DAC"/>
    <w:multiLevelType w:val="hybridMultilevel"/>
    <w:tmpl w:val="5596BBF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1">
    <w:nsid w:val="4CA75D01"/>
    <w:multiLevelType w:val="hybridMultilevel"/>
    <w:tmpl w:val="58AC51C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2">
    <w:nsid w:val="4CC147C4"/>
    <w:multiLevelType w:val="hybridMultilevel"/>
    <w:tmpl w:val="D42AF8CA"/>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23">
    <w:nsid w:val="4CFA5B6B"/>
    <w:multiLevelType w:val="hybridMultilevel"/>
    <w:tmpl w:val="0A6AEAC0"/>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424">
    <w:nsid w:val="4D213CDC"/>
    <w:multiLevelType w:val="hybridMultilevel"/>
    <w:tmpl w:val="26D2C9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5">
    <w:nsid w:val="4D9877F5"/>
    <w:multiLevelType w:val="hybridMultilevel"/>
    <w:tmpl w:val="5A0E1FF8"/>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426">
    <w:nsid w:val="4DAA4ABB"/>
    <w:multiLevelType w:val="hybridMultilevel"/>
    <w:tmpl w:val="23DC20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7">
    <w:nsid w:val="4DB557F6"/>
    <w:multiLevelType w:val="hybridMultilevel"/>
    <w:tmpl w:val="A0CAE2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8">
    <w:nsid w:val="4DE03D30"/>
    <w:multiLevelType w:val="hybridMultilevel"/>
    <w:tmpl w:val="2BF0D97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9">
    <w:nsid w:val="4DE35508"/>
    <w:multiLevelType w:val="hybridMultilevel"/>
    <w:tmpl w:val="CE9266AA"/>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430">
    <w:nsid w:val="4E78273D"/>
    <w:multiLevelType w:val="hybridMultilevel"/>
    <w:tmpl w:val="3C701BC6"/>
    <w:lvl w:ilvl="0" w:tplc="04090001">
      <w:start w:val="1"/>
      <w:numFmt w:val="decimal"/>
      <w:lvlText w:val="%1."/>
      <w:lvlJc w:val="left"/>
      <w:pPr>
        <w:tabs>
          <w:tab w:val="num" w:pos="648"/>
        </w:tabs>
        <w:ind w:left="648" w:hanging="360"/>
      </w:p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31">
    <w:nsid w:val="4E833814"/>
    <w:multiLevelType w:val="hybridMultilevel"/>
    <w:tmpl w:val="B5446B5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2">
    <w:nsid w:val="4FBF10C4"/>
    <w:multiLevelType w:val="hybridMultilevel"/>
    <w:tmpl w:val="85082228"/>
    <w:lvl w:ilvl="0" w:tplc="623894A4">
      <w:start w:val="1"/>
      <w:numFmt w:val="decimal"/>
      <w:lvlText w:val="%1."/>
      <w:lvlJc w:val="left"/>
      <w:pPr>
        <w:tabs>
          <w:tab w:val="num" w:pos="648"/>
        </w:tabs>
        <w:ind w:left="648"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3">
    <w:nsid w:val="501E67D3"/>
    <w:multiLevelType w:val="hybridMultilevel"/>
    <w:tmpl w:val="6EFAF31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4">
    <w:nsid w:val="50243067"/>
    <w:multiLevelType w:val="hybridMultilevel"/>
    <w:tmpl w:val="1EB8C21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5">
    <w:nsid w:val="502A29D0"/>
    <w:multiLevelType w:val="hybridMultilevel"/>
    <w:tmpl w:val="60CE46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6">
    <w:nsid w:val="50307A14"/>
    <w:multiLevelType w:val="hybridMultilevel"/>
    <w:tmpl w:val="653041B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7">
    <w:nsid w:val="505B069A"/>
    <w:multiLevelType w:val="hybridMultilevel"/>
    <w:tmpl w:val="DDF805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8">
    <w:nsid w:val="507E3086"/>
    <w:multiLevelType w:val="hybridMultilevel"/>
    <w:tmpl w:val="698A596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9">
    <w:nsid w:val="508555DD"/>
    <w:multiLevelType w:val="hybridMultilevel"/>
    <w:tmpl w:val="D6A27B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0">
    <w:nsid w:val="510B685C"/>
    <w:multiLevelType w:val="hybridMultilevel"/>
    <w:tmpl w:val="C268BF4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1">
    <w:nsid w:val="511A22C2"/>
    <w:multiLevelType w:val="hybridMultilevel"/>
    <w:tmpl w:val="5114C96E"/>
    <w:lvl w:ilvl="0" w:tplc="8B34AAC4">
      <w:start w:val="1"/>
      <w:numFmt w:val="bullet"/>
      <w:lvlText w:val=""/>
      <w:lvlJc w:val="left"/>
      <w:pPr>
        <w:tabs>
          <w:tab w:val="num" w:pos="936"/>
        </w:tabs>
        <w:ind w:left="936" w:hanging="360"/>
      </w:pPr>
      <w:rPr>
        <w:rFonts w:ascii="Symbol" w:hAnsi="Symbol"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442">
    <w:nsid w:val="512F4DE0"/>
    <w:multiLevelType w:val="hybridMultilevel"/>
    <w:tmpl w:val="7BB8D19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43">
    <w:nsid w:val="51700481"/>
    <w:multiLevelType w:val="hybridMultilevel"/>
    <w:tmpl w:val="DC46006C"/>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nsid w:val="51823E50"/>
    <w:multiLevelType w:val="hybridMultilevel"/>
    <w:tmpl w:val="8BBA066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5">
    <w:nsid w:val="51B6748A"/>
    <w:multiLevelType w:val="hybridMultilevel"/>
    <w:tmpl w:val="6ABAC0F8"/>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46">
    <w:nsid w:val="51B72943"/>
    <w:multiLevelType w:val="hybridMultilevel"/>
    <w:tmpl w:val="34120BC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7">
    <w:nsid w:val="51B97204"/>
    <w:multiLevelType w:val="hybridMultilevel"/>
    <w:tmpl w:val="BA1677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8">
    <w:nsid w:val="51C37141"/>
    <w:multiLevelType w:val="hybridMultilevel"/>
    <w:tmpl w:val="2EE4563A"/>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449">
    <w:nsid w:val="51E04A07"/>
    <w:multiLevelType w:val="hybridMultilevel"/>
    <w:tmpl w:val="79FE7BEC"/>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450">
    <w:nsid w:val="51EB5DA4"/>
    <w:multiLevelType w:val="hybridMultilevel"/>
    <w:tmpl w:val="2F8EC994"/>
    <w:lvl w:ilvl="0" w:tplc="FFFFFFFF">
      <w:start w:val="1"/>
      <w:numFmt w:val="decimal"/>
      <w:lvlText w:val="%1."/>
      <w:lvlJc w:val="left"/>
      <w:pPr>
        <w:tabs>
          <w:tab w:val="num" w:pos="360"/>
        </w:tabs>
        <w:ind w:left="360" w:hanging="360"/>
      </w:pPr>
    </w:lvl>
    <w:lvl w:ilvl="1" w:tplc="04090001"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1">
    <w:nsid w:val="523A40E8"/>
    <w:multiLevelType w:val="hybridMultilevel"/>
    <w:tmpl w:val="884C3204"/>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2">
    <w:nsid w:val="52AF5332"/>
    <w:multiLevelType w:val="hybridMultilevel"/>
    <w:tmpl w:val="E05CC9C2"/>
    <w:lvl w:ilvl="0" w:tplc="04090001">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453">
    <w:nsid w:val="52D62A3C"/>
    <w:multiLevelType w:val="hybridMultilevel"/>
    <w:tmpl w:val="025A92B8"/>
    <w:lvl w:ilvl="0" w:tplc="0409000F">
      <w:start w:val="1"/>
      <w:numFmt w:val="decimal"/>
      <w:lvlText w:val="%1."/>
      <w:lvlJc w:val="left"/>
      <w:pPr>
        <w:tabs>
          <w:tab w:val="num" w:pos="648"/>
        </w:tabs>
        <w:ind w:left="648" w:hanging="360"/>
      </w:pPr>
    </w:lvl>
    <w:lvl w:ilvl="1" w:tplc="04090001">
      <w:start w:val="1"/>
      <w:numFmt w:val="decimal"/>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454">
    <w:nsid w:val="53040316"/>
    <w:multiLevelType w:val="hybridMultilevel"/>
    <w:tmpl w:val="173CE0AA"/>
    <w:name w:val="business req422222222222222222222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5">
    <w:nsid w:val="530E774D"/>
    <w:multiLevelType w:val="hybridMultilevel"/>
    <w:tmpl w:val="2284AC2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6">
    <w:nsid w:val="53B93A54"/>
    <w:multiLevelType w:val="hybridMultilevel"/>
    <w:tmpl w:val="E6EA24B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7">
    <w:nsid w:val="5496551C"/>
    <w:multiLevelType w:val="hybridMultilevel"/>
    <w:tmpl w:val="DA8248E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8">
    <w:nsid w:val="54AC1EE4"/>
    <w:multiLevelType w:val="hybridMultilevel"/>
    <w:tmpl w:val="A34ADA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9">
    <w:nsid w:val="54F87E6F"/>
    <w:multiLevelType w:val="hybridMultilevel"/>
    <w:tmpl w:val="8640A8B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0">
    <w:nsid w:val="55072247"/>
    <w:multiLevelType w:val="hybridMultilevel"/>
    <w:tmpl w:val="835258A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1">
    <w:nsid w:val="553108A0"/>
    <w:multiLevelType w:val="hybridMultilevel"/>
    <w:tmpl w:val="F5E4C49E"/>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2">
    <w:nsid w:val="55514CB7"/>
    <w:multiLevelType w:val="hybridMultilevel"/>
    <w:tmpl w:val="9EC0AF98"/>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3">
    <w:nsid w:val="555B3A35"/>
    <w:multiLevelType w:val="hybridMultilevel"/>
    <w:tmpl w:val="74AEAFC4"/>
    <w:lvl w:ilvl="0" w:tplc="F3A4946E">
      <w:start w:val="1"/>
      <w:numFmt w:val="decimal"/>
      <w:lvlText w:val="%1."/>
      <w:lvlJc w:val="left"/>
      <w:pPr>
        <w:tabs>
          <w:tab w:val="num" w:pos="648"/>
        </w:tabs>
        <w:ind w:left="648"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4">
    <w:nsid w:val="557D7515"/>
    <w:multiLevelType w:val="hybridMultilevel"/>
    <w:tmpl w:val="F078E4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5">
    <w:nsid w:val="558C2D3D"/>
    <w:multiLevelType w:val="hybridMultilevel"/>
    <w:tmpl w:val="D5361E7A"/>
    <w:lvl w:ilvl="0" w:tplc="F3A4946E">
      <w:start w:val="1"/>
      <w:numFmt w:val="decimal"/>
      <w:lvlText w:val="%1."/>
      <w:lvlJc w:val="left"/>
      <w:pPr>
        <w:tabs>
          <w:tab w:val="num" w:pos="648"/>
        </w:tabs>
        <w:ind w:left="648"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66">
    <w:nsid w:val="55B94FB1"/>
    <w:multiLevelType w:val="hybridMultilevel"/>
    <w:tmpl w:val="0ABADBE8"/>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467">
    <w:nsid w:val="55F85CCA"/>
    <w:multiLevelType w:val="hybridMultilevel"/>
    <w:tmpl w:val="014C2212"/>
    <w:lvl w:ilvl="0" w:tplc="F3A4946E">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468">
    <w:nsid w:val="561B1644"/>
    <w:multiLevelType w:val="hybridMultilevel"/>
    <w:tmpl w:val="E3F856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9">
    <w:nsid w:val="562A5164"/>
    <w:multiLevelType w:val="hybridMultilevel"/>
    <w:tmpl w:val="6F3481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0">
    <w:nsid w:val="563032AA"/>
    <w:multiLevelType w:val="hybridMultilevel"/>
    <w:tmpl w:val="A8EE40E8"/>
    <w:lvl w:ilvl="0" w:tplc="55FC3962">
      <w:start w:val="1"/>
      <w:numFmt w:val="bullet"/>
      <w:lvlText w:val=""/>
      <w:lvlJc w:val="left"/>
      <w:pPr>
        <w:tabs>
          <w:tab w:val="num" w:pos="936"/>
        </w:tabs>
        <w:ind w:left="936" w:hanging="360"/>
      </w:pPr>
      <w:rPr>
        <w:rFonts w:ascii="Wingdings" w:hAnsi="Wingding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471">
    <w:nsid w:val="564A1A2D"/>
    <w:multiLevelType w:val="hybridMultilevel"/>
    <w:tmpl w:val="C84C81D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72">
    <w:nsid w:val="566E067A"/>
    <w:multiLevelType w:val="hybridMultilevel"/>
    <w:tmpl w:val="3AFA0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3">
    <w:nsid w:val="568D1590"/>
    <w:multiLevelType w:val="hybridMultilevel"/>
    <w:tmpl w:val="F7786D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4">
    <w:nsid w:val="56942A97"/>
    <w:multiLevelType w:val="hybridMultilevel"/>
    <w:tmpl w:val="A1AA73EE"/>
    <w:lvl w:ilvl="0" w:tplc="F3A4946E">
      <w:start w:val="1"/>
      <w:numFmt w:val="decimal"/>
      <w:lvlText w:val="%1."/>
      <w:lvlJc w:val="left"/>
      <w:pPr>
        <w:tabs>
          <w:tab w:val="num" w:pos="420"/>
        </w:tabs>
        <w:ind w:left="420" w:hanging="360"/>
      </w:pPr>
    </w:lvl>
    <w:lvl w:ilvl="1" w:tplc="04090003" w:tentative="1">
      <w:start w:val="1"/>
      <w:numFmt w:val="lowerLetter"/>
      <w:lvlText w:val="%2."/>
      <w:lvlJc w:val="left"/>
      <w:pPr>
        <w:tabs>
          <w:tab w:val="num" w:pos="1500"/>
        </w:tabs>
        <w:ind w:left="1500" w:hanging="360"/>
      </w:pPr>
    </w:lvl>
    <w:lvl w:ilvl="2" w:tplc="04090005" w:tentative="1">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475">
    <w:nsid w:val="572B4336"/>
    <w:multiLevelType w:val="hybridMultilevel"/>
    <w:tmpl w:val="2EB42474"/>
    <w:lvl w:ilvl="0" w:tplc="077C9026">
      <w:start w:val="1"/>
      <w:numFmt w:val="decimal"/>
      <w:pStyle w:val="ListNumberUC"/>
      <w:lvlText w:val="%1."/>
      <w:lvlJc w:val="left"/>
      <w:pPr>
        <w:tabs>
          <w:tab w:val="num" w:pos="418"/>
        </w:tabs>
        <w:ind w:left="418" w:hanging="418"/>
      </w:pPr>
      <w:rPr>
        <w:rFonts w:hint="default"/>
      </w:rPr>
    </w:lvl>
    <w:lvl w:ilvl="1" w:tplc="F3A4946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6">
    <w:nsid w:val="57477F33"/>
    <w:multiLevelType w:val="hybridMultilevel"/>
    <w:tmpl w:val="1ACA39AE"/>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7">
    <w:nsid w:val="57F47E09"/>
    <w:multiLevelType w:val="hybridMultilevel"/>
    <w:tmpl w:val="D5FA95D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8">
    <w:nsid w:val="583D5C94"/>
    <w:multiLevelType w:val="hybridMultilevel"/>
    <w:tmpl w:val="E56CFC8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9">
    <w:nsid w:val="589934C5"/>
    <w:multiLevelType w:val="hybridMultilevel"/>
    <w:tmpl w:val="5C6E44F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0">
    <w:nsid w:val="58AF6E32"/>
    <w:multiLevelType w:val="hybridMultilevel"/>
    <w:tmpl w:val="A502F0F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1">
    <w:nsid w:val="58CE180B"/>
    <w:multiLevelType w:val="hybridMultilevel"/>
    <w:tmpl w:val="3D7C425E"/>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82">
    <w:nsid w:val="58D242F0"/>
    <w:multiLevelType w:val="hybridMultilevel"/>
    <w:tmpl w:val="82209D24"/>
    <w:lvl w:ilvl="0" w:tplc="623894A4">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483">
    <w:nsid w:val="58FE5209"/>
    <w:multiLevelType w:val="hybridMultilevel"/>
    <w:tmpl w:val="C4AA5A0C"/>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4">
    <w:nsid w:val="592E7549"/>
    <w:multiLevelType w:val="hybridMultilevel"/>
    <w:tmpl w:val="607CE45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485">
    <w:nsid w:val="59E146ED"/>
    <w:multiLevelType w:val="hybridMultilevel"/>
    <w:tmpl w:val="B2200D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6">
    <w:nsid w:val="5A023985"/>
    <w:multiLevelType w:val="hybridMultilevel"/>
    <w:tmpl w:val="B7920320"/>
    <w:lvl w:ilvl="0" w:tplc="04090001">
      <w:start w:val="1"/>
      <w:numFmt w:val="decimal"/>
      <w:lvlText w:val="%1."/>
      <w:lvlJc w:val="left"/>
      <w:pPr>
        <w:tabs>
          <w:tab w:val="num" w:pos="708"/>
        </w:tabs>
        <w:ind w:left="708"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487">
    <w:nsid w:val="5A68097C"/>
    <w:multiLevelType w:val="hybridMultilevel"/>
    <w:tmpl w:val="C818F6B0"/>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488">
    <w:nsid w:val="5B1A4DC2"/>
    <w:multiLevelType w:val="hybridMultilevel"/>
    <w:tmpl w:val="B5D2EB68"/>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9">
    <w:nsid w:val="5B5C3430"/>
    <w:multiLevelType w:val="hybridMultilevel"/>
    <w:tmpl w:val="8B2EF7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0">
    <w:nsid w:val="5BF6446F"/>
    <w:multiLevelType w:val="hybridMultilevel"/>
    <w:tmpl w:val="378C6810"/>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1">
    <w:nsid w:val="5C1A1DD1"/>
    <w:multiLevelType w:val="hybridMultilevel"/>
    <w:tmpl w:val="7E9A47A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2">
    <w:nsid w:val="5C5F7BF7"/>
    <w:multiLevelType w:val="hybridMultilevel"/>
    <w:tmpl w:val="1B2A7E14"/>
    <w:lvl w:ilvl="0" w:tplc="50EE21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3">
    <w:nsid w:val="5C98059B"/>
    <w:multiLevelType w:val="hybridMultilevel"/>
    <w:tmpl w:val="730C23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4">
    <w:nsid w:val="5CE0597E"/>
    <w:multiLevelType w:val="hybridMultilevel"/>
    <w:tmpl w:val="C0FAC53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5">
    <w:nsid w:val="5CF745EE"/>
    <w:multiLevelType w:val="hybridMultilevel"/>
    <w:tmpl w:val="E990CDC2"/>
    <w:lvl w:ilvl="0" w:tplc="27425D42">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96">
    <w:nsid w:val="5CFB5F40"/>
    <w:multiLevelType w:val="hybridMultilevel"/>
    <w:tmpl w:val="B81A72AC"/>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7">
    <w:nsid w:val="5D154217"/>
    <w:multiLevelType w:val="hybridMultilevel"/>
    <w:tmpl w:val="44B42A9E"/>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8">
    <w:nsid w:val="5D303690"/>
    <w:multiLevelType w:val="hybridMultilevel"/>
    <w:tmpl w:val="C8E0E818"/>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9">
    <w:nsid w:val="5D4F6D73"/>
    <w:multiLevelType w:val="hybridMultilevel"/>
    <w:tmpl w:val="42C6F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0">
    <w:nsid w:val="5D537996"/>
    <w:multiLevelType w:val="hybridMultilevel"/>
    <w:tmpl w:val="C60AFA04"/>
    <w:lvl w:ilvl="0" w:tplc="04090001">
      <w:start w:val="1"/>
      <w:numFmt w:val="decimal"/>
      <w:lvlText w:val="%1."/>
      <w:lvlJc w:val="left"/>
      <w:pPr>
        <w:tabs>
          <w:tab w:val="num" w:pos="420"/>
        </w:tabs>
        <w:ind w:left="420" w:hanging="360"/>
      </w:pPr>
    </w:lvl>
    <w:lvl w:ilvl="1" w:tplc="0409000F">
      <w:start w:val="1"/>
      <w:numFmt w:val="decimal"/>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01">
    <w:nsid w:val="5D5D139F"/>
    <w:multiLevelType w:val="hybridMultilevel"/>
    <w:tmpl w:val="F1724C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2">
    <w:nsid w:val="5D5F5216"/>
    <w:multiLevelType w:val="hybridMultilevel"/>
    <w:tmpl w:val="B032E5FE"/>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3">
    <w:nsid w:val="5D816D5A"/>
    <w:multiLevelType w:val="hybridMultilevel"/>
    <w:tmpl w:val="898E8054"/>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504">
    <w:nsid w:val="5D997EA1"/>
    <w:multiLevelType w:val="hybridMultilevel"/>
    <w:tmpl w:val="933AA4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5">
    <w:nsid w:val="5DE265BD"/>
    <w:multiLevelType w:val="hybridMultilevel"/>
    <w:tmpl w:val="96607A4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6">
    <w:nsid w:val="5DF965C9"/>
    <w:multiLevelType w:val="hybridMultilevel"/>
    <w:tmpl w:val="59AC890E"/>
    <w:lvl w:ilvl="0" w:tplc="D6E4769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7">
    <w:nsid w:val="5E134FFD"/>
    <w:multiLevelType w:val="hybridMultilevel"/>
    <w:tmpl w:val="246CC9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8">
    <w:nsid w:val="5E425074"/>
    <w:multiLevelType w:val="hybridMultilevel"/>
    <w:tmpl w:val="7506F818"/>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9">
    <w:nsid w:val="5E5F2172"/>
    <w:multiLevelType w:val="hybridMultilevel"/>
    <w:tmpl w:val="B720E02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0">
    <w:nsid w:val="5E6A65F7"/>
    <w:multiLevelType w:val="hybridMultilevel"/>
    <w:tmpl w:val="D4B605F4"/>
    <w:lvl w:ilvl="0" w:tplc="F3A4946E">
      <w:start w:val="1"/>
      <w:numFmt w:val="decimal"/>
      <w:lvlText w:val="%1."/>
      <w:lvlJc w:val="left"/>
      <w:pPr>
        <w:tabs>
          <w:tab w:val="num" w:pos="360"/>
        </w:tabs>
        <w:ind w:left="360" w:hanging="360"/>
      </w:p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340"/>
        </w:tabs>
        <w:ind w:left="2340" w:hanging="36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11">
    <w:nsid w:val="5EA9367B"/>
    <w:multiLevelType w:val="hybridMultilevel"/>
    <w:tmpl w:val="BA6C2F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2">
    <w:nsid w:val="5F742755"/>
    <w:multiLevelType w:val="hybridMultilevel"/>
    <w:tmpl w:val="51E068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3">
    <w:nsid w:val="5F9A664B"/>
    <w:multiLevelType w:val="hybridMultilevel"/>
    <w:tmpl w:val="BA6658F2"/>
    <w:lvl w:ilvl="0" w:tplc="04090001">
      <w:start w:val="1"/>
      <w:numFmt w:val="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cs="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14">
    <w:nsid w:val="6049099A"/>
    <w:multiLevelType w:val="multilevel"/>
    <w:tmpl w:val="3B5E08BE"/>
    <w:lvl w:ilvl="0">
      <w:start w:val="1"/>
      <w:numFmt w:val="decimal"/>
      <w:pStyle w:val="ISSUE-RESOLVED"/>
      <w:lvlText w:val="ISSUE # %1  (resolved):"/>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5">
    <w:nsid w:val="60E8020B"/>
    <w:multiLevelType w:val="hybridMultilevel"/>
    <w:tmpl w:val="0E1EF3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6">
    <w:nsid w:val="6101201A"/>
    <w:multiLevelType w:val="hybridMultilevel"/>
    <w:tmpl w:val="54EAEC2C"/>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7">
    <w:nsid w:val="615B22C9"/>
    <w:multiLevelType w:val="hybridMultilevel"/>
    <w:tmpl w:val="B1E63DF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8">
    <w:nsid w:val="61A55000"/>
    <w:multiLevelType w:val="hybridMultilevel"/>
    <w:tmpl w:val="260847F6"/>
    <w:lvl w:ilvl="0" w:tplc="F3A4946E">
      <w:start w:val="1"/>
      <w:numFmt w:val="decimal"/>
      <w:lvlText w:val="%1."/>
      <w:lvlJc w:val="left"/>
      <w:pPr>
        <w:tabs>
          <w:tab w:val="num" w:pos="360"/>
        </w:tabs>
        <w:ind w:left="360" w:hanging="360"/>
      </w:pPr>
    </w:lvl>
    <w:lvl w:ilvl="1" w:tplc="04090003">
      <w:start w:val="1"/>
      <w:numFmt w:val="bullet"/>
      <w:lvlText w:val=""/>
      <w:lvlJc w:val="left"/>
      <w:pPr>
        <w:tabs>
          <w:tab w:val="num" w:pos="1080"/>
        </w:tabs>
        <w:ind w:left="1080" w:hanging="360"/>
      </w:pPr>
      <w:rPr>
        <w:rFonts w:ascii="Symbol" w:hAnsi="Symbol" w:hint="default"/>
      </w:rPr>
    </w:lvl>
    <w:lvl w:ilvl="2" w:tplc="04090005">
      <w:start w:val="1"/>
      <w:numFmt w:val="decimal"/>
      <w:lvlText w:val="%3."/>
      <w:lvlJc w:val="left"/>
      <w:pPr>
        <w:tabs>
          <w:tab w:val="num" w:pos="1980"/>
        </w:tabs>
        <w:ind w:left="1980" w:hanging="36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19">
    <w:nsid w:val="61E13778"/>
    <w:multiLevelType w:val="hybridMultilevel"/>
    <w:tmpl w:val="853E449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0">
    <w:nsid w:val="61EC5BBB"/>
    <w:multiLevelType w:val="hybridMultilevel"/>
    <w:tmpl w:val="B26EC4FA"/>
    <w:lvl w:ilvl="0" w:tplc="50EE21A0">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21">
    <w:nsid w:val="62522E2F"/>
    <w:multiLevelType w:val="hybridMultilevel"/>
    <w:tmpl w:val="D56C27A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2">
    <w:nsid w:val="629130F0"/>
    <w:multiLevelType w:val="hybridMultilevel"/>
    <w:tmpl w:val="6C0EB2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3">
    <w:nsid w:val="62FE07BC"/>
    <w:multiLevelType w:val="hybridMultilevel"/>
    <w:tmpl w:val="D09EBE8E"/>
    <w:lvl w:ilvl="0" w:tplc="50EE21A0">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24">
    <w:nsid w:val="63190293"/>
    <w:multiLevelType w:val="hybridMultilevel"/>
    <w:tmpl w:val="3D90069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5">
    <w:nsid w:val="63295729"/>
    <w:multiLevelType w:val="hybridMultilevel"/>
    <w:tmpl w:val="ED905C66"/>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6">
    <w:nsid w:val="634E02D6"/>
    <w:multiLevelType w:val="hybridMultilevel"/>
    <w:tmpl w:val="FED015A6"/>
    <w:lvl w:ilvl="0" w:tplc="FFFFFFFF">
      <w:start w:val="1"/>
      <w:numFmt w:val="bullet"/>
      <w:lvlText w:val=""/>
      <w:lvlJc w:val="left"/>
      <w:pPr>
        <w:tabs>
          <w:tab w:val="num" w:pos="1224"/>
        </w:tabs>
        <w:ind w:left="1224" w:hanging="360"/>
      </w:pPr>
      <w:rPr>
        <w:rFonts w:ascii="Symbol" w:hAnsi="Symbol" w:hint="default"/>
      </w:rPr>
    </w:lvl>
    <w:lvl w:ilvl="1" w:tplc="04090001" w:tentative="1">
      <w:start w:val="1"/>
      <w:numFmt w:val="bullet"/>
      <w:lvlText w:val="o"/>
      <w:lvlJc w:val="left"/>
      <w:pPr>
        <w:tabs>
          <w:tab w:val="num" w:pos="1944"/>
        </w:tabs>
        <w:ind w:left="1944" w:hanging="360"/>
      </w:pPr>
      <w:rPr>
        <w:rFonts w:ascii="Courier New" w:hAnsi="Courier New" w:cs="Courier New" w:hint="default"/>
      </w:rPr>
    </w:lvl>
    <w:lvl w:ilvl="2" w:tplc="0409000F" w:tentative="1">
      <w:start w:val="1"/>
      <w:numFmt w:val="bullet"/>
      <w:lvlText w:val=""/>
      <w:lvlJc w:val="left"/>
      <w:pPr>
        <w:tabs>
          <w:tab w:val="num" w:pos="2664"/>
        </w:tabs>
        <w:ind w:left="2664" w:hanging="360"/>
      </w:pPr>
      <w:rPr>
        <w:rFonts w:ascii="Wingdings" w:hAnsi="Wingdings" w:hint="default"/>
      </w:rPr>
    </w:lvl>
    <w:lvl w:ilvl="3" w:tplc="FFFFFFFF" w:tentative="1">
      <w:start w:val="1"/>
      <w:numFmt w:val="bullet"/>
      <w:lvlText w:val=""/>
      <w:lvlJc w:val="left"/>
      <w:pPr>
        <w:tabs>
          <w:tab w:val="num" w:pos="3384"/>
        </w:tabs>
        <w:ind w:left="3384" w:hanging="360"/>
      </w:pPr>
      <w:rPr>
        <w:rFonts w:ascii="Symbol" w:hAnsi="Symbol" w:hint="default"/>
      </w:rPr>
    </w:lvl>
    <w:lvl w:ilvl="4" w:tplc="FFFFFFFF" w:tentative="1">
      <w:start w:val="1"/>
      <w:numFmt w:val="bullet"/>
      <w:lvlText w:val="o"/>
      <w:lvlJc w:val="left"/>
      <w:pPr>
        <w:tabs>
          <w:tab w:val="num" w:pos="4104"/>
        </w:tabs>
        <w:ind w:left="4104" w:hanging="360"/>
      </w:pPr>
      <w:rPr>
        <w:rFonts w:ascii="Courier New" w:hAnsi="Courier New" w:cs="Courier New" w:hint="default"/>
      </w:rPr>
    </w:lvl>
    <w:lvl w:ilvl="5" w:tplc="FFFFFFFF" w:tentative="1">
      <w:start w:val="1"/>
      <w:numFmt w:val="bullet"/>
      <w:lvlText w:val=""/>
      <w:lvlJc w:val="left"/>
      <w:pPr>
        <w:tabs>
          <w:tab w:val="num" w:pos="4824"/>
        </w:tabs>
        <w:ind w:left="4824" w:hanging="360"/>
      </w:pPr>
      <w:rPr>
        <w:rFonts w:ascii="Wingdings" w:hAnsi="Wingdings" w:hint="default"/>
      </w:rPr>
    </w:lvl>
    <w:lvl w:ilvl="6" w:tplc="FFFFFFFF" w:tentative="1">
      <w:start w:val="1"/>
      <w:numFmt w:val="bullet"/>
      <w:lvlText w:val=""/>
      <w:lvlJc w:val="left"/>
      <w:pPr>
        <w:tabs>
          <w:tab w:val="num" w:pos="5544"/>
        </w:tabs>
        <w:ind w:left="5544" w:hanging="360"/>
      </w:pPr>
      <w:rPr>
        <w:rFonts w:ascii="Symbol" w:hAnsi="Symbol" w:hint="default"/>
      </w:rPr>
    </w:lvl>
    <w:lvl w:ilvl="7" w:tplc="FFFFFFFF" w:tentative="1">
      <w:start w:val="1"/>
      <w:numFmt w:val="bullet"/>
      <w:lvlText w:val="o"/>
      <w:lvlJc w:val="left"/>
      <w:pPr>
        <w:tabs>
          <w:tab w:val="num" w:pos="6264"/>
        </w:tabs>
        <w:ind w:left="6264" w:hanging="360"/>
      </w:pPr>
      <w:rPr>
        <w:rFonts w:ascii="Courier New" w:hAnsi="Courier New" w:cs="Courier New" w:hint="default"/>
      </w:rPr>
    </w:lvl>
    <w:lvl w:ilvl="8" w:tplc="FFFFFFFF" w:tentative="1">
      <w:start w:val="1"/>
      <w:numFmt w:val="bullet"/>
      <w:lvlText w:val=""/>
      <w:lvlJc w:val="left"/>
      <w:pPr>
        <w:tabs>
          <w:tab w:val="num" w:pos="6984"/>
        </w:tabs>
        <w:ind w:left="6984" w:hanging="360"/>
      </w:pPr>
      <w:rPr>
        <w:rFonts w:ascii="Wingdings" w:hAnsi="Wingdings" w:hint="default"/>
      </w:rPr>
    </w:lvl>
  </w:abstractNum>
  <w:abstractNum w:abstractNumId="527">
    <w:nsid w:val="6374176E"/>
    <w:multiLevelType w:val="hybridMultilevel"/>
    <w:tmpl w:val="0FD4B4F8"/>
    <w:lvl w:ilvl="0" w:tplc="F3A4946E">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8">
    <w:nsid w:val="637F4443"/>
    <w:multiLevelType w:val="hybridMultilevel"/>
    <w:tmpl w:val="07E06F7A"/>
    <w:name w:val="business req4222222222222222222222222222"/>
    <w:lvl w:ilvl="0" w:tplc="8B34AAC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9">
    <w:nsid w:val="63864765"/>
    <w:multiLevelType w:val="hybridMultilevel"/>
    <w:tmpl w:val="85BE68FC"/>
    <w:lvl w:ilvl="0" w:tplc="04090001">
      <w:start w:val="1"/>
      <w:numFmt w:val="decimal"/>
      <w:lvlText w:val="%1."/>
      <w:lvlJc w:val="left"/>
      <w:pPr>
        <w:tabs>
          <w:tab w:val="num" w:pos="360"/>
        </w:tabs>
        <w:ind w:left="360" w:hanging="360"/>
      </w:pPr>
      <w:rPr>
        <w:rFonts w:hint="default"/>
      </w:rPr>
    </w:lvl>
    <w:lvl w:ilvl="1" w:tplc="04090003">
      <w:start w:val="1"/>
      <w:numFmt w:val="lowerLetter"/>
      <w:lvlText w:val="%2."/>
      <w:lvlJc w:val="left"/>
      <w:pPr>
        <w:tabs>
          <w:tab w:val="num" w:pos="1440"/>
        </w:tabs>
        <w:ind w:left="1440" w:hanging="360"/>
      </w:pPr>
      <w:rPr>
        <w:rFonts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30">
    <w:nsid w:val="638E0103"/>
    <w:multiLevelType w:val="hybridMultilevel"/>
    <w:tmpl w:val="25F474B4"/>
    <w:lvl w:ilvl="0" w:tplc="745A44F0">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31">
    <w:nsid w:val="63A31F5A"/>
    <w:multiLevelType w:val="hybridMultilevel"/>
    <w:tmpl w:val="EBBAC68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2">
    <w:nsid w:val="63B56C38"/>
    <w:multiLevelType w:val="hybridMultilevel"/>
    <w:tmpl w:val="EB42FAEE"/>
    <w:lvl w:ilvl="0" w:tplc="0409000F">
      <w:start w:val="1"/>
      <w:numFmt w:val="decimal"/>
      <w:lvlText w:val="%1."/>
      <w:lvlJc w:val="left"/>
      <w:pPr>
        <w:tabs>
          <w:tab w:val="num" w:pos="360"/>
        </w:tabs>
        <w:ind w:left="360" w:hanging="360"/>
      </w:pPr>
    </w:lvl>
    <w:lvl w:ilvl="1" w:tplc="04090001" w:tentative="1">
      <w:start w:val="1"/>
      <w:numFmt w:val="lowerLetter"/>
      <w:lvlText w:val="%2."/>
      <w:lvlJc w:val="left"/>
      <w:pPr>
        <w:tabs>
          <w:tab w:val="num" w:pos="1440"/>
        </w:tabs>
        <w:ind w:left="1440" w:hanging="360"/>
      </w:pPr>
    </w:lvl>
    <w:lvl w:ilvl="2" w:tplc="F3E08216" w:tentative="1">
      <w:start w:val="1"/>
      <w:numFmt w:val="lowerRoman"/>
      <w:lvlText w:val="%3."/>
      <w:lvlJc w:val="right"/>
      <w:pPr>
        <w:tabs>
          <w:tab w:val="num" w:pos="2160"/>
        </w:tabs>
        <w:ind w:left="2160" w:hanging="180"/>
      </w:pPr>
    </w:lvl>
    <w:lvl w:ilvl="3" w:tplc="6914A2FA"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3">
    <w:nsid w:val="642D4EF0"/>
    <w:multiLevelType w:val="hybridMultilevel"/>
    <w:tmpl w:val="26A4E3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4">
    <w:nsid w:val="647B17AF"/>
    <w:multiLevelType w:val="hybridMultilevel"/>
    <w:tmpl w:val="B3B6CCFC"/>
    <w:lvl w:ilvl="0" w:tplc="0409000F">
      <w:start w:val="1"/>
      <w:numFmt w:val="upperLetter"/>
      <w:pStyle w:val="ListNumber2"/>
      <w:lvlText w:val="%1."/>
      <w:lvlJc w:val="left"/>
      <w:pPr>
        <w:tabs>
          <w:tab w:val="num" w:pos="0"/>
        </w:tabs>
        <w:ind w:left="283" w:hanging="283"/>
      </w:pPr>
      <w:rPr>
        <w:rFonts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5">
    <w:nsid w:val="647C3D7C"/>
    <w:multiLevelType w:val="hybridMultilevel"/>
    <w:tmpl w:val="0C8E1B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6">
    <w:nsid w:val="648D506D"/>
    <w:multiLevelType w:val="hybridMultilevel"/>
    <w:tmpl w:val="6FC671A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7">
    <w:nsid w:val="64E02CE5"/>
    <w:multiLevelType w:val="hybridMultilevel"/>
    <w:tmpl w:val="07324AE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8">
    <w:nsid w:val="650409D3"/>
    <w:multiLevelType w:val="hybridMultilevel"/>
    <w:tmpl w:val="42FC3FD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9">
    <w:nsid w:val="655711D1"/>
    <w:multiLevelType w:val="hybridMultilevel"/>
    <w:tmpl w:val="71E02456"/>
    <w:lvl w:ilvl="0" w:tplc="0409000F">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540">
    <w:nsid w:val="657F1185"/>
    <w:multiLevelType w:val="hybridMultilevel"/>
    <w:tmpl w:val="49A6BDB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1">
    <w:nsid w:val="65843565"/>
    <w:multiLevelType w:val="hybridMultilevel"/>
    <w:tmpl w:val="CE9266AA"/>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542">
    <w:nsid w:val="65970CCF"/>
    <w:multiLevelType w:val="hybridMultilevel"/>
    <w:tmpl w:val="47F617B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3">
    <w:nsid w:val="65AF4225"/>
    <w:multiLevelType w:val="hybridMultilevel"/>
    <w:tmpl w:val="6100969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4">
    <w:nsid w:val="65B35333"/>
    <w:multiLevelType w:val="hybridMultilevel"/>
    <w:tmpl w:val="19AA164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5">
    <w:nsid w:val="6684168A"/>
    <w:multiLevelType w:val="hybridMultilevel"/>
    <w:tmpl w:val="C856454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6">
    <w:nsid w:val="66977F2A"/>
    <w:multiLevelType w:val="hybridMultilevel"/>
    <w:tmpl w:val="7C9869E0"/>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7">
    <w:nsid w:val="669A68C3"/>
    <w:multiLevelType w:val="hybridMultilevel"/>
    <w:tmpl w:val="9320BABE"/>
    <w:lvl w:ilvl="0" w:tplc="55FC3962">
      <w:start w:val="1"/>
      <w:numFmt w:val="bullet"/>
      <w:lvlText w:val=""/>
      <w:lvlJc w:val="left"/>
      <w:pPr>
        <w:tabs>
          <w:tab w:val="num" w:pos="648"/>
        </w:tabs>
        <w:ind w:left="648" w:hanging="360"/>
      </w:pPr>
      <w:rPr>
        <w:rFonts w:ascii="Wingdings" w:hAnsi="Wingdings" w:hint="default"/>
      </w:rPr>
    </w:lvl>
    <w:lvl w:ilvl="1" w:tplc="04090019">
      <w:start w:val="1"/>
      <w:numFmt w:val="bullet"/>
      <w:lvlText w:val=""/>
      <w:lvlJc w:val="left"/>
      <w:pPr>
        <w:tabs>
          <w:tab w:val="num" w:pos="1368"/>
        </w:tabs>
        <w:ind w:left="1368" w:hanging="360"/>
      </w:pPr>
      <w:rPr>
        <w:rFonts w:ascii="Symbol" w:hAnsi="Symbol" w:hint="default"/>
      </w:r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548">
    <w:nsid w:val="66A91CA3"/>
    <w:multiLevelType w:val="hybridMultilevel"/>
    <w:tmpl w:val="AA9E0176"/>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9">
    <w:nsid w:val="66B74D95"/>
    <w:multiLevelType w:val="hybridMultilevel"/>
    <w:tmpl w:val="726E4EFA"/>
    <w:lvl w:ilvl="0" w:tplc="04090001">
      <w:start w:val="1"/>
      <w:numFmt w:val="decimal"/>
      <w:lvlText w:val="%1."/>
      <w:lvlJc w:val="left"/>
      <w:pPr>
        <w:tabs>
          <w:tab w:val="num" w:pos="720"/>
        </w:tabs>
        <w:ind w:left="720" w:hanging="360"/>
      </w:pPr>
    </w:lvl>
    <w:lvl w:ilvl="1" w:tplc="F3A4946E">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50">
    <w:nsid w:val="66D95C5E"/>
    <w:multiLevelType w:val="hybridMultilevel"/>
    <w:tmpl w:val="72F81A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1">
    <w:nsid w:val="67242A38"/>
    <w:multiLevelType w:val="hybridMultilevel"/>
    <w:tmpl w:val="BAB64BEE"/>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2">
    <w:nsid w:val="676E2201"/>
    <w:multiLevelType w:val="hybridMultilevel"/>
    <w:tmpl w:val="782A7898"/>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53">
    <w:nsid w:val="67B711D8"/>
    <w:multiLevelType w:val="hybridMultilevel"/>
    <w:tmpl w:val="A3E06E2A"/>
    <w:lvl w:ilvl="0" w:tplc="F3A4946E">
      <w:start w:val="1"/>
      <w:numFmt w:val="bullet"/>
      <w:lvlText w:val=""/>
      <w:lvlJc w:val="left"/>
      <w:pPr>
        <w:tabs>
          <w:tab w:val="num" w:pos="720"/>
        </w:tabs>
        <w:ind w:left="720" w:hanging="360"/>
      </w:pPr>
      <w:rPr>
        <w:rFonts w:ascii="Symbol" w:hAnsi="Symbol" w:hint="default"/>
      </w:rPr>
    </w:lvl>
    <w:lvl w:ilvl="1" w:tplc="7C9E4E80"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4">
    <w:nsid w:val="68084C12"/>
    <w:multiLevelType w:val="hybridMultilevel"/>
    <w:tmpl w:val="1550FD5A"/>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5">
    <w:nsid w:val="683518F2"/>
    <w:multiLevelType w:val="hybridMultilevel"/>
    <w:tmpl w:val="65781662"/>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556">
    <w:nsid w:val="68B232A3"/>
    <w:multiLevelType w:val="hybridMultilevel"/>
    <w:tmpl w:val="8C3E920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7">
    <w:nsid w:val="68F85209"/>
    <w:multiLevelType w:val="hybridMultilevel"/>
    <w:tmpl w:val="6F2EAE08"/>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8">
    <w:nsid w:val="698B4F04"/>
    <w:multiLevelType w:val="hybridMultilevel"/>
    <w:tmpl w:val="ABAA44D0"/>
    <w:lvl w:ilvl="0" w:tplc="0409000F">
      <w:start w:val="1"/>
      <w:numFmt w:val="decimal"/>
      <w:lvlText w:val="%1."/>
      <w:lvlJc w:val="left"/>
      <w:pPr>
        <w:tabs>
          <w:tab w:val="num" w:pos="708"/>
        </w:tabs>
        <w:ind w:left="708" w:hanging="360"/>
      </w:pPr>
    </w:lvl>
    <w:lvl w:ilvl="1" w:tplc="04090001">
      <w:start w:val="1"/>
      <w:numFmt w:val="decimal"/>
      <w:lvlText w:val="%2."/>
      <w:lvlJc w:val="left"/>
      <w:pPr>
        <w:tabs>
          <w:tab w:val="num" w:pos="1500"/>
        </w:tabs>
        <w:ind w:left="1500" w:hanging="360"/>
      </w:pPr>
      <w:rPr>
        <w:rFonts w:hint="default"/>
      </w:r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559">
    <w:nsid w:val="69B50A1A"/>
    <w:multiLevelType w:val="hybridMultilevel"/>
    <w:tmpl w:val="73A272DA"/>
    <w:lvl w:ilvl="0" w:tplc="0409000F">
      <w:start w:val="1"/>
      <w:numFmt w:val="bullet"/>
      <w:lvlText w:val=""/>
      <w:lvlJc w:val="left"/>
      <w:pPr>
        <w:tabs>
          <w:tab w:val="num" w:pos="720"/>
        </w:tabs>
        <w:ind w:left="720" w:hanging="360"/>
      </w:pPr>
      <w:rPr>
        <w:rFonts w:ascii="Symbol" w:hAnsi="Symbol" w:hint="default"/>
      </w:rPr>
    </w:lvl>
    <w:lvl w:ilvl="1" w:tplc="623894A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60">
    <w:nsid w:val="6A785A67"/>
    <w:multiLevelType w:val="hybridMultilevel"/>
    <w:tmpl w:val="E048DD84"/>
    <w:lvl w:ilvl="0" w:tplc="0409000F">
      <w:start w:val="1"/>
      <w:numFmt w:val="bullet"/>
      <w:lvlText w:val=""/>
      <w:lvlJc w:val="left"/>
      <w:pPr>
        <w:tabs>
          <w:tab w:val="num" w:pos="780"/>
        </w:tabs>
        <w:ind w:left="780" w:hanging="360"/>
      </w:pPr>
      <w:rPr>
        <w:rFonts w:ascii="Symbol" w:hAnsi="Symbol" w:hint="default"/>
      </w:rPr>
    </w:lvl>
    <w:lvl w:ilvl="1" w:tplc="04090019" w:tentative="1">
      <w:start w:val="1"/>
      <w:numFmt w:val="bullet"/>
      <w:lvlText w:val="o"/>
      <w:lvlJc w:val="left"/>
      <w:pPr>
        <w:tabs>
          <w:tab w:val="num" w:pos="1500"/>
        </w:tabs>
        <w:ind w:left="1500" w:hanging="360"/>
      </w:pPr>
      <w:rPr>
        <w:rFonts w:ascii="Courier New" w:hAnsi="Courier New" w:cs="Courier New" w:hint="default"/>
      </w:rPr>
    </w:lvl>
    <w:lvl w:ilvl="2" w:tplc="0409001B" w:tentative="1">
      <w:start w:val="1"/>
      <w:numFmt w:val="bullet"/>
      <w:lvlText w:val=""/>
      <w:lvlJc w:val="left"/>
      <w:pPr>
        <w:tabs>
          <w:tab w:val="num" w:pos="2220"/>
        </w:tabs>
        <w:ind w:left="2220" w:hanging="360"/>
      </w:pPr>
      <w:rPr>
        <w:rFonts w:ascii="Wingdings" w:hAnsi="Wingdings" w:hint="default"/>
      </w:rPr>
    </w:lvl>
    <w:lvl w:ilvl="3" w:tplc="0409000F" w:tentative="1">
      <w:start w:val="1"/>
      <w:numFmt w:val="bullet"/>
      <w:lvlText w:val=""/>
      <w:lvlJc w:val="left"/>
      <w:pPr>
        <w:tabs>
          <w:tab w:val="num" w:pos="2940"/>
        </w:tabs>
        <w:ind w:left="2940" w:hanging="360"/>
      </w:pPr>
      <w:rPr>
        <w:rFonts w:ascii="Symbol" w:hAnsi="Symbol" w:hint="default"/>
      </w:rPr>
    </w:lvl>
    <w:lvl w:ilvl="4" w:tplc="04090019" w:tentative="1">
      <w:start w:val="1"/>
      <w:numFmt w:val="bullet"/>
      <w:lvlText w:val="o"/>
      <w:lvlJc w:val="left"/>
      <w:pPr>
        <w:tabs>
          <w:tab w:val="num" w:pos="3660"/>
        </w:tabs>
        <w:ind w:left="3660" w:hanging="360"/>
      </w:pPr>
      <w:rPr>
        <w:rFonts w:ascii="Courier New" w:hAnsi="Courier New" w:cs="Courier New" w:hint="default"/>
      </w:rPr>
    </w:lvl>
    <w:lvl w:ilvl="5" w:tplc="0409001B" w:tentative="1">
      <w:start w:val="1"/>
      <w:numFmt w:val="bullet"/>
      <w:lvlText w:val=""/>
      <w:lvlJc w:val="left"/>
      <w:pPr>
        <w:tabs>
          <w:tab w:val="num" w:pos="4380"/>
        </w:tabs>
        <w:ind w:left="4380" w:hanging="360"/>
      </w:pPr>
      <w:rPr>
        <w:rFonts w:ascii="Wingdings" w:hAnsi="Wingdings" w:hint="default"/>
      </w:rPr>
    </w:lvl>
    <w:lvl w:ilvl="6" w:tplc="0409000F" w:tentative="1">
      <w:start w:val="1"/>
      <w:numFmt w:val="bullet"/>
      <w:lvlText w:val=""/>
      <w:lvlJc w:val="left"/>
      <w:pPr>
        <w:tabs>
          <w:tab w:val="num" w:pos="5100"/>
        </w:tabs>
        <w:ind w:left="5100" w:hanging="360"/>
      </w:pPr>
      <w:rPr>
        <w:rFonts w:ascii="Symbol" w:hAnsi="Symbol" w:hint="default"/>
      </w:rPr>
    </w:lvl>
    <w:lvl w:ilvl="7" w:tplc="04090019" w:tentative="1">
      <w:start w:val="1"/>
      <w:numFmt w:val="bullet"/>
      <w:lvlText w:val="o"/>
      <w:lvlJc w:val="left"/>
      <w:pPr>
        <w:tabs>
          <w:tab w:val="num" w:pos="5820"/>
        </w:tabs>
        <w:ind w:left="5820" w:hanging="360"/>
      </w:pPr>
      <w:rPr>
        <w:rFonts w:ascii="Courier New" w:hAnsi="Courier New" w:cs="Courier New" w:hint="default"/>
      </w:rPr>
    </w:lvl>
    <w:lvl w:ilvl="8" w:tplc="0409001B" w:tentative="1">
      <w:start w:val="1"/>
      <w:numFmt w:val="bullet"/>
      <w:lvlText w:val=""/>
      <w:lvlJc w:val="left"/>
      <w:pPr>
        <w:tabs>
          <w:tab w:val="num" w:pos="6540"/>
        </w:tabs>
        <w:ind w:left="6540" w:hanging="360"/>
      </w:pPr>
      <w:rPr>
        <w:rFonts w:ascii="Wingdings" w:hAnsi="Wingdings" w:hint="default"/>
      </w:rPr>
    </w:lvl>
  </w:abstractNum>
  <w:abstractNum w:abstractNumId="561">
    <w:nsid w:val="6A9A60D0"/>
    <w:multiLevelType w:val="hybridMultilevel"/>
    <w:tmpl w:val="D02841F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2">
    <w:nsid w:val="6AA800EA"/>
    <w:multiLevelType w:val="hybridMultilevel"/>
    <w:tmpl w:val="70EA4E16"/>
    <w:lvl w:ilvl="0" w:tplc="50EE21A0">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63">
    <w:nsid w:val="6B4869E8"/>
    <w:multiLevelType w:val="hybridMultilevel"/>
    <w:tmpl w:val="EBB06B78"/>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64">
    <w:nsid w:val="6B4929E4"/>
    <w:multiLevelType w:val="hybridMultilevel"/>
    <w:tmpl w:val="CA28E5A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5">
    <w:nsid w:val="6B532BC6"/>
    <w:multiLevelType w:val="hybridMultilevel"/>
    <w:tmpl w:val="22BCF452"/>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566">
    <w:nsid w:val="6B696124"/>
    <w:multiLevelType w:val="hybridMultilevel"/>
    <w:tmpl w:val="C6A8B50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7">
    <w:nsid w:val="6B94534D"/>
    <w:multiLevelType w:val="hybridMultilevel"/>
    <w:tmpl w:val="7944B5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68">
    <w:nsid w:val="6B946BC8"/>
    <w:multiLevelType w:val="hybridMultilevel"/>
    <w:tmpl w:val="2D08E16C"/>
    <w:lvl w:ilvl="0" w:tplc="04090001">
      <w:start w:val="1"/>
      <w:numFmt w:val="bullet"/>
      <w:lvlText w:val=""/>
      <w:lvlJc w:val="left"/>
      <w:pPr>
        <w:tabs>
          <w:tab w:val="num" w:pos="648"/>
        </w:tabs>
        <w:ind w:left="648" w:hanging="360"/>
      </w:pPr>
      <w:rPr>
        <w:rFonts w:ascii="Symbol" w:hAnsi="Symbol" w:hint="default"/>
      </w:rPr>
    </w:lvl>
    <w:lvl w:ilvl="1" w:tplc="04090019">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569">
    <w:nsid w:val="6C554BE5"/>
    <w:multiLevelType w:val="hybridMultilevel"/>
    <w:tmpl w:val="FB00F13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0">
    <w:nsid w:val="6C9145E5"/>
    <w:multiLevelType w:val="hybridMultilevel"/>
    <w:tmpl w:val="4C1C4634"/>
    <w:lvl w:ilvl="0" w:tplc="F3A4946E">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71">
    <w:nsid w:val="6C9B40DF"/>
    <w:multiLevelType w:val="hybridMultilevel"/>
    <w:tmpl w:val="F93AB2B0"/>
    <w:lvl w:ilvl="0" w:tplc="04090001">
      <w:start w:val="1"/>
      <w:numFmt w:val="decimal"/>
      <w:lvlText w:val="%1."/>
      <w:lvlJc w:val="left"/>
      <w:pPr>
        <w:tabs>
          <w:tab w:val="num" w:pos="420"/>
        </w:tabs>
        <w:ind w:left="420" w:hanging="360"/>
      </w:p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2">
    <w:nsid w:val="6D231C8A"/>
    <w:multiLevelType w:val="hybridMultilevel"/>
    <w:tmpl w:val="04C0B9A2"/>
    <w:lvl w:ilvl="0" w:tplc="0409000F">
      <w:start w:val="1"/>
      <w:numFmt w:val="decimal"/>
      <w:lvlText w:val="%1."/>
      <w:lvlJc w:val="left"/>
      <w:pPr>
        <w:tabs>
          <w:tab w:val="num" w:pos="360"/>
        </w:tabs>
        <w:ind w:left="360" w:hanging="360"/>
      </w:pPr>
    </w:lvl>
    <w:lvl w:ilvl="1" w:tplc="8B34AAC4">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3">
    <w:nsid w:val="6D261BFD"/>
    <w:multiLevelType w:val="hybridMultilevel"/>
    <w:tmpl w:val="F8C8A2E4"/>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74">
    <w:nsid w:val="6D6167DC"/>
    <w:multiLevelType w:val="hybridMultilevel"/>
    <w:tmpl w:val="60C6F79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5">
    <w:nsid w:val="6D633607"/>
    <w:multiLevelType w:val="hybridMultilevel"/>
    <w:tmpl w:val="EA0696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6">
    <w:nsid w:val="6D6B6B2B"/>
    <w:multiLevelType w:val="hybridMultilevel"/>
    <w:tmpl w:val="4060FADE"/>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7">
    <w:nsid w:val="6D9002B6"/>
    <w:multiLevelType w:val="hybridMultilevel"/>
    <w:tmpl w:val="70A855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8">
    <w:nsid w:val="6DB46172"/>
    <w:multiLevelType w:val="hybridMultilevel"/>
    <w:tmpl w:val="172EBF36"/>
    <w:lvl w:ilvl="0" w:tplc="04090001">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9">
    <w:nsid w:val="6DCE3912"/>
    <w:multiLevelType w:val="hybridMultilevel"/>
    <w:tmpl w:val="36689BDC"/>
    <w:lvl w:ilvl="0" w:tplc="623894A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0">
    <w:nsid w:val="6E260267"/>
    <w:multiLevelType w:val="hybridMultilevel"/>
    <w:tmpl w:val="1CA65C84"/>
    <w:lvl w:ilvl="0" w:tplc="0409000F">
      <w:start w:val="1"/>
      <w:numFmt w:val="decimal"/>
      <w:lvlText w:val="%1."/>
      <w:lvlJc w:val="left"/>
      <w:pPr>
        <w:tabs>
          <w:tab w:val="num" w:pos="420"/>
        </w:tabs>
        <w:ind w:left="42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581">
    <w:nsid w:val="6E2C5018"/>
    <w:multiLevelType w:val="hybridMultilevel"/>
    <w:tmpl w:val="CF186D5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2">
    <w:nsid w:val="6E311B71"/>
    <w:multiLevelType w:val="hybridMultilevel"/>
    <w:tmpl w:val="72267E2A"/>
    <w:lvl w:ilvl="0" w:tplc="F83817E0">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3">
    <w:nsid w:val="6E406E94"/>
    <w:multiLevelType w:val="hybridMultilevel"/>
    <w:tmpl w:val="01A6A438"/>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4">
    <w:nsid w:val="6E5749A8"/>
    <w:multiLevelType w:val="hybridMultilevel"/>
    <w:tmpl w:val="DCD68EF4"/>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5">
    <w:nsid w:val="6E69725B"/>
    <w:multiLevelType w:val="hybridMultilevel"/>
    <w:tmpl w:val="E140DD62"/>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6">
    <w:nsid w:val="6EF16BBF"/>
    <w:multiLevelType w:val="hybridMultilevel"/>
    <w:tmpl w:val="BB7619D2"/>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7">
    <w:nsid w:val="6F125E22"/>
    <w:multiLevelType w:val="hybridMultilevel"/>
    <w:tmpl w:val="1E9E16B4"/>
    <w:lvl w:ilvl="0" w:tplc="F3A4946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8">
    <w:nsid w:val="6F1B2821"/>
    <w:multiLevelType w:val="hybridMultilevel"/>
    <w:tmpl w:val="253AA9AE"/>
    <w:lvl w:ilvl="0" w:tplc="0409000F">
      <w:start w:val="1"/>
      <w:numFmt w:val="decimal"/>
      <w:lvlText w:val="%1."/>
      <w:lvlJc w:val="left"/>
      <w:pPr>
        <w:tabs>
          <w:tab w:val="num" w:pos="360"/>
        </w:tabs>
        <w:ind w:left="360" w:hanging="360"/>
      </w:pPr>
    </w:lvl>
    <w:lvl w:ilvl="1" w:tplc="04090001">
      <w:start w:val="1"/>
      <w:numFmt w:val="decimal"/>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9">
    <w:nsid w:val="6F23565B"/>
    <w:multiLevelType w:val="hybridMultilevel"/>
    <w:tmpl w:val="612C4132"/>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590">
    <w:nsid w:val="6F2C372B"/>
    <w:multiLevelType w:val="hybridMultilevel"/>
    <w:tmpl w:val="46D23CB6"/>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1">
    <w:nsid w:val="6F6E1212"/>
    <w:multiLevelType w:val="hybridMultilevel"/>
    <w:tmpl w:val="F0520B44"/>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92">
    <w:nsid w:val="6FC36A16"/>
    <w:multiLevelType w:val="hybridMultilevel"/>
    <w:tmpl w:val="132E53BC"/>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593">
    <w:nsid w:val="6FEF76BB"/>
    <w:multiLevelType w:val="hybridMultilevel"/>
    <w:tmpl w:val="49BE52EE"/>
    <w:lvl w:ilvl="0" w:tplc="F3A4946E">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4">
    <w:nsid w:val="703316C4"/>
    <w:multiLevelType w:val="hybridMultilevel"/>
    <w:tmpl w:val="3FC609B0"/>
    <w:lvl w:ilvl="0" w:tplc="04090001">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5">
    <w:nsid w:val="705B11DC"/>
    <w:multiLevelType w:val="hybridMultilevel"/>
    <w:tmpl w:val="BB74E478"/>
    <w:lvl w:ilvl="0" w:tplc="0409000F">
      <w:start w:val="1"/>
      <w:numFmt w:val="decimal"/>
      <w:lvlText w:val="%1."/>
      <w:lvlJc w:val="left"/>
      <w:pPr>
        <w:tabs>
          <w:tab w:val="num" w:pos="360"/>
        </w:tabs>
        <w:ind w:left="360" w:hanging="360"/>
      </w:pPr>
      <w:rPr>
        <w:rFonts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96">
    <w:nsid w:val="707B7C13"/>
    <w:multiLevelType w:val="hybridMultilevel"/>
    <w:tmpl w:val="796A4B1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7">
    <w:nsid w:val="708F00FA"/>
    <w:multiLevelType w:val="hybridMultilevel"/>
    <w:tmpl w:val="6388B3F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8">
    <w:nsid w:val="709C5181"/>
    <w:multiLevelType w:val="hybridMultilevel"/>
    <w:tmpl w:val="B8122680"/>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599">
    <w:nsid w:val="70A77B7C"/>
    <w:multiLevelType w:val="hybridMultilevel"/>
    <w:tmpl w:val="4A2CD4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0">
    <w:nsid w:val="71201949"/>
    <w:multiLevelType w:val="hybridMultilevel"/>
    <w:tmpl w:val="3E92C256"/>
    <w:lvl w:ilvl="0" w:tplc="0409000F">
      <w:start w:val="1"/>
      <w:numFmt w:val="bullet"/>
      <w:lvlText w:val=""/>
      <w:lvlJc w:val="left"/>
      <w:pPr>
        <w:tabs>
          <w:tab w:val="num" w:pos="720"/>
        </w:tabs>
        <w:ind w:left="720" w:hanging="360"/>
      </w:pPr>
      <w:rPr>
        <w:rFonts w:ascii="Symbol" w:hAnsi="Symbol" w:hint="default"/>
      </w:rPr>
    </w:lvl>
    <w:lvl w:ilvl="1" w:tplc="04090019">
      <w:start w:val="1"/>
      <w:numFmt w:val="bullet"/>
      <w:lvlText w:val=""/>
      <w:lvlJc w:val="left"/>
      <w:pPr>
        <w:tabs>
          <w:tab w:val="num" w:pos="720"/>
        </w:tabs>
        <w:ind w:left="720" w:hanging="360"/>
      </w:pPr>
      <w:rPr>
        <w:rFonts w:ascii="Symbol" w:hAnsi="Symbol" w:hint="default"/>
      </w:rPr>
    </w:lvl>
    <w:lvl w:ilvl="2" w:tplc="0409001B">
      <w:start w:val="1"/>
      <w:numFmt w:val="bullet"/>
      <w:lvlText w:val="o"/>
      <w:lvlJc w:val="left"/>
      <w:pPr>
        <w:tabs>
          <w:tab w:val="num" w:pos="2700"/>
        </w:tabs>
        <w:ind w:left="2700" w:hanging="360"/>
      </w:pPr>
      <w:rPr>
        <w:rFonts w:ascii="Courier New" w:hAnsi="Courier New" w:cs="Courier New"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01">
    <w:nsid w:val="716875E1"/>
    <w:multiLevelType w:val="hybridMultilevel"/>
    <w:tmpl w:val="145450B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A604E4C"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2">
    <w:nsid w:val="71785732"/>
    <w:multiLevelType w:val="hybridMultilevel"/>
    <w:tmpl w:val="A508A032"/>
    <w:lvl w:ilvl="0" w:tplc="1144A8F8">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3">
    <w:nsid w:val="71C2631E"/>
    <w:multiLevelType w:val="hybridMultilevel"/>
    <w:tmpl w:val="96CCA196"/>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4">
    <w:nsid w:val="71E10757"/>
    <w:multiLevelType w:val="hybridMultilevel"/>
    <w:tmpl w:val="9CA4A80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5">
    <w:nsid w:val="71FC0E41"/>
    <w:multiLevelType w:val="hybridMultilevel"/>
    <w:tmpl w:val="017899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6">
    <w:nsid w:val="72545217"/>
    <w:multiLevelType w:val="hybridMultilevel"/>
    <w:tmpl w:val="F18631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7">
    <w:nsid w:val="7266712B"/>
    <w:multiLevelType w:val="hybridMultilevel"/>
    <w:tmpl w:val="C01EC4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8">
    <w:nsid w:val="729B709C"/>
    <w:multiLevelType w:val="hybridMultilevel"/>
    <w:tmpl w:val="BCFA441E"/>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609">
    <w:nsid w:val="729F1250"/>
    <w:multiLevelType w:val="hybridMultilevel"/>
    <w:tmpl w:val="EF927A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0">
    <w:nsid w:val="72B26683"/>
    <w:multiLevelType w:val="hybridMultilevel"/>
    <w:tmpl w:val="EE92DDD4"/>
    <w:lvl w:ilvl="0" w:tplc="39DAE5B6">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611">
    <w:nsid w:val="72CB32B7"/>
    <w:multiLevelType w:val="hybridMultilevel"/>
    <w:tmpl w:val="665E96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2">
    <w:nsid w:val="72DA6A2E"/>
    <w:multiLevelType w:val="hybridMultilevel"/>
    <w:tmpl w:val="51DE2A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3">
    <w:nsid w:val="72EF0DA0"/>
    <w:multiLevelType w:val="hybridMultilevel"/>
    <w:tmpl w:val="A61AB56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4">
    <w:nsid w:val="73275DC7"/>
    <w:multiLevelType w:val="hybridMultilevel"/>
    <w:tmpl w:val="DA20A058"/>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5">
    <w:nsid w:val="73537E4B"/>
    <w:multiLevelType w:val="multilevel"/>
    <w:tmpl w:val="2E828BFA"/>
    <w:lvl w:ilvl="0">
      <w:start w:val="1"/>
      <w:numFmt w:val="decimal"/>
      <w:pStyle w:val="ISSUE"/>
      <w:suff w:val="nothing"/>
      <w:lvlText w:val="ISSUE #%1: "/>
      <w:lvlJc w:val="left"/>
      <w:pPr>
        <w:ind w:left="1152" w:hanging="432"/>
      </w:pPr>
      <w:rPr>
        <w:rFonts w:hint="default"/>
      </w:rPr>
    </w:lvl>
    <w:lvl w:ilvl="1">
      <w:start w:val="1"/>
      <w:numFmt w:val="decimal"/>
      <w:lvlText w:val="%1.%2"/>
      <w:lvlJc w:val="left"/>
      <w:pPr>
        <w:tabs>
          <w:tab w:val="num" w:pos="1296"/>
        </w:tabs>
        <w:ind w:left="1296" w:hanging="576"/>
      </w:pPr>
      <w:rPr>
        <w:rFonts w:hint="default"/>
      </w:rPr>
    </w:lvl>
    <w:lvl w:ilvl="2">
      <w:start w:val="1"/>
      <w:numFmt w:val="decimal"/>
      <w:lvlText w:val="%2. ISSUE:"/>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616">
    <w:nsid w:val="738219F7"/>
    <w:multiLevelType w:val="hybridMultilevel"/>
    <w:tmpl w:val="A73C34A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7">
    <w:nsid w:val="73B123E9"/>
    <w:multiLevelType w:val="hybridMultilevel"/>
    <w:tmpl w:val="B586593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8">
    <w:nsid w:val="73C759CE"/>
    <w:multiLevelType w:val="hybridMultilevel"/>
    <w:tmpl w:val="008075A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9">
    <w:nsid w:val="73DE575E"/>
    <w:multiLevelType w:val="hybridMultilevel"/>
    <w:tmpl w:val="F69EB1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0">
    <w:nsid w:val="746D4FA4"/>
    <w:multiLevelType w:val="hybridMultilevel"/>
    <w:tmpl w:val="00865E3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21">
    <w:nsid w:val="749844FA"/>
    <w:multiLevelType w:val="hybridMultilevel"/>
    <w:tmpl w:val="DFA4156C"/>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2">
    <w:nsid w:val="74E25177"/>
    <w:multiLevelType w:val="hybridMultilevel"/>
    <w:tmpl w:val="7B70F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3">
    <w:nsid w:val="752C5C3F"/>
    <w:multiLevelType w:val="hybridMultilevel"/>
    <w:tmpl w:val="3724CEE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4">
    <w:nsid w:val="752E2B7B"/>
    <w:multiLevelType w:val="hybridMultilevel"/>
    <w:tmpl w:val="27B82F3C"/>
    <w:lvl w:ilvl="0" w:tplc="F3A4946E">
      <w:start w:val="1"/>
      <w:numFmt w:val="decimal"/>
      <w:lvlText w:val="%1."/>
      <w:lvlJc w:val="left"/>
      <w:pPr>
        <w:tabs>
          <w:tab w:val="num" w:pos="360"/>
        </w:tabs>
        <w:ind w:left="360" w:hanging="360"/>
      </w:pPr>
      <w:rPr>
        <w:rFonts w:hint="default"/>
      </w:rPr>
    </w:lvl>
    <w:lvl w:ilvl="1" w:tplc="7C9E4E80"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25">
    <w:nsid w:val="75BD1E3B"/>
    <w:multiLevelType w:val="hybridMultilevel"/>
    <w:tmpl w:val="DD02233C"/>
    <w:lvl w:ilvl="0" w:tplc="39DAE5B6">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626">
    <w:nsid w:val="76155AD5"/>
    <w:multiLevelType w:val="hybridMultilevel"/>
    <w:tmpl w:val="E2465A46"/>
    <w:lvl w:ilvl="0" w:tplc="0409000F">
      <w:start w:val="1"/>
      <w:numFmt w:val="bullet"/>
      <w:lvlText w:val=""/>
      <w:lvlJc w:val="left"/>
      <w:pPr>
        <w:tabs>
          <w:tab w:val="num" w:pos="360"/>
        </w:tabs>
        <w:ind w:left="360" w:hanging="360"/>
      </w:pPr>
      <w:rPr>
        <w:rFonts w:ascii="Symbol" w:hAnsi="Symbol" w:hint="default"/>
      </w:rPr>
    </w:lvl>
    <w:lvl w:ilvl="1" w:tplc="04090019">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7">
    <w:nsid w:val="76BD79CF"/>
    <w:multiLevelType w:val="hybridMultilevel"/>
    <w:tmpl w:val="DC707608"/>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628">
    <w:nsid w:val="76CB08D0"/>
    <w:multiLevelType w:val="hybridMultilevel"/>
    <w:tmpl w:val="991EC3E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9">
    <w:nsid w:val="76DF27BC"/>
    <w:multiLevelType w:val="hybridMultilevel"/>
    <w:tmpl w:val="398AC452"/>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630">
    <w:nsid w:val="76E926AF"/>
    <w:multiLevelType w:val="hybridMultilevel"/>
    <w:tmpl w:val="8D124F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1">
    <w:nsid w:val="770D7C50"/>
    <w:multiLevelType w:val="hybridMultilevel"/>
    <w:tmpl w:val="BBC052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2">
    <w:nsid w:val="773B64B6"/>
    <w:multiLevelType w:val="hybridMultilevel"/>
    <w:tmpl w:val="301AA66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3">
    <w:nsid w:val="775D7EBB"/>
    <w:multiLevelType w:val="hybridMultilevel"/>
    <w:tmpl w:val="E4807FE4"/>
    <w:lvl w:ilvl="0" w:tplc="0409000F">
      <w:start w:val="1"/>
      <w:numFmt w:val="decimal"/>
      <w:lvlText w:val="%1."/>
      <w:lvlJc w:val="left"/>
      <w:pPr>
        <w:tabs>
          <w:tab w:val="num" w:pos="720"/>
        </w:tabs>
        <w:ind w:left="720" w:hanging="360"/>
      </w:pPr>
    </w:lvl>
    <w:lvl w:ilvl="1" w:tplc="04090003">
      <w:start w:val="1"/>
      <w:numFmt w:val="decimal"/>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34">
    <w:nsid w:val="775E2274"/>
    <w:multiLevelType w:val="hybridMultilevel"/>
    <w:tmpl w:val="FA4A700A"/>
    <w:lvl w:ilvl="0" w:tplc="04090001">
      <w:start w:val="1"/>
      <w:numFmt w:val="decimal"/>
      <w:lvlText w:val="%1."/>
      <w:lvlJc w:val="left"/>
      <w:pPr>
        <w:tabs>
          <w:tab w:val="num" w:pos="360"/>
        </w:tabs>
        <w:ind w:left="360" w:hanging="360"/>
      </w:pPr>
      <w:rPr>
        <w:rFonts w:hint="default"/>
      </w:rPr>
    </w:lvl>
    <w:lvl w:ilvl="1" w:tplc="0409000F"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5">
    <w:nsid w:val="77891C7B"/>
    <w:multiLevelType w:val="hybridMultilevel"/>
    <w:tmpl w:val="E4644B32"/>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6">
    <w:nsid w:val="7796761A"/>
    <w:multiLevelType w:val="hybridMultilevel"/>
    <w:tmpl w:val="8062C7AE"/>
    <w:lvl w:ilvl="0" w:tplc="F3A4946E">
      <w:start w:val="1"/>
      <w:numFmt w:val="decimal"/>
      <w:lvlText w:val="%1."/>
      <w:lvlJc w:val="left"/>
      <w:pPr>
        <w:tabs>
          <w:tab w:val="num" w:pos="360"/>
        </w:tabs>
        <w:ind w:left="360" w:hanging="360"/>
      </w:pPr>
    </w:lvl>
    <w:lvl w:ilvl="1" w:tplc="0409000F"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637">
    <w:nsid w:val="783C6300"/>
    <w:multiLevelType w:val="hybridMultilevel"/>
    <w:tmpl w:val="582E497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8">
    <w:nsid w:val="785B0F6D"/>
    <w:multiLevelType w:val="hybridMultilevel"/>
    <w:tmpl w:val="F7A86A8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9">
    <w:nsid w:val="78856AA4"/>
    <w:multiLevelType w:val="hybridMultilevel"/>
    <w:tmpl w:val="DC74F706"/>
    <w:lvl w:ilvl="0" w:tplc="F3A494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0">
    <w:nsid w:val="78871757"/>
    <w:multiLevelType w:val="hybridMultilevel"/>
    <w:tmpl w:val="5742130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1">
    <w:nsid w:val="78955036"/>
    <w:multiLevelType w:val="hybridMultilevel"/>
    <w:tmpl w:val="ED56A0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2">
    <w:nsid w:val="78AC3A19"/>
    <w:multiLevelType w:val="hybridMultilevel"/>
    <w:tmpl w:val="DC764B8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3">
    <w:nsid w:val="78C9130F"/>
    <w:multiLevelType w:val="hybridMultilevel"/>
    <w:tmpl w:val="BD701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4">
    <w:nsid w:val="790622AA"/>
    <w:multiLevelType w:val="hybridMultilevel"/>
    <w:tmpl w:val="51E635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5">
    <w:nsid w:val="79377CF5"/>
    <w:multiLevelType w:val="hybridMultilevel"/>
    <w:tmpl w:val="325A1D08"/>
    <w:lvl w:ilvl="0" w:tplc="1144A8F8">
      <w:start w:val="1"/>
      <w:numFmt w:val="decimal"/>
      <w:lvlText w:val="%1."/>
      <w:lvlJc w:val="left"/>
      <w:pPr>
        <w:tabs>
          <w:tab w:val="num" w:pos="360"/>
        </w:tabs>
        <w:ind w:left="360" w:hanging="360"/>
      </w:pPr>
    </w:lvl>
    <w:lvl w:ilvl="1" w:tplc="2CAE5900"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6">
    <w:nsid w:val="798B1F00"/>
    <w:multiLevelType w:val="hybridMultilevel"/>
    <w:tmpl w:val="D8A85228"/>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7">
    <w:nsid w:val="79F33152"/>
    <w:multiLevelType w:val="hybridMultilevel"/>
    <w:tmpl w:val="C818F6B0"/>
    <w:lvl w:ilvl="0" w:tplc="0409000F">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648">
    <w:nsid w:val="7A347440"/>
    <w:multiLevelType w:val="hybridMultilevel"/>
    <w:tmpl w:val="5ADAB68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9">
    <w:nsid w:val="7A3F0295"/>
    <w:multiLevelType w:val="hybridMultilevel"/>
    <w:tmpl w:val="A710A2FA"/>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0">
    <w:nsid w:val="7A765B5D"/>
    <w:multiLevelType w:val="hybridMultilevel"/>
    <w:tmpl w:val="9D904F5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51">
    <w:nsid w:val="7A7D5465"/>
    <w:multiLevelType w:val="hybridMultilevel"/>
    <w:tmpl w:val="CD2C8556"/>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652">
    <w:nsid w:val="7A9E5902"/>
    <w:multiLevelType w:val="hybridMultilevel"/>
    <w:tmpl w:val="7780DB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3">
    <w:nsid w:val="7AC237D1"/>
    <w:multiLevelType w:val="hybridMultilevel"/>
    <w:tmpl w:val="00CA7F1C"/>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4">
    <w:nsid w:val="7ADF1345"/>
    <w:multiLevelType w:val="hybridMultilevel"/>
    <w:tmpl w:val="3B0221AC"/>
    <w:lvl w:ilvl="0" w:tplc="39DAE5B6">
      <w:start w:val="1"/>
      <w:numFmt w:val="decimal"/>
      <w:lvlText w:val="%1."/>
      <w:lvlJc w:val="left"/>
      <w:pPr>
        <w:tabs>
          <w:tab w:val="num" w:pos="360"/>
        </w:tabs>
        <w:ind w:left="360" w:hanging="360"/>
      </w:pPr>
    </w:lvl>
    <w:lvl w:ilvl="1" w:tplc="04090019">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5">
    <w:nsid w:val="7AF54C3E"/>
    <w:multiLevelType w:val="hybridMultilevel"/>
    <w:tmpl w:val="7380723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152"/>
        </w:tabs>
        <w:ind w:left="1152" w:hanging="360"/>
      </w:pPr>
    </w:lvl>
    <w:lvl w:ilvl="2" w:tplc="0409001B" w:tentative="1">
      <w:start w:val="1"/>
      <w:numFmt w:val="lowerRoman"/>
      <w:lvlText w:val="%3."/>
      <w:lvlJc w:val="right"/>
      <w:pPr>
        <w:tabs>
          <w:tab w:val="num" w:pos="1872"/>
        </w:tabs>
        <w:ind w:left="1872" w:hanging="180"/>
      </w:pPr>
    </w:lvl>
    <w:lvl w:ilvl="3" w:tplc="0409000F" w:tentative="1">
      <w:start w:val="1"/>
      <w:numFmt w:val="decimal"/>
      <w:lvlText w:val="%4."/>
      <w:lvlJc w:val="left"/>
      <w:pPr>
        <w:tabs>
          <w:tab w:val="num" w:pos="2592"/>
        </w:tabs>
        <w:ind w:left="2592" w:hanging="360"/>
      </w:pPr>
    </w:lvl>
    <w:lvl w:ilvl="4" w:tplc="04090019" w:tentative="1">
      <w:start w:val="1"/>
      <w:numFmt w:val="lowerLetter"/>
      <w:lvlText w:val="%5."/>
      <w:lvlJc w:val="left"/>
      <w:pPr>
        <w:tabs>
          <w:tab w:val="num" w:pos="3312"/>
        </w:tabs>
        <w:ind w:left="3312" w:hanging="360"/>
      </w:pPr>
    </w:lvl>
    <w:lvl w:ilvl="5" w:tplc="0409001B" w:tentative="1">
      <w:start w:val="1"/>
      <w:numFmt w:val="lowerRoman"/>
      <w:lvlText w:val="%6."/>
      <w:lvlJc w:val="right"/>
      <w:pPr>
        <w:tabs>
          <w:tab w:val="num" w:pos="4032"/>
        </w:tabs>
        <w:ind w:left="4032" w:hanging="180"/>
      </w:pPr>
    </w:lvl>
    <w:lvl w:ilvl="6" w:tplc="0409000F" w:tentative="1">
      <w:start w:val="1"/>
      <w:numFmt w:val="decimal"/>
      <w:lvlText w:val="%7."/>
      <w:lvlJc w:val="left"/>
      <w:pPr>
        <w:tabs>
          <w:tab w:val="num" w:pos="4752"/>
        </w:tabs>
        <w:ind w:left="4752" w:hanging="360"/>
      </w:pPr>
    </w:lvl>
    <w:lvl w:ilvl="7" w:tplc="04090019" w:tentative="1">
      <w:start w:val="1"/>
      <w:numFmt w:val="lowerLetter"/>
      <w:lvlText w:val="%8."/>
      <w:lvlJc w:val="left"/>
      <w:pPr>
        <w:tabs>
          <w:tab w:val="num" w:pos="5472"/>
        </w:tabs>
        <w:ind w:left="5472" w:hanging="360"/>
      </w:pPr>
    </w:lvl>
    <w:lvl w:ilvl="8" w:tplc="0409001B" w:tentative="1">
      <w:start w:val="1"/>
      <w:numFmt w:val="lowerRoman"/>
      <w:lvlText w:val="%9."/>
      <w:lvlJc w:val="right"/>
      <w:pPr>
        <w:tabs>
          <w:tab w:val="num" w:pos="6192"/>
        </w:tabs>
        <w:ind w:left="6192" w:hanging="180"/>
      </w:pPr>
    </w:lvl>
  </w:abstractNum>
  <w:abstractNum w:abstractNumId="656">
    <w:nsid w:val="7B3F6A4A"/>
    <w:multiLevelType w:val="hybridMultilevel"/>
    <w:tmpl w:val="CC624B8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7">
    <w:nsid w:val="7B7051F5"/>
    <w:multiLevelType w:val="hybridMultilevel"/>
    <w:tmpl w:val="D07CCE5C"/>
    <w:lvl w:ilvl="0" w:tplc="F3A4946E">
      <w:start w:val="1"/>
      <w:numFmt w:val="decimal"/>
      <w:lvlText w:val="%1."/>
      <w:lvlJc w:val="left"/>
      <w:pPr>
        <w:tabs>
          <w:tab w:val="num" w:pos="708"/>
        </w:tabs>
        <w:ind w:left="708"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658">
    <w:nsid w:val="7B815A4C"/>
    <w:multiLevelType w:val="hybridMultilevel"/>
    <w:tmpl w:val="3E3C0F58"/>
    <w:lvl w:ilvl="0" w:tplc="39DAE5B6">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9">
    <w:nsid w:val="7BE72341"/>
    <w:multiLevelType w:val="hybridMultilevel"/>
    <w:tmpl w:val="79786282"/>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60">
    <w:nsid w:val="7C552F18"/>
    <w:multiLevelType w:val="hybridMultilevel"/>
    <w:tmpl w:val="CD3059B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1">
    <w:nsid w:val="7C6A3A1A"/>
    <w:multiLevelType w:val="hybridMultilevel"/>
    <w:tmpl w:val="CC764436"/>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2">
    <w:nsid w:val="7C8A09A0"/>
    <w:multiLevelType w:val="hybridMultilevel"/>
    <w:tmpl w:val="EF44BA54"/>
    <w:lvl w:ilvl="0" w:tplc="2BFA682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3">
    <w:nsid w:val="7CB75836"/>
    <w:multiLevelType w:val="hybridMultilevel"/>
    <w:tmpl w:val="B9B84D02"/>
    <w:lvl w:ilvl="0" w:tplc="04090001">
      <w:start w:val="1"/>
      <w:numFmt w:val="decimal"/>
      <w:lvlText w:val="%1."/>
      <w:lvlJc w:val="left"/>
      <w:pPr>
        <w:tabs>
          <w:tab w:val="num" w:pos="648"/>
        </w:tabs>
        <w:ind w:left="648" w:hanging="360"/>
      </w:p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664">
    <w:nsid w:val="7CE64687"/>
    <w:multiLevelType w:val="hybridMultilevel"/>
    <w:tmpl w:val="E2125B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5">
    <w:nsid w:val="7CE81421"/>
    <w:multiLevelType w:val="hybridMultilevel"/>
    <w:tmpl w:val="B0BA5180"/>
    <w:lvl w:ilvl="0" w:tplc="39DAE5B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66">
    <w:nsid w:val="7D502F9B"/>
    <w:multiLevelType w:val="hybridMultilevel"/>
    <w:tmpl w:val="374258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7">
    <w:nsid w:val="7D6433CD"/>
    <w:multiLevelType w:val="hybridMultilevel"/>
    <w:tmpl w:val="20ACC7E2"/>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8">
    <w:nsid w:val="7DBC653E"/>
    <w:multiLevelType w:val="hybridMultilevel"/>
    <w:tmpl w:val="80DE532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69">
    <w:nsid w:val="7DC36758"/>
    <w:multiLevelType w:val="hybridMultilevel"/>
    <w:tmpl w:val="3124A714"/>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70">
    <w:nsid w:val="7DEF1C94"/>
    <w:multiLevelType w:val="hybridMultilevel"/>
    <w:tmpl w:val="0FEEA0CC"/>
    <w:lvl w:ilvl="0" w:tplc="0409000F">
      <w:start w:val="1"/>
      <w:numFmt w:val="bullet"/>
      <w:lvlText w:val=""/>
      <w:lvlJc w:val="left"/>
      <w:pPr>
        <w:tabs>
          <w:tab w:val="num" w:pos="1296"/>
        </w:tabs>
        <w:ind w:left="1296" w:hanging="360"/>
      </w:pPr>
      <w:rPr>
        <w:rFonts w:ascii="Symbol" w:hAnsi="Symbol" w:hint="default"/>
      </w:rPr>
    </w:lvl>
    <w:lvl w:ilvl="1" w:tplc="04090019" w:tentative="1">
      <w:start w:val="1"/>
      <w:numFmt w:val="bullet"/>
      <w:lvlText w:val="o"/>
      <w:lvlJc w:val="left"/>
      <w:pPr>
        <w:tabs>
          <w:tab w:val="num" w:pos="2016"/>
        </w:tabs>
        <w:ind w:left="2016" w:hanging="360"/>
      </w:pPr>
      <w:rPr>
        <w:rFonts w:ascii="Courier New" w:hAnsi="Courier New" w:cs="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cs="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cs="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671">
    <w:nsid w:val="7E1A78CF"/>
    <w:multiLevelType w:val="hybridMultilevel"/>
    <w:tmpl w:val="C15C7126"/>
    <w:lvl w:ilvl="0" w:tplc="623894A4">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2">
    <w:nsid w:val="7E9203C1"/>
    <w:multiLevelType w:val="hybridMultilevel"/>
    <w:tmpl w:val="4ECC7B86"/>
    <w:lvl w:ilvl="0" w:tplc="623894A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3">
    <w:nsid w:val="7E9902F1"/>
    <w:multiLevelType w:val="hybridMultilevel"/>
    <w:tmpl w:val="D53638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4">
    <w:nsid w:val="7EA90086"/>
    <w:multiLevelType w:val="hybridMultilevel"/>
    <w:tmpl w:val="FEB61B80"/>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675">
    <w:nsid w:val="7EAE32F2"/>
    <w:multiLevelType w:val="hybridMultilevel"/>
    <w:tmpl w:val="74486F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6">
    <w:nsid w:val="7EB35DC0"/>
    <w:multiLevelType w:val="hybridMultilevel"/>
    <w:tmpl w:val="BFD6222A"/>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7">
    <w:nsid w:val="7F441C69"/>
    <w:multiLevelType w:val="hybridMultilevel"/>
    <w:tmpl w:val="537AD4A4"/>
    <w:lvl w:ilvl="0" w:tplc="0409000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8">
    <w:nsid w:val="7F8A1E86"/>
    <w:multiLevelType w:val="hybridMultilevel"/>
    <w:tmpl w:val="C31220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9">
    <w:nsid w:val="7F8D2041"/>
    <w:multiLevelType w:val="multilevel"/>
    <w:tmpl w:val="1094687C"/>
    <w:lvl w:ilvl="0">
      <w:start w:val="1"/>
      <w:numFmt w:val="bullet"/>
      <w:lvlRestart w:val="0"/>
      <w:pStyle w:val="Bullet1"/>
      <w:lvlText w:val="■"/>
      <w:lvlJc w:val="left"/>
      <w:pPr>
        <w:tabs>
          <w:tab w:val="num" w:pos="1247"/>
        </w:tabs>
        <w:ind w:left="1247" w:hanging="340"/>
      </w:pPr>
      <w:rPr>
        <w:rFonts w:ascii="Times New Roman" w:hAnsi="Times New Roman" w:cs="Times New Roman"/>
        <w:b/>
        <w:i w:val="0"/>
        <w:color w:val="FF6600"/>
        <w:sz w:val="26"/>
        <w:szCs w:val="26"/>
      </w:rPr>
    </w:lvl>
    <w:lvl w:ilvl="1">
      <w:start w:val="1"/>
      <w:numFmt w:val="bullet"/>
      <w:lvlRestart w:val="0"/>
      <w:pStyle w:val="Bullet2"/>
      <w:lvlText w:val=""/>
      <w:lvlJc w:val="left"/>
      <w:pPr>
        <w:tabs>
          <w:tab w:val="num" w:pos="1587"/>
        </w:tabs>
        <w:ind w:left="1587" w:hanging="340"/>
      </w:pPr>
      <w:rPr>
        <w:rFonts w:ascii="Times New Roman" w:hAnsi="Times New Roman" w:cs="Times New Roman"/>
        <w:b/>
        <w:i w:val="0"/>
        <w:color w:val="FF6600"/>
        <w:sz w:val="20"/>
        <w:szCs w:val="20"/>
      </w:rPr>
    </w:lvl>
    <w:lvl w:ilvl="2">
      <w:start w:val="1"/>
      <w:numFmt w:val="bullet"/>
      <w:lvlRestart w:val="0"/>
      <w:pStyle w:val="Bullet1Indent"/>
      <w:lvlText w:val="■"/>
      <w:lvlJc w:val="left"/>
      <w:pPr>
        <w:tabs>
          <w:tab w:val="num" w:pos="1587"/>
        </w:tabs>
        <w:ind w:left="1587" w:hanging="340"/>
      </w:pPr>
      <w:rPr>
        <w:rFonts w:ascii="Times New Roman" w:hAnsi="Times New Roman" w:cs="Times New Roman"/>
        <w:b/>
        <w:i w:val="0"/>
        <w:color w:val="FF6600"/>
        <w:sz w:val="26"/>
        <w:szCs w:val="26"/>
      </w:rPr>
    </w:lvl>
    <w:lvl w:ilvl="3">
      <w:start w:val="1"/>
      <w:numFmt w:val="bullet"/>
      <w:lvlRestart w:val="0"/>
      <w:pStyle w:val="Bullet2Indent"/>
      <w:lvlText w:val=""/>
      <w:lvlJc w:val="left"/>
      <w:pPr>
        <w:tabs>
          <w:tab w:val="num" w:pos="1928"/>
        </w:tabs>
        <w:ind w:left="1928" w:hanging="341"/>
      </w:pPr>
      <w:rPr>
        <w:rFonts w:ascii="Times New Roman" w:hAnsi="Times New Roman" w:cs="Times New Roman"/>
        <w:b/>
        <w:i w:val="0"/>
        <w:color w:val="FF6600"/>
        <w:sz w:val="20"/>
        <w:szCs w:val="20"/>
      </w:rPr>
    </w:lvl>
    <w:lvl w:ilvl="4">
      <w:start w:val="1"/>
      <w:numFmt w:val="none"/>
      <w:lvlRestart w:val="0"/>
      <w:lvlText w:val=""/>
      <w:lvlJc w:val="left"/>
      <w:pPr>
        <w:tabs>
          <w:tab w:val="num" w:pos="1417"/>
        </w:tabs>
        <w:ind w:left="1417" w:hanging="283"/>
      </w:pPr>
      <w:rPr>
        <w:sz w:val="24"/>
        <w:szCs w:val="24"/>
      </w:rPr>
    </w:lvl>
    <w:lvl w:ilvl="5">
      <w:start w:val="1"/>
      <w:numFmt w:val="none"/>
      <w:lvlRestart w:val="0"/>
      <w:lvlText w:val=""/>
      <w:lvlJc w:val="left"/>
      <w:pPr>
        <w:tabs>
          <w:tab w:val="num" w:pos="1701"/>
        </w:tabs>
        <w:ind w:left="1701" w:hanging="284"/>
      </w:pPr>
      <w:rPr>
        <w:sz w:val="20"/>
        <w:szCs w:val="20"/>
      </w:rPr>
    </w:lvl>
    <w:lvl w:ilvl="6">
      <w:start w:val="1"/>
      <w:numFmt w:val="none"/>
      <w:lvlRestart w:val="0"/>
      <w:lvlText w:val=""/>
      <w:lvlJc w:val="left"/>
      <w:pPr>
        <w:tabs>
          <w:tab w:val="num" w:pos="1417"/>
        </w:tabs>
        <w:ind w:left="1417" w:hanging="283"/>
      </w:pPr>
      <w:rPr>
        <w:sz w:val="24"/>
        <w:szCs w:val="24"/>
      </w:rPr>
    </w:lvl>
    <w:lvl w:ilvl="7">
      <w:start w:val="1"/>
      <w:numFmt w:val="none"/>
      <w:lvlRestart w:val="0"/>
      <w:lvlText w:val=""/>
      <w:lvlJc w:val="left"/>
      <w:pPr>
        <w:tabs>
          <w:tab w:val="num" w:pos="1701"/>
        </w:tabs>
        <w:ind w:left="1701" w:hanging="284"/>
      </w:pPr>
      <w:rPr>
        <w:sz w:val="20"/>
        <w:szCs w:val="20"/>
      </w:rPr>
    </w:lvl>
    <w:lvl w:ilvl="8">
      <w:start w:val="1"/>
      <w:numFmt w:val="none"/>
      <w:lvlRestart w:val="0"/>
      <w:lvlText w:val=""/>
      <w:lvlJc w:val="left"/>
      <w:pPr>
        <w:tabs>
          <w:tab w:val="num" w:pos="8997"/>
        </w:tabs>
        <w:ind w:left="4320" w:hanging="1440"/>
      </w:pPr>
    </w:lvl>
  </w:abstractNum>
  <w:abstractNum w:abstractNumId="680">
    <w:nsid w:val="7FA948D6"/>
    <w:multiLevelType w:val="hybridMultilevel"/>
    <w:tmpl w:val="DE4CB7A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1">
    <w:nsid w:val="7FAA7225"/>
    <w:multiLevelType w:val="hybridMultilevel"/>
    <w:tmpl w:val="08A8676A"/>
    <w:lvl w:ilvl="0" w:tplc="0409000F">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2">
    <w:nsid w:val="7FB33780"/>
    <w:multiLevelType w:val="hybridMultilevel"/>
    <w:tmpl w:val="CE8666B4"/>
    <w:name w:val="business req322222"/>
    <w:lvl w:ilvl="0" w:tplc="0409000F">
      <w:start w:val="1"/>
      <w:numFmt w:val="decimal"/>
      <w:lvlText w:val="%1."/>
      <w:lvlJc w:val="left"/>
      <w:pPr>
        <w:tabs>
          <w:tab w:val="num" w:pos="360"/>
        </w:tabs>
        <w:ind w:left="360" w:hanging="360"/>
      </w:pPr>
    </w:lvl>
    <w:lvl w:ilvl="1" w:tplc="04090001"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3">
    <w:nsid w:val="7FF06A1A"/>
    <w:multiLevelType w:val="hybridMultilevel"/>
    <w:tmpl w:val="6406D65C"/>
    <w:lvl w:ilvl="0" w:tplc="1144A8F8">
      <w:start w:val="1"/>
      <w:numFmt w:val="decimal"/>
      <w:lvlText w:val="%1."/>
      <w:lvlJc w:val="left"/>
      <w:pPr>
        <w:tabs>
          <w:tab w:val="num" w:pos="720"/>
        </w:tabs>
        <w:ind w:left="720" w:hanging="360"/>
      </w:pPr>
    </w:lvl>
    <w:lvl w:ilvl="1" w:tplc="2CAE5900"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11"/>
  </w:num>
  <w:num w:numId="2">
    <w:abstractNumId w:val="615"/>
  </w:num>
  <w:num w:numId="3">
    <w:abstractNumId w:val="188"/>
  </w:num>
  <w:num w:numId="4">
    <w:abstractNumId w:val="182"/>
  </w:num>
  <w:num w:numId="5">
    <w:abstractNumId w:val="72"/>
  </w:num>
  <w:num w:numId="6">
    <w:abstractNumId w:val="180"/>
  </w:num>
  <w:num w:numId="7">
    <w:abstractNumId w:val="168"/>
  </w:num>
  <w:num w:numId="8">
    <w:abstractNumId w:val="514"/>
  </w:num>
  <w:num w:numId="9">
    <w:abstractNumId w:val="397"/>
  </w:num>
  <w:num w:numId="10">
    <w:abstractNumId w:val="391"/>
  </w:num>
  <w:num w:numId="11">
    <w:abstractNumId w:val="526"/>
  </w:num>
  <w:num w:numId="12">
    <w:abstractNumId w:val="534"/>
  </w:num>
  <w:num w:numId="13">
    <w:abstractNumId w:val="0"/>
  </w:num>
  <w:num w:numId="14">
    <w:abstractNumId w:val="461"/>
  </w:num>
  <w:num w:numId="15">
    <w:abstractNumId w:val="366"/>
  </w:num>
  <w:num w:numId="16">
    <w:abstractNumId w:val="316"/>
  </w:num>
  <w:num w:numId="17">
    <w:abstractNumId w:val="32"/>
  </w:num>
  <w:num w:numId="18">
    <w:abstractNumId w:val="573"/>
  </w:num>
  <w:num w:numId="19">
    <w:abstractNumId w:val="423"/>
  </w:num>
  <w:num w:numId="20">
    <w:abstractNumId w:val="274"/>
  </w:num>
  <w:num w:numId="21">
    <w:abstractNumId w:val="595"/>
  </w:num>
  <w:num w:numId="22">
    <w:abstractNumId w:val="286"/>
  </w:num>
  <w:num w:numId="23">
    <w:abstractNumId w:val="517"/>
  </w:num>
  <w:num w:numId="24">
    <w:abstractNumId w:val="484"/>
  </w:num>
  <w:num w:numId="25">
    <w:abstractNumId w:val="625"/>
  </w:num>
  <w:num w:numId="26">
    <w:abstractNumId w:val="356"/>
  </w:num>
  <w:num w:numId="27">
    <w:abstractNumId w:val="655"/>
  </w:num>
  <w:num w:numId="28">
    <w:abstractNumId w:val="63"/>
  </w:num>
  <w:num w:numId="29">
    <w:abstractNumId w:val="228"/>
  </w:num>
  <w:num w:numId="30">
    <w:abstractNumId w:val="69"/>
  </w:num>
  <w:num w:numId="31">
    <w:abstractNumId w:val="401"/>
  </w:num>
  <w:num w:numId="32">
    <w:abstractNumId w:val="298"/>
  </w:num>
  <w:num w:numId="33">
    <w:abstractNumId w:val="634"/>
  </w:num>
  <w:num w:numId="34">
    <w:abstractNumId w:val="346"/>
  </w:num>
  <w:num w:numId="35">
    <w:abstractNumId w:val="210"/>
  </w:num>
  <w:num w:numId="36">
    <w:abstractNumId w:val="112"/>
  </w:num>
  <w:num w:numId="37">
    <w:abstractNumId w:val="262"/>
  </w:num>
  <w:num w:numId="38">
    <w:abstractNumId w:val="620"/>
  </w:num>
  <w:num w:numId="39">
    <w:abstractNumId w:val="653"/>
  </w:num>
  <w:num w:numId="40">
    <w:abstractNumId w:val="131"/>
  </w:num>
  <w:num w:numId="41">
    <w:abstractNumId w:val="570"/>
  </w:num>
  <w:num w:numId="42">
    <w:abstractNumId w:val="427"/>
  </w:num>
  <w:num w:numId="43">
    <w:abstractNumId w:val="226"/>
  </w:num>
  <w:num w:numId="44">
    <w:abstractNumId w:val="211"/>
  </w:num>
  <w:num w:numId="45">
    <w:abstractNumId w:val="502"/>
  </w:num>
  <w:num w:numId="46">
    <w:abstractNumId w:val="641"/>
  </w:num>
  <w:num w:numId="47">
    <w:abstractNumId w:val="498"/>
  </w:num>
  <w:num w:numId="48">
    <w:abstractNumId w:val="294"/>
  </w:num>
  <w:num w:numId="49">
    <w:abstractNumId w:val="632"/>
  </w:num>
  <w:num w:numId="50">
    <w:abstractNumId w:val="623"/>
  </w:num>
  <w:num w:numId="51">
    <w:abstractNumId w:val="654"/>
  </w:num>
  <w:num w:numId="52">
    <w:abstractNumId w:val="95"/>
  </w:num>
  <w:num w:numId="53">
    <w:abstractNumId w:val="330"/>
  </w:num>
  <w:num w:numId="54">
    <w:abstractNumId w:val="300"/>
  </w:num>
  <w:num w:numId="55">
    <w:abstractNumId w:val="318"/>
  </w:num>
  <w:num w:numId="56">
    <w:abstractNumId w:val="626"/>
  </w:num>
  <w:num w:numId="57">
    <w:abstractNumId w:val="118"/>
  </w:num>
  <w:num w:numId="58">
    <w:abstractNumId w:val="561"/>
  </w:num>
  <w:num w:numId="59">
    <w:abstractNumId w:val="523"/>
  </w:num>
  <w:num w:numId="60">
    <w:abstractNumId w:val="304"/>
  </w:num>
  <w:num w:numId="61">
    <w:abstractNumId w:val="578"/>
  </w:num>
  <w:num w:numId="62">
    <w:abstractNumId w:val="14"/>
  </w:num>
  <w:num w:numId="63">
    <w:abstractNumId w:val="311"/>
  </w:num>
  <w:num w:numId="64">
    <w:abstractNumId w:val="461"/>
    <w:lvlOverride w:ilvl="0">
      <w:startOverride w:val="1"/>
    </w:lvlOverride>
  </w:num>
  <w:num w:numId="65">
    <w:abstractNumId w:val="461"/>
  </w:num>
  <w:num w:numId="66">
    <w:abstractNumId w:val="461"/>
  </w:num>
  <w:num w:numId="67">
    <w:abstractNumId w:val="461"/>
  </w:num>
  <w:num w:numId="68">
    <w:abstractNumId w:val="596"/>
  </w:num>
  <w:num w:numId="69">
    <w:abstractNumId w:val="413"/>
  </w:num>
  <w:num w:numId="70">
    <w:abstractNumId w:val="352"/>
  </w:num>
  <w:num w:numId="71">
    <w:abstractNumId w:val="461"/>
  </w:num>
  <w:num w:numId="72">
    <w:abstractNumId w:val="339"/>
  </w:num>
  <w:num w:numId="73">
    <w:abstractNumId w:val="461"/>
    <w:lvlOverride w:ilvl="0">
      <w:startOverride w:val="1"/>
    </w:lvlOverride>
  </w:num>
  <w:num w:numId="74">
    <w:abstractNumId w:val="461"/>
    <w:lvlOverride w:ilvl="0">
      <w:startOverride w:val="1"/>
    </w:lvlOverride>
  </w:num>
  <w:num w:numId="75">
    <w:abstractNumId w:val="461"/>
    <w:lvlOverride w:ilvl="0">
      <w:startOverride w:val="1"/>
    </w:lvlOverride>
  </w:num>
  <w:num w:numId="76">
    <w:abstractNumId w:val="461"/>
    <w:lvlOverride w:ilvl="0">
      <w:startOverride w:val="1"/>
    </w:lvlOverride>
  </w:num>
  <w:num w:numId="77">
    <w:abstractNumId w:val="461"/>
    <w:lvlOverride w:ilvl="0">
      <w:startOverride w:val="1"/>
    </w:lvlOverride>
  </w:num>
  <w:num w:numId="78">
    <w:abstractNumId w:val="461"/>
    <w:lvlOverride w:ilvl="0">
      <w:startOverride w:val="1"/>
    </w:lvlOverride>
  </w:num>
  <w:num w:numId="79">
    <w:abstractNumId w:val="461"/>
  </w:num>
  <w:num w:numId="80">
    <w:abstractNumId w:val="312"/>
  </w:num>
  <w:num w:numId="81">
    <w:abstractNumId w:val="461"/>
    <w:lvlOverride w:ilvl="0">
      <w:startOverride w:val="1"/>
    </w:lvlOverride>
  </w:num>
  <w:num w:numId="82">
    <w:abstractNumId w:val="461"/>
    <w:lvlOverride w:ilvl="0">
      <w:startOverride w:val="1"/>
    </w:lvlOverride>
  </w:num>
  <w:num w:numId="83">
    <w:abstractNumId w:val="461"/>
    <w:lvlOverride w:ilvl="0">
      <w:startOverride w:val="1"/>
    </w:lvlOverride>
  </w:num>
  <w:num w:numId="84">
    <w:abstractNumId w:val="461"/>
    <w:lvlOverride w:ilvl="0">
      <w:startOverride w:val="1"/>
    </w:lvlOverride>
  </w:num>
  <w:num w:numId="85">
    <w:abstractNumId w:val="461"/>
    <w:lvlOverride w:ilvl="0">
      <w:startOverride w:val="1"/>
    </w:lvlOverride>
  </w:num>
  <w:num w:numId="86">
    <w:abstractNumId w:val="461"/>
    <w:lvlOverride w:ilvl="0">
      <w:startOverride w:val="1"/>
    </w:lvlOverride>
  </w:num>
  <w:num w:numId="87">
    <w:abstractNumId w:val="461"/>
    <w:lvlOverride w:ilvl="0">
      <w:startOverride w:val="1"/>
    </w:lvlOverride>
  </w:num>
  <w:num w:numId="88">
    <w:abstractNumId w:val="461"/>
    <w:lvlOverride w:ilvl="0">
      <w:startOverride w:val="1"/>
    </w:lvlOverride>
  </w:num>
  <w:num w:numId="89">
    <w:abstractNumId w:val="317"/>
  </w:num>
  <w:num w:numId="90">
    <w:abstractNumId w:val="610"/>
  </w:num>
  <w:num w:numId="91">
    <w:abstractNumId w:val="24"/>
  </w:num>
  <w:num w:numId="92">
    <w:abstractNumId w:val="558"/>
  </w:num>
  <w:num w:numId="93">
    <w:abstractNumId w:val="133"/>
  </w:num>
  <w:num w:numId="94">
    <w:abstractNumId w:val="223"/>
  </w:num>
  <w:num w:numId="95">
    <w:abstractNumId w:val="89"/>
  </w:num>
  <w:num w:numId="96">
    <w:abstractNumId w:val="200"/>
  </w:num>
  <w:num w:numId="97">
    <w:abstractNumId w:val="135"/>
  </w:num>
  <w:num w:numId="98">
    <w:abstractNumId w:val="442"/>
  </w:num>
  <w:num w:numId="99">
    <w:abstractNumId w:val="360"/>
  </w:num>
  <w:num w:numId="100">
    <w:abstractNumId w:val="30"/>
  </w:num>
  <w:num w:numId="101">
    <w:abstractNumId w:val="461"/>
    <w:lvlOverride w:ilvl="0">
      <w:startOverride w:val="1"/>
    </w:lvlOverride>
  </w:num>
  <w:num w:numId="102">
    <w:abstractNumId w:val="260"/>
  </w:num>
  <w:num w:numId="103">
    <w:abstractNumId w:val="577"/>
  </w:num>
  <w:num w:numId="104">
    <w:abstractNumId w:val="461"/>
    <w:lvlOverride w:ilvl="0">
      <w:startOverride w:val="1"/>
    </w:lvlOverride>
  </w:num>
  <w:num w:numId="105">
    <w:abstractNumId w:val="600"/>
  </w:num>
  <w:num w:numId="106">
    <w:abstractNumId w:val="530"/>
  </w:num>
  <w:num w:numId="107">
    <w:abstractNumId w:val="439"/>
  </w:num>
  <w:num w:numId="108">
    <w:abstractNumId w:val="380"/>
  </w:num>
  <w:num w:numId="109">
    <w:abstractNumId w:val="47"/>
  </w:num>
  <w:num w:numId="110">
    <w:abstractNumId w:val="173"/>
  </w:num>
  <w:num w:numId="111">
    <w:abstractNumId w:val="347"/>
  </w:num>
  <w:num w:numId="112">
    <w:abstractNumId w:val="679"/>
  </w:num>
  <w:num w:numId="113">
    <w:abstractNumId w:val="461"/>
  </w:num>
  <w:num w:numId="114">
    <w:abstractNumId w:val="461"/>
    <w:lvlOverride w:ilvl="0">
      <w:startOverride w:val="1"/>
    </w:lvlOverride>
  </w:num>
  <w:num w:numId="115">
    <w:abstractNumId w:val="461"/>
    <w:lvlOverride w:ilvl="0">
      <w:startOverride w:val="1"/>
    </w:lvlOverride>
  </w:num>
  <w:num w:numId="116">
    <w:abstractNumId w:val="461"/>
    <w:lvlOverride w:ilvl="0">
      <w:startOverride w:val="1"/>
    </w:lvlOverride>
  </w:num>
  <w:num w:numId="117">
    <w:abstractNumId w:val="88"/>
  </w:num>
  <w:num w:numId="118">
    <w:abstractNumId w:val="145"/>
  </w:num>
  <w:num w:numId="119">
    <w:abstractNumId w:val="467"/>
  </w:num>
  <w:num w:numId="120">
    <w:abstractNumId w:val="270"/>
  </w:num>
  <w:num w:numId="121">
    <w:abstractNumId w:val="418"/>
  </w:num>
  <w:num w:numId="122">
    <w:abstractNumId w:val="621"/>
  </w:num>
  <w:num w:numId="123">
    <w:abstractNumId w:val="646"/>
  </w:num>
  <w:num w:numId="124">
    <w:abstractNumId w:val="152"/>
  </w:num>
  <w:num w:numId="125">
    <w:abstractNumId w:val="213"/>
  </w:num>
  <w:num w:numId="126">
    <w:abstractNumId w:val="671"/>
  </w:num>
  <w:num w:numId="127">
    <w:abstractNumId w:val="284"/>
  </w:num>
  <w:num w:numId="128">
    <w:abstractNumId w:val="175"/>
  </w:num>
  <w:num w:numId="129">
    <w:abstractNumId w:val="458"/>
  </w:num>
  <w:num w:numId="130">
    <w:abstractNumId w:val="205"/>
  </w:num>
  <w:num w:numId="131">
    <w:abstractNumId w:val="533"/>
  </w:num>
  <w:num w:numId="132">
    <w:abstractNumId w:val="242"/>
  </w:num>
  <w:num w:numId="133">
    <w:abstractNumId w:val="266"/>
  </w:num>
  <w:num w:numId="134">
    <w:abstractNumId w:val="670"/>
  </w:num>
  <w:num w:numId="135">
    <w:abstractNumId w:val="292"/>
  </w:num>
  <w:num w:numId="136">
    <w:abstractNumId w:val="560"/>
  </w:num>
  <w:num w:numId="137">
    <w:abstractNumId w:val="250"/>
  </w:num>
  <w:num w:numId="138">
    <w:abstractNumId w:val="252"/>
  </w:num>
  <w:num w:numId="139">
    <w:abstractNumId w:val="448"/>
  </w:num>
  <w:num w:numId="140">
    <w:abstractNumId w:val="510"/>
  </w:num>
  <w:num w:numId="141">
    <w:abstractNumId w:val="187"/>
  </w:num>
  <w:num w:numId="142">
    <w:abstractNumId w:val="513"/>
  </w:num>
  <w:num w:numId="143">
    <w:abstractNumId w:val="381"/>
  </w:num>
  <w:num w:numId="144">
    <w:abstractNumId w:val="518"/>
  </w:num>
  <w:num w:numId="145">
    <w:abstractNumId w:val="13"/>
  </w:num>
  <w:num w:numId="146">
    <w:abstractNumId w:val="192"/>
  </w:num>
  <w:num w:numId="147">
    <w:abstractNumId w:val="377"/>
  </w:num>
  <w:num w:numId="148">
    <w:abstractNumId w:val="550"/>
  </w:num>
  <w:num w:numId="149">
    <w:abstractNumId w:val="582"/>
  </w:num>
  <w:num w:numId="150">
    <w:abstractNumId w:val="148"/>
  </w:num>
  <w:num w:numId="151">
    <w:abstractNumId w:val="481"/>
  </w:num>
  <w:num w:numId="152">
    <w:abstractNumId w:val="591"/>
  </w:num>
  <w:num w:numId="153">
    <w:abstractNumId w:val="495"/>
  </w:num>
  <w:num w:numId="154">
    <w:abstractNumId w:val="114"/>
  </w:num>
  <w:num w:numId="155">
    <w:abstractNumId w:val="597"/>
  </w:num>
  <w:num w:numId="156">
    <w:abstractNumId w:val="537"/>
  </w:num>
  <w:num w:numId="157">
    <w:abstractNumId w:val="96"/>
  </w:num>
  <w:num w:numId="158">
    <w:abstractNumId w:val="337"/>
  </w:num>
  <w:num w:numId="159">
    <w:abstractNumId w:val="113"/>
  </w:num>
  <w:num w:numId="160">
    <w:abstractNumId w:val="564"/>
  </w:num>
  <w:num w:numId="161">
    <w:abstractNumId w:val="325"/>
  </w:num>
  <w:num w:numId="162">
    <w:abstractNumId w:val="240"/>
  </w:num>
  <w:num w:numId="163">
    <w:abstractNumId w:val="340"/>
  </w:num>
  <w:num w:numId="164">
    <w:abstractNumId w:val="640"/>
  </w:num>
  <w:num w:numId="165">
    <w:abstractNumId w:val="31"/>
  </w:num>
  <w:num w:numId="166">
    <w:abstractNumId w:val="194"/>
  </w:num>
  <w:num w:numId="167">
    <w:abstractNumId w:val="166"/>
  </w:num>
  <w:num w:numId="168">
    <w:abstractNumId w:val="344"/>
  </w:num>
  <w:num w:numId="169">
    <w:abstractNumId w:val="3"/>
  </w:num>
  <w:num w:numId="170">
    <w:abstractNumId w:val="672"/>
  </w:num>
  <w:num w:numId="171">
    <w:abstractNumId w:val="138"/>
  </w:num>
  <w:num w:numId="172">
    <w:abstractNumId w:val="559"/>
  </w:num>
  <w:num w:numId="173">
    <w:abstractNumId w:val="338"/>
  </w:num>
  <w:num w:numId="174">
    <w:abstractNumId w:val="414"/>
  </w:num>
  <w:num w:numId="175">
    <w:abstractNumId w:val="644"/>
  </w:num>
  <w:num w:numId="176">
    <w:abstractNumId w:val="683"/>
  </w:num>
  <w:num w:numId="177">
    <w:abstractNumId w:val="141"/>
  </w:num>
  <w:num w:numId="178">
    <w:abstractNumId w:val="579"/>
  </w:num>
  <w:num w:numId="179">
    <w:abstractNumId w:val="379"/>
  </w:num>
  <w:num w:numId="180">
    <w:abstractNumId w:val="123"/>
  </w:num>
  <w:num w:numId="181">
    <w:abstractNumId w:val="649"/>
  </w:num>
  <w:num w:numId="182">
    <w:abstractNumId w:val="358"/>
  </w:num>
  <w:num w:numId="183">
    <w:abstractNumId w:val="660"/>
  </w:num>
  <w:num w:numId="184">
    <w:abstractNumId w:val="553"/>
  </w:num>
  <w:num w:numId="185">
    <w:abstractNumId w:val="592"/>
  </w:num>
  <w:num w:numId="186">
    <w:abstractNumId w:val="386"/>
  </w:num>
  <w:num w:numId="187">
    <w:abstractNumId w:val="376"/>
  </w:num>
  <w:num w:numId="188">
    <w:abstractNumId w:val="134"/>
  </w:num>
  <w:num w:numId="189">
    <w:abstractNumId w:val="630"/>
  </w:num>
  <w:num w:numId="190">
    <w:abstractNumId w:val="83"/>
  </w:num>
  <w:num w:numId="191">
    <w:abstractNumId w:val="463"/>
  </w:num>
  <w:num w:numId="192">
    <w:abstractNumId w:val="341"/>
  </w:num>
  <w:num w:numId="193">
    <w:abstractNumId w:val="465"/>
  </w:num>
  <w:num w:numId="194">
    <w:abstractNumId w:val="432"/>
  </w:num>
  <w:num w:numId="195">
    <w:abstractNumId w:val="84"/>
  </w:num>
  <w:num w:numId="196">
    <w:abstractNumId w:val="430"/>
  </w:num>
  <w:num w:numId="197">
    <w:abstractNumId w:val="407"/>
  </w:num>
  <w:num w:numId="198">
    <w:abstractNumId w:val="256"/>
  </w:num>
  <w:num w:numId="199">
    <w:abstractNumId w:val="53"/>
  </w:num>
  <w:num w:numId="200">
    <w:abstractNumId w:val="350"/>
  </w:num>
  <w:num w:numId="201">
    <w:abstractNumId w:val="225"/>
  </w:num>
  <w:num w:numId="202">
    <w:abstractNumId w:val="108"/>
  </w:num>
  <w:num w:numId="203">
    <w:abstractNumId w:val="486"/>
  </w:num>
  <w:num w:numId="204">
    <w:abstractNumId w:val="20"/>
  </w:num>
  <w:num w:numId="205">
    <w:abstractNumId w:val="657"/>
  </w:num>
  <w:num w:numId="206">
    <w:abstractNumId w:val="392"/>
  </w:num>
  <w:num w:numId="207">
    <w:abstractNumId w:val="450"/>
  </w:num>
  <w:num w:numId="208">
    <w:abstractNumId w:val="74"/>
  </w:num>
  <w:num w:numId="209">
    <w:abstractNumId w:val="162"/>
  </w:num>
  <w:num w:numId="210">
    <w:abstractNumId w:val="103"/>
  </w:num>
  <w:num w:numId="211">
    <w:abstractNumId w:val="99"/>
  </w:num>
  <w:num w:numId="212">
    <w:abstractNumId w:val="10"/>
  </w:num>
  <w:num w:numId="213">
    <w:abstractNumId w:val="16"/>
  </w:num>
  <w:num w:numId="214">
    <w:abstractNumId w:val="525"/>
  </w:num>
  <w:num w:numId="215">
    <w:abstractNumId w:val="60"/>
  </w:num>
  <w:num w:numId="216">
    <w:abstractNumId w:val="216"/>
  </w:num>
  <w:num w:numId="217">
    <w:abstractNumId w:val="328"/>
  </w:num>
  <w:num w:numId="218">
    <w:abstractNumId w:val="426"/>
  </w:num>
  <w:num w:numId="219">
    <w:abstractNumId w:val="9"/>
  </w:num>
  <w:num w:numId="220">
    <w:abstractNumId w:val="609"/>
  </w:num>
  <w:num w:numId="221">
    <w:abstractNumId w:val="417"/>
  </w:num>
  <w:num w:numId="222">
    <w:abstractNumId w:val="55"/>
  </w:num>
  <w:num w:numId="223">
    <w:abstractNumId w:val="171"/>
  </w:num>
  <w:num w:numId="224">
    <w:abstractNumId w:val="101"/>
  </w:num>
  <w:num w:numId="225">
    <w:abstractNumId w:val="6"/>
  </w:num>
  <w:num w:numId="226">
    <w:abstractNumId w:val="206"/>
  </w:num>
  <w:num w:numId="227">
    <w:abstractNumId w:val="661"/>
  </w:num>
  <w:num w:numId="228">
    <w:abstractNumId w:val="522"/>
  </w:num>
  <w:num w:numId="229">
    <w:abstractNumId w:val="405"/>
  </w:num>
  <w:num w:numId="230">
    <w:abstractNumId w:val="551"/>
  </w:num>
  <w:num w:numId="231">
    <w:abstractNumId w:val="334"/>
  </w:num>
  <w:num w:numId="232">
    <w:abstractNumId w:val="208"/>
  </w:num>
  <w:num w:numId="233">
    <w:abstractNumId w:val="383"/>
  </w:num>
  <w:num w:numId="234">
    <w:abstractNumId w:val="212"/>
  </w:num>
  <w:num w:numId="235">
    <w:abstractNumId w:val="371"/>
  </w:num>
  <w:num w:numId="236">
    <w:abstractNumId w:val="229"/>
  </w:num>
  <w:num w:numId="237">
    <w:abstractNumId w:val="214"/>
  </w:num>
  <w:num w:numId="238">
    <w:abstractNumId w:val="172"/>
  </w:num>
  <w:num w:numId="239">
    <w:abstractNumId w:val="109"/>
  </w:num>
  <w:num w:numId="240">
    <w:abstractNumId w:val="128"/>
  </w:num>
  <w:num w:numId="241">
    <w:abstractNumId w:val="556"/>
  </w:num>
  <w:num w:numId="242">
    <w:abstractNumId w:val="506"/>
  </w:num>
  <w:num w:numId="243">
    <w:abstractNumId w:val="176"/>
  </w:num>
  <w:num w:numId="244">
    <w:abstractNumId w:val="263"/>
  </w:num>
  <w:num w:numId="245">
    <w:abstractNumId w:val="613"/>
  </w:num>
  <w:num w:numId="246">
    <w:abstractNumId w:val="17"/>
  </w:num>
  <w:num w:numId="247">
    <w:abstractNumId w:val="374"/>
  </w:num>
  <w:num w:numId="248">
    <w:abstractNumId w:val="160"/>
  </w:num>
  <w:num w:numId="249">
    <w:abstractNumId w:val="598"/>
  </w:num>
  <w:num w:numId="250">
    <w:abstractNumId w:val="259"/>
  </w:num>
  <w:num w:numId="251">
    <w:abstractNumId w:val="136"/>
  </w:num>
  <w:num w:numId="252">
    <w:abstractNumId w:val="372"/>
  </w:num>
  <w:num w:numId="253">
    <w:abstractNumId w:val="435"/>
  </w:num>
  <w:num w:numId="254">
    <w:abstractNumId w:val="289"/>
  </w:num>
  <w:num w:numId="255">
    <w:abstractNumId w:val="485"/>
  </w:num>
  <w:num w:numId="256">
    <w:abstractNumId w:val="367"/>
  </w:num>
  <w:num w:numId="257">
    <w:abstractNumId w:val="520"/>
  </w:num>
  <w:num w:numId="258">
    <w:abstractNumId w:val="126"/>
  </w:num>
  <w:num w:numId="259">
    <w:abstractNumId w:val="115"/>
  </w:num>
  <w:num w:numId="260">
    <w:abstractNumId w:val="251"/>
  </w:num>
  <w:num w:numId="261">
    <w:abstractNumId w:val="682"/>
  </w:num>
  <w:num w:numId="262">
    <w:abstractNumId w:val="86"/>
  </w:num>
  <w:num w:numId="263">
    <w:abstractNumId w:val="21"/>
  </w:num>
  <w:num w:numId="264">
    <w:abstractNumId w:val="28"/>
  </w:num>
  <w:num w:numId="265">
    <w:abstractNumId w:val="557"/>
  </w:num>
  <w:num w:numId="266">
    <w:abstractNumId w:val="433"/>
  </w:num>
  <w:num w:numId="267">
    <w:abstractNumId w:val="310"/>
  </w:num>
  <w:num w:numId="268">
    <w:abstractNumId w:val="124"/>
  </w:num>
  <w:num w:numId="269">
    <w:abstractNumId w:val="675"/>
  </w:num>
  <w:num w:numId="270">
    <w:abstractNumId w:val="447"/>
  </w:num>
  <w:num w:numId="271">
    <w:abstractNumId w:val="313"/>
  </w:num>
  <w:num w:numId="272">
    <w:abstractNumId w:val="581"/>
  </w:num>
  <w:num w:numId="273">
    <w:abstractNumId w:val="57"/>
  </w:num>
  <w:num w:numId="274">
    <w:abstractNumId w:val="243"/>
  </w:num>
  <w:num w:numId="275">
    <w:abstractNumId w:val="181"/>
  </w:num>
  <w:num w:numId="276">
    <w:abstractNumId w:val="34"/>
  </w:num>
  <w:num w:numId="277">
    <w:abstractNumId w:val="70"/>
  </w:num>
  <w:num w:numId="278">
    <w:abstractNumId w:val="563"/>
  </w:num>
  <w:num w:numId="279">
    <w:abstractNumId w:val="445"/>
  </w:num>
  <w:num w:numId="280">
    <w:abstractNumId w:val="404"/>
  </w:num>
  <w:num w:numId="281">
    <w:abstractNumId w:val="335"/>
  </w:num>
  <w:num w:numId="282">
    <w:abstractNumId w:val="29"/>
  </w:num>
  <w:num w:numId="283">
    <w:abstractNumId w:val="415"/>
  </w:num>
  <w:num w:numId="284">
    <w:abstractNumId w:val="61"/>
  </w:num>
  <w:num w:numId="285">
    <w:abstractNumId w:val="295"/>
  </w:num>
  <w:num w:numId="286">
    <w:abstractNumId w:val="218"/>
  </w:num>
  <w:num w:numId="287">
    <w:abstractNumId w:val="279"/>
  </w:num>
  <w:num w:numId="288">
    <w:abstractNumId w:val="222"/>
  </w:num>
  <w:num w:numId="289">
    <w:abstractNumId w:val="237"/>
  </w:num>
  <w:num w:numId="290">
    <w:abstractNumId w:val="332"/>
  </w:num>
  <w:num w:numId="291">
    <w:abstractNumId w:val="154"/>
  </w:num>
  <w:num w:numId="292">
    <w:abstractNumId w:val="389"/>
  </w:num>
  <w:num w:numId="293">
    <w:abstractNumId w:val="87"/>
  </w:num>
  <w:num w:numId="294">
    <w:abstractNumId w:val="678"/>
  </w:num>
  <w:num w:numId="295">
    <w:abstractNumId w:val="575"/>
  </w:num>
  <w:num w:numId="296">
    <w:abstractNumId w:val="12"/>
  </w:num>
  <w:num w:numId="297">
    <w:abstractNumId w:val="594"/>
  </w:num>
  <w:num w:numId="298">
    <w:abstractNumId w:val="190"/>
  </w:num>
  <w:num w:numId="299">
    <w:abstractNumId w:val="198"/>
  </w:num>
  <w:num w:numId="300">
    <w:abstractNumId w:val="303"/>
  </w:num>
  <w:num w:numId="301">
    <w:abstractNumId w:val="277"/>
  </w:num>
  <w:num w:numId="302">
    <w:abstractNumId w:val="489"/>
  </w:num>
  <w:num w:numId="303">
    <w:abstractNumId w:val="78"/>
  </w:num>
  <w:num w:numId="304">
    <w:abstractNumId w:val="102"/>
  </w:num>
  <w:num w:numId="305">
    <w:abstractNumId w:val="482"/>
  </w:num>
  <w:num w:numId="306">
    <w:abstractNumId w:val="75"/>
  </w:num>
  <w:num w:numId="307">
    <w:abstractNumId w:val="650"/>
  </w:num>
  <w:num w:numId="308">
    <w:abstractNumId w:val="583"/>
  </w:num>
  <w:num w:numId="309">
    <w:abstractNumId w:val="62"/>
  </w:num>
  <w:num w:numId="310">
    <w:abstractNumId w:val="142"/>
  </w:num>
  <w:num w:numId="311">
    <w:abstractNumId w:val="195"/>
  </w:num>
  <w:num w:numId="312">
    <w:abstractNumId w:val="503"/>
  </w:num>
  <w:num w:numId="313">
    <w:abstractNumId w:val="140"/>
  </w:num>
  <w:num w:numId="314">
    <w:abstractNumId w:val="607"/>
  </w:num>
  <w:num w:numId="315">
    <w:abstractNumId w:val="94"/>
  </w:num>
  <w:num w:numId="316">
    <w:abstractNumId w:val="425"/>
  </w:num>
  <w:num w:numId="317">
    <w:abstractNumId w:val="580"/>
  </w:num>
  <w:num w:numId="318">
    <w:abstractNumId w:val="207"/>
  </w:num>
  <w:num w:numId="319">
    <w:abstractNumId w:val="474"/>
  </w:num>
  <w:num w:numId="320">
    <w:abstractNumId w:val="539"/>
  </w:num>
  <w:num w:numId="321">
    <w:abstractNumId w:val="548"/>
  </w:num>
  <w:num w:numId="322">
    <w:abstractNumId w:val="398"/>
  </w:num>
  <w:num w:numId="323">
    <w:abstractNumId w:val="245"/>
  </w:num>
  <w:num w:numId="324">
    <w:abstractNumId w:val="100"/>
  </w:num>
  <w:num w:numId="325">
    <w:abstractNumId w:val="382"/>
  </w:num>
  <w:num w:numId="326">
    <w:abstractNumId w:val="232"/>
  </w:num>
  <w:num w:numId="327">
    <w:abstractNumId w:val="440"/>
  </w:num>
  <w:num w:numId="328">
    <w:abstractNumId w:val="23"/>
  </w:num>
  <w:num w:numId="329">
    <w:abstractNumId w:val="569"/>
  </w:num>
  <w:num w:numId="330">
    <w:abstractNumId w:val="56"/>
  </w:num>
  <w:num w:numId="331">
    <w:abstractNumId w:val="480"/>
  </w:num>
  <w:num w:numId="332">
    <w:abstractNumId w:val="658"/>
  </w:num>
  <w:num w:numId="333">
    <w:abstractNumId w:val="664"/>
  </w:num>
  <w:num w:numId="334">
    <w:abstractNumId w:val="604"/>
  </w:num>
  <w:num w:numId="335">
    <w:abstractNumId w:val="546"/>
  </w:num>
  <w:num w:numId="336">
    <w:abstractNumId w:val="189"/>
  </w:num>
  <w:num w:numId="337">
    <w:abstractNumId w:val="532"/>
  </w:num>
  <w:num w:numId="338">
    <w:abstractNumId w:val="35"/>
  </w:num>
  <w:num w:numId="339">
    <w:abstractNumId w:val="652"/>
  </w:num>
  <w:num w:numId="340">
    <w:abstractNumId w:val="635"/>
  </w:num>
  <w:num w:numId="341">
    <w:abstractNumId w:val="428"/>
  </w:num>
  <w:num w:numId="342">
    <w:abstractNumId w:val="90"/>
  </w:num>
  <w:num w:numId="343">
    <w:abstractNumId w:val="619"/>
  </w:num>
  <w:num w:numId="344">
    <w:abstractNumId w:val="359"/>
  </w:num>
  <w:num w:numId="345">
    <w:abstractNumId w:val="82"/>
  </w:num>
  <w:num w:numId="346">
    <w:abstractNumId w:val="321"/>
  </w:num>
  <w:num w:numId="347">
    <w:abstractNumId w:val="209"/>
  </w:num>
  <w:num w:numId="348">
    <w:abstractNumId w:val="43"/>
  </w:num>
  <w:num w:numId="349">
    <w:abstractNumId w:val="122"/>
  </w:num>
  <w:num w:numId="350">
    <w:abstractNumId w:val="336"/>
  </w:num>
  <w:num w:numId="351">
    <w:abstractNumId w:val="603"/>
  </w:num>
  <w:num w:numId="352">
    <w:abstractNumId w:val="402"/>
  </w:num>
  <w:num w:numId="353">
    <w:abstractNumId w:val="385"/>
  </w:num>
  <w:num w:numId="354">
    <w:abstractNumId w:val="387"/>
  </w:num>
  <w:num w:numId="355">
    <w:abstractNumId w:val="183"/>
  </w:num>
  <w:num w:numId="356">
    <w:abstractNumId w:val="544"/>
  </w:num>
  <w:num w:numId="357">
    <w:abstractNumId w:val="46"/>
  </w:num>
  <w:num w:numId="358">
    <w:abstractNumId w:val="116"/>
  </w:num>
  <w:num w:numId="359">
    <w:abstractNumId w:val="478"/>
  </w:num>
  <w:num w:numId="360">
    <w:abstractNumId w:val="261"/>
  </w:num>
  <w:num w:numId="361">
    <w:abstractNumId w:val="7"/>
  </w:num>
  <w:num w:numId="362">
    <w:abstractNumId w:val="85"/>
  </w:num>
  <w:num w:numId="363">
    <w:abstractNumId w:val="280"/>
  </w:num>
  <w:num w:numId="364">
    <w:abstractNumId w:val="497"/>
  </w:num>
  <w:num w:numId="365">
    <w:abstractNumId w:val="268"/>
  </w:num>
  <w:num w:numId="366">
    <w:abstractNumId w:val="666"/>
  </w:num>
  <w:num w:numId="367">
    <w:abstractNumId w:val="273"/>
  </w:num>
  <w:num w:numId="368">
    <w:abstractNumId w:val="282"/>
  </w:num>
  <w:num w:numId="369">
    <w:abstractNumId w:val="365"/>
  </w:num>
  <w:num w:numId="370">
    <w:abstractNumId w:val="473"/>
  </w:num>
  <w:num w:numId="371">
    <w:abstractNumId w:val="416"/>
  </w:num>
  <w:num w:numId="372">
    <w:abstractNumId w:val="59"/>
  </w:num>
  <w:num w:numId="373">
    <w:abstractNumId w:val="457"/>
  </w:num>
  <w:num w:numId="374">
    <w:abstractNumId w:val="572"/>
  </w:num>
  <w:num w:numId="375">
    <w:abstractNumId w:val="50"/>
  </w:num>
  <w:num w:numId="376">
    <w:abstractNumId w:val="680"/>
  </w:num>
  <w:num w:numId="377">
    <w:abstractNumId w:val="499"/>
  </w:num>
  <w:num w:numId="378">
    <w:abstractNumId w:val="254"/>
  </w:num>
  <w:num w:numId="379">
    <w:abstractNumId w:val="475"/>
    <w:lvlOverride w:ilvl="0">
      <w:startOverride w:val="1"/>
    </w:lvlOverride>
  </w:num>
  <w:num w:numId="380">
    <w:abstractNumId w:val="475"/>
    <w:lvlOverride w:ilvl="0">
      <w:startOverride w:val="1"/>
    </w:lvlOverride>
  </w:num>
  <w:num w:numId="381">
    <w:abstractNumId w:val="475"/>
    <w:lvlOverride w:ilvl="0">
      <w:startOverride w:val="1"/>
    </w:lvlOverride>
  </w:num>
  <w:num w:numId="382">
    <w:abstractNumId w:val="475"/>
    <w:lvlOverride w:ilvl="0">
      <w:startOverride w:val="1"/>
    </w:lvlOverride>
  </w:num>
  <w:num w:numId="383">
    <w:abstractNumId w:val="475"/>
    <w:lvlOverride w:ilvl="0">
      <w:startOverride w:val="1"/>
    </w:lvlOverride>
  </w:num>
  <w:num w:numId="384">
    <w:abstractNumId w:val="475"/>
    <w:lvlOverride w:ilvl="0">
      <w:startOverride w:val="1"/>
    </w:lvlOverride>
  </w:num>
  <w:num w:numId="385">
    <w:abstractNumId w:val="475"/>
    <w:lvlOverride w:ilvl="0">
      <w:startOverride w:val="1"/>
    </w:lvlOverride>
  </w:num>
  <w:num w:numId="386">
    <w:abstractNumId w:val="107"/>
  </w:num>
  <w:num w:numId="387">
    <w:abstractNumId w:val="246"/>
  </w:num>
  <w:num w:numId="388">
    <w:abstractNumId w:val="638"/>
  </w:num>
  <w:num w:numId="389">
    <w:abstractNumId w:val="25"/>
  </w:num>
  <w:num w:numId="390">
    <w:abstractNumId w:val="475"/>
    <w:lvlOverride w:ilvl="0">
      <w:startOverride w:val="1"/>
    </w:lvlOverride>
  </w:num>
  <w:num w:numId="391">
    <w:abstractNumId w:val="475"/>
    <w:lvlOverride w:ilvl="0">
      <w:startOverride w:val="1"/>
    </w:lvlOverride>
  </w:num>
  <w:num w:numId="392">
    <w:abstractNumId w:val="475"/>
    <w:lvlOverride w:ilvl="0">
      <w:startOverride w:val="1"/>
    </w:lvlOverride>
  </w:num>
  <w:num w:numId="393">
    <w:abstractNumId w:val="504"/>
  </w:num>
  <w:num w:numId="394">
    <w:abstractNumId w:val="618"/>
  </w:num>
  <w:num w:numId="395">
    <w:abstractNumId w:val="651"/>
  </w:num>
  <w:num w:numId="396">
    <w:abstractNumId w:val="424"/>
  </w:num>
  <w:num w:numId="397">
    <w:abstractNumId w:val="599"/>
  </w:num>
  <w:num w:numId="398">
    <w:abstractNumId w:val="8"/>
  </w:num>
  <w:num w:numId="399">
    <w:abstractNumId w:val="354"/>
  </w:num>
  <w:num w:numId="400">
    <w:abstractNumId w:val="343"/>
  </w:num>
  <w:num w:numId="401">
    <w:abstractNumId w:val="105"/>
  </w:num>
  <w:num w:numId="402">
    <w:abstractNumId w:val="394"/>
  </w:num>
  <w:num w:numId="403">
    <w:abstractNumId w:val="593"/>
  </w:num>
  <w:num w:numId="404">
    <w:abstractNumId w:val="97"/>
  </w:num>
  <w:num w:numId="405">
    <w:abstractNumId w:val="616"/>
  </w:num>
  <w:num w:numId="406">
    <w:abstractNumId w:val="333"/>
  </w:num>
  <w:num w:numId="407">
    <w:abstractNumId w:val="297"/>
  </w:num>
  <w:num w:numId="408">
    <w:abstractNumId w:val="231"/>
  </w:num>
  <w:num w:numId="409">
    <w:abstractNumId w:val="64"/>
  </w:num>
  <w:num w:numId="410">
    <w:abstractNumId w:val="42"/>
  </w:num>
  <w:num w:numId="411">
    <w:abstractNumId w:val="562"/>
  </w:num>
  <w:num w:numId="412">
    <w:abstractNumId w:val="454"/>
  </w:num>
  <w:num w:numId="413">
    <w:abstractNumId w:val="528"/>
  </w:num>
  <w:num w:numId="414">
    <w:abstractNumId w:val="315"/>
  </w:num>
  <w:num w:numId="415">
    <w:abstractNumId w:val="492"/>
  </w:num>
  <w:num w:numId="416">
    <w:abstractNumId w:val="196"/>
  </w:num>
  <w:num w:numId="417">
    <w:abstractNumId w:val="674"/>
  </w:num>
  <w:num w:numId="418">
    <w:abstractNumId w:val="77"/>
  </w:num>
  <w:num w:numId="419">
    <w:abstractNumId w:val="384"/>
  </w:num>
  <w:num w:numId="420">
    <w:abstractNumId w:val="399"/>
  </w:num>
  <w:num w:numId="421">
    <w:abstractNumId w:val="361"/>
  </w:num>
  <w:num w:numId="422">
    <w:abstractNumId w:val="296"/>
  </w:num>
  <w:num w:numId="423">
    <w:abstractNumId w:val="475"/>
    <w:lvlOverride w:ilvl="0">
      <w:startOverride w:val="1"/>
    </w:lvlOverride>
  </w:num>
  <w:num w:numId="424">
    <w:abstractNumId w:val="106"/>
  </w:num>
  <w:num w:numId="425">
    <w:abstractNumId w:val="322"/>
  </w:num>
  <w:num w:numId="426">
    <w:abstractNumId w:val="475"/>
    <w:lvlOverride w:ilvl="0">
      <w:startOverride w:val="1"/>
    </w:lvlOverride>
  </w:num>
  <w:num w:numId="427">
    <w:abstractNumId w:val="475"/>
    <w:lvlOverride w:ilvl="0">
      <w:startOverride w:val="1"/>
    </w:lvlOverride>
  </w:num>
  <w:num w:numId="428">
    <w:abstractNumId w:val="475"/>
    <w:lvlOverride w:ilvl="0">
      <w:startOverride w:val="1"/>
    </w:lvlOverride>
  </w:num>
  <w:num w:numId="429">
    <w:abstractNumId w:val="475"/>
    <w:lvlOverride w:ilvl="0">
      <w:startOverride w:val="1"/>
    </w:lvlOverride>
  </w:num>
  <w:num w:numId="430">
    <w:abstractNumId w:val="475"/>
    <w:lvlOverride w:ilvl="0">
      <w:startOverride w:val="1"/>
    </w:lvlOverride>
  </w:num>
  <w:num w:numId="431">
    <w:abstractNumId w:val="475"/>
    <w:lvlOverride w:ilvl="0">
      <w:startOverride w:val="1"/>
    </w:lvlOverride>
  </w:num>
  <w:num w:numId="432">
    <w:abstractNumId w:val="475"/>
    <w:lvlOverride w:ilvl="0">
      <w:startOverride w:val="1"/>
    </w:lvlOverride>
  </w:num>
  <w:num w:numId="433">
    <w:abstractNumId w:val="475"/>
    <w:lvlOverride w:ilvl="0">
      <w:startOverride w:val="1"/>
    </w:lvlOverride>
  </w:num>
  <w:num w:numId="434">
    <w:abstractNumId w:val="475"/>
    <w:lvlOverride w:ilvl="0">
      <w:startOverride w:val="1"/>
    </w:lvlOverride>
  </w:num>
  <w:num w:numId="435">
    <w:abstractNumId w:val="542"/>
  </w:num>
  <w:num w:numId="436">
    <w:abstractNumId w:val="410"/>
  </w:num>
  <w:num w:numId="437">
    <w:abstractNumId w:val="203"/>
  </w:num>
  <w:num w:numId="438">
    <w:abstractNumId w:val="624"/>
  </w:num>
  <w:num w:numId="439">
    <w:abstractNumId w:val="436"/>
  </w:num>
  <w:num w:numId="440">
    <w:abstractNumId w:val="111"/>
  </w:num>
  <w:num w:numId="441">
    <w:abstractNumId w:val="490"/>
  </w:num>
  <w:num w:numId="442">
    <w:abstractNumId w:val="323"/>
  </w:num>
  <w:num w:numId="443">
    <w:abstractNumId w:val="308"/>
  </w:num>
  <w:num w:numId="444">
    <w:abstractNumId w:val="639"/>
  </w:num>
  <w:num w:numId="445">
    <w:abstractNumId w:val="149"/>
  </w:num>
  <w:num w:numId="446">
    <w:abstractNumId w:val="576"/>
  </w:num>
  <w:num w:numId="447">
    <w:abstractNumId w:val="483"/>
  </w:num>
  <w:num w:numId="448">
    <w:abstractNumId w:val="606"/>
  </w:num>
  <w:num w:numId="449">
    <w:abstractNumId w:val="475"/>
    <w:lvlOverride w:ilvl="0">
      <w:startOverride w:val="1"/>
    </w:lvlOverride>
  </w:num>
  <w:num w:numId="450">
    <w:abstractNumId w:val="130"/>
  </w:num>
  <w:num w:numId="451">
    <w:abstractNumId w:val="676"/>
  </w:num>
  <w:num w:numId="452">
    <w:abstractNumId w:val="5"/>
  </w:num>
  <w:num w:numId="453">
    <w:abstractNumId w:val="419"/>
  </w:num>
  <w:num w:numId="454">
    <w:abstractNumId w:val="244"/>
  </w:num>
  <w:num w:numId="455">
    <w:abstractNumId w:val="349"/>
  </w:num>
  <w:num w:numId="456">
    <w:abstractNumId w:val="375"/>
  </w:num>
  <w:num w:numId="457">
    <w:abstractNumId w:val="275"/>
  </w:num>
  <w:num w:numId="458">
    <w:abstractNumId w:val="153"/>
  </w:num>
  <w:num w:numId="459">
    <w:abstractNumId w:val="422"/>
  </w:num>
  <w:num w:numId="460">
    <w:abstractNumId w:val="37"/>
  </w:num>
  <w:num w:numId="461">
    <w:abstractNumId w:val="169"/>
  </w:num>
  <w:num w:numId="462">
    <w:abstractNumId w:val="362"/>
  </w:num>
  <w:num w:numId="463">
    <w:abstractNumId w:val="669"/>
  </w:num>
  <w:num w:numId="464">
    <w:abstractNumId w:val="179"/>
  </w:num>
  <w:num w:numId="465">
    <w:abstractNumId w:val="637"/>
  </w:num>
  <w:num w:numId="466">
    <w:abstractNumId w:val="681"/>
  </w:num>
  <w:num w:numId="467">
    <w:abstractNumId w:val="363"/>
  </w:num>
  <w:num w:numId="468">
    <w:abstractNumId w:val="255"/>
  </w:num>
  <w:num w:numId="469">
    <w:abstractNumId w:val="590"/>
  </w:num>
  <w:num w:numId="470">
    <w:abstractNumId w:val="475"/>
    <w:lvlOverride w:ilvl="0">
      <w:startOverride w:val="1"/>
    </w:lvlOverride>
  </w:num>
  <w:num w:numId="471">
    <w:abstractNumId w:val="571"/>
  </w:num>
  <w:num w:numId="472">
    <w:abstractNumId w:val="500"/>
  </w:num>
  <w:num w:numId="473">
    <w:abstractNumId w:val="622"/>
  </w:num>
  <w:num w:numId="474">
    <w:abstractNumId w:val="220"/>
  </w:num>
  <w:num w:numId="475">
    <w:abstractNumId w:val="527"/>
  </w:num>
  <w:num w:numId="476">
    <w:abstractNumId w:val="26"/>
  </w:num>
  <w:num w:numId="477">
    <w:abstractNumId w:val="299"/>
  </w:num>
  <w:num w:numId="478">
    <w:abstractNumId w:val="555"/>
  </w:num>
  <w:num w:numId="479">
    <w:abstractNumId w:val="471"/>
  </w:num>
  <w:num w:numId="480">
    <w:abstractNumId w:val="76"/>
  </w:num>
  <w:num w:numId="481">
    <w:abstractNumId w:val="174"/>
  </w:num>
  <w:num w:numId="482">
    <w:abstractNumId w:val="163"/>
  </w:num>
  <w:num w:numId="483">
    <w:abstractNumId w:val="36"/>
  </w:num>
  <w:num w:numId="484">
    <w:abstractNumId w:val="201"/>
  </w:num>
  <w:num w:numId="485">
    <w:abstractNumId w:val="309"/>
  </w:num>
  <w:num w:numId="486">
    <w:abstractNumId w:val="420"/>
  </w:num>
  <w:num w:numId="487">
    <w:abstractNumId w:val="464"/>
  </w:num>
  <w:num w:numId="488">
    <w:abstractNumId w:val="400"/>
  </w:num>
  <w:num w:numId="489">
    <w:abstractNumId w:val="267"/>
  </w:num>
  <w:num w:numId="490">
    <w:abstractNumId w:val="567"/>
  </w:num>
  <w:num w:numId="491">
    <w:abstractNumId w:val="288"/>
  </w:num>
  <w:num w:numId="492">
    <w:abstractNumId w:val="327"/>
  </w:num>
  <w:num w:numId="493">
    <w:abstractNumId w:val="412"/>
  </w:num>
  <w:num w:numId="494">
    <w:abstractNumId w:val="236"/>
  </w:num>
  <w:num w:numId="495">
    <w:abstractNumId w:val="202"/>
  </w:num>
  <w:num w:numId="496">
    <w:abstractNumId w:val="421"/>
  </w:num>
  <w:num w:numId="497">
    <w:abstractNumId w:val="547"/>
  </w:num>
  <w:num w:numId="498">
    <w:abstractNumId w:val="353"/>
  </w:num>
  <w:num w:numId="499">
    <w:abstractNumId w:val="79"/>
  </w:num>
  <w:num w:numId="500">
    <w:abstractNumId w:val="147"/>
  </w:num>
  <w:num w:numId="501">
    <w:abstractNumId w:val="441"/>
  </w:num>
  <w:num w:numId="502">
    <w:abstractNumId w:val="81"/>
  </w:num>
  <w:num w:numId="503">
    <w:abstractNumId w:val="617"/>
  </w:num>
  <w:num w:numId="504">
    <w:abstractNumId w:val="505"/>
  </w:num>
  <w:num w:numId="505">
    <w:abstractNumId w:val="281"/>
  </w:num>
  <w:num w:numId="506">
    <w:abstractNumId w:val="257"/>
  </w:num>
  <w:num w:numId="507">
    <w:abstractNumId w:val="586"/>
  </w:num>
  <w:num w:numId="508">
    <w:abstractNumId w:val="39"/>
  </w:num>
  <w:num w:numId="509">
    <w:abstractNumId w:val="516"/>
  </w:num>
  <w:num w:numId="510">
    <w:abstractNumId w:val="271"/>
  </w:num>
  <w:num w:numId="511">
    <w:abstractNumId w:val="348"/>
  </w:num>
  <w:num w:numId="512">
    <w:abstractNumId w:val="293"/>
  </w:num>
  <w:num w:numId="513">
    <w:abstractNumId w:val="668"/>
  </w:num>
  <w:num w:numId="514">
    <w:abstractNumId w:val="538"/>
  </w:num>
  <w:num w:numId="515">
    <w:abstractNumId w:val="290"/>
  </w:num>
  <w:num w:numId="516">
    <w:abstractNumId w:val="319"/>
  </w:num>
  <w:num w:numId="517">
    <w:abstractNumId w:val="11"/>
  </w:num>
  <w:num w:numId="518">
    <w:abstractNumId w:val="508"/>
  </w:num>
  <w:num w:numId="519">
    <w:abstractNumId w:val="224"/>
  </w:num>
  <w:num w:numId="520">
    <w:abstractNumId w:val="519"/>
  </w:num>
  <w:num w:numId="521">
    <w:abstractNumId w:val="247"/>
  </w:num>
  <w:num w:numId="522">
    <w:abstractNumId w:val="73"/>
  </w:num>
  <w:num w:numId="523">
    <w:abstractNumId w:val="93"/>
  </w:num>
  <w:num w:numId="524">
    <w:abstractNumId w:val="129"/>
  </w:num>
  <w:num w:numId="525">
    <w:abstractNumId w:val="628"/>
  </w:num>
  <w:num w:numId="526">
    <w:abstractNumId w:val="535"/>
  </w:num>
  <w:num w:numId="527">
    <w:abstractNumId w:val="608"/>
  </w:num>
  <w:num w:numId="528">
    <w:abstractNumId w:val="287"/>
  </w:num>
  <w:num w:numId="529">
    <w:abstractNumId w:val="434"/>
  </w:num>
  <w:num w:numId="530">
    <w:abstractNumId w:val="396"/>
  </w:num>
  <w:num w:numId="531">
    <w:abstractNumId w:val="258"/>
  </w:num>
  <w:num w:numId="532">
    <w:abstractNumId w:val="48"/>
  </w:num>
  <w:num w:numId="533">
    <w:abstractNumId w:val="549"/>
  </w:num>
  <w:num w:numId="534">
    <w:abstractNumId w:val="633"/>
  </w:num>
  <w:num w:numId="535">
    <w:abstractNumId w:val="552"/>
  </w:num>
  <w:num w:numId="536">
    <w:abstractNumId w:val="227"/>
  </w:num>
  <w:num w:numId="537">
    <w:abstractNumId w:val="2"/>
  </w:num>
  <w:num w:numId="538">
    <w:abstractNumId w:val="150"/>
  </w:num>
  <w:num w:numId="539">
    <w:abstractNumId w:val="656"/>
  </w:num>
  <w:num w:numId="540">
    <w:abstractNumId w:val="437"/>
  </w:num>
  <w:num w:numId="541">
    <w:abstractNumId w:val="269"/>
  </w:num>
  <w:num w:numId="542">
    <w:abstractNumId w:val="511"/>
  </w:num>
  <w:num w:numId="543">
    <w:abstractNumId w:val="125"/>
  </w:num>
  <w:num w:numId="544">
    <w:abstractNumId w:val="648"/>
  </w:num>
  <w:num w:numId="545">
    <w:abstractNumId w:val="602"/>
  </w:num>
  <w:num w:numId="546">
    <w:abstractNumId w:val="431"/>
  </w:num>
  <w:num w:numId="547">
    <w:abstractNumId w:val="241"/>
  </w:num>
  <w:num w:numId="548">
    <w:abstractNumId w:val="18"/>
  </w:num>
  <w:num w:numId="549">
    <w:abstractNumId w:val="120"/>
  </w:num>
  <w:num w:numId="550">
    <w:abstractNumId w:val="331"/>
  </w:num>
  <w:num w:numId="551">
    <w:abstractNumId w:val="568"/>
  </w:num>
  <w:num w:numId="552">
    <w:abstractNumId w:val="143"/>
  </w:num>
  <w:num w:numId="553">
    <w:abstractNumId w:val="475"/>
    <w:lvlOverride w:ilvl="0">
      <w:startOverride w:val="1"/>
    </w:lvlOverride>
  </w:num>
  <w:num w:numId="554">
    <w:abstractNumId w:val="444"/>
  </w:num>
  <w:num w:numId="555">
    <w:abstractNumId w:val="588"/>
  </w:num>
  <w:num w:numId="556">
    <w:abstractNumId w:val="677"/>
  </w:num>
  <w:num w:numId="557">
    <w:abstractNumId w:val="132"/>
  </w:num>
  <w:num w:numId="558">
    <w:abstractNumId w:val="164"/>
  </w:num>
  <w:num w:numId="559">
    <w:abstractNumId w:val="110"/>
  </w:num>
  <w:num w:numId="560">
    <w:abstractNumId w:val="184"/>
  </w:num>
  <w:num w:numId="561">
    <w:abstractNumId w:val="565"/>
  </w:num>
  <w:num w:numId="562">
    <w:abstractNumId w:val="19"/>
  </w:num>
  <w:num w:numId="563">
    <w:abstractNumId w:val="642"/>
  </w:num>
  <w:num w:numId="564">
    <w:abstractNumId w:val="472"/>
  </w:num>
  <w:num w:numId="565">
    <w:abstractNumId w:val="631"/>
  </w:num>
  <w:num w:numId="566">
    <w:abstractNumId w:val="369"/>
  </w:num>
  <w:num w:numId="567">
    <w:abstractNumId w:val="370"/>
  </w:num>
  <w:num w:numId="568">
    <w:abstractNumId w:val="667"/>
  </w:num>
  <w:num w:numId="569">
    <w:abstractNumId w:val="278"/>
  </w:num>
  <w:num w:numId="570">
    <w:abstractNumId w:val="15"/>
  </w:num>
  <w:num w:numId="571">
    <w:abstractNumId w:val="165"/>
  </w:num>
  <w:num w:numId="572">
    <w:abstractNumId w:val="612"/>
  </w:num>
  <w:num w:numId="573">
    <w:abstractNumId w:val="302"/>
  </w:num>
  <w:num w:numId="574">
    <w:abstractNumId w:val="446"/>
  </w:num>
  <w:num w:numId="575">
    <w:abstractNumId w:val="41"/>
  </w:num>
  <w:num w:numId="576">
    <w:abstractNumId w:val="477"/>
  </w:num>
  <w:num w:numId="577">
    <w:abstractNumId w:val="665"/>
  </w:num>
  <w:num w:numId="578">
    <w:abstractNumId w:val="305"/>
  </w:num>
  <w:num w:numId="579">
    <w:abstractNumId w:val="605"/>
  </w:num>
  <w:num w:numId="580">
    <w:abstractNumId w:val="393"/>
  </w:num>
  <w:num w:numId="581">
    <w:abstractNumId w:val="456"/>
  </w:num>
  <w:num w:numId="582">
    <w:abstractNumId w:val="104"/>
  </w:num>
  <w:num w:numId="583">
    <w:abstractNumId w:val="219"/>
  </w:num>
  <w:num w:numId="584">
    <w:abstractNumId w:val="342"/>
  </w:num>
  <w:num w:numId="585">
    <w:abstractNumId w:val="119"/>
  </w:num>
  <w:num w:numId="586">
    <w:abstractNumId w:val="248"/>
  </w:num>
  <w:num w:numId="587">
    <w:abstractNumId w:val="265"/>
  </w:num>
  <w:num w:numId="588">
    <w:abstractNumId w:val="233"/>
  </w:num>
  <w:num w:numId="589">
    <w:abstractNumId w:val="566"/>
  </w:num>
  <w:num w:numId="590">
    <w:abstractNumId w:val="614"/>
  </w:num>
  <w:num w:numId="591">
    <w:abstractNumId w:val="636"/>
  </w:num>
  <w:num w:numId="592">
    <w:abstractNumId w:val="512"/>
  </w:num>
  <w:num w:numId="593">
    <w:abstractNumId w:val="193"/>
  </w:num>
  <w:num w:numId="594">
    <w:abstractNumId w:val="515"/>
  </w:num>
  <w:num w:numId="595">
    <w:abstractNumId w:val="554"/>
  </w:num>
  <w:num w:numId="596">
    <w:abstractNumId w:val="390"/>
  </w:num>
  <w:num w:numId="597">
    <w:abstractNumId w:val="185"/>
  </w:num>
  <w:num w:numId="598">
    <w:abstractNumId w:val="159"/>
  </w:num>
  <w:num w:numId="599">
    <w:abstractNumId w:val="71"/>
  </w:num>
  <w:num w:numId="600">
    <w:abstractNumId w:val="585"/>
  </w:num>
  <w:num w:numId="601">
    <w:abstractNumId w:val="378"/>
  </w:num>
  <w:num w:numId="602">
    <w:abstractNumId w:val="509"/>
  </w:num>
  <w:num w:numId="603">
    <w:abstractNumId w:val="253"/>
  </w:num>
  <w:num w:numId="604">
    <w:abstractNumId w:val="584"/>
  </w:num>
  <w:num w:numId="605">
    <w:abstractNumId w:val="80"/>
  </w:num>
  <w:num w:numId="606">
    <w:abstractNumId w:val="52"/>
  </w:num>
  <w:num w:numId="607">
    <w:abstractNumId w:val="357"/>
  </w:num>
  <w:num w:numId="608">
    <w:abstractNumId w:val="531"/>
  </w:num>
  <w:num w:numId="609">
    <w:abstractNumId w:val="217"/>
  </w:num>
  <w:num w:numId="610">
    <w:abstractNumId w:val="167"/>
  </w:num>
  <w:num w:numId="611">
    <w:abstractNumId w:val="494"/>
  </w:num>
  <w:num w:numId="612">
    <w:abstractNumId w:val="45"/>
  </w:num>
  <w:num w:numId="613">
    <w:abstractNumId w:val="326"/>
  </w:num>
  <w:num w:numId="614">
    <w:abstractNumId w:val="204"/>
  </w:num>
  <w:num w:numId="615">
    <w:abstractNumId w:val="587"/>
  </w:num>
  <w:num w:numId="616">
    <w:abstractNumId w:val="438"/>
  </w:num>
  <w:num w:numId="617">
    <w:abstractNumId w:val="178"/>
  </w:num>
  <w:num w:numId="618">
    <w:abstractNumId w:val="314"/>
  </w:num>
  <w:num w:numId="619">
    <w:abstractNumId w:val="238"/>
  </w:num>
  <w:num w:numId="620">
    <w:abstractNumId w:val="476"/>
  </w:num>
  <w:num w:numId="621">
    <w:abstractNumId w:val="451"/>
  </w:num>
  <w:num w:numId="622">
    <w:abstractNumId w:val="157"/>
  </w:num>
  <w:num w:numId="623">
    <w:abstractNumId w:val="491"/>
  </w:num>
  <w:num w:numId="624">
    <w:abstractNumId w:val="496"/>
  </w:num>
  <w:num w:numId="625">
    <w:abstractNumId w:val="545"/>
  </w:num>
  <w:num w:numId="626">
    <w:abstractNumId w:val="408"/>
  </w:num>
  <w:num w:numId="627">
    <w:abstractNumId w:val="455"/>
  </w:num>
  <w:num w:numId="628">
    <w:abstractNumId w:val="460"/>
  </w:num>
  <w:num w:numId="629">
    <w:abstractNumId w:val="139"/>
  </w:num>
  <w:num w:numId="630">
    <w:abstractNumId w:val="409"/>
  </w:num>
  <w:num w:numId="631">
    <w:abstractNumId w:val="67"/>
  </w:num>
  <w:num w:numId="632">
    <w:abstractNumId w:val="65"/>
  </w:num>
  <w:num w:numId="633">
    <w:abstractNumId w:val="144"/>
  </w:num>
  <w:num w:numId="634">
    <w:abstractNumId w:val="151"/>
  </w:num>
  <w:num w:numId="635">
    <w:abstractNumId w:val="186"/>
  </w:num>
  <w:num w:numId="636">
    <w:abstractNumId w:val="395"/>
  </w:num>
  <w:num w:numId="637">
    <w:abstractNumId w:val="488"/>
  </w:num>
  <w:num w:numId="638">
    <w:abstractNumId w:val="158"/>
  </w:num>
  <w:num w:numId="639">
    <w:abstractNumId w:val="58"/>
  </w:num>
  <w:num w:numId="640">
    <w:abstractNumId w:val="475"/>
    <w:lvlOverride w:ilvl="0">
      <w:startOverride w:val="1"/>
    </w:lvlOverride>
  </w:num>
  <w:num w:numId="641">
    <w:abstractNumId w:val="161"/>
  </w:num>
  <w:num w:numId="642">
    <w:abstractNumId w:val="645"/>
  </w:num>
  <w:num w:numId="643">
    <w:abstractNumId w:val="235"/>
  </w:num>
  <w:num w:numId="644">
    <w:abstractNumId w:val="601"/>
  </w:num>
  <w:num w:numId="645">
    <w:abstractNumId w:val="629"/>
  </w:num>
  <w:num w:numId="646">
    <w:abstractNumId w:val="647"/>
  </w:num>
  <w:num w:numId="647">
    <w:abstractNumId w:val="276"/>
  </w:num>
  <w:num w:numId="648">
    <w:abstractNumId w:val="429"/>
  </w:num>
  <w:num w:numId="649">
    <w:abstractNumId w:val="663"/>
  </w:num>
  <w:num w:numId="650">
    <w:abstractNumId w:val="449"/>
  </w:num>
  <w:num w:numId="651">
    <w:abstractNumId w:val="453"/>
  </w:num>
  <w:num w:numId="652">
    <w:abstractNumId w:val="44"/>
  </w:num>
  <w:num w:numId="653">
    <w:abstractNumId w:val="272"/>
  </w:num>
  <w:num w:numId="654">
    <w:abstractNumId w:val="589"/>
  </w:num>
  <w:num w:numId="655">
    <w:abstractNumId w:val="68"/>
  </w:num>
  <w:num w:numId="656">
    <w:abstractNumId w:val="155"/>
  </w:num>
  <w:num w:numId="657">
    <w:abstractNumId w:val="51"/>
  </w:num>
  <w:num w:numId="658">
    <w:abstractNumId w:val="283"/>
  </w:num>
  <w:num w:numId="659">
    <w:abstractNumId w:val="177"/>
  </w:num>
  <w:num w:numId="660">
    <w:abstractNumId w:val="479"/>
  </w:num>
  <w:num w:numId="661">
    <w:abstractNumId w:val="470"/>
  </w:num>
  <w:num w:numId="662">
    <w:abstractNumId w:val="475"/>
    <w:lvlOverride w:ilvl="0">
      <w:startOverride w:val="1"/>
    </w:lvlOverride>
  </w:num>
  <w:num w:numId="663">
    <w:abstractNumId w:val="1"/>
  </w:num>
  <w:num w:numId="664">
    <w:abstractNumId w:val="40"/>
  </w:num>
  <w:num w:numId="665">
    <w:abstractNumId w:val="507"/>
  </w:num>
  <w:num w:numId="666">
    <w:abstractNumId w:val="521"/>
  </w:num>
  <w:num w:numId="667">
    <w:abstractNumId w:val="662"/>
  </w:num>
  <w:num w:numId="668">
    <w:abstractNumId w:val="462"/>
  </w:num>
  <w:num w:numId="669">
    <w:abstractNumId w:val="452"/>
  </w:num>
  <w:num w:numId="670">
    <w:abstractNumId w:val="221"/>
  </w:num>
  <w:num w:numId="671">
    <w:abstractNumId w:val="373"/>
  </w:num>
  <w:num w:numId="672">
    <w:abstractNumId w:val="475"/>
    <w:lvlOverride w:ilvl="0">
      <w:startOverride w:val="1"/>
    </w:lvlOverride>
  </w:num>
  <w:num w:numId="673">
    <w:abstractNumId w:val="475"/>
    <w:lvlOverride w:ilvl="0">
      <w:startOverride w:val="1"/>
    </w:lvlOverride>
  </w:num>
  <w:num w:numId="674">
    <w:abstractNumId w:val="38"/>
  </w:num>
  <w:num w:numId="675">
    <w:abstractNumId w:val="306"/>
  </w:num>
  <w:num w:numId="676">
    <w:abstractNumId w:val="49"/>
  </w:num>
  <w:num w:numId="677">
    <w:abstractNumId w:val="66"/>
  </w:num>
  <w:num w:numId="678">
    <w:abstractNumId w:val="230"/>
  </w:num>
  <w:num w:numId="679">
    <w:abstractNumId w:val="329"/>
  </w:num>
  <w:num w:numId="680">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1">
    <w:abstractNumId w:val="475"/>
    <w:lvlOverride w:ilvl="0">
      <w:startOverride w:val="1"/>
    </w:lvlOverride>
  </w:num>
  <w:num w:numId="682">
    <w:abstractNumId w:val="475"/>
    <w:lvlOverride w:ilvl="0">
      <w:startOverride w:val="1"/>
    </w:lvlOverride>
  </w:num>
  <w:num w:numId="683">
    <w:abstractNumId w:val="475"/>
    <w:lvlOverride w:ilvl="0">
      <w:startOverride w:val="1"/>
    </w:lvlOverride>
  </w:num>
  <w:num w:numId="684">
    <w:abstractNumId w:val="475"/>
    <w:lvlOverride w:ilvl="0">
      <w:startOverride w:val="1"/>
    </w:lvlOverride>
  </w:num>
  <w:num w:numId="685">
    <w:abstractNumId w:val="659"/>
  </w:num>
  <w:num w:numId="686">
    <w:abstractNumId w:val="459"/>
  </w:num>
  <w:num w:numId="687">
    <w:abstractNumId w:val="364"/>
  </w:num>
  <w:num w:numId="688">
    <w:abstractNumId w:val="92"/>
  </w:num>
  <w:num w:numId="689">
    <w:abstractNumId w:val="234"/>
  </w:num>
  <w:num w:numId="690">
    <w:abstractNumId w:val="468"/>
  </w:num>
  <w:num w:numId="691">
    <w:abstractNumId w:val="54"/>
  </w:num>
  <w:num w:numId="692">
    <w:abstractNumId w:val="475"/>
  </w:num>
  <w:num w:numId="693">
    <w:abstractNumId w:val="475"/>
  </w:num>
  <w:num w:numId="694">
    <w:abstractNumId w:val="117"/>
  </w:num>
  <w:num w:numId="695">
    <w:abstractNumId w:val="249"/>
  </w:num>
  <w:num w:numId="696">
    <w:abstractNumId w:val="199"/>
  </w:num>
  <w:num w:numId="697">
    <w:abstractNumId w:val="137"/>
  </w:num>
  <w:num w:numId="698">
    <w:abstractNumId w:val="475"/>
    <w:lvlOverride w:ilvl="0">
      <w:startOverride w:val="1"/>
    </w:lvlOverride>
  </w:num>
  <w:num w:numId="699">
    <w:abstractNumId w:val="33"/>
  </w:num>
  <w:num w:numId="700">
    <w:abstractNumId w:val="443"/>
  </w:num>
  <w:num w:numId="701">
    <w:abstractNumId w:val="475"/>
    <w:lvlOverride w:ilvl="0">
      <w:startOverride w:val="1"/>
    </w:lvlOverride>
  </w:num>
  <w:num w:numId="702">
    <w:abstractNumId w:val="475"/>
    <w:lvlOverride w:ilvl="0">
      <w:startOverride w:val="1"/>
    </w:lvlOverride>
  </w:num>
  <w:num w:numId="703">
    <w:abstractNumId w:val="475"/>
  </w:num>
  <w:num w:numId="704">
    <w:abstractNumId w:val="27"/>
  </w:num>
  <w:num w:numId="705">
    <w:abstractNumId w:val="475"/>
    <w:lvlOverride w:ilvl="0">
      <w:startOverride w:val="1"/>
    </w:lvlOverride>
  </w:num>
  <w:num w:numId="706">
    <w:abstractNumId w:val="324"/>
  </w:num>
  <w:num w:numId="707">
    <w:abstractNumId w:val="368"/>
  </w:num>
  <w:num w:numId="708">
    <w:abstractNumId w:val="475"/>
    <w:lvlOverride w:ilvl="0">
      <w:startOverride w:val="1"/>
    </w:lvlOverride>
  </w:num>
  <w:num w:numId="709">
    <w:abstractNumId w:val="475"/>
    <w:lvlOverride w:ilvl="0">
      <w:startOverride w:val="1"/>
    </w:lvlOverride>
  </w:num>
  <w:num w:numId="710">
    <w:abstractNumId w:val="493"/>
  </w:num>
  <w:num w:numId="711">
    <w:abstractNumId w:val="191"/>
  </w:num>
  <w:num w:numId="712">
    <w:abstractNumId w:val="285"/>
  </w:num>
  <w:num w:numId="713">
    <w:abstractNumId w:val="156"/>
  </w:num>
  <w:num w:numId="714">
    <w:abstractNumId w:val="403"/>
  </w:num>
  <w:num w:numId="715">
    <w:abstractNumId w:val="264"/>
  </w:num>
  <w:num w:numId="716">
    <w:abstractNumId w:val="501"/>
  </w:num>
  <w:num w:numId="717">
    <w:abstractNumId w:val="197"/>
  </w:num>
  <w:num w:numId="718">
    <w:abstractNumId w:val="574"/>
  </w:num>
  <w:num w:numId="719">
    <w:abstractNumId w:val="469"/>
  </w:num>
  <w:num w:numId="720">
    <w:abstractNumId w:val="291"/>
  </w:num>
  <w:num w:numId="721">
    <w:abstractNumId w:val="643"/>
  </w:num>
  <w:num w:numId="722">
    <w:abstractNumId w:val="627"/>
  </w:num>
  <w:num w:numId="723">
    <w:abstractNumId w:val="466"/>
  </w:num>
  <w:num w:numId="724">
    <w:abstractNumId w:val="307"/>
  </w:num>
  <w:num w:numId="725">
    <w:abstractNumId w:val="540"/>
  </w:num>
  <w:num w:numId="726">
    <w:abstractNumId w:val="388"/>
  </w:num>
  <w:num w:numId="727">
    <w:abstractNumId w:val="524"/>
  </w:num>
  <w:num w:numId="728">
    <w:abstractNumId w:val="543"/>
  </w:num>
  <w:num w:numId="729">
    <w:abstractNumId w:val="127"/>
  </w:num>
  <w:num w:numId="730">
    <w:abstractNumId w:val="320"/>
  </w:num>
  <w:num w:numId="731">
    <w:abstractNumId w:val="121"/>
  </w:num>
  <w:num w:numId="732">
    <w:abstractNumId w:val="146"/>
  </w:num>
  <w:num w:numId="733">
    <w:abstractNumId w:val="4"/>
  </w:num>
  <w:num w:numId="734">
    <w:abstractNumId w:val="536"/>
  </w:num>
  <w:num w:numId="735">
    <w:abstractNumId w:val="91"/>
  </w:num>
  <w:num w:numId="736">
    <w:abstractNumId w:val="170"/>
  </w:num>
  <w:num w:numId="737">
    <w:abstractNumId w:val="475"/>
    <w:lvlOverride w:ilvl="0">
      <w:startOverride w:val="1"/>
    </w:lvlOverride>
  </w:num>
  <w:num w:numId="738">
    <w:abstractNumId w:val="475"/>
    <w:lvlOverride w:ilvl="0">
      <w:startOverride w:val="1"/>
    </w:lvlOverride>
  </w:num>
  <w:num w:numId="739">
    <w:abstractNumId w:val="673"/>
  </w:num>
  <w:num w:numId="740">
    <w:abstractNumId w:val="8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351"/>
  </w:num>
  <w:num w:numId="742">
    <w:abstractNumId w:val="487"/>
  </w:num>
  <w:num w:numId="743">
    <w:abstractNumId w:val="611"/>
  </w:num>
  <w:num w:numId="744">
    <w:abstractNumId w:val="529"/>
  </w:num>
  <w:num w:numId="745">
    <w:abstractNumId w:val="215"/>
  </w:num>
  <w:num w:numId="746">
    <w:abstractNumId w:val="345"/>
  </w:num>
  <w:num w:numId="747">
    <w:abstractNumId w:val="355"/>
  </w:num>
  <w:num w:numId="748">
    <w:abstractNumId w:val="301"/>
  </w:num>
  <w:num w:numId="749">
    <w:abstractNumId w:val="406"/>
  </w:num>
  <w:num w:numId="750">
    <w:abstractNumId w:val="22"/>
  </w:num>
  <w:num w:numId="751">
    <w:abstractNumId w:val="541"/>
  </w:num>
  <w:num w:numId="752">
    <w:abstractNumId w:val="239"/>
  </w:num>
  <w:numIdMacAtCleanup w:val="7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stylePaneFormatFilter w:val="3F01"/>
  <w:revisionView w:markup="0"/>
  <w:trackRevisions/>
  <w:defaultTabStop w:val="288"/>
  <w:displayHorizontalDrawingGridEvery w:val="0"/>
  <w:displayVerticalDrawingGridEvery w:val="0"/>
  <w:doNotUseMarginsForDrawingGridOrigin/>
  <w:noPunctuationKerning/>
  <w:characterSpacingControl w:val="doNotCompress"/>
  <w:hdrShapeDefaults>
    <o:shapedefaults v:ext="edit" spidmax="3074"/>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80738C"/>
    <w:rsid w:val="000001BB"/>
    <w:rsid w:val="00000571"/>
    <w:rsid w:val="00000683"/>
    <w:rsid w:val="000009F7"/>
    <w:rsid w:val="000018AD"/>
    <w:rsid w:val="000030E9"/>
    <w:rsid w:val="000033B2"/>
    <w:rsid w:val="00004EAC"/>
    <w:rsid w:val="00006B78"/>
    <w:rsid w:val="0001019F"/>
    <w:rsid w:val="00010429"/>
    <w:rsid w:val="000113DF"/>
    <w:rsid w:val="00012323"/>
    <w:rsid w:val="00012A83"/>
    <w:rsid w:val="00012E33"/>
    <w:rsid w:val="000152A6"/>
    <w:rsid w:val="00017A60"/>
    <w:rsid w:val="0002100D"/>
    <w:rsid w:val="000214A2"/>
    <w:rsid w:val="00021C8C"/>
    <w:rsid w:val="0002329C"/>
    <w:rsid w:val="00024933"/>
    <w:rsid w:val="0002594D"/>
    <w:rsid w:val="000268B5"/>
    <w:rsid w:val="00027210"/>
    <w:rsid w:val="00032947"/>
    <w:rsid w:val="000332CA"/>
    <w:rsid w:val="00033AFE"/>
    <w:rsid w:val="00034554"/>
    <w:rsid w:val="000348DC"/>
    <w:rsid w:val="00035093"/>
    <w:rsid w:val="00036416"/>
    <w:rsid w:val="000403B6"/>
    <w:rsid w:val="000403E7"/>
    <w:rsid w:val="00040F2F"/>
    <w:rsid w:val="00041530"/>
    <w:rsid w:val="00041551"/>
    <w:rsid w:val="000439A3"/>
    <w:rsid w:val="00044554"/>
    <w:rsid w:val="0004575E"/>
    <w:rsid w:val="00046257"/>
    <w:rsid w:val="0005204D"/>
    <w:rsid w:val="000538B4"/>
    <w:rsid w:val="00053BF9"/>
    <w:rsid w:val="00053CDD"/>
    <w:rsid w:val="00054682"/>
    <w:rsid w:val="00054C9A"/>
    <w:rsid w:val="00055AD7"/>
    <w:rsid w:val="00055BD4"/>
    <w:rsid w:val="00060CEC"/>
    <w:rsid w:val="00061C1F"/>
    <w:rsid w:val="000624BC"/>
    <w:rsid w:val="000649E1"/>
    <w:rsid w:val="00064DCE"/>
    <w:rsid w:val="00065917"/>
    <w:rsid w:val="00067DA1"/>
    <w:rsid w:val="000706AB"/>
    <w:rsid w:val="00071252"/>
    <w:rsid w:val="000719C4"/>
    <w:rsid w:val="00072321"/>
    <w:rsid w:val="00072B38"/>
    <w:rsid w:val="00072F97"/>
    <w:rsid w:val="000756D9"/>
    <w:rsid w:val="00075D0B"/>
    <w:rsid w:val="000760E3"/>
    <w:rsid w:val="000768C3"/>
    <w:rsid w:val="00076D11"/>
    <w:rsid w:val="00077CA5"/>
    <w:rsid w:val="00077F5D"/>
    <w:rsid w:val="00080321"/>
    <w:rsid w:val="00080655"/>
    <w:rsid w:val="00081E46"/>
    <w:rsid w:val="00081F23"/>
    <w:rsid w:val="00082EC8"/>
    <w:rsid w:val="0008392C"/>
    <w:rsid w:val="00083C3C"/>
    <w:rsid w:val="00084369"/>
    <w:rsid w:val="0008491D"/>
    <w:rsid w:val="000859BA"/>
    <w:rsid w:val="00085C81"/>
    <w:rsid w:val="000874CE"/>
    <w:rsid w:val="00087840"/>
    <w:rsid w:val="00087B65"/>
    <w:rsid w:val="00087EBF"/>
    <w:rsid w:val="00090813"/>
    <w:rsid w:val="0009309A"/>
    <w:rsid w:val="00093934"/>
    <w:rsid w:val="00094344"/>
    <w:rsid w:val="00094F94"/>
    <w:rsid w:val="00096526"/>
    <w:rsid w:val="000968FA"/>
    <w:rsid w:val="00096B1D"/>
    <w:rsid w:val="00096DD0"/>
    <w:rsid w:val="00097C32"/>
    <w:rsid w:val="000A1B80"/>
    <w:rsid w:val="000A1C34"/>
    <w:rsid w:val="000A2A20"/>
    <w:rsid w:val="000A2B91"/>
    <w:rsid w:val="000A3944"/>
    <w:rsid w:val="000A3B05"/>
    <w:rsid w:val="000B0BBC"/>
    <w:rsid w:val="000B208E"/>
    <w:rsid w:val="000B2133"/>
    <w:rsid w:val="000B225D"/>
    <w:rsid w:val="000B296C"/>
    <w:rsid w:val="000B2EB7"/>
    <w:rsid w:val="000B34DB"/>
    <w:rsid w:val="000B39DA"/>
    <w:rsid w:val="000B3C50"/>
    <w:rsid w:val="000B42DB"/>
    <w:rsid w:val="000B6138"/>
    <w:rsid w:val="000B7A4E"/>
    <w:rsid w:val="000C02EC"/>
    <w:rsid w:val="000C05CF"/>
    <w:rsid w:val="000C1190"/>
    <w:rsid w:val="000C1212"/>
    <w:rsid w:val="000C1705"/>
    <w:rsid w:val="000C1896"/>
    <w:rsid w:val="000C19A4"/>
    <w:rsid w:val="000C2A42"/>
    <w:rsid w:val="000C3202"/>
    <w:rsid w:val="000C3838"/>
    <w:rsid w:val="000C5BFD"/>
    <w:rsid w:val="000C64F7"/>
    <w:rsid w:val="000C6D60"/>
    <w:rsid w:val="000C6F18"/>
    <w:rsid w:val="000D145B"/>
    <w:rsid w:val="000D166C"/>
    <w:rsid w:val="000D19B4"/>
    <w:rsid w:val="000D3A08"/>
    <w:rsid w:val="000D3D82"/>
    <w:rsid w:val="000D7B24"/>
    <w:rsid w:val="000D7F99"/>
    <w:rsid w:val="000E06C1"/>
    <w:rsid w:val="000E0FF0"/>
    <w:rsid w:val="000E1890"/>
    <w:rsid w:val="000E627D"/>
    <w:rsid w:val="000E7DF2"/>
    <w:rsid w:val="000F0ED3"/>
    <w:rsid w:val="000F25F9"/>
    <w:rsid w:val="000F330D"/>
    <w:rsid w:val="000F3CA6"/>
    <w:rsid w:val="000F4A58"/>
    <w:rsid w:val="000F4A77"/>
    <w:rsid w:val="000F56A1"/>
    <w:rsid w:val="000F5AF0"/>
    <w:rsid w:val="000F65A9"/>
    <w:rsid w:val="000F7361"/>
    <w:rsid w:val="000F7E67"/>
    <w:rsid w:val="0010179B"/>
    <w:rsid w:val="001022AE"/>
    <w:rsid w:val="00102B0F"/>
    <w:rsid w:val="00104067"/>
    <w:rsid w:val="001053FA"/>
    <w:rsid w:val="00105AD6"/>
    <w:rsid w:val="001060FE"/>
    <w:rsid w:val="001066BD"/>
    <w:rsid w:val="0010702B"/>
    <w:rsid w:val="0011277F"/>
    <w:rsid w:val="00112FDD"/>
    <w:rsid w:val="0011354C"/>
    <w:rsid w:val="00114F40"/>
    <w:rsid w:val="00115305"/>
    <w:rsid w:val="001155A4"/>
    <w:rsid w:val="0011662E"/>
    <w:rsid w:val="00116D14"/>
    <w:rsid w:val="0011768B"/>
    <w:rsid w:val="001203F9"/>
    <w:rsid w:val="0012186C"/>
    <w:rsid w:val="00122B88"/>
    <w:rsid w:val="00122CB0"/>
    <w:rsid w:val="00125ACA"/>
    <w:rsid w:val="00125EEC"/>
    <w:rsid w:val="001273C8"/>
    <w:rsid w:val="00132311"/>
    <w:rsid w:val="00133813"/>
    <w:rsid w:val="00133EB3"/>
    <w:rsid w:val="001342DE"/>
    <w:rsid w:val="00135E85"/>
    <w:rsid w:val="00136675"/>
    <w:rsid w:val="00140EF9"/>
    <w:rsid w:val="00141071"/>
    <w:rsid w:val="00142321"/>
    <w:rsid w:val="001429A3"/>
    <w:rsid w:val="00142FE0"/>
    <w:rsid w:val="00143049"/>
    <w:rsid w:val="00143BF5"/>
    <w:rsid w:val="00145F2A"/>
    <w:rsid w:val="0014642D"/>
    <w:rsid w:val="0014725A"/>
    <w:rsid w:val="001529D7"/>
    <w:rsid w:val="0015339B"/>
    <w:rsid w:val="00153D43"/>
    <w:rsid w:val="00154711"/>
    <w:rsid w:val="00154D24"/>
    <w:rsid w:val="00155D24"/>
    <w:rsid w:val="00157C4B"/>
    <w:rsid w:val="00160F7A"/>
    <w:rsid w:val="001637F1"/>
    <w:rsid w:val="00163AA8"/>
    <w:rsid w:val="00163C9D"/>
    <w:rsid w:val="001654F6"/>
    <w:rsid w:val="00165AF8"/>
    <w:rsid w:val="001678EF"/>
    <w:rsid w:val="00167E26"/>
    <w:rsid w:val="00170EE7"/>
    <w:rsid w:val="00171BEC"/>
    <w:rsid w:val="00171EFC"/>
    <w:rsid w:val="001732E3"/>
    <w:rsid w:val="00173C5B"/>
    <w:rsid w:val="00174E08"/>
    <w:rsid w:val="001778BB"/>
    <w:rsid w:val="00180172"/>
    <w:rsid w:val="0018051C"/>
    <w:rsid w:val="00181723"/>
    <w:rsid w:val="00181ED0"/>
    <w:rsid w:val="001825CB"/>
    <w:rsid w:val="0018275A"/>
    <w:rsid w:val="00182768"/>
    <w:rsid w:val="00182902"/>
    <w:rsid w:val="00182BA7"/>
    <w:rsid w:val="00182C19"/>
    <w:rsid w:val="00184947"/>
    <w:rsid w:val="00186730"/>
    <w:rsid w:val="00186AD9"/>
    <w:rsid w:val="00190251"/>
    <w:rsid w:val="00191835"/>
    <w:rsid w:val="00191F5F"/>
    <w:rsid w:val="00192A7A"/>
    <w:rsid w:val="00193C73"/>
    <w:rsid w:val="001948EA"/>
    <w:rsid w:val="00196209"/>
    <w:rsid w:val="001962C7"/>
    <w:rsid w:val="001A046A"/>
    <w:rsid w:val="001A0905"/>
    <w:rsid w:val="001A09E5"/>
    <w:rsid w:val="001A1691"/>
    <w:rsid w:val="001A1898"/>
    <w:rsid w:val="001A32DE"/>
    <w:rsid w:val="001A3852"/>
    <w:rsid w:val="001A4A85"/>
    <w:rsid w:val="001A7305"/>
    <w:rsid w:val="001B2B4C"/>
    <w:rsid w:val="001B2EAF"/>
    <w:rsid w:val="001B4BA0"/>
    <w:rsid w:val="001B4BC2"/>
    <w:rsid w:val="001B6032"/>
    <w:rsid w:val="001B6E85"/>
    <w:rsid w:val="001C0A57"/>
    <w:rsid w:val="001C0EDA"/>
    <w:rsid w:val="001C16D9"/>
    <w:rsid w:val="001C2B57"/>
    <w:rsid w:val="001C32F9"/>
    <w:rsid w:val="001C3471"/>
    <w:rsid w:val="001C3755"/>
    <w:rsid w:val="001C3C68"/>
    <w:rsid w:val="001C45D6"/>
    <w:rsid w:val="001C5A7C"/>
    <w:rsid w:val="001C6190"/>
    <w:rsid w:val="001C619E"/>
    <w:rsid w:val="001C674D"/>
    <w:rsid w:val="001C6A75"/>
    <w:rsid w:val="001C6D37"/>
    <w:rsid w:val="001D0EE8"/>
    <w:rsid w:val="001D1943"/>
    <w:rsid w:val="001D4E12"/>
    <w:rsid w:val="001D5CE0"/>
    <w:rsid w:val="001D6144"/>
    <w:rsid w:val="001D62EC"/>
    <w:rsid w:val="001D64F2"/>
    <w:rsid w:val="001D67BE"/>
    <w:rsid w:val="001D79C5"/>
    <w:rsid w:val="001E0AB4"/>
    <w:rsid w:val="001E0F97"/>
    <w:rsid w:val="001E33FA"/>
    <w:rsid w:val="001E344C"/>
    <w:rsid w:val="001E43F0"/>
    <w:rsid w:val="001E5037"/>
    <w:rsid w:val="001E5F07"/>
    <w:rsid w:val="001E6B5D"/>
    <w:rsid w:val="001E6B85"/>
    <w:rsid w:val="001F06EF"/>
    <w:rsid w:val="001F09D4"/>
    <w:rsid w:val="001F10B4"/>
    <w:rsid w:val="001F1430"/>
    <w:rsid w:val="001F31A7"/>
    <w:rsid w:val="001F5238"/>
    <w:rsid w:val="001F5493"/>
    <w:rsid w:val="001F57F4"/>
    <w:rsid w:val="001F5C68"/>
    <w:rsid w:val="001F6723"/>
    <w:rsid w:val="001F69A8"/>
    <w:rsid w:val="001F7113"/>
    <w:rsid w:val="001F7EDB"/>
    <w:rsid w:val="002005D3"/>
    <w:rsid w:val="00200E87"/>
    <w:rsid w:val="00200EC6"/>
    <w:rsid w:val="00201942"/>
    <w:rsid w:val="002048A1"/>
    <w:rsid w:val="00204D47"/>
    <w:rsid w:val="00204E84"/>
    <w:rsid w:val="0020599F"/>
    <w:rsid w:val="00205DDB"/>
    <w:rsid w:val="0020637E"/>
    <w:rsid w:val="002073FB"/>
    <w:rsid w:val="0020753F"/>
    <w:rsid w:val="002108F1"/>
    <w:rsid w:val="00212165"/>
    <w:rsid w:val="00213414"/>
    <w:rsid w:val="00215579"/>
    <w:rsid w:val="00215AC5"/>
    <w:rsid w:val="002166EC"/>
    <w:rsid w:val="00217D0C"/>
    <w:rsid w:val="002201B4"/>
    <w:rsid w:val="002204A5"/>
    <w:rsid w:val="00232333"/>
    <w:rsid w:val="00232CEC"/>
    <w:rsid w:val="00234432"/>
    <w:rsid w:val="00234B5B"/>
    <w:rsid w:val="002354A9"/>
    <w:rsid w:val="002379A7"/>
    <w:rsid w:val="00240259"/>
    <w:rsid w:val="002427F2"/>
    <w:rsid w:val="0024422E"/>
    <w:rsid w:val="00245006"/>
    <w:rsid w:val="00245C6E"/>
    <w:rsid w:val="002465F8"/>
    <w:rsid w:val="00247F63"/>
    <w:rsid w:val="0025093F"/>
    <w:rsid w:val="00250AD5"/>
    <w:rsid w:val="00250B2D"/>
    <w:rsid w:val="002515E9"/>
    <w:rsid w:val="00251BD9"/>
    <w:rsid w:val="00253447"/>
    <w:rsid w:val="00256079"/>
    <w:rsid w:val="0026230C"/>
    <w:rsid w:val="002648E1"/>
    <w:rsid w:val="00264F31"/>
    <w:rsid w:val="0026515C"/>
    <w:rsid w:val="0026589D"/>
    <w:rsid w:val="00265965"/>
    <w:rsid w:val="00267274"/>
    <w:rsid w:val="00267638"/>
    <w:rsid w:val="00271198"/>
    <w:rsid w:val="0027276F"/>
    <w:rsid w:val="00275A7D"/>
    <w:rsid w:val="002764AE"/>
    <w:rsid w:val="00276558"/>
    <w:rsid w:val="0027686F"/>
    <w:rsid w:val="00281BCD"/>
    <w:rsid w:val="002824BD"/>
    <w:rsid w:val="00282576"/>
    <w:rsid w:val="002831D1"/>
    <w:rsid w:val="00284113"/>
    <w:rsid w:val="002844A7"/>
    <w:rsid w:val="00284D6F"/>
    <w:rsid w:val="00285758"/>
    <w:rsid w:val="0028641A"/>
    <w:rsid w:val="00290594"/>
    <w:rsid w:val="00290D54"/>
    <w:rsid w:val="00290FE6"/>
    <w:rsid w:val="00291FF5"/>
    <w:rsid w:val="00292116"/>
    <w:rsid w:val="00292493"/>
    <w:rsid w:val="0029321B"/>
    <w:rsid w:val="00293993"/>
    <w:rsid w:val="00294542"/>
    <w:rsid w:val="00294F22"/>
    <w:rsid w:val="00295738"/>
    <w:rsid w:val="002964B4"/>
    <w:rsid w:val="00296B47"/>
    <w:rsid w:val="00297EE0"/>
    <w:rsid w:val="002A18B5"/>
    <w:rsid w:val="002A19D7"/>
    <w:rsid w:val="002A1C94"/>
    <w:rsid w:val="002A3A97"/>
    <w:rsid w:val="002A4469"/>
    <w:rsid w:val="002A4E8E"/>
    <w:rsid w:val="002A568D"/>
    <w:rsid w:val="002A65D2"/>
    <w:rsid w:val="002B067E"/>
    <w:rsid w:val="002B1381"/>
    <w:rsid w:val="002B2DA2"/>
    <w:rsid w:val="002B2FA7"/>
    <w:rsid w:val="002B36F3"/>
    <w:rsid w:val="002B4B52"/>
    <w:rsid w:val="002B4D6E"/>
    <w:rsid w:val="002B5724"/>
    <w:rsid w:val="002B5FBE"/>
    <w:rsid w:val="002B6EB5"/>
    <w:rsid w:val="002C013B"/>
    <w:rsid w:val="002C2EF3"/>
    <w:rsid w:val="002C3B73"/>
    <w:rsid w:val="002C4358"/>
    <w:rsid w:val="002C4671"/>
    <w:rsid w:val="002C56C0"/>
    <w:rsid w:val="002C57A3"/>
    <w:rsid w:val="002C62E9"/>
    <w:rsid w:val="002C6D98"/>
    <w:rsid w:val="002C6DC7"/>
    <w:rsid w:val="002C77BF"/>
    <w:rsid w:val="002C79A2"/>
    <w:rsid w:val="002D1D24"/>
    <w:rsid w:val="002D2722"/>
    <w:rsid w:val="002D41FE"/>
    <w:rsid w:val="002D48CA"/>
    <w:rsid w:val="002D77ED"/>
    <w:rsid w:val="002D7FF2"/>
    <w:rsid w:val="002E16E6"/>
    <w:rsid w:val="002E1F85"/>
    <w:rsid w:val="002E39A7"/>
    <w:rsid w:val="002E3C95"/>
    <w:rsid w:val="002E3CF2"/>
    <w:rsid w:val="002E544D"/>
    <w:rsid w:val="002E6356"/>
    <w:rsid w:val="002E702F"/>
    <w:rsid w:val="002F1D7E"/>
    <w:rsid w:val="002F1DF8"/>
    <w:rsid w:val="002F2A87"/>
    <w:rsid w:val="002F3FB9"/>
    <w:rsid w:val="002F4254"/>
    <w:rsid w:val="002F6558"/>
    <w:rsid w:val="002F751B"/>
    <w:rsid w:val="002F7533"/>
    <w:rsid w:val="002F7E71"/>
    <w:rsid w:val="003009CD"/>
    <w:rsid w:val="003027AC"/>
    <w:rsid w:val="0030418B"/>
    <w:rsid w:val="00307147"/>
    <w:rsid w:val="0030733C"/>
    <w:rsid w:val="0030747A"/>
    <w:rsid w:val="00313A47"/>
    <w:rsid w:val="00314311"/>
    <w:rsid w:val="00314691"/>
    <w:rsid w:val="0031576F"/>
    <w:rsid w:val="003162AA"/>
    <w:rsid w:val="00316D8F"/>
    <w:rsid w:val="003170C0"/>
    <w:rsid w:val="0032030B"/>
    <w:rsid w:val="00321472"/>
    <w:rsid w:val="0032307C"/>
    <w:rsid w:val="003236F3"/>
    <w:rsid w:val="00323A64"/>
    <w:rsid w:val="00324217"/>
    <w:rsid w:val="00324A0C"/>
    <w:rsid w:val="00324DD0"/>
    <w:rsid w:val="00325101"/>
    <w:rsid w:val="00326D15"/>
    <w:rsid w:val="00332076"/>
    <w:rsid w:val="0033257F"/>
    <w:rsid w:val="00332BFA"/>
    <w:rsid w:val="003334AE"/>
    <w:rsid w:val="003337D1"/>
    <w:rsid w:val="0033401B"/>
    <w:rsid w:val="00334261"/>
    <w:rsid w:val="003345A9"/>
    <w:rsid w:val="00335235"/>
    <w:rsid w:val="00335E7C"/>
    <w:rsid w:val="00337578"/>
    <w:rsid w:val="00337587"/>
    <w:rsid w:val="0034054C"/>
    <w:rsid w:val="0034063D"/>
    <w:rsid w:val="0034071E"/>
    <w:rsid w:val="00340F4C"/>
    <w:rsid w:val="0034114F"/>
    <w:rsid w:val="00341A2D"/>
    <w:rsid w:val="00344375"/>
    <w:rsid w:val="00344883"/>
    <w:rsid w:val="003452CE"/>
    <w:rsid w:val="0034550C"/>
    <w:rsid w:val="00346686"/>
    <w:rsid w:val="00347BBB"/>
    <w:rsid w:val="00350BB5"/>
    <w:rsid w:val="00350D40"/>
    <w:rsid w:val="00352CF2"/>
    <w:rsid w:val="00353A53"/>
    <w:rsid w:val="00354446"/>
    <w:rsid w:val="003561FB"/>
    <w:rsid w:val="00356F79"/>
    <w:rsid w:val="00361B7C"/>
    <w:rsid w:val="00364661"/>
    <w:rsid w:val="00364DD8"/>
    <w:rsid w:val="00364DF7"/>
    <w:rsid w:val="00370AF5"/>
    <w:rsid w:val="00370E82"/>
    <w:rsid w:val="00371914"/>
    <w:rsid w:val="00372408"/>
    <w:rsid w:val="00374ACA"/>
    <w:rsid w:val="00374D48"/>
    <w:rsid w:val="00375664"/>
    <w:rsid w:val="00375898"/>
    <w:rsid w:val="00375B21"/>
    <w:rsid w:val="003768F2"/>
    <w:rsid w:val="00376A86"/>
    <w:rsid w:val="00377163"/>
    <w:rsid w:val="003772B8"/>
    <w:rsid w:val="00377BA9"/>
    <w:rsid w:val="00377E26"/>
    <w:rsid w:val="0038035F"/>
    <w:rsid w:val="00381C3E"/>
    <w:rsid w:val="0038504E"/>
    <w:rsid w:val="00385316"/>
    <w:rsid w:val="003853F1"/>
    <w:rsid w:val="003867B2"/>
    <w:rsid w:val="00386C64"/>
    <w:rsid w:val="00387B13"/>
    <w:rsid w:val="00387ED2"/>
    <w:rsid w:val="0039271C"/>
    <w:rsid w:val="0039297A"/>
    <w:rsid w:val="0039347D"/>
    <w:rsid w:val="0039362A"/>
    <w:rsid w:val="003939E3"/>
    <w:rsid w:val="0039490D"/>
    <w:rsid w:val="00395728"/>
    <w:rsid w:val="00395C20"/>
    <w:rsid w:val="003A06E0"/>
    <w:rsid w:val="003A0CF7"/>
    <w:rsid w:val="003A0CFE"/>
    <w:rsid w:val="003A18DE"/>
    <w:rsid w:val="003A1EA9"/>
    <w:rsid w:val="003A24AC"/>
    <w:rsid w:val="003A25BD"/>
    <w:rsid w:val="003A2C9F"/>
    <w:rsid w:val="003A3C54"/>
    <w:rsid w:val="003A4401"/>
    <w:rsid w:val="003A4D90"/>
    <w:rsid w:val="003A5227"/>
    <w:rsid w:val="003A5EF0"/>
    <w:rsid w:val="003A7873"/>
    <w:rsid w:val="003B09E5"/>
    <w:rsid w:val="003B0BC4"/>
    <w:rsid w:val="003B0C01"/>
    <w:rsid w:val="003B0C94"/>
    <w:rsid w:val="003B1B5D"/>
    <w:rsid w:val="003B3623"/>
    <w:rsid w:val="003B3DC2"/>
    <w:rsid w:val="003B559B"/>
    <w:rsid w:val="003B66EF"/>
    <w:rsid w:val="003C03A8"/>
    <w:rsid w:val="003C074B"/>
    <w:rsid w:val="003C0C53"/>
    <w:rsid w:val="003C0C61"/>
    <w:rsid w:val="003C0D11"/>
    <w:rsid w:val="003C30A0"/>
    <w:rsid w:val="003C312E"/>
    <w:rsid w:val="003C3196"/>
    <w:rsid w:val="003C36C7"/>
    <w:rsid w:val="003C3BC1"/>
    <w:rsid w:val="003C3EB5"/>
    <w:rsid w:val="003C4EF2"/>
    <w:rsid w:val="003C6034"/>
    <w:rsid w:val="003C7540"/>
    <w:rsid w:val="003C7B37"/>
    <w:rsid w:val="003D0333"/>
    <w:rsid w:val="003D08E6"/>
    <w:rsid w:val="003D2667"/>
    <w:rsid w:val="003D2946"/>
    <w:rsid w:val="003D2A5F"/>
    <w:rsid w:val="003D2C32"/>
    <w:rsid w:val="003E0284"/>
    <w:rsid w:val="003E04E7"/>
    <w:rsid w:val="003E1670"/>
    <w:rsid w:val="003E190C"/>
    <w:rsid w:val="003E3783"/>
    <w:rsid w:val="003E39A1"/>
    <w:rsid w:val="003E3E38"/>
    <w:rsid w:val="003E43BC"/>
    <w:rsid w:val="003E6112"/>
    <w:rsid w:val="003E712E"/>
    <w:rsid w:val="003F1835"/>
    <w:rsid w:val="003F2EC2"/>
    <w:rsid w:val="003F3A09"/>
    <w:rsid w:val="003F56C3"/>
    <w:rsid w:val="003F577F"/>
    <w:rsid w:val="003F6757"/>
    <w:rsid w:val="004002BB"/>
    <w:rsid w:val="0040233E"/>
    <w:rsid w:val="00402536"/>
    <w:rsid w:val="00402B49"/>
    <w:rsid w:val="00402C98"/>
    <w:rsid w:val="00403FD3"/>
    <w:rsid w:val="004069CF"/>
    <w:rsid w:val="00407EF7"/>
    <w:rsid w:val="00410068"/>
    <w:rsid w:val="004115B6"/>
    <w:rsid w:val="004118CB"/>
    <w:rsid w:val="004119FD"/>
    <w:rsid w:val="0041239F"/>
    <w:rsid w:val="00412688"/>
    <w:rsid w:val="004127C4"/>
    <w:rsid w:val="00413383"/>
    <w:rsid w:val="0041546E"/>
    <w:rsid w:val="0041559F"/>
    <w:rsid w:val="004157B6"/>
    <w:rsid w:val="004159A7"/>
    <w:rsid w:val="00415A12"/>
    <w:rsid w:val="00415B54"/>
    <w:rsid w:val="00415EB4"/>
    <w:rsid w:val="00415F7A"/>
    <w:rsid w:val="00417851"/>
    <w:rsid w:val="00417E9E"/>
    <w:rsid w:val="00420C43"/>
    <w:rsid w:val="00421D3E"/>
    <w:rsid w:val="004230FF"/>
    <w:rsid w:val="00424A97"/>
    <w:rsid w:val="00424D80"/>
    <w:rsid w:val="00426513"/>
    <w:rsid w:val="00430E6F"/>
    <w:rsid w:val="00431212"/>
    <w:rsid w:val="00432370"/>
    <w:rsid w:val="004323E6"/>
    <w:rsid w:val="00432410"/>
    <w:rsid w:val="004326BC"/>
    <w:rsid w:val="004330BF"/>
    <w:rsid w:val="00435485"/>
    <w:rsid w:val="004401F1"/>
    <w:rsid w:val="00440638"/>
    <w:rsid w:val="00440DF9"/>
    <w:rsid w:val="004415FD"/>
    <w:rsid w:val="00441839"/>
    <w:rsid w:val="004439B1"/>
    <w:rsid w:val="00444215"/>
    <w:rsid w:val="00444649"/>
    <w:rsid w:val="00444F9B"/>
    <w:rsid w:val="004468BA"/>
    <w:rsid w:val="00447E5A"/>
    <w:rsid w:val="0045048E"/>
    <w:rsid w:val="004508B6"/>
    <w:rsid w:val="00450DDE"/>
    <w:rsid w:val="00451268"/>
    <w:rsid w:val="00453A2D"/>
    <w:rsid w:val="00460216"/>
    <w:rsid w:val="0046076B"/>
    <w:rsid w:val="00461238"/>
    <w:rsid w:val="004616B8"/>
    <w:rsid w:val="00462AFD"/>
    <w:rsid w:val="00462BFF"/>
    <w:rsid w:val="00463EF8"/>
    <w:rsid w:val="00463F33"/>
    <w:rsid w:val="00467C84"/>
    <w:rsid w:val="0047115A"/>
    <w:rsid w:val="00471306"/>
    <w:rsid w:val="004713C1"/>
    <w:rsid w:val="00472D89"/>
    <w:rsid w:val="00473950"/>
    <w:rsid w:val="00473CEC"/>
    <w:rsid w:val="0047401D"/>
    <w:rsid w:val="004751BC"/>
    <w:rsid w:val="004752DD"/>
    <w:rsid w:val="00475829"/>
    <w:rsid w:val="004763B2"/>
    <w:rsid w:val="00476A8A"/>
    <w:rsid w:val="00477E13"/>
    <w:rsid w:val="004806DE"/>
    <w:rsid w:val="004835AA"/>
    <w:rsid w:val="00485094"/>
    <w:rsid w:val="00485698"/>
    <w:rsid w:val="004865F9"/>
    <w:rsid w:val="00486A6E"/>
    <w:rsid w:val="004878F7"/>
    <w:rsid w:val="00490578"/>
    <w:rsid w:val="0049169A"/>
    <w:rsid w:val="00492254"/>
    <w:rsid w:val="004924AD"/>
    <w:rsid w:val="00492758"/>
    <w:rsid w:val="00492A03"/>
    <w:rsid w:val="004960CE"/>
    <w:rsid w:val="004968C2"/>
    <w:rsid w:val="0049692C"/>
    <w:rsid w:val="004A02C3"/>
    <w:rsid w:val="004A078F"/>
    <w:rsid w:val="004A1438"/>
    <w:rsid w:val="004A200E"/>
    <w:rsid w:val="004A23F0"/>
    <w:rsid w:val="004A2F9C"/>
    <w:rsid w:val="004A3A6D"/>
    <w:rsid w:val="004A4B0E"/>
    <w:rsid w:val="004A4D90"/>
    <w:rsid w:val="004A4DB4"/>
    <w:rsid w:val="004A4F8A"/>
    <w:rsid w:val="004A5A63"/>
    <w:rsid w:val="004A75D0"/>
    <w:rsid w:val="004A7621"/>
    <w:rsid w:val="004A7A9F"/>
    <w:rsid w:val="004A7F33"/>
    <w:rsid w:val="004B1170"/>
    <w:rsid w:val="004B1512"/>
    <w:rsid w:val="004B1522"/>
    <w:rsid w:val="004B2D10"/>
    <w:rsid w:val="004B2E48"/>
    <w:rsid w:val="004B3DFE"/>
    <w:rsid w:val="004B4116"/>
    <w:rsid w:val="004B49B7"/>
    <w:rsid w:val="004B563F"/>
    <w:rsid w:val="004B6A8A"/>
    <w:rsid w:val="004B6C19"/>
    <w:rsid w:val="004B78C5"/>
    <w:rsid w:val="004B79B9"/>
    <w:rsid w:val="004B7A4D"/>
    <w:rsid w:val="004C0405"/>
    <w:rsid w:val="004C26F6"/>
    <w:rsid w:val="004C53AB"/>
    <w:rsid w:val="004C6160"/>
    <w:rsid w:val="004D0983"/>
    <w:rsid w:val="004D101D"/>
    <w:rsid w:val="004D1612"/>
    <w:rsid w:val="004D194F"/>
    <w:rsid w:val="004D27C3"/>
    <w:rsid w:val="004D6F6A"/>
    <w:rsid w:val="004D7FC5"/>
    <w:rsid w:val="004E0A0E"/>
    <w:rsid w:val="004E1539"/>
    <w:rsid w:val="004E201D"/>
    <w:rsid w:val="004E2456"/>
    <w:rsid w:val="004E49DC"/>
    <w:rsid w:val="004E51A2"/>
    <w:rsid w:val="004E59F3"/>
    <w:rsid w:val="004E6481"/>
    <w:rsid w:val="004E7C69"/>
    <w:rsid w:val="004F0B6C"/>
    <w:rsid w:val="004F15A4"/>
    <w:rsid w:val="004F2C46"/>
    <w:rsid w:val="004F4777"/>
    <w:rsid w:val="004F48DB"/>
    <w:rsid w:val="004F4D7D"/>
    <w:rsid w:val="00500C49"/>
    <w:rsid w:val="00500E51"/>
    <w:rsid w:val="00501AFB"/>
    <w:rsid w:val="0050249E"/>
    <w:rsid w:val="00502DA4"/>
    <w:rsid w:val="005038D6"/>
    <w:rsid w:val="00505CF6"/>
    <w:rsid w:val="00506D1D"/>
    <w:rsid w:val="005073BD"/>
    <w:rsid w:val="00507FF9"/>
    <w:rsid w:val="00511578"/>
    <w:rsid w:val="00512001"/>
    <w:rsid w:val="00513818"/>
    <w:rsid w:val="00514FA8"/>
    <w:rsid w:val="005150CD"/>
    <w:rsid w:val="00515EAB"/>
    <w:rsid w:val="00516B60"/>
    <w:rsid w:val="00517A98"/>
    <w:rsid w:val="005215EE"/>
    <w:rsid w:val="00522208"/>
    <w:rsid w:val="005244B7"/>
    <w:rsid w:val="005249F0"/>
    <w:rsid w:val="00526109"/>
    <w:rsid w:val="00526B07"/>
    <w:rsid w:val="005321CE"/>
    <w:rsid w:val="005321D0"/>
    <w:rsid w:val="005321F7"/>
    <w:rsid w:val="0053285F"/>
    <w:rsid w:val="00532C77"/>
    <w:rsid w:val="005332A7"/>
    <w:rsid w:val="005338A1"/>
    <w:rsid w:val="005350BB"/>
    <w:rsid w:val="0053551F"/>
    <w:rsid w:val="00535602"/>
    <w:rsid w:val="00537217"/>
    <w:rsid w:val="00537657"/>
    <w:rsid w:val="00541588"/>
    <w:rsid w:val="0054218C"/>
    <w:rsid w:val="0054231C"/>
    <w:rsid w:val="00542F64"/>
    <w:rsid w:val="00543151"/>
    <w:rsid w:val="005459B0"/>
    <w:rsid w:val="00545BA6"/>
    <w:rsid w:val="00546909"/>
    <w:rsid w:val="00547E43"/>
    <w:rsid w:val="005508B1"/>
    <w:rsid w:val="00551245"/>
    <w:rsid w:val="00551DF2"/>
    <w:rsid w:val="00552291"/>
    <w:rsid w:val="005526A1"/>
    <w:rsid w:val="00553D8E"/>
    <w:rsid w:val="00553E11"/>
    <w:rsid w:val="00554F63"/>
    <w:rsid w:val="0055535E"/>
    <w:rsid w:val="0055537A"/>
    <w:rsid w:val="0055687B"/>
    <w:rsid w:val="00556CAC"/>
    <w:rsid w:val="00557438"/>
    <w:rsid w:val="0055745B"/>
    <w:rsid w:val="00560A97"/>
    <w:rsid w:val="00561926"/>
    <w:rsid w:val="00561F28"/>
    <w:rsid w:val="00563422"/>
    <w:rsid w:val="00563A77"/>
    <w:rsid w:val="00565346"/>
    <w:rsid w:val="00566404"/>
    <w:rsid w:val="0056742D"/>
    <w:rsid w:val="00567CBC"/>
    <w:rsid w:val="00570029"/>
    <w:rsid w:val="0057014D"/>
    <w:rsid w:val="005715CB"/>
    <w:rsid w:val="00572425"/>
    <w:rsid w:val="00572AC9"/>
    <w:rsid w:val="0057617E"/>
    <w:rsid w:val="005769B6"/>
    <w:rsid w:val="0058052A"/>
    <w:rsid w:val="00580DF0"/>
    <w:rsid w:val="00581707"/>
    <w:rsid w:val="00582981"/>
    <w:rsid w:val="0058431F"/>
    <w:rsid w:val="00585B80"/>
    <w:rsid w:val="005869F2"/>
    <w:rsid w:val="00586E71"/>
    <w:rsid w:val="00591388"/>
    <w:rsid w:val="0059143B"/>
    <w:rsid w:val="0059234D"/>
    <w:rsid w:val="005927DB"/>
    <w:rsid w:val="005933B8"/>
    <w:rsid w:val="00593D29"/>
    <w:rsid w:val="00593D65"/>
    <w:rsid w:val="00594C7E"/>
    <w:rsid w:val="005952EF"/>
    <w:rsid w:val="00595B71"/>
    <w:rsid w:val="005968C1"/>
    <w:rsid w:val="00596DD5"/>
    <w:rsid w:val="005A0064"/>
    <w:rsid w:val="005A1311"/>
    <w:rsid w:val="005A15C9"/>
    <w:rsid w:val="005A181F"/>
    <w:rsid w:val="005A4F6C"/>
    <w:rsid w:val="005A59E6"/>
    <w:rsid w:val="005A610B"/>
    <w:rsid w:val="005A627C"/>
    <w:rsid w:val="005B0754"/>
    <w:rsid w:val="005B1577"/>
    <w:rsid w:val="005B4377"/>
    <w:rsid w:val="005B6630"/>
    <w:rsid w:val="005B6B7F"/>
    <w:rsid w:val="005B740F"/>
    <w:rsid w:val="005B797B"/>
    <w:rsid w:val="005C297E"/>
    <w:rsid w:val="005C2AA7"/>
    <w:rsid w:val="005C6042"/>
    <w:rsid w:val="005C60D9"/>
    <w:rsid w:val="005D13D4"/>
    <w:rsid w:val="005D1F84"/>
    <w:rsid w:val="005D43E6"/>
    <w:rsid w:val="005D727B"/>
    <w:rsid w:val="005E158C"/>
    <w:rsid w:val="005E2678"/>
    <w:rsid w:val="005E2D92"/>
    <w:rsid w:val="005E3639"/>
    <w:rsid w:val="005E3685"/>
    <w:rsid w:val="005E4334"/>
    <w:rsid w:val="005E468B"/>
    <w:rsid w:val="005E639D"/>
    <w:rsid w:val="005E66B7"/>
    <w:rsid w:val="005E7B89"/>
    <w:rsid w:val="005F0988"/>
    <w:rsid w:val="005F13A0"/>
    <w:rsid w:val="005F29AD"/>
    <w:rsid w:val="005F5BCE"/>
    <w:rsid w:val="005F5DC7"/>
    <w:rsid w:val="006002FD"/>
    <w:rsid w:val="0060091F"/>
    <w:rsid w:val="00601313"/>
    <w:rsid w:val="0060149E"/>
    <w:rsid w:val="00601E1F"/>
    <w:rsid w:val="00602C50"/>
    <w:rsid w:val="00603723"/>
    <w:rsid w:val="00603CA0"/>
    <w:rsid w:val="00604A47"/>
    <w:rsid w:val="00604F00"/>
    <w:rsid w:val="006054A1"/>
    <w:rsid w:val="006066BA"/>
    <w:rsid w:val="00606CE3"/>
    <w:rsid w:val="0060705D"/>
    <w:rsid w:val="0061252D"/>
    <w:rsid w:val="00613AC4"/>
    <w:rsid w:val="0061409C"/>
    <w:rsid w:val="0061634B"/>
    <w:rsid w:val="006168AC"/>
    <w:rsid w:val="00616C80"/>
    <w:rsid w:val="00617A78"/>
    <w:rsid w:val="00617EB7"/>
    <w:rsid w:val="00617FFA"/>
    <w:rsid w:val="00621EFB"/>
    <w:rsid w:val="0062421D"/>
    <w:rsid w:val="00624872"/>
    <w:rsid w:val="00626203"/>
    <w:rsid w:val="006268D3"/>
    <w:rsid w:val="0062693D"/>
    <w:rsid w:val="00627B26"/>
    <w:rsid w:val="0063005B"/>
    <w:rsid w:val="00632A8D"/>
    <w:rsid w:val="006350A6"/>
    <w:rsid w:val="0063766D"/>
    <w:rsid w:val="00637979"/>
    <w:rsid w:val="00637BF7"/>
    <w:rsid w:val="00637F38"/>
    <w:rsid w:val="006403B3"/>
    <w:rsid w:val="00641A3C"/>
    <w:rsid w:val="00642D9E"/>
    <w:rsid w:val="00642F08"/>
    <w:rsid w:val="0064341C"/>
    <w:rsid w:val="00643B7C"/>
    <w:rsid w:val="00643FDA"/>
    <w:rsid w:val="00645097"/>
    <w:rsid w:val="0064611F"/>
    <w:rsid w:val="0064665B"/>
    <w:rsid w:val="006466DE"/>
    <w:rsid w:val="0064677B"/>
    <w:rsid w:val="00646A51"/>
    <w:rsid w:val="00647718"/>
    <w:rsid w:val="00647D33"/>
    <w:rsid w:val="00651FCC"/>
    <w:rsid w:val="006530B8"/>
    <w:rsid w:val="006534F6"/>
    <w:rsid w:val="00654072"/>
    <w:rsid w:val="00656F65"/>
    <w:rsid w:val="00662B8B"/>
    <w:rsid w:val="00663911"/>
    <w:rsid w:val="00667206"/>
    <w:rsid w:val="0066725A"/>
    <w:rsid w:val="00671DB1"/>
    <w:rsid w:val="00671FD4"/>
    <w:rsid w:val="00672C7B"/>
    <w:rsid w:val="00674259"/>
    <w:rsid w:val="00680575"/>
    <w:rsid w:val="00681CA3"/>
    <w:rsid w:val="00683441"/>
    <w:rsid w:val="00683B78"/>
    <w:rsid w:val="006847B7"/>
    <w:rsid w:val="00684EEE"/>
    <w:rsid w:val="00685A62"/>
    <w:rsid w:val="00686B14"/>
    <w:rsid w:val="00687543"/>
    <w:rsid w:val="0069010D"/>
    <w:rsid w:val="00691449"/>
    <w:rsid w:val="00691B82"/>
    <w:rsid w:val="00691F9E"/>
    <w:rsid w:val="00693376"/>
    <w:rsid w:val="006950A2"/>
    <w:rsid w:val="006958E2"/>
    <w:rsid w:val="006959AC"/>
    <w:rsid w:val="006976E8"/>
    <w:rsid w:val="006A36D6"/>
    <w:rsid w:val="006A3819"/>
    <w:rsid w:val="006A409F"/>
    <w:rsid w:val="006A5A51"/>
    <w:rsid w:val="006A646A"/>
    <w:rsid w:val="006A6CB2"/>
    <w:rsid w:val="006A6D1C"/>
    <w:rsid w:val="006A7076"/>
    <w:rsid w:val="006B08A7"/>
    <w:rsid w:val="006B11EE"/>
    <w:rsid w:val="006B22AF"/>
    <w:rsid w:val="006B2375"/>
    <w:rsid w:val="006B5BF6"/>
    <w:rsid w:val="006B74A1"/>
    <w:rsid w:val="006B77DC"/>
    <w:rsid w:val="006C41A3"/>
    <w:rsid w:val="006C5332"/>
    <w:rsid w:val="006C5EDD"/>
    <w:rsid w:val="006C6E85"/>
    <w:rsid w:val="006D1B04"/>
    <w:rsid w:val="006D28EF"/>
    <w:rsid w:val="006D362C"/>
    <w:rsid w:val="006D3AFC"/>
    <w:rsid w:val="006D440E"/>
    <w:rsid w:val="006D4DA7"/>
    <w:rsid w:val="006D52B7"/>
    <w:rsid w:val="006D5EEE"/>
    <w:rsid w:val="006D6B72"/>
    <w:rsid w:val="006E1A40"/>
    <w:rsid w:val="006E2A37"/>
    <w:rsid w:val="006E4D05"/>
    <w:rsid w:val="006E508B"/>
    <w:rsid w:val="006E5F8A"/>
    <w:rsid w:val="006E5FD1"/>
    <w:rsid w:val="006E75B3"/>
    <w:rsid w:val="006F0297"/>
    <w:rsid w:val="006F04F0"/>
    <w:rsid w:val="006F0854"/>
    <w:rsid w:val="006F098D"/>
    <w:rsid w:val="006F3611"/>
    <w:rsid w:val="006F3FF4"/>
    <w:rsid w:val="006F4894"/>
    <w:rsid w:val="006F4D90"/>
    <w:rsid w:val="006F6359"/>
    <w:rsid w:val="006F6876"/>
    <w:rsid w:val="007023E1"/>
    <w:rsid w:val="00702518"/>
    <w:rsid w:val="007033AF"/>
    <w:rsid w:val="0070553E"/>
    <w:rsid w:val="00705A7B"/>
    <w:rsid w:val="00705BC9"/>
    <w:rsid w:val="0070704C"/>
    <w:rsid w:val="007078D5"/>
    <w:rsid w:val="00707A4D"/>
    <w:rsid w:val="00707CB9"/>
    <w:rsid w:val="00707CD6"/>
    <w:rsid w:val="00713BF5"/>
    <w:rsid w:val="007155B7"/>
    <w:rsid w:val="00715A8F"/>
    <w:rsid w:val="007165F7"/>
    <w:rsid w:val="00716F6C"/>
    <w:rsid w:val="00717FFE"/>
    <w:rsid w:val="00720C11"/>
    <w:rsid w:val="00721EF2"/>
    <w:rsid w:val="007223A2"/>
    <w:rsid w:val="007223E1"/>
    <w:rsid w:val="00722A2C"/>
    <w:rsid w:val="0072499B"/>
    <w:rsid w:val="007264FF"/>
    <w:rsid w:val="0072734B"/>
    <w:rsid w:val="007300CD"/>
    <w:rsid w:val="00731593"/>
    <w:rsid w:val="00731A36"/>
    <w:rsid w:val="007321D7"/>
    <w:rsid w:val="00732414"/>
    <w:rsid w:val="007375EC"/>
    <w:rsid w:val="00741945"/>
    <w:rsid w:val="00742EF6"/>
    <w:rsid w:val="00743068"/>
    <w:rsid w:val="007434DA"/>
    <w:rsid w:val="00744815"/>
    <w:rsid w:val="00746FCD"/>
    <w:rsid w:val="00747291"/>
    <w:rsid w:val="007478B1"/>
    <w:rsid w:val="00750A17"/>
    <w:rsid w:val="00751070"/>
    <w:rsid w:val="00751A64"/>
    <w:rsid w:val="00751EE4"/>
    <w:rsid w:val="007529CC"/>
    <w:rsid w:val="007529CF"/>
    <w:rsid w:val="0075352B"/>
    <w:rsid w:val="00753782"/>
    <w:rsid w:val="00753AD9"/>
    <w:rsid w:val="00753DE2"/>
    <w:rsid w:val="007540F7"/>
    <w:rsid w:val="007542AB"/>
    <w:rsid w:val="00754B08"/>
    <w:rsid w:val="00755427"/>
    <w:rsid w:val="00755C27"/>
    <w:rsid w:val="0075686A"/>
    <w:rsid w:val="007618F2"/>
    <w:rsid w:val="00761A4D"/>
    <w:rsid w:val="00761A72"/>
    <w:rsid w:val="00766C23"/>
    <w:rsid w:val="00766FF4"/>
    <w:rsid w:val="00770052"/>
    <w:rsid w:val="00770F49"/>
    <w:rsid w:val="007713AB"/>
    <w:rsid w:val="00771C21"/>
    <w:rsid w:val="00772E79"/>
    <w:rsid w:val="007736C7"/>
    <w:rsid w:val="00773840"/>
    <w:rsid w:val="0077548E"/>
    <w:rsid w:val="00775659"/>
    <w:rsid w:val="0077565F"/>
    <w:rsid w:val="0077598B"/>
    <w:rsid w:val="00775AA7"/>
    <w:rsid w:val="00776093"/>
    <w:rsid w:val="00776132"/>
    <w:rsid w:val="00777E99"/>
    <w:rsid w:val="00782924"/>
    <w:rsid w:val="0078360D"/>
    <w:rsid w:val="007858FE"/>
    <w:rsid w:val="00785CC8"/>
    <w:rsid w:val="007874EC"/>
    <w:rsid w:val="00790967"/>
    <w:rsid w:val="00790BF1"/>
    <w:rsid w:val="00792F10"/>
    <w:rsid w:val="00793D26"/>
    <w:rsid w:val="00795AF3"/>
    <w:rsid w:val="00796C76"/>
    <w:rsid w:val="00797013"/>
    <w:rsid w:val="007A05E9"/>
    <w:rsid w:val="007A0938"/>
    <w:rsid w:val="007A11A3"/>
    <w:rsid w:val="007A25AF"/>
    <w:rsid w:val="007A4523"/>
    <w:rsid w:val="007A47B1"/>
    <w:rsid w:val="007A4CD3"/>
    <w:rsid w:val="007A581B"/>
    <w:rsid w:val="007A6365"/>
    <w:rsid w:val="007A672F"/>
    <w:rsid w:val="007A685E"/>
    <w:rsid w:val="007B0983"/>
    <w:rsid w:val="007B1FE9"/>
    <w:rsid w:val="007B33FB"/>
    <w:rsid w:val="007B43C0"/>
    <w:rsid w:val="007B4622"/>
    <w:rsid w:val="007B4C7B"/>
    <w:rsid w:val="007B5889"/>
    <w:rsid w:val="007C0202"/>
    <w:rsid w:val="007C078A"/>
    <w:rsid w:val="007C0815"/>
    <w:rsid w:val="007C3051"/>
    <w:rsid w:val="007C33C4"/>
    <w:rsid w:val="007C3C40"/>
    <w:rsid w:val="007C5141"/>
    <w:rsid w:val="007C522C"/>
    <w:rsid w:val="007C5695"/>
    <w:rsid w:val="007C62D7"/>
    <w:rsid w:val="007C71EB"/>
    <w:rsid w:val="007C73BC"/>
    <w:rsid w:val="007C7D89"/>
    <w:rsid w:val="007D119A"/>
    <w:rsid w:val="007D1D96"/>
    <w:rsid w:val="007D39F6"/>
    <w:rsid w:val="007D515C"/>
    <w:rsid w:val="007E21CD"/>
    <w:rsid w:val="007E2BB4"/>
    <w:rsid w:val="007E4432"/>
    <w:rsid w:val="007E4BF6"/>
    <w:rsid w:val="007E5204"/>
    <w:rsid w:val="007E6DD4"/>
    <w:rsid w:val="007E7B12"/>
    <w:rsid w:val="007F20C5"/>
    <w:rsid w:val="007F2B88"/>
    <w:rsid w:val="007F5D79"/>
    <w:rsid w:val="007F66A8"/>
    <w:rsid w:val="007F78F5"/>
    <w:rsid w:val="00801970"/>
    <w:rsid w:val="0080268F"/>
    <w:rsid w:val="00802DF8"/>
    <w:rsid w:val="008035EE"/>
    <w:rsid w:val="00803D1F"/>
    <w:rsid w:val="00803E4E"/>
    <w:rsid w:val="00804691"/>
    <w:rsid w:val="00804989"/>
    <w:rsid w:val="00804BFA"/>
    <w:rsid w:val="008050B2"/>
    <w:rsid w:val="0080738C"/>
    <w:rsid w:val="00812673"/>
    <w:rsid w:val="00814F97"/>
    <w:rsid w:val="008150C3"/>
    <w:rsid w:val="00815A9F"/>
    <w:rsid w:val="00815AAC"/>
    <w:rsid w:val="00815ADB"/>
    <w:rsid w:val="00816CF7"/>
    <w:rsid w:val="008176CD"/>
    <w:rsid w:val="00820A2C"/>
    <w:rsid w:val="008219C6"/>
    <w:rsid w:val="00821FC8"/>
    <w:rsid w:val="0082364F"/>
    <w:rsid w:val="00824C0B"/>
    <w:rsid w:val="00824D4A"/>
    <w:rsid w:val="00825360"/>
    <w:rsid w:val="00825C21"/>
    <w:rsid w:val="00832FED"/>
    <w:rsid w:val="0083334B"/>
    <w:rsid w:val="00833995"/>
    <w:rsid w:val="00834AD1"/>
    <w:rsid w:val="00834B6D"/>
    <w:rsid w:val="00835C67"/>
    <w:rsid w:val="00835FCF"/>
    <w:rsid w:val="00836BE4"/>
    <w:rsid w:val="0083718C"/>
    <w:rsid w:val="008376CE"/>
    <w:rsid w:val="0083775D"/>
    <w:rsid w:val="008406D7"/>
    <w:rsid w:val="0084159B"/>
    <w:rsid w:val="008435DE"/>
    <w:rsid w:val="008448BA"/>
    <w:rsid w:val="008449EC"/>
    <w:rsid w:val="00844A46"/>
    <w:rsid w:val="00844FFF"/>
    <w:rsid w:val="00846244"/>
    <w:rsid w:val="008462D2"/>
    <w:rsid w:val="00846527"/>
    <w:rsid w:val="008467D8"/>
    <w:rsid w:val="00847E7A"/>
    <w:rsid w:val="00847ED4"/>
    <w:rsid w:val="00850792"/>
    <w:rsid w:val="00850F51"/>
    <w:rsid w:val="008524E9"/>
    <w:rsid w:val="008527E9"/>
    <w:rsid w:val="00852824"/>
    <w:rsid w:val="00853D4F"/>
    <w:rsid w:val="00853D6F"/>
    <w:rsid w:val="00854017"/>
    <w:rsid w:val="008545E9"/>
    <w:rsid w:val="00855E19"/>
    <w:rsid w:val="00856A49"/>
    <w:rsid w:val="00857170"/>
    <w:rsid w:val="0085764D"/>
    <w:rsid w:val="00857F83"/>
    <w:rsid w:val="00860E3E"/>
    <w:rsid w:val="008621A6"/>
    <w:rsid w:val="00863AAE"/>
    <w:rsid w:val="0086580B"/>
    <w:rsid w:val="00865C5C"/>
    <w:rsid w:val="00865E3D"/>
    <w:rsid w:val="00865FBB"/>
    <w:rsid w:val="00866D07"/>
    <w:rsid w:val="00872136"/>
    <w:rsid w:val="00872146"/>
    <w:rsid w:val="0087245B"/>
    <w:rsid w:val="00875949"/>
    <w:rsid w:val="0087641B"/>
    <w:rsid w:val="00877802"/>
    <w:rsid w:val="008778DB"/>
    <w:rsid w:val="00877DA4"/>
    <w:rsid w:val="0088017D"/>
    <w:rsid w:val="00880400"/>
    <w:rsid w:val="008809D4"/>
    <w:rsid w:val="0088130A"/>
    <w:rsid w:val="00881B80"/>
    <w:rsid w:val="0088347F"/>
    <w:rsid w:val="00884109"/>
    <w:rsid w:val="00884B4B"/>
    <w:rsid w:val="00886474"/>
    <w:rsid w:val="00886F7F"/>
    <w:rsid w:val="0088764C"/>
    <w:rsid w:val="008926FE"/>
    <w:rsid w:val="00892BF1"/>
    <w:rsid w:val="0089374E"/>
    <w:rsid w:val="0089405B"/>
    <w:rsid w:val="00894497"/>
    <w:rsid w:val="00895247"/>
    <w:rsid w:val="008958AC"/>
    <w:rsid w:val="00896239"/>
    <w:rsid w:val="00896283"/>
    <w:rsid w:val="008A05E4"/>
    <w:rsid w:val="008A281A"/>
    <w:rsid w:val="008A2A0F"/>
    <w:rsid w:val="008A37F8"/>
    <w:rsid w:val="008A5B3C"/>
    <w:rsid w:val="008A7439"/>
    <w:rsid w:val="008A7C65"/>
    <w:rsid w:val="008B0477"/>
    <w:rsid w:val="008B2DFC"/>
    <w:rsid w:val="008B309A"/>
    <w:rsid w:val="008B4127"/>
    <w:rsid w:val="008B4C1F"/>
    <w:rsid w:val="008B4F9F"/>
    <w:rsid w:val="008B704D"/>
    <w:rsid w:val="008C0C6C"/>
    <w:rsid w:val="008C17A8"/>
    <w:rsid w:val="008C1DF7"/>
    <w:rsid w:val="008C2358"/>
    <w:rsid w:val="008C247A"/>
    <w:rsid w:val="008C33B1"/>
    <w:rsid w:val="008C4F08"/>
    <w:rsid w:val="008C573C"/>
    <w:rsid w:val="008C5A93"/>
    <w:rsid w:val="008C64DF"/>
    <w:rsid w:val="008C698A"/>
    <w:rsid w:val="008C6EC6"/>
    <w:rsid w:val="008C79B7"/>
    <w:rsid w:val="008C7E8A"/>
    <w:rsid w:val="008D00B5"/>
    <w:rsid w:val="008D0994"/>
    <w:rsid w:val="008D0E77"/>
    <w:rsid w:val="008D36D5"/>
    <w:rsid w:val="008D3801"/>
    <w:rsid w:val="008D478B"/>
    <w:rsid w:val="008D5EFE"/>
    <w:rsid w:val="008D5F8F"/>
    <w:rsid w:val="008D7402"/>
    <w:rsid w:val="008E1CD5"/>
    <w:rsid w:val="008E1FDD"/>
    <w:rsid w:val="008E2478"/>
    <w:rsid w:val="008E3025"/>
    <w:rsid w:val="008E40AB"/>
    <w:rsid w:val="008E4898"/>
    <w:rsid w:val="008E7635"/>
    <w:rsid w:val="008F0C85"/>
    <w:rsid w:val="008F1085"/>
    <w:rsid w:val="008F1CDC"/>
    <w:rsid w:val="008F1DC3"/>
    <w:rsid w:val="008F352F"/>
    <w:rsid w:val="008F3AE3"/>
    <w:rsid w:val="008F455F"/>
    <w:rsid w:val="008F4779"/>
    <w:rsid w:val="008F5D8D"/>
    <w:rsid w:val="008F6034"/>
    <w:rsid w:val="008F6B39"/>
    <w:rsid w:val="008F76B3"/>
    <w:rsid w:val="008F7D90"/>
    <w:rsid w:val="00901935"/>
    <w:rsid w:val="00901A1D"/>
    <w:rsid w:val="009020B2"/>
    <w:rsid w:val="009030B0"/>
    <w:rsid w:val="00903730"/>
    <w:rsid w:val="009049E0"/>
    <w:rsid w:val="00904F85"/>
    <w:rsid w:val="00905104"/>
    <w:rsid w:val="009066FD"/>
    <w:rsid w:val="00907EB8"/>
    <w:rsid w:val="00910E54"/>
    <w:rsid w:val="00910F03"/>
    <w:rsid w:val="0091122F"/>
    <w:rsid w:val="0091513F"/>
    <w:rsid w:val="00916E3A"/>
    <w:rsid w:val="00917EA9"/>
    <w:rsid w:val="00922B34"/>
    <w:rsid w:val="0092313F"/>
    <w:rsid w:val="00924FEB"/>
    <w:rsid w:val="00925A27"/>
    <w:rsid w:val="00926651"/>
    <w:rsid w:val="00926F9D"/>
    <w:rsid w:val="00927040"/>
    <w:rsid w:val="0092774E"/>
    <w:rsid w:val="00930DEA"/>
    <w:rsid w:val="00931882"/>
    <w:rsid w:val="00931C3A"/>
    <w:rsid w:val="009333A6"/>
    <w:rsid w:val="00933A8B"/>
    <w:rsid w:val="00933EA4"/>
    <w:rsid w:val="009340CD"/>
    <w:rsid w:val="00934C94"/>
    <w:rsid w:val="00936B3A"/>
    <w:rsid w:val="00936EBB"/>
    <w:rsid w:val="00940E1B"/>
    <w:rsid w:val="00941094"/>
    <w:rsid w:val="0094163C"/>
    <w:rsid w:val="00941733"/>
    <w:rsid w:val="00942227"/>
    <w:rsid w:val="00943477"/>
    <w:rsid w:val="0094420F"/>
    <w:rsid w:val="00945825"/>
    <w:rsid w:val="009507A4"/>
    <w:rsid w:val="009513AE"/>
    <w:rsid w:val="00952EF2"/>
    <w:rsid w:val="009537A2"/>
    <w:rsid w:val="00955B76"/>
    <w:rsid w:val="009573EE"/>
    <w:rsid w:val="00957B0C"/>
    <w:rsid w:val="0096235E"/>
    <w:rsid w:val="009632BF"/>
    <w:rsid w:val="0096443D"/>
    <w:rsid w:val="00965BAB"/>
    <w:rsid w:val="00966104"/>
    <w:rsid w:val="009669A3"/>
    <w:rsid w:val="009673F0"/>
    <w:rsid w:val="009674A7"/>
    <w:rsid w:val="00970185"/>
    <w:rsid w:val="009729D9"/>
    <w:rsid w:val="00972BF3"/>
    <w:rsid w:val="00976862"/>
    <w:rsid w:val="00976B3A"/>
    <w:rsid w:val="009779B7"/>
    <w:rsid w:val="00980C1F"/>
    <w:rsid w:val="00980E5C"/>
    <w:rsid w:val="00981614"/>
    <w:rsid w:val="009842E9"/>
    <w:rsid w:val="00984EB4"/>
    <w:rsid w:val="00985F85"/>
    <w:rsid w:val="0098609C"/>
    <w:rsid w:val="00986F42"/>
    <w:rsid w:val="00991340"/>
    <w:rsid w:val="00991899"/>
    <w:rsid w:val="00992683"/>
    <w:rsid w:val="009936DF"/>
    <w:rsid w:val="00995270"/>
    <w:rsid w:val="009A03EA"/>
    <w:rsid w:val="009A048B"/>
    <w:rsid w:val="009A14E1"/>
    <w:rsid w:val="009A268F"/>
    <w:rsid w:val="009A28A6"/>
    <w:rsid w:val="009A3727"/>
    <w:rsid w:val="009A38F8"/>
    <w:rsid w:val="009A39F2"/>
    <w:rsid w:val="009A45E9"/>
    <w:rsid w:val="009A4FE5"/>
    <w:rsid w:val="009A5876"/>
    <w:rsid w:val="009A6D05"/>
    <w:rsid w:val="009A767C"/>
    <w:rsid w:val="009B1D03"/>
    <w:rsid w:val="009B1DA0"/>
    <w:rsid w:val="009B27A6"/>
    <w:rsid w:val="009B532B"/>
    <w:rsid w:val="009B5427"/>
    <w:rsid w:val="009B63B6"/>
    <w:rsid w:val="009B66F0"/>
    <w:rsid w:val="009B6B1F"/>
    <w:rsid w:val="009B7786"/>
    <w:rsid w:val="009C0877"/>
    <w:rsid w:val="009C0B49"/>
    <w:rsid w:val="009C1BBD"/>
    <w:rsid w:val="009C359F"/>
    <w:rsid w:val="009C3EC0"/>
    <w:rsid w:val="009C529F"/>
    <w:rsid w:val="009C5DD2"/>
    <w:rsid w:val="009C5E8A"/>
    <w:rsid w:val="009C7E8D"/>
    <w:rsid w:val="009D038F"/>
    <w:rsid w:val="009D03F2"/>
    <w:rsid w:val="009D0EF9"/>
    <w:rsid w:val="009D2944"/>
    <w:rsid w:val="009D3336"/>
    <w:rsid w:val="009D35D1"/>
    <w:rsid w:val="009D5834"/>
    <w:rsid w:val="009D5DAD"/>
    <w:rsid w:val="009D620C"/>
    <w:rsid w:val="009D638B"/>
    <w:rsid w:val="009D6D12"/>
    <w:rsid w:val="009D6D18"/>
    <w:rsid w:val="009D7484"/>
    <w:rsid w:val="009D7E75"/>
    <w:rsid w:val="009E00D3"/>
    <w:rsid w:val="009E4108"/>
    <w:rsid w:val="009E4544"/>
    <w:rsid w:val="009E544D"/>
    <w:rsid w:val="009E5FD8"/>
    <w:rsid w:val="009E6354"/>
    <w:rsid w:val="009F08FA"/>
    <w:rsid w:val="009F0AFF"/>
    <w:rsid w:val="009F612F"/>
    <w:rsid w:val="009F6DED"/>
    <w:rsid w:val="009F7410"/>
    <w:rsid w:val="009F7717"/>
    <w:rsid w:val="00A01EFE"/>
    <w:rsid w:val="00A02AB0"/>
    <w:rsid w:val="00A05607"/>
    <w:rsid w:val="00A069DB"/>
    <w:rsid w:val="00A07389"/>
    <w:rsid w:val="00A0746E"/>
    <w:rsid w:val="00A07BB6"/>
    <w:rsid w:val="00A1010C"/>
    <w:rsid w:val="00A101AF"/>
    <w:rsid w:val="00A10454"/>
    <w:rsid w:val="00A12147"/>
    <w:rsid w:val="00A13724"/>
    <w:rsid w:val="00A16A24"/>
    <w:rsid w:val="00A16F9B"/>
    <w:rsid w:val="00A205E7"/>
    <w:rsid w:val="00A2364B"/>
    <w:rsid w:val="00A2394F"/>
    <w:rsid w:val="00A246CA"/>
    <w:rsid w:val="00A24743"/>
    <w:rsid w:val="00A24B88"/>
    <w:rsid w:val="00A25517"/>
    <w:rsid w:val="00A258ED"/>
    <w:rsid w:val="00A2650A"/>
    <w:rsid w:val="00A27FAB"/>
    <w:rsid w:val="00A3154A"/>
    <w:rsid w:val="00A316CD"/>
    <w:rsid w:val="00A327CB"/>
    <w:rsid w:val="00A332C3"/>
    <w:rsid w:val="00A348A0"/>
    <w:rsid w:val="00A34E0A"/>
    <w:rsid w:val="00A35CF5"/>
    <w:rsid w:val="00A36C50"/>
    <w:rsid w:val="00A379EC"/>
    <w:rsid w:val="00A406E1"/>
    <w:rsid w:val="00A42577"/>
    <w:rsid w:val="00A44FF2"/>
    <w:rsid w:val="00A46BF6"/>
    <w:rsid w:val="00A47939"/>
    <w:rsid w:val="00A50C36"/>
    <w:rsid w:val="00A5350B"/>
    <w:rsid w:val="00A53573"/>
    <w:rsid w:val="00A53E70"/>
    <w:rsid w:val="00A54A5C"/>
    <w:rsid w:val="00A55427"/>
    <w:rsid w:val="00A5605E"/>
    <w:rsid w:val="00A5683C"/>
    <w:rsid w:val="00A5750A"/>
    <w:rsid w:val="00A60A4C"/>
    <w:rsid w:val="00A6118F"/>
    <w:rsid w:val="00A615E2"/>
    <w:rsid w:val="00A63391"/>
    <w:rsid w:val="00A650F5"/>
    <w:rsid w:val="00A65A77"/>
    <w:rsid w:val="00A65E57"/>
    <w:rsid w:val="00A66B34"/>
    <w:rsid w:val="00A7156B"/>
    <w:rsid w:val="00A74D36"/>
    <w:rsid w:val="00A75B21"/>
    <w:rsid w:val="00A818B5"/>
    <w:rsid w:val="00A83107"/>
    <w:rsid w:val="00A83CAE"/>
    <w:rsid w:val="00A83FEC"/>
    <w:rsid w:val="00A848B1"/>
    <w:rsid w:val="00A84A36"/>
    <w:rsid w:val="00A85630"/>
    <w:rsid w:val="00A86307"/>
    <w:rsid w:val="00A87A85"/>
    <w:rsid w:val="00A9054C"/>
    <w:rsid w:val="00A90BE5"/>
    <w:rsid w:val="00A91BFE"/>
    <w:rsid w:val="00A922AF"/>
    <w:rsid w:val="00A92E1D"/>
    <w:rsid w:val="00A9344A"/>
    <w:rsid w:val="00A93A69"/>
    <w:rsid w:val="00A95BA9"/>
    <w:rsid w:val="00A97B19"/>
    <w:rsid w:val="00AA05B0"/>
    <w:rsid w:val="00AA0C44"/>
    <w:rsid w:val="00AA266C"/>
    <w:rsid w:val="00AA555C"/>
    <w:rsid w:val="00AA5AF3"/>
    <w:rsid w:val="00AA76CC"/>
    <w:rsid w:val="00AA7DEF"/>
    <w:rsid w:val="00AB10D5"/>
    <w:rsid w:val="00AB16FD"/>
    <w:rsid w:val="00AB1D75"/>
    <w:rsid w:val="00AB252A"/>
    <w:rsid w:val="00AB2912"/>
    <w:rsid w:val="00AB3986"/>
    <w:rsid w:val="00AB3B9C"/>
    <w:rsid w:val="00AB3FED"/>
    <w:rsid w:val="00AB4315"/>
    <w:rsid w:val="00AB4491"/>
    <w:rsid w:val="00AB4717"/>
    <w:rsid w:val="00AB4947"/>
    <w:rsid w:val="00AB4B14"/>
    <w:rsid w:val="00AB55B3"/>
    <w:rsid w:val="00AB6EB7"/>
    <w:rsid w:val="00AB7ED1"/>
    <w:rsid w:val="00AC1073"/>
    <w:rsid w:val="00AC1DB9"/>
    <w:rsid w:val="00AC2CEB"/>
    <w:rsid w:val="00AC527F"/>
    <w:rsid w:val="00AC754B"/>
    <w:rsid w:val="00AC77CF"/>
    <w:rsid w:val="00AD0248"/>
    <w:rsid w:val="00AD02DF"/>
    <w:rsid w:val="00AD0CEE"/>
    <w:rsid w:val="00AD10B0"/>
    <w:rsid w:val="00AD1DA9"/>
    <w:rsid w:val="00AD25A9"/>
    <w:rsid w:val="00AD2FEA"/>
    <w:rsid w:val="00AD56FE"/>
    <w:rsid w:val="00AD66B2"/>
    <w:rsid w:val="00AD6B75"/>
    <w:rsid w:val="00AD7B8B"/>
    <w:rsid w:val="00AE07CA"/>
    <w:rsid w:val="00AE23FF"/>
    <w:rsid w:val="00AE2CB2"/>
    <w:rsid w:val="00AE30E0"/>
    <w:rsid w:val="00AE3108"/>
    <w:rsid w:val="00AE3354"/>
    <w:rsid w:val="00AE4A4D"/>
    <w:rsid w:val="00AE53EE"/>
    <w:rsid w:val="00AE65B3"/>
    <w:rsid w:val="00AE7E80"/>
    <w:rsid w:val="00AE7E85"/>
    <w:rsid w:val="00AE7F87"/>
    <w:rsid w:val="00AF04AD"/>
    <w:rsid w:val="00AF0A4A"/>
    <w:rsid w:val="00AF0B7B"/>
    <w:rsid w:val="00AF1334"/>
    <w:rsid w:val="00AF1F9F"/>
    <w:rsid w:val="00AF5C99"/>
    <w:rsid w:val="00AF66E3"/>
    <w:rsid w:val="00AF6CFD"/>
    <w:rsid w:val="00AF7B82"/>
    <w:rsid w:val="00B007E3"/>
    <w:rsid w:val="00B01AC4"/>
    <w:rsid w:val="00B02C6E"/>
    <w:rsid w:val="00B035C0"/>
    <w:rsid w:val="00B03EE4"/>
    <w:rsid w:val="00B055D3"/>
    <w:rsid w:val="00B075F3"/>
    <w:rsid w:val="00B12000"/>
    <w:rsid w:val="00B122B1"/>
    <w:rsid w:val="00B12E31"/>
    <w:rsid w:val="00B13316"/>
    <w:rsid w:val="00B13B36"/>
    <w:rsid w:val="00B13C4D"/>
    <w:rsid w:val="00B13FE0"/>
    <w:rsid w:val="00B140FC"/>
    <w:rsid w:val="00B14358"/>
    <w:rsid w:val="00B144CD"/>
    <w:rsid w:val="00B153FF"/>
    <w:rsid w:val="00B159AF"/>
    <w:rsid w:val="00B15A9F"/>
    <w:rsid w:val="00B16889"/>
    <w:rsid w:val="00B1754D"/>
    <w:rsid w:val="00B17CE4"/>
    <w:rsid w:val="00B20214"/>
    <w:rsid w:val="00B207DD"/>
    <w:rsid w:val="00B22758"/>
    <w:rsid w:val="00B249E2"/>
    <w:rsid w:val="00B24D27"/>
    <w:rsid w:val="00B24E9A"/>
    <w:rsid w:val="00B24EA8"/>
    <w:rsid w:val="00B26567"/>
    <w:rsid w:val="00B2745C"/>
    <w:rsid w:val="00B274EB"/>
    <w:rsid w:val="00B27F03"/>
    <w:rsid w:val="00B27F43"/>
    <w:rsid w:val="00B3140D"/>
    <w:rsid w:val="00B32708"/>
    <w:rsid w:val="00B34058"/>
    <w:rsid w:val="00B34206"/>
    <w:rsid w:val="00B351C2"/>
    <w:rsid w:val="00B36302"/>
    <w:rsid w:val="00B368C0"/>
    <w:rsid w:val="00B409D3"/>
    <w:rsid w:val="00B41A94"/>
    <w:rsid w:val="00B41ECC"/>
    <w:rsid w:val="00B4211D"/>
    <w:rsid w:val="00B44117"/>
    <w:rsid w:val="00B4433F"/>
    <w:rsid w:val="00B44910"/>
    <w:rsid w:val="00B44B09"/>
    <w:rsid w:val="00B45C7C"/>
    <w:rsid w:val="00B468E5"/>
    <w:rsid w:val="00B469BD"/>
    <w:rsid w:val="00B4756F"/>
    <w:rsid w:val="00B50736"/>
    <w:rsid w:val="00B53392"/>
    <w:rsid w:val="00B534F5"/>
    <w:rsid w:val="00B540F0"/>
    <w:rsid w:val="00B54371"/>
    <w:rsid w:val="00B54682"/>
    <w:rsid w:val="00B551B4"/>
    <w:rsid w:val="00B56691"/>
    <w:rsid w:val="00B56983"/>
    <w:rsid w:val="00B60711"/>
    <w:rsid w:val="00B6136A"/>
    <w:rsid w:val="00B61D20"/>
    <w:rsid w:val="00B625FE"/>
    <w:rsid w:val="00B63796"/>
    <w:rsid w:val="00B640A8"/>
    <w:rsid w:val="00B6440F"/>
    <w:rsid w:val="00B64598"/>
    <w:rsid w:val="00B645E1"/>
    <w:rsid w:val="00B65840"/>
    <w:rsid w:val="00B658A7"/>
    <w:rsid w:val="00B65C34"/>
    <w:rsid w:val="00B71662"/>
    <w:rsid w:val="00B71C30"/>
    <w:rsid w:val="00B71DAC"/>
    <w:rsid w:val="00B73C03"/>
    <w:rsid w:val="00B74EDC"/>
    <w:rsid w:val="00B755D3"/>
    <w:rsid w:val="00B767BC"/>
    <w:rsid w:val="00B772B0"/>
    <w:rsid w:val="00B773B3"/>
    <w:rsid w:val="00B81622"/>
    <w:rsid w:val="00B816B8"/>
    <w:rsid w:val="00B822C5"/>
    <w:rsid w:val="00B829BE"/>
    <w:rsid w:val="00B833A0"/>
    <w:rsid w:val="00B83468"/>
    <w:rsid w:val="00B844D0"/>
    <w:rsid w:val="00B85B9F"/>
    <w:rsid w:val="00B860EB"/>
    <w:rsid w:val="00B87A54"/>
    <w:rsid w:val="00B90228"/>
    <w:rsid w:val="00B90DDE"/>
    <w:rsid w:val="00B9137B"/>
    <w:rsid w:val="00B91E30"/>
    <w:rsid w:val="00B92D93"/>
    <w:rsid w:val="00B94160"/>
    <w:rsid w:val="00B95B6F"/>
    <w:rsid w:val="00B95ECD"/>
    <w:rsid w:val="00B961B7"/>
    <w:rsid w:val="00B966FF"/>
    <w:rsid w:val="00B96FBB"/>
    <w:rsid w:val="00BA019B"/>
    <w:rsid w:val="00BA22E7"/>
    <w:rsid w:val="00BA2B4E"/>
    <w:rsid w:val="00BA2FF6"/>
    <w:rsid w:val="00BA30DE"/>
    <w:rsid w:val="00BA313F"/>
    <w:rsid w:val="00BA3567"/>
    <w:rsid w:val="00BA474E"/>
    <w:rsid w:val="00BA4F6A"/>
    <w:rsid w:val="00BA53BA"/>
    <w:rsid w:val="00BA6374"/>
    <w:rsid w:val="00BA64B8"/>
    <w:rsid w:val="00BA6A6F"/>
    <w:rsid w:val="00BA720F"/>
    <w:rsid w:val="00BA7360"/>
    <w:rsid w:val="00BB01E3"/>
    <w:rsid w:val="00BB4387"/>
    <w:rsid w:val="00BB56BB"/>
    <w:rsid w:val="00BC0404"/>
    <w:rsid w:val="00BC10CC"/>
    <w:rsid w:val="00BC1309"/>
    <w:rsid w:val="00BC2416"/>
    <w:rsid w:val="00BC4623"/>
    <w:rsid w:val="00BC4F02"/>
    <w:rsid w:val="00BC50E8"/>
    <w:rsid w:val="00BC5635"/>
    <w:rsid w:val="00BC57A1"/>
    <w:rsid w:val="00BC5DCD"/>
    <w:rsid w:val="00BC6DEB"/>
    <w:rsid w:val="00BC789B"/>
    <w:rsid w:val="00BD3545"/>
    <w:rsid w:val="00BD3D17"/>
    <w:rsid w:val="00BD4AB6"/>
    <w:rsid w:val="00BD5423"/>
    <w:rsid w:val="00BD5542"/>
    <w:rsid w:val="00BD6873"/>
    <w:rsid w:val="00BD6B5A"/>
    <w:rsid w:val="00BD7A77"/>
    <w:rsid w:val="00BE02A5"/>
    <w:rsid w:val="00BE0DBF"/>
    <w:rsid w:val="00BE1357"/>
    <w:rsid w:val="00BE1C33"/>
    <w:rsid w:val="00BF2ABE"/>
    <w:rsid w:val="00BF31A2"/>
    <w:rsid w:val="00C00DC8"/>
    <w:rsid w:val="00C00E14"/>
    <w:rsid w:val="00C0324A"/>
    <w:rsid w:val="00C03E45"/>
    <w:rsid w:val="00C049C5"/>
    <w:rsid w:val="00C051CA"/>
    <w:rsid w:val="00C062A9"/>
    <w:rsid w:val="00C06AB6"/>
    <w:rsid w:val="00C114CD"/>
    <w:rsid w:val="00C1192E"/>
    <w:rsid w:val="00C1257E"/>
    <w:rsid w:val="00C12D7C"/>
    <w:rsid w:val="00C143A8"/>
    <w:rsid w:val="00C15250"/>
    <w:rsid w:val="00C163E5"/>
    <w:rsid w:val="00C16B54"/>
    <w:rsid w:val="00C16C43"/>
    <w:rsid w:val="00C21159"/>
    <w:rsid w:val="00C21BEB"/>
    <w:rsid w:val="00C225E4"/>
    <w:rsid w:val="00C227EC"/>
    <w:rsid w:val="00C24095"/>
    <w:rsid w:val="00C2516D"/>
    <w:rsid w:val="00C267A4"/>
    <w:rsid w:val="00C26D7C"/>
    <w:rsid w:val="00C27612"/>
    <w:rsid w:val="00C30B79"/>
    <w:rsid w:val="00C30CBC"/>
    <w:rsid w:val="00C31930"/>
    <w:rsid w:val="00C3256C"/>
    <w:rsid w:val="00C33AAA"/>
    <w:rsid w:val="00C35260"/>
    <w:rsid w:val="00C418EE"/>
    <w:rsid w:val="00C42C19"/>
    <w:rsid w:val="00C435DE"/>
    <w:rsid w:val="00C4399A"/>
    <w:rsid w:val="00C43B7A"/>
    <w:rsid w:val="00C43C06"/>
    <w:rsid w:val="00C43EC4"/>
    <w:rsid w:val="00C4400F"/>
    <w:rsid w:val="00C441B3"/>
    <w:rsid w:val="00C455E0"/>
    <w:rsid w:val="00C457CC"/>
    <w:rsid w:val="00C469B7"/>
    <w:rsid w:val="00C47AE0"/>
    <w:rsid w:val="00C5060C"/>
    <w:rsid w:val="00C51788"/>
    <w:rsid w:val="00C517B9"/>
    <w:rsid w:val="00C5189B"/>
    <w:rsid w:val="00C5234A"/>
    <w:rsid w:val="00C5248F"/>
    <w:rsid w:val="00C55408"/>
    <w:rsid w:val="00C55552"/>
    <w:rsid w:val="00C57613"/>
    <w:rsid w:val="00C57F32"/>
    <w:rsid w:val="00C642A5"/>
    <w:rsid w:val="00C64B68"/>
    <w:rsid w:val="00C658FF"/>
    <w:rsid w:val="00C66591"/>
    <w:rsid w:val="00C676BC"/>
    <w:rsid w:val="00C736E8"/>
    <w:rsid w:val="00C739B8"/>
    <w:rsid w:val="00C748FF"/>
    <w:rsid w:val="00C74D19"/>
    <w:rsid w:val="00C75167"/>
    <w:rsid w:val="00C76322"/>
    <w:rsid w:val="00C779AF"/>
    <w:rsid w:val="00C82ECD"/>
    <w:rsid w:val="00C83E51"/>
    <w:rsid w:val="00C84A5B"/>
    <w:rsid w:val="00C86509"/>
    <w:rsid w:val="00C87E90"/>
    <w:rsid w:val="00C90CE2"/>
    <w:rsid w:val="00C90EB7"/>
    <w:rsid w:val="00C91ADA"/>
    <w:rsid w:val="00C9225A"/>
    <w:rsid w:val="00C9258D"/>
    <w:rsid w:val="00C93F4A"/>
    <w:rsid w:val="00C94226"/>
    <w:rsid w:val="00C95E67"/>
    <w:rsid w:val="00CA052F"/>
    <w:rsid w:val="00CA0CD4"/>
    <w:rsid w:val="00CA0DAE"/>
    <w:rsid w:val="00CA25B1"/>
    <w:rsid w:val="00CA2A06"/>
    <w:rsid w:val="00CA2D3B"/>
    <w:rsid w:val="00CA3D85"/>
    <w:rsid w:val="00CA3F98"/>
    <w:rsid w:val="00CA53D6"/>
    <w:rsid w:val="00CA64C3"/>
    <w:rsid w:val="00CA767A"/>
    <w:rsid w:val="00CA78CE"/>
    <w:rsid w:val="00CA7E73"/>
    <w:rsid w:val="00CB071A"/>
    <w:rsid w:val="00CB3A91"/>
    <w:rsid w:val="00CB4785"/>
    <w:rsid w:val="00CB4F4B"/>
    <w:rsid w:val="00CB55E6"/>
    <w:rsid w:val="00CB5A92"/>
    <w:rsid w:val="00CB5C45"/>
    <w:rsid w:val="00CB7F0B"/>
    <w:rsid w:val="00CC0062"/>
    <w:rsid w:val="00CC147E"/>
    <w:rsid w:val="00CC4BA2"/>
    <w:rsid w:val="00CC5815"/>
    <w:rsid w:val="00CC5BBF"/>
    <w:rsid w:val="00CC6515"/>
    <w:rsid w:val="00CC72AB"/>
    <w:rsid w:val="00CD147E"/>
    <w:rsid w:val="00CD1592"/>
    <w:rsid w:val="00CD1898"/>
    <w:rsid w:val="00CD1E29"/>
    <w:rsid w:val="00CD2E35"/>
    <w:rsid w:val="00CD3178"/>
    <w:rsid w:val="00CD331E"/>
    <w:rsid w:val="00CE0199"/>
    <w:rsid w:val="00CE0B28"/>
    <w:rsid w:val="00CE2CB1"/>
    <w:rsid w:val="00CE3738"/>
    <w:rsid w:val="00CE3755"/>
    <w:rsid w:val="00CE3966"/>
    <w:rsid w:val="00CE43BD"/>
    <w:rsid w:val="00CE481B"/>
    <w:rsid w:val="00CE638B"/>
    <w:rsid w:val="00CE76D0"/>
    <w:rsid w:val="00CF083E"/>
    <w:rsid w:val="00CF091A"/>
    <w:rsid w:val="00CF3C42"/>
    <w:rsid w:val="00CF405B"/>
    <w:rsid w:val="00CF49A8"/>
    <w:rsid w:val="00CF4B92"/>
    <w:rsid w:val="00CF4EA4"/>
    <w:rsid w:val="00CF7BB0"/>
    <w:rsid w:val="00D00FFC"/>
    <w:rsid w:val="00D01BCE"/>
    <w:rsid w:val="00D01F84"/>
    <w:rsid w:val="00D020D5"/>
    <w:rsid w:val="00D02678"/>
    <w:rsid w:val="00D03BFF"/>
    <w:rsid w:val="00D04A74"/>
    <w:rsid w:val="00D04FE9"/>
    <w:rsid w:val="00D0690D"/>
    <w:rsid w:val="00D07C0E"/>
    <w:rsid w:val="00D10BCD"/>
    <w:rsid w:val="00D112BE"/>
    <w:rsid w:val="00D12C19"/>
    <w:rsid w:val="00D13849"/>
    <w:rsid w:val="00D1669B"/>
    <w:rsid w:val="00D16AD0"/>
    <w:rsid w:val="00D20961"/>
    <w:rsid w:val="00D2147E"/>
    <w:rsid w:val="00D220C8"/>
    <w:rsid w:val="00D22280"/>
    <w:rsid w:val="00D22C99"/>
    <w:rsid w:val="00D23273"/>
    <w:rsid w:val="00D23D3E"/>
    <w:rsid w:val="00D2479F"/>
    <w:rsid w:val="00D24C51"/>
    <w:rsid w:val="00D24F97"/>
    <w:rsid w:val="00D2643D"/>
    <w:rsid w:val="00D2731C"/>
    <w:rsid w:val="00D27D23"/>
    <w:rsid w:val="00D27E70"/>
    <w:rsid w:val="00D31184"/>
    <w:rsid w:val="00D323F5"/>
    <w:rsid w:val="00D32AAB"/>
    <w:rsid w:val="00D34AB9"/>
    <w:rsid w:val="00D34C74"/>
    <w:rsid w:val="00D34CF3"/>
    <w:rsid w:val="00D35220"/>
    <w:rsid w:val="00D35286"/>
    <w:rsid w:val="00D356B9"/>
    <w:rsid w:val="00D35726"/>
    <w:rsid w:val="00D36268"/>
    <w:rsid w:val="00D36C4B"/>
    <w:rsid w:val="00D36D0C"/>
    <w:rsid w:val="00D37206"/>
    <w:rsid w:val="00D372DC"/>
    <w:rsid w:val="00D37452"/>
    <w:rsid w:val="00D40812"/>
    <w:rsid w:val="00D40C5C"/>
    <w:rsid w:val="00D41CD7"/>
    <w:rsid w:val="00D420A2"/>
    <w:rsid w:val="00D42907"/>
    <w:rsid w:val="00D44537"/>
    <w:rsid w:val="00D45B34"/>
    <w:rsid w:val="00D51368"/>
    <w:rsid w:val="00D51EF4"/>
    <w:rsid w:val="00D525E9"/>
    <w:rsid w:val="00D53743"/>
    <w:rsid w:val="00D543AD"/>
    <w:rsid w:val="00D5567D"/>
    <w:rsid w:val="00D60A7A"/>
    <w:rsid w:val="00D614C0"/>
    <w:rsid w:val="00D615D1"/>
    <w:rsid w:val="00D6275C"/>
    <w:rsid w:val="00D62765"/>
    <w:rsid w:val="00D63597"/>
    <w:rsid w:val="00D64A64"/>
    <w:rsid w:val="00D64AA2"/>
    <w:rsid w:val="00D64D80"/>
    <w:rsid w:val="00D66C4E"/>
    <w:rsid w:val="00D66E87"/>
    <w:rsid w:val="00D66F19"/>
    <w:rsid w:val="00D67983"/>
    <w:rsid w:val="00D67C31"/>
    <w:rsid w:val="00D70089"/>
    <w:rsid w:val="00D70A94"/>
    <w:rsid w:val="00D72E8A"/>
    <w:rsid w:val="00D72F07"/>
    <w:rsid w:val="00D72F4F"/>
    <w:rsid w:val="00D73EDF"/>
    <w:rsid w:val="00D73FE7"/>
    <w:rsid w:val="00D74372"/>
    <w:rsid w:val="00D749B0"/>
    <w:rsid w:val="00D74D7C"/>
    <w:rsid w:val="00D757D4"/>
    <w:rsid w:val="00D75E8D"/>
    <w:rsid w:val="00D7645F"/>
    <w:rsid w:val="00D76DA8"/>
    <w:rsid w:val="00D85736"/>
    <w:rsid w:val="00D875FA"/>
    <w:rsid w:val="00D87A32"/>
    <w:rsid w:val="00D87EE6"/>
    <w:rsid w:val="00D90308"/>
    <w:rsid w:val="00D91C67"/>
    <w:rsid w:val="00D91F89"/>
    <w:rsid w:val="00D93444"/>
    <w:rsid w:val="00D938A7"/>
    <w:rsid w:val="00D942C7"/>
    <w:rsid w:val="00D94472"/>
    <w:rsid w:val="00D963B6"/>
    <w:rsid w:val="00D9682D"/>
    <w:rsid w:val="00D97C4F"/>
    <w:rsid w:val="00D97D4D"/>
    <w:rsid w:val="00DA0FB0"/>
    <w:rsid w:val="00DA11EE"/>
    <w:rsid w:val="00DA2332"/>
    <w:rsid w:val="00DA2997"/>
    <w:rsid w:val="00DA4170"/>
    <w:rsid w:val="00DA41CC"/>
    <w:rsid w:val="00DA46C2"/>
    <w:rsid w:val="00DA4B0F"/>
    <w:rsid w:val="00DA5C34"/>
    <w:rsid w:val="00DA64CF"/>
    <w:rsid w:val="00DA6FCF"/>
    <w:rsid w:val="00DA74D5"/>
    <w:rsid w:val="00DB103A"/>
    <w:rsid w:val="00DB10CE"/>
    <w:rsid w:val="00DB199D"/>
    <w:rsid w:val="00DB2034"/>
    <w:rsid w:val="00DB2427"/>
    <w:rsid w:val="00DB350F"/>
    <w:rsid w:val="00DB4AEE"/>
    <w:rsid w:val="00DB4CFC"/>
    <w:rsid w:val="00DB5139"/>
    <w:rsid w:val="00DB5F63"/>
    <w:rsid w:val="00DB60BF"/>
    <w:rsid w:val="00DB61C5"/>
    <w:rsid w:val="00DB680F"/>
    <w:rsid w:val="00DB6D97"/>
    <w:rsid w:val="00DB72B0"/>
    <w:rsid w:val="00DB7843"/>
    <w:rsid w:val="00DB7874"/>
    <w:rsid w:val="00DB7DEC"/>
    <w:rsid w:val="00DC2329"/>
    <w:rsid w:val="00DC236A"/>
    <w:rsid w:val="00DC5534"/>
    <w:rsid w:val="00DC60B7"/>
    <w:rsid w:val="00DC6E5A"/>
    <w:rsid w:val="00DC7676"/>
    <w:rsid w:val="00DC77E4"/>
    <w:rsid w:val="00DD023B"/>
    <w:rsid w:val="00DD08F7"/>
    <w:rsid w:val="00DD0BA6"/>
    <w:rsid w:val="00DD13D1"/>
    <w:rsid w:val="00DD21C2"/>
    <w:rsid w:val="00DD29EF"/>
    <w:rsid w:val="00DD2A56"/>
    <w:rsid w:val="00DD2AEE"/>
    <w:rsid w:val="00DD31E7"/>
    <w:rsid w:val="00DD3810"/>
    <w:rsid w:val="00DD54D7"/>
    <w:rsid w:val="00DD648C"/>
    <w:rsid w:val="00DD7A68"/>
    <w:rsid w:val="00DE23AC"/>
    <w:rsid w:val="00DE289F"/>
    <w:rsid w:val="00DE3670"/>
    <w:rsid w:val="00DE4338"/>
    <w:rsid w:val="00DE454D"/>
    <w:rsid w:val="00DE4A33"/>
    <w:rsid w:val="00DE588F"/>
    <w:rsid w:val="00DE5D33"/>
    <w:rsid w:val="00DE606B"/>
    <w:rsid w:val="00DE7F4E"/>
    <w:rsid w:val="00DF1343"/>
    <w:rsid w:val="00DF28E6"/>
    <w:rsid w:val="00DF36D1"/>
    <w:rsid w:val="00DF64BF"/>
    <w:rsid w:val="00DF67B7"/>
    <w:rsid w:val="00DF6B3A"/>
    <w:rsid w:val="00DF7746"/>
    <w:rsid w:val="00E00B3E"/>
    <w:rsid w:val="00E00BE0"/>
    <w:rsid w:val="00E00EE2"/>
    <w:rsid w:val="00E03180"/>
    <w:rsid w:val="00E03AA0"/>
    <w:rsid w:val="00E0539F"/>
    <w:rsid w:val="00E05A53"/>
    <w:rsid w:val="00E05A57"/>
    <w:rsid w:val="00E063FD"/>
    <w:rsid w:val="00E06E71"/>
    <w:rsid w:val="00E11182"/>
    <w:rsid w:val="00E12928"/>
    <w:rsid w:val="00E1421B"/>
    <w:rsid w:val="00E143B2"/>
    <w:rsid w:val="00E14FD5"/>
    <w:rsid w:val="00E15561"/>
    <w:rsid w:val="00E15E93"/>
    <w:rsid w:val="00E16112"/>
    <w:rsid w:val="00E224A7"/>
    <w:rsid w:val="00E227A1"/>
    <w:rsid w:val="00E24445"/>
    <w:rsid w:val="00E25F2A"/>
    <w:rsid w:val="00E260DE"/>
    <w:rsid w:val="00E27220"/>
    <w:rsid w:val="00E2785D"/>
    <w:rsid w:val="00E3098D"/>
    <w:rsid w:val="00E30D7F"/>
    <w:rsid w:val="00E31B5E"/>
    <w:rsid w:val="00E339B5"/>
    <w:rsid w:val="00E343D1"/>
    <w:rsid w:val="00E34B36"/>
    <w:rsid w:val="00E351B5"/>
    <w:rsid w:val="00E3610E"/>
    <w:rsid w:val="00E36952"/>
    <w:rsid w:val="00E36B46"/>
    <w:rsid w:val="00E37470"/>
    <w:rsid w:val="00E40EE9"/>
    <w:rsid w:val="00E41021"/>
    <w:rsid w:val="00E41415"/>
    <w:rsid w:val="00E41636"/>
    <w:rsid w:val="00E42CA4"/>
    <w:rsid w:val="00E42F5C"/>
    <w:rsid w:val="00E42FA9"/>
    <w:rsid w:val="00E4349E"/>
    <w:rsid w:val="00E43D89"/>
    <w:rsid w:val="00E442E7"/>
    <w:rsid w:val="00E44DD8"/>
    <w:rsid w:val="00E4509B"/>
    <w:rsid w:val="00E456CD"/>
    <w:rsid w:val="00E47752"/>
    <w:rsid w:val="00E47D0D"/>
    <w:rsid w:val="00E5166A"/>
    <w:rsid w:val="00E53374"/>
    <w:rsid w:val="00E53ED2"/>
    <w:rsid w:val="00E55B82"/>
    <w:rsid w:val="00E6095B"/>
    <w:rsid w:val="00E609C2"/>
    <w:rsid w:val="00E61BB5"/>
    <w:rsid w:val="00E6250D"/>
    <w:rsid w:val="00E63185"/>
    <w:rsid w:val="00E63921"/>
    <w:rsid w:val="00E63936"/>
    <w:rsid w:val="00E639DF"/>
    <w:rsid w:val="00E64C7E"/>
    <w:rsid w:val="00E6588B"/>
    <w:rsid w:val="00E65ABA"/>
    <w:rsid w:val="00E70881"/>
    <w:rsid w:val="00E725B3"/>
    <w:rsid w:val="00E7349D"/>
    <w:rsid w:val="00E737E8"/>
    <w:rsid w:val="00E746D5"/>
    <w:rsid w:val="00E7633C"/>
    <w:rsid w:val="00E76350"/>
    <w:rsid w:val="00E80118"/>
    <w:rsid w:val="00E806A8"/>
    <w:rsid w:val="00E81D0D"/>
    <w:rsid w:val="00E83467"/>
    <w:rsid w:val="00E84900"/>
    <w:rsid w:val="00E84E4F"/>
    <w:rsid w:val="00E8653B"/>
    <w:rsid w:val="00E866A2"/>
    <w:rsid w:val="00E86869"/>
    <w:rsid w:val="00E86F82"/>
    <w:rsid w:val="00E87C1D"/>
    <w:rsid w:val="00E9039E"/>
    <w:rsid w:val="00E90E87"/>
    <w:rsid w:val="00E928A6"/>
    <w:rsid w:val="00E934BD"/>
    <w:rsid w:val="00E945B8"/>
    <w:rsid w:val="00E955E0"/>
    <w:rsid w:val="00E95ABF"/>
    <w:rsid w:val="00EA03C5"/>
    <w:rsid w:val="00EA1366"/>
    <w:rsid w:val="00EA17EB"/>
    <w:rsid w:val="00EA3216"/>
    <w:rsid w:val="00EA435E"/>
    <w:rsid w:val="00EA4954"/>
    <w:rsid w:val="00EA623C"/>
    <w:rsid w:val="00EA691D"/>
    <w:rsid w:val="00EA7708"/>
    <w:rsid w:val="00EA784B"/>
    <w:rsid w:val="00EB2C2A"/>
    <w:rsid w:val="00EB42C0"/>
    <w:rsid w:val="00EB5FBE"/>
    <w:rsid w:val="00EB6068"/>
    <w:rsid w:val="00EB62F2"/>
    <w:rsid w:val="00EB6478"/>
    <w:rsid w:val="00EC188E"/>
    <w:rsid w:val="00EC1C25"/>
    <w:rsid w:val="00EC1E40"/>
    <w:rsid w:val="00EC2443"/>
    <w:rsid w:val="00EC2E7E"/>
    <w:rsid w:val="00EC32B9"/>
    <w:rsid w:val="00EC5044"/>
    <w:rsid w:val="00EC5B2E"/>
    <w:rsid w:val="00EC6AED"/>
    <w:rsid w:val="00ED2A56"/>
    <w:rsid w:val="00ED392C"/>
    <w:rsid w:val="00ED449E"/>
    <w:rsid w:val="00ED4B2A"/>
    <w:rsid w:val="00ED656B"/>
    <w:rsid w:val="00ED68FE"/>
    <w:rsid w:val="00EE0FE5"/>
    <w:rsid w:val="00EE1243"/>
    <w:rsid w:val="00EE2C75"/>
    <w:rsid w:val="00EE4C7D"/>
    <w:rsid w:val="00EE56B9"/>
    <w:rsid w:val="00EE65C5"/>
    <w:rsid w:val="00EE680C"/>
    <w:rsid w:val="00EE741F"/>
    <w:rsid w:val="00EE7514"/>
    <w:rsid w:val="00EE77DE"/>
    <w:rsid w:val="00EF029C"/>
    <w:rsid w:val="00EF19DE"/>
    <w:rsid w:val="00EF2557"/>
    <w:rsid w:val="00EF36CC"/>
    <w:rsid w:val="00EF576E"/>
    <w:rsid w:val="00EF6E88"/>
    <w:rsid w:val="00EF7EB5"/>
    <w:rsid w:val="00F00D74"/>
    <w:rsid w:val="00F01BE1"/>
    <w:rsid w:val="00F03983"/>
    <w:rsid w:val="00F04568"/>
    <w:rsid w:val="00F06064"/>
    <w:rsid w:val="00F10267"/>
    <w:rsid w:val="00F108A4"/>
    <w:rsid w:val="00F11268"/>
    <w:rsid w:val="00F11F2D"/>
    <w:rsid w:val="00F1234D"/>
    <w:rsid w:val="00F12D42"/>
    <w:rsid w:val="00F14273"/>
    <w:rsid w:val="00F14AEF"/>
    <w:rsid w:val="00F177DD"/>
    <w:rsid w:val="00F225B0"/>
    <w:rsid w:val="00F239AB"/>
    <w:rsid w:val="00F2410A"/>
    <w:rsid w:val="00F24944"/>
    <w:rsid w:val="00F25331"/>
    <w:rsid w:val="00F25598"/>
    <w:rsid w:val="00F256FA"/>
    <w:rsid w:val="00F26555"/>
    <w:rsid w:val="00F2789A"/>
    <w:rsid w:val="00F31015"/>
    <w:rsid w:val="00F31A82"/>
    <w:rsid w:val="00F31FCA"/>
    <w:rsid w:val="00F33764"/>
    <w:rsid w:val="00F342C0"/>
    <w:rsid w:val="00F346C2"/>
    <w:rsid w:val="00F35DDB"/>
    <w:rsid w:val="00F3663F"/>
    <w:rsid w:val="00F372C3"/>
    <w:rsid w:val="00F37AF2"/>
    <w:rsid w:val="00F414CC"/>
    <w:rsid w:val="00F42EB1"/>
    <w:rsid w:val="00F43845"/>
    <w:rsid w:val="00F4439A"/>
    <w:rsid w:val="00F44B6D"/>
    <w:rsid w:val="00F4503A"/>
    <w:rsid w:val="00F45505"/>
    <w:rsid w:val="00F473B8"/>
    <w:rsid w:val="00F4749D"/>
    <w:rsid w:val="00F47F20"/>
    <w:rsid w:val="00F5005F"/>
    <w:rsid w:val="00F50A93"/>
    <w:rsid w:val="00F51871"/>
    <w:rsid w:val="00F51E18"/>
    <w:rsid w:val="00F52CE9"/>
    <w:rsid w:val="00F546B5"/>
    <w:rsid w:val="00F54A17"/>
    <w:rsid w:val="00F54E65"/>
    <w:rsid w:val="00F5668E"/>
    <w:rsid w:val="00F57893"/>
    <w:rsid w:val="00F57E06"/>
    <w:rsid w:val="00F60786"/>
    <w:rsid w:val="00F619E3"/>
    <w:rsid w:val="00F61F1C"/>
    <w:rsid w:val="00F62615"/>
    <w:rsid w:val="00F636A7"/>
    <w:rsid w:val="00F63860"/>
    <w:rsid w:val="00F6437F"/>
    <w:rsid w:val="00F7072F"/>
    <w:rsid w:val="00F7288F"/>
    <w:rsid w:val="00F758DC"/>
    <w:rsid w:val="00F75CC4"/>
    <w:rsid w:val="00F764C9"/>
    <w:rsid w:val="00F76B85"/>
    <w:rsid w:val="00F76D0B"/>
    <w:rsid w:val="00F77652"/>
    <w:rsid w:val="00F802DD"/>
    <w:rsid w:val="00F80AAB"/>
    <w:rsid w:val="00F80B60"/>
    <w:rsid w:val="00F81584"/>
    <w:rsid w:val="00F81CA7"/>
    <w:rsid w:val="00F82ADE"/>
    <w:rsid w:val="00F8386E"/>
    <w:rsid w:val="00F840B2"/>
    <w:rsid w:val="00F84C89"/>
    <w:rsid w:val="00F86290"/>
    <w:rsid w:val="00F86703"/>
    <w:rsid w:val="00F872D9"/>
    <w:rsid w:val="00F87EC5"/>
    <w:rsid w:val="00F901B1"/>
    <w:rsid w:val="00F924A8"/>
    <w:rsid w:val="00F9343A"/>
    <w:rsid w:val="00F936B1"/>
    <w:rsid w:val="00F93A6C"/>
    <w:rsid w:val="00F94711"/>
    <w:rsid w:val="00F94D10"/>
    <w:rsid w:val="00F97839"/>
    <w:rsid w:val="00F97A35"/>
    <w:rsid w:val="00F97BC0"/>
    <w:rsid w:val="00F97FF9"/>
    <w:rsid w:val="00FA051E"/>
    <w:rsid w:val="00FA2159"/>
    <w:rsid w:val="00FA23FE"/>
    <w:rsid w:val="00FA256A"/>
    <w:rsid w:val="00FA25F4"/>
    <w:rsid w:val="00FA303B"/>
    <w:rsid w:val="00FA31D9"/>
    <w:rsid w:val="00FA34C2"/>
    <w:rsid w:val="00FA3D11"/>
    <w:rsid w:val="00FA5157"/>
    <w:rsid w:val="00FA535E"/>
    <w:rsid w:val="00FA64C1"/>
    <w:rsid w:val="00FA78CD"/>
    <w:rsid w:val="00FB12BC"/>
    <w:rsid w:val="00FB2167"/>
    <w:rsid w:val="00FB3576"/>
    <w:rsid w:val="00FB5F90"/>
    <w:rsid w:val="00FB6244"/>
    <w:rsid w:val="00FB6D96"/>
    <w:rsid w:val="00FB7583"/>
    <w:rsid w:val="00FC01C8"/>
    <w:rsid w:val="00FC0FEE"/>
    <w:rsid w:val="00FC4B35"/>
    <w:rsid w:val="00FC5141"/>
    <w:rsid w:val="00FC51D3"/>
    <w:rsid w:val="00FC6ED5"/>
    <w:rsid w:val="00FC6F24"/>
    <w:rsid w:val="00FC7414"/>
    <w:rsid w:val="00FD0506"/>
    <w:rsid w:val="00FD1546"/>
    <w:rsid w:val="00FD176C"/>
    <w:rsid w:val="00FD5830"/>
    <w:rsid w:val="00FD7534"/>
    <w:rsid w:val="00FD759A"/>
    <w:rsid w:val="00FE08D0"/>
    <w:rsid w:val="00FE095C"/>
    <w:rsid w:val="00FE2157"/>
    <w:rsid w:val="00FE36FC"/>
    <w:rsid w:val="00FE5608"/>
    <w:rsid w:val="00FF1008"/>
    <w:rsid w:val="00FF1DF4"/>
    <w:rsid w:val="00FF2365"/>
    <w:rsid w:val="00FF3BAD"/>
    <w:rsid w:val="00FF4B46"/>
    <w:rsid w:val="00FF600C"/>
    <w:rsid w:val="00FF63F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45825"/>
    <w:rPr>
      <w:rFonts w:ascii="Arial" w:hAnsi="Arial"/>
      <w:lang w:val="en-US" w:eastAsia="en-US"/>
    </w:rPr>
  </w:style>
  <w:style w:type="paragraph" w:styleId="Heading1">
    <w:name w:val="heading 1"/>
    <w:basedOn w:val="Normal"/>
    <w:next w:val="Body"/>
    <w:qFormat/>
    <w:rsid w:val="003E0284"/>
    <w:pPr>
      <w:keepNext/>
      <w:pageBreakBefore/>
      <w:numPr>
        <w:numId w:val="4"/>
      </w:numPr>
      <w:shd w:val="solid" w:color="auto" w:fill="auto"/>
      <w:spacing w:before="240" w:after="240" w:line="240" w:lineRule="atLeast"/>
      <w:outlineLvl w:val="0"/>
    </w:pPr>
    <w:rPr>
      <w:rFonts w:ascii="Arial Black" w:hAnsi="Arial Black"/>
      <w:spacing w:val="-10"/>
      <w:kern w:val="20"/>
      <w:sz w:val="24"/>
    </w:rPr>
  </w:style>
  <w:style w:type="paragraph" w:styleId="Heading2">
    <w:name w:val="heading 2"/>
    <w:basedOn w:val="Normal"/>
    <w:next w:val="Body"/>
    <w:link w:val="Heading2Char"/>
    <w:qFormat/>
    <w:rsid w:val="00C227EC"/>
    <w:pPr>
      <w:keepNext/>
      <w:numPr>
        <w:ilvl w:val="1"/>
        <w:numId w:val="4"/>
      </w:numPr>
      <w:shd w:val="clear" w:color="auto" w:fill="D9D9D9"/>
      <w:tabs>
        <w:tab w:val="left" w:pos="1152"/>
        <w:tab w:val="left" w:pos="1728"/>
      </w:tabs>
      <w:spacing w:before="240" w:after="120"/>
      <w:outlineLvl w:val="1"/>
    </w:pPr>
    <w:rPr>
      <w:b/>
      <w:sz w:val="24"/>
      <w:szCs w:val="24"/>
    </w:rPr>
  </w:style>
  <w:style w:type="paragraph" w:styleId="Heading3">
    <w:name w:val="heading 3"/>
    <w:aliases w:val="h3,TF-Overskrift 3,Heading Three"/>
    <w:basedOn w:val="Normal"/>
    <w:next w:val="Body"/>
    <w:autoRedefine/>
    <w:qFormat/>
    <w:rsid w:val="00CB7F0B"/>
    <w:pPr>
      <w:keepNext/>
      <w:numPr>
        <w:ilvl w:val="2"/>
        <w:numId w:val="4"/>
      </w:numPr>
      <w:pBdr>
        <w:bottom w:val="single" w:sz="12" w:space="1" w:color="auto"/>
      </w:pBdr>
      <w:tabs>
        <w:tab w:val="left" w:pos="576"/>
        <w:tab w:val="left" w:pos="1152"/>
        <w:tab w:val="left" w:pos="1728"/>
      </w:tabs>
      <w:spacing w:before="240" w:after="120"/>
      <w:outlineLvl w:val="2"/>
    </w:pPr>
    <w:rPr>
      <w:b/>
      <w:spacing w:val="-20"/>
      <w:sz w:val="22"/>
    </w:rPr>
  </w:style>
  <w:style w:type="paragraph" w:styleId="Heading4">
    <w:name w:val="heading 4"/>
    <w:basedOn w:val="Normal"/>
    <w:next w:val="BodyText"/>
    <w:qFormat/>
    <w:rsid w:val="004752DD"/>
    <w:pPr>
      <w:keepNext/>
      <w:numPr>
        <w:ilvl w:val="3"/>
        <w:numId w:val="4"/>
      </w:numPr>
      <w:tabs>
        <w:tab w:val="clear" w:pos="864"/>
        <w:tab w:val="left" w:pos="576"/>
        <w:tab w:val="left" w:pos="1152"/>
        <w:tab w:val="left" w:pos="1728"/>
        <w:tab w:val="left" w:pos="2304"/>
      </w:tabs>
      <w:spacing w:before="360" w:after="120" w:line="240" w:lineRule="exact"/>
      <w:ind w:left="1134"/>
      <w:outlineLvl w:val="3"/>
    </w:pPr>
    <w:rPr>
      <w:b/>
      <w:spacing w:val="-20"/>
      <w:sz w:val="21"/>
      <w:szCs w:val="21"/>
    </w:rPr>
  </w:style>
  <w:style w:type="paragraph" w:styleId="Heading5">
    <w:name w:val="heading 5"/>
    <w:basedOn w:val="Normal"/>
    <w:next w:val="Body"/>
    <w:qFormat/>
    <w:rsid w:val="00D36C4B"/>
    <w:pPr>
      <w:keepNext/>
      <w:widowControl w:val="0"/>
      <w:numPr>
        <w:ilvl w:val="4"/>
        <w:numId w:val="4"/>
      </w:numPr>
      <w:spacing w:before="240" w:after="60"/>
      <w:outlineLvl w:val="4"/>
    </w:pPr>
    <w:rPr>
      <w:b/>
      <w:i/>
      <w:spacing w:val="-20"/>
      <w:sz w:val="21"/>
      <w:szCs w:val="21"/>
    </w:rPr>
  </w:style>
  <w:style w:type="paragraph" w:styleId="Heading6">
    <w:name w:val="heading 6"/>
    <w:basedOn w:val="Normal"/>
    <w:next w:val="Body"/>
    <w:qFormat/>
    <w:rsid w:val="003E0284"/>
    <w:pPr>
      <w:numPr>
        <w:ilvl w:val="5"/>
        <w:numId w:val="4"/>
      </w:numPr>
      <w:tabs>
        <w:tab w:val="left" w:pos="864"/>
      </w:tabs>
      <w:spacing w:before="240" w:after="60"/>
      <w:outlineLvl w:val="5"/>
    </w:pPr>
    <w:rPr>
      <w:b/>
      <w:spacing w:val="-20"/>
    </w:rPr>
  </w:style>
  <w:style w:type="paragraph" w:styleId="Heading7">
    <w:name w:val="heading 7"/>
    <w:basedOn w:val="Normal"/>
    <w:next w:val="Normal"/>
    <w:qFormat/>
    <w:rsid w:val="003E0284"/>
    <w:pPr>
      <w:numPr>
        <w:ilvl w:val="6"/>
        <w:numId w:val="4"/>
      </w:numPr>
      <w:spacing w:before="240" w:after="60"/>
      <w:outlineLvl w:val="6"/>
    </w:pPr>
  </w:style>
  <w:style w:type="paragraph" w:styleId="Heading8">
    <w:name w:val="heading 8"/>
    <w:basedOn w:val="Normal"/>
    <w:next w:val="Normal"/>
    <w:qFormat/>
    <w:rsid w:val="003E0284"/>
    <w:pPr>
      <w:numPr>
        <w:ilvl w:val="7"/>
        <w:numId w:val="4"/>
      </w:numPr>
      <w:spacing w:before="240" w:after="60"/>
      <w:outlineLvl w:val="7"/>
    </w:pPr>
    <w:rPr>
      <w:i/>
    </w:rPr>
  </w:style>
  <w:style w:type="paragraph" w:styleId="Heading9">
    <w:name w:val="heading 9"/>
    <w:basedOn w:val="Normal"/>
    <w:next w:val="Normal"/>
    <w:qFormat/>
    <w:rsid w:val="003E0284"/>
    <w:pPr>
      <w:numPr>
        <w:ilvl w:val="8"/>
        <w:numId w:val="4"/>
      </w:numPr>
      <w:spacing w:before="240" w:after="60"/>
      <w:outlineLvl w:val="8"/>
    </w:pPr>
    <w:rPr>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parahalfspace">
    <w:name w:val="para half space"/>
    <w:pPr>
      <w:keepNext/>
      <w:widowControl w:val="0"/>
      <w:spacing w:after="120" w:line="-280" w:lineRule="auto"/>
      <w:ind w:left="432"/>
    </w:pPr>
    <w:rPr>
      <w:sz w:val="24"/>
      <w:lang w:val="en-US" w:eastAsia="en-US"/>
    </w:rPr>
  </w:style>
  <w:style w:type="paragraph" w:customStyle="1" w:styleId="ISSUE-DEFERRED">
    <w:name w:val="ISSUE - DEFERRED"/>
    <w:basedOn w:val="ISSUE-RESOLVED"/>
    <w:next w:val="ISSUE-DEFERRED-body"/>
    <w:rsid w:val="0088764C"/>
    <w:pPr>
      <w:numPr>
        <w:numId w:val="5"/>
      </w:numPr>
      <w:ind w:left="1728"/>
    </w:pPr>
    <w:rPr>
      <w:i/>
      <w:color w:val="000080"/>
    </w:rPr>
  </w:style>
  <w:style w:type="paragraph" w:customStyle="1" w:styleId="Body">
    <w:name w:val="Body"/>
    <w:link w:val="BodyChar"/>
    <w:rsid w:val="00D36C4B"/>
    <w:pPr>
      <w:tabs>
        <w:tab w:val="left" w:pos="3060"/>
        <w:tab w:val="left" w:pos="4500"/>
        <w:tab w:val="left" w:pos="5940"/>
      </w:tabs>
      <w:spacing w:before="60" w:after="60"/>
      <w:ind w:left="576"/>
    </w:pPr>
    <w:rPr>
      <w:rFonts w:ascii="Arial" w:hAnsi="Arial"/>
      <w:color w:val="000000"/>
      <w:lang w:val="en-US" w:eastAsia="en-US"/>
    </w:rPr>
  </w:style>
  <w:style w:type="paragraph" w:styleId="CommentText">
    <w:name w:val="annotation text"/>
    <w:basedOn w:val="Normal"/>
    <w:link w:val="CommentTextChar"/>
    <w:semiHidden/>
    <w:rPr>
      <w:rFonts w:ascii="CaslonOldFace BT" w:hAnsi="CaslonOldFace BT"/>
    </w:rPr>
  </w:style>
  <w:style w:type="paragraph" w:styleId="Title">
    <w:name w:val="Title"/>
    <w:basedOn w:val="Normal"/>
    <w:qFormat/>
    <w:pPr>
      <w:spacing w:before="2400" w:after="400"/>
      <w:ind w:left="1080"/>
    </w:pPr>
    <w:rPr>
      <w:b/>
      <w:kern w:val="28"/>
      <w:sz w:val="4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120" w:after="120"/>
    </w:pPr>
    <w:rPr>
      <w:rFonts w:ascii="Times New Roman" w:hAnsi="Times New Roman"/>
      <w:b/>
      <w:bCs/>
      <w:caps/>
      <w:szCs w:val="24"/>
    </w:rPr>
  </w:style>
  <w:style w:type="paragraph" w:styleId="TOC2">
    <w:name w:val="toc 2"/>
    <w:basedOn w:val="Normal"/>
    <w:next w:val="Normal"/>
    <w:autoRedefine/>
    <w:uiPriority w:val="39"/>
    <w:rsid w:val="00104067"/>
    <w:pPr>
      <w:tabs>
        <w:tab w:val="left" w:pos="800"/>
        <w:tab w:val="right" w:leader="dot" w:pos="9350"/>
      </w:tabs>
      <w:ind w:left="200"/>
    </w:pPr>
    <w:rPr>
      <w:rFonts w:ascii="Times New Roman" w:hAnsi="Times New Roman"/>
      <w:smallCaps/>
      <w:szCs w:val="24"/>
    </w:rPr>
  </w:style>
  <w:style w:type="paragraph" w:styleId="TOC3">
    <w:name w:val="toc 3"/>
    <w:basedOn w:val="Normal"/>
    <w:next w:val="Normal"/>
    <w:autoRedefine/>
    <w:uiPriority w:val="39"/>
    <w:pPr>
      <w:ind w:left="400"/>
    </w:pPr>
    <w:rPr>
      <w:rFonts w:ascii="Times New Roman" w:hAnsi="Times New Roman"/>
      <w:i/>
      <w:iCs/>
      <w:szCs w:val="24"/>
    </w:rPr>
  </w:style>
  <w:style w:type="paragraph" w:styleId="TOC4">
    <w:name w:val="toc 4"/>
    <w:basedOn w:val="Normal"/>
    <w:next w:val="Normal"/>
    <w:autoRedefine/>
    <w:uiPriority w:val="39"/>
    <w:pPr>
      <w:ind w:left="600"/>
    </w:pPr>
    <w:rPr>
      <w:rFonts w:ascii="Times New Roman" w:hAnsi="Times New Roman"/>
      <w:szCs w:val="21"/>
    </w:rPr>
  </w:style>
  <w:style w:type="paragraph" w:styleId="TOC5">
    <w:name w:val="toc 5"/>
    <w:basedOn w:val="Normal"/>
    <w:next w:val="Normal"/>
    <w:autoRedefine/>
    <w:uiPriority w:val="39"/>
    <w:pPr>
      <w:ind w:left="800"/>
    </w:pPr>
    <w:rPr>
      <w:rFonts w:ascii="Times New Roman" w:hAnsi="Times New Roman"/>
      <w:szCs w:val="21"/>
    </w:rPr>
  </w:style>
  <w:style w:type="paragraph" w:styleId="TOC6">
    <w:name w:val="toc 6"/>
    <w:basedOn w:val="Normal"/>
    <w:next w:val="Normal"/>
    <w:autoRedefine/>
    <w:uiPriority w:val="39"/>
    <w:pPr>
      <w:ind w:left="1000"/>
    </w:pPr>
    <w:rPr>
      <w:rFonts w:ascii="Times New Roman" w:hAnsi="Times New Roman"/>
      <w:szCs w:val="21"/>
    </w:rPr>
  </w:style>
  <w:style w:type="paragraph" w:styleId="TOC7">
    <w:name w:val="toc 7"/>
    <w:basedOn w:val="Normal"/>
    <w:next w:val="Normal"/>
    <w:autoRedefine/>
    <w:uiPriority w:val="39"/>
    <w:pPr>
      <w:ind w:left="1200"/>
    </w:pPr>
    <w:rPr>
      <w:rFonts w:ascii="Times New Roman" w:hAnsi="Times New Roman"/>
      <w:szCs w:val="21"/>
    </w:rPr>
  </w:style>
  <w:style w:type="paragraph" w:styleId="TOC8">
    <w:name w:val="toc 8"/>
    <w:basedOn w:val="Normal"/>
    <w:next w:val="Normal"/>
    <w:autoRedefine/>
    <w:uiPriority w:val="39"/>
    <w:pPr>
      <w:ind w:left="1400"/>
    </w:pPr>
    <w:rPr>
      <w:rFonts w:ascii="Times New Roman" w:hAnsi="Times New Roman"/>
      <w:szCs w:val="21"/>
    </w:rPr>
  </w:style>
  <w:style w:type="paragraph" w:styleId="TOC9">
    <w:name w:val="toc 9"/>
    <w:basedOn w:val="Normal"/>
    <w:next w:val="Normal"/>
    <w:autoRedefine/>
    <w:uiPriority w:val="39"/>
    <w:pPr>
      <w:ind w:left="1600"/>
    </w:pPr>
    <w:rPr>
      <w:rFonts w:ascii="Times New Roman" w:hAnsi="Times New Roman"/>
      <w:szCs w:val="21"/>
    </w:rPr>
  </w:style>
  <w:style w:type="paragraph" w:styleId="Subtitle">
    <w:name w:val="Subtitle"/>
    <w:basedOn w:val="Title"/>
    <w:next w:val="Normal"/>
    <w:qFormat/>
    <w:pPr>
      <w:keepNext/>
      <w:keepLines/>
      <w:spacing w:before="60" w:after="120" w:line="340" w:lineRule="atLeast"/>
      <w:ind w:left="0"/>
    </w:pPr>
    <w:rPr>
      <w:spacing w:val="-16"/>
      <w:sz w:val="40"/>
    </w:rPr>
  </w:style>
  <w:style w:type="paragraph" w:customStyle="1" w:styleId="TransactionHeader">
    <w:name w:val="Transaction Header"/>
    <w:basedOn w:val="Normal"/>
    <w:next w:val="Normal"/>
    <w:pPr>
      <w:numPr>
        <w:ilvl w:val="2"/>
        <w:numId w:val="1"/>
      </w:numPr>
      <w:spacing w:before="240" w:after="360"/>
    </w:pPr>
    <w:rPr>
      <w:b/>
      <w:sz w:val="22"/>
    </w:rPr>
  </w:style>
  <w:style w:type="paragraph" w:customStyle="1" w:styleId="ParagraphText">
    <w:name w:val="Paragraph Text"/>
    <w:basedOn w:val="Normal"/>
    <w:pPr>
      <w:spacing w:before="180" w:after="120" w:line="360" w:lineRule="auto"/>
    </w:pPr>
  </w:style>
  <w:style w:type="paragraph" w:styleId="Caption">
    <w:name w:val="caption"/>
    <w:basedOn w:val="Normal"/>
    <w:next w:val="Normal"/>
    <w:qFormat/>
    <w:pPr>
      <w:keepNext/>
      <w:tabs>
        <w:tab w:val="num" w:pos="432"/>
      </w:tabs>
      <w:spacing w:before="60" w:after="240" w:line="220" w:lineRule="atLeast"/>
      <w:jc w:val="center"/>
    </w:pPr>
    <w:rPr>
      <w:rFonts w:ascii="Arial Narrow" w:hAnsi="Arial Narrow"/>
      <w:sz w:val="18"/>
    </w:rPr>
  </w:style>
  <w:style w:type="paragraph" w:customStyle="1" w:styleId="Code">
    <w:name w:val="Code"/>
    <w:basedOn w:val="Normal"/>
    <w:rsid w:val="00EF6E88"/>
    <w:pPr>
      <w:spacing w:beforeAutospacing="1" w:after="240" w:afterAutospacing="1" w:line="240" w:lineRule="atLeast"/>
    </w:pPr>
    <w:rPr>
      <w:rFonts w:ascii="Courier New" w:hAnsi="Courier New"/>
      <w:spacing w:val="-5"/>
    </w:rPr>
  </w:style>
  <w:style w:type="paragraph" w:customStyle="1" w:styleId="TableRows">
    <w:name w:val="Table Rows"/>
    <w:basedOn w:val="Normal"/>
    <w:next w:val="ISSUE-DEFERRED"/>
    <w:rsid w:val="00EF6E88"/>
    <w:pPr>
      <w:spacing w:before="100" w:beforeAutospacing="1" w:after="100" w:afterAutospacing="1" w:line="240" w:lineRule="atLeast"/>
    </w:pPr>
    <w:rPr>
      <w:spacing w:val="-5"/>
    </w:rPr>
  </w:style>
  <w:style w:type="character" w:styleId="Hyperlink">
    <w:name w:val="Hyperlink"/>
    <w:basedOn w:val="DefaultParagraphFont"/>
    <w:uiPriority w:val="99"/>
    <w:rPr>
      <w:color w:val="0000FF"/>
      <w:u w:val="single"/>
    </w:rPr>
  </w:style>
  <w:style w:type="paragraph" w:customStyle="1" w:styleId="Instructions">
    <w:name w:val="Instructions"/>
    <w:basedOn w:val="Normal"/>
    <w:link w:val="InstructionsChar"/>
    <w:rsid w:val="007C3051"/>
    <w:pPr>
      <w:spacing w:before="100" w:beforeAutospacing="1"/>
    </w:pPr>
    <w:rPr>
      <w:rFonts w:ascii="Helvetica" w:hAnsi="Helvetica"/>
      <w:i/>
      <w:vanish/>
      <w:color w:val="333399"/>
    </w:rPr>
  </w:style>
  <w:style w:type="paragraph" w:customStyle="1" w:styleId="ISSUE-DEFERRED-body">
    <w:name w:val="ISSUE - DEFERRED - body"/>
    <w:basedOn w:val="ISSUE-DEFERRED"/>
    <w:rsid w:val="0088764C"/>
    <w:pPr>
      <w:numPr>
        <w:numId w:val="0"/>
      </w:numPr>
      <w:ind w:left="1728" w:firstLine="720"/>
    </w:pPr>
  </w:style>
  <w:style w:type="paragraph" w:customStyle="1" w:styleId="NumberedList">
    <w:name w:val="Numbered List"/>
    <w:basedOn w:val="BodyText"/>
    <w:rsid w:val="00C227EC"/>
    <w:pPr>
      <w:tabs>
        <w:tab w:val="num" w:pos="1008"/>
      </w:tabs>
      <w:spacing w:after="240" w:line="240" w:lineRule="atLeast"/>
      <w:ind w:left="1008" w:hanging="432"/>
      <w:jc w:val="both"/>
    </w:pPr>
    <w:rPr>
      <w:spacing w:val="-5"/>
    </w:rPr>
  </w:style>
  <w:style w:type="character" w:styleId="FollowedHyperlink">
    <w:name w:val="FollowedHyperlink"/>
    <w:basedOn w:val="DefaultParagraphFont"/>
    <w:rPr>
      <w:color w:val="800080"/>
      <w:u w:val="single"/>
    </w:rPr>
  </w:style>
  <w:style w:type="paragraph" w:styleId="BodyText">
    <w:name w:val="Body Text"/>
    <w:basedOn w:val="Normal"/>
    <w:link w:val="BodyTextChar"/>
    <w:rsid w:val="00C227EC"/>
    <w:pPr>
      <w:spacing w:after="120"/>
    </w:pPr>
  </w:style>
  <w:style w:type="character" w:customStyle="1" w:styleId="InstructionsChar">
    <w:name w:val="Instructions Char"/>
    <w:basedOn w:val="DefaultParagraphFont"/>
    <w:link w:val="Instructions"/>
    <w:rsid w:val="007C3051"/>
    <w:rPr>
      <w:rFonts w:ascii="Helvetica" w:hAnsi="Helvetica"/>
      <w:i/>
      <w:vanish/>
      <w:color w:val="333399"/>
      <w:lang w:val="en-US" w:eastAsia="en-US" w:bidi="ar-SA"/>
    </w:rPr>
  </w:style>
  <w:style w:type="paragraph" w:styleId="FootnoteText">
    <w:name w:val="footnote text"/>
    <w:basedOn w:val="Normal"/>
    <w:semiHidden/>
    <w:rPr>
      <w:rFonts w:ascii="Times New Roman" w:hAnsi="Times New Roman"/>
      <w:lang w:val="en-GB"/>
    </w:rPr>
  </w:style>
  <w:style w:type="paragraph" w:styleId="BlockText">
    <w:name w:val="Block Text"/>
    <w:basedOn w:val="Normal"/>
    <w:pPr>
      <w:spacing w:after="300"/>
      <w:ind w:left="-360" w:right="-180"/>
      <w:jc w:val="center"/>
    </w:pPr>
    <w:rPr>
      <w:b/>
    </w:rPr>
  </w:style>
  <w:style w:type="paragraph" w:styleId="BalloonText">
    <w:name w:val="Balloon Text"/>
    <w:basedOn w:val="Normal"/>
    <w:semiHidden/>
    <w:rPr>
      <w:rFonts w:ascii="Tahoma" w:hAnsi="Tahoma" w:cs="Tahoma"/>
      <w:sz w:val="16"/>
      <w:szCs w:val="16"/>
    </w:rPr>
  </w:style>
  <w:style w:type="paragraph" w:customStyle="1" w:styleId="Capability">
    <w:name w:val="Capability"/>
    <w:basedOn w:val="Heading2"/>
    <w:next w:val="Body"/>
    <w:rsid w:val="004B7A4D"/>
  </w:style>
  <w:style w:type="paragraph" w:customStyle="1" w:styleId="ISSUE">
    <w:name w:val="ISSUE"/>
    <w:basedOn w:val="Normal"/>
    <w:next w:val="ISSUEbody"/>
    <w:rsid w:val="00EF6E88"/>
    <w:pPr>
      <w:keepNext/>
      <w:numPr>
        <w:numId w:val="2"/>
      </w:numPr>
      <w:pBdr>
        <w:top w:val="single" w:sz="4" w:space="1" w:color="auto"/>
        <w:left w:val="single" w:sz="4" w:space="4" w:color="auto"/>
        <w:bottom w:val="single" w:sz="4" w:space="3" w:color="auto"/>
        <w:right w:val="single" w:sz="4" w:space="4" w:color="auto"/>
      </w:pBdr>
      <w:tabs>
        <w:tab w:val="num" w:pos="360"/>
        <w:tab w:val="left" w:pos="720"/>
      </w:tabs>
      <w:spacing w:after="240" w:line="240" w:lineRule="atLeast"/>
      <w:ind w:left="0" w:firstLine="0"/>
      <w:jc w:val="both"/>
    </w:pPr>
    <w:rPr>
      <w:color w:val="008000"/>
      <w:spacing w:val="-5"/>
    </w:rPr>
  </w:style>
  <w:style w:type="paragraph" w:customStyle="1" w:styleId="ISSUE-RESOLVED">
    <w:name w:val="ISSUE - RESOLVED"/>
    <w:basedOn w:val="ISSUE"/>
    <w:next w:val="ISSUE-RESOLVED-body"/>
    <w:rsid w:val="006A409F"/>
    <w:pPr>
      <w:numPr>
        <w:numId w:val="8"/>
      </w:numPr>
      <w:tabs>
        <w:tab w:val="clear" w:pos="720"/>
        <w:tab w:val="left" w:pos="1728"/>
      </w:tabs>
    </w:pPr>
    <w:rPr>
      <w:color w:val="auto"/>
    </w:rPr>
  </w:style>
  <w:style w:type="paragraph" w:customStyle="1" w:styleId="ISSUEbody">
    <w:name w:val="ISSUE body"/>
    <w:basedOn w:val="ISSUE"/>
    <w:rsid w:val="00F4749D"/>
    <w:pPr>
      <w:numPr>
        <w:numId w:val="0"/>
      </w:numPr>
      <w:ind w:firstLine="720"/>
    </w:pPr>
  </w:style>
  <w:style w:type="paragraph" w:customStyle="1" w:styleId="ISSUE-RESOLVED-body">
    <w:name w:val="ISSUE - RESOLVED - body"/>
    <w:basedOn w:val="ISSUE-RESOLVED"/>
    <w:rsid w:val="006A409F"/>
    <w:pPr>
      <w:numPr>
        <w:numId w:val="0"/>
      </w:numPr>
      <w:ind w:firstLine="720"/>
    </w:pPr>
  </w:style>
  <w:style w:type="paragraph" w:customStyle="1" w:styleId="CapabilityRequirement">
    <w:name w:val="Capability Requirement"/>
    <w:rsid w:val="006530B8"/>
    <w:rPr>
      <w:rFonts w:ascii="Arial" w:hAnsi="Arial"/>
      <w:szCs w:val="24"/>
      <w:lang w:val="en-US" w:eastAsia="en-US"/>
    </w:rPr>
  </w:style>
  <w:style w:type="paragraph" w:customStyle="1" w:styleId="Requirement">
    <w:name w:val="Requirement"/>
    <w:basedOn w:val="Normal"/>
    <w:rsid w:val="00C642A5"/>
    <w:pPr>
      <w:numPr>
        <w:numId w:val="3"/>
      </w:numPr>
      <w:spacing w:before="120"/>
      <w:jc w:val="both"/>
    </w:pPr>
    <w:rPr>
      <w:iCs/>
    </w:rPr>
  </w:style>
  <w:style w:type="table" w:styleId="TableProfessional">
    <w:name w:val="Table Professional"/>
    <w:basedOn w:val="TableNormal"/>
    <w:rsid w:val="000968FA"/>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basedOn w:val="Normal"/>
    <w:next w:val="Normal"/>
    <w:semiHidden/>
    <w:rsid w:val="00812673"/>
    <w:pPr>
      <w:ind w:left="480" w:hanging="480"/>
    </w:pPr>
    <w:rPr>
      <w:rFonts w:ascii="Times New Roman" w:hAnsi="Times New Roman"/>
      <w:sz w:val="24"/>
    </w:rPr>
  </w:style>
  <w:style w:type="paragraph" w:customStyle="1" w:styleId="TableNormal0">
    <w:name w:val="TableNormal"/>
    <w:basedOn w:val="Normal"/>
    <w:rsid w:val="00B26567"/>
    <w:pPr>
      <w:spacing w:before="60" w:after="60"/>
    </w:pPr>
    <w:rPr>
      <w:rFonts w:ascii="Times New Roman" w:hAnsi="Times New Roman"/>
      <w:kern w:val="24"/>
    </w:rPr>
  </w:style>
  <w:style w:type="table" w:styleId="TableGrid">
    <w:name w:val="Table Grid"/>
    <w:basedOn w:val="TableNormal"/>
    <w:rsid w:val="00B26567"/>
    <w:pPr>
      <w:spacing w:before="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at06">
    <w:name w:val="Body at 0.6"/>
    <w:basedOn w:val="Body"/>
    <w:rsid w:val="00C9258D"/>
    <w:pPr>
      <w:spacing w:line="360" w:lineRule="auto"/>
      <w:ind w:left="864"/>
    </w:pPr>
  </w:style>
  <w:style w:type="paragraph" w:customStyle="1" w:styleId="Tableof">
    <w:name w:val="Table of"/>
    <w:basedOn w:val="Normal"/>
    <w:next w:val="Normal"/>
    <w:rsid w:val="00DA46C2"/>
    <w:pPr>
      <w:spacing w:after="240"/>
      <w:jc w:val="center"/>
    </w:pPr>
    <w:rPr>
      <w:b/>
      <w:spacing w:val="-5"/>
      <w:sz w:val="24"/>
    </w:rPr>
  </w:style>
  <w:style w:type="character" w:customStyle="1" w:styleId="Heading2Char">
    <w:name w:val="Heading 2 Char"/>
    <w:basedOn w:val="DefaultParagraphFont"/>
    <w:link w:val="Heading2"/>
    <w:rsid w:val="00C227EC"/>
    <w:rPr>
      <w:rFonts w:ascii="Arial" w:hAnsi="Arial"/>
      <w:b/>
      <w:sz w:val="24"/>
      <w:szCs w:val="24"/>
      <w:shd w:val="clear" w:color="auto" w:fill="D9D9D9"/>
    </w:rPr>
  </w:style>
  <w:style w:type="character" w:styleId="CommentReference">
    <w:name w:val="annotation reference"/>
    <w:basedOn w:val="DefaultParagraphFont"/>
    <w:semiHidden/>
    <w:rsid w:val="00801970"/>
    <w:rPr>
      <w:sz w:val="16"/>
      <w:szCs w:val="16"/>
    </w:rPr>
  </w:style>
  <w:style w:type="paragraph" w:styleId="CommentSubject">
    <w:name w:val="annotation subject"/>
    <w:basedOn w:val="CommentText"/>
    <w:next w:val="CommentText"/>
    <w:semiHidden/>
    <w:rsid w:val="00801970"/>
    <w:rPr>
      <w:rFonts w:ascii="Arial" w:hAnsi="Arial"/>
      <w:b/>
      <w:bCs/>
    </w:rPr>
  </w:style>
  <w:style w:type="character" w:customStyle="1" w:styleId="BodyChar">
    <w:name w:val="Body Char"/>
    <w:basedOn w:val="DefaultParagraphFont"/>
    <w:link w:val="Body"/>
    <w:rsid w:val="00815A9F"/>
    <w:rPr>
      <w:rFonts w:ascii="Arial" w:hAnsi="Arial"/>
      <w:color w:val="000000"/>
      <w:lang w:val="en-US" w:eastAsia="en-US" w:bidi="ar-SA"/>
    </w:rPr>
  </w:style>
  <w:style w:type="paragraph" w:customStyle="1" w:styleId="Heading3forModuleRequirements">
    <w:name w:val="Heading 3 for Module Requirements"/>
    <w:basedOn w:val="Heading3"/>
    <w:next w:val="BodyText"/>
    <w:rsid w:val="00D70089"/>
  </w:style>
  <w:style w:type="paragraph" w:customStyle="1" w:styleId="AppendixHeading">
    <w:name w:val="Appendix Heading"/>
    <w:basedOn w:val="Heading1"/>
    <w:rsid w:val="00E61BB5"/>
    <w:pPr>
      <w:pageBreakBefore w:val="0"/>
      <w:numPr>
        <w:numId w:val="7"/>
      </w:numPr>
      <w:shd w:val="clear" w:color="auto" w:fill="auto"/>
      <w:spacing w:after="120" w:line="480" w:lineRule="auto"/>
    </w:pPr>
    <w:rPr>
      <w:rFonts w:ascii="Times New Roman" w:hAnsi="Times New Roman"/>
      <w:b/>
      <w:spacing w:val="0"/>
      <w:kern w:val="0"/>
      <w:sz w:val="36"/>
    </w:rPr>
  </w:style>
  <w:style w:type="paragraph" w:styleId="NormalWeb">
    <w:name w:val="Normal (Web)"/>
    <w:basedOn w:val="Normal"/>
    <w:rsid w:val="00654072"/>
    <w:pPr>
      <w:spacing w:before="100" w:beforeAutospacing="1" w:after="100" w:afterAutospacing="1"/>
    </w:pPr>
    <w:rPr>
      <w:rFonts w:ascii="Times New Roman" w:eastAsia="MS Mincho" w:hAnsi="Times New Roman"/>
      <w:sz w:val="24"/>
      <w:szCs w:val="24"/>
      <w:lang w:eastAsia="ja-JP" w:bidi="he-IL"/>
    </w:rPr>
  </w:style>
  <w:style w:type="paragraph" w:customStyle="1" w:styleId="a">
    <w:name w:val="a"/>
    <w:basedOn w:val="Normal"/>
    <w:rsid w:val="00654072"/>
    <w:pPr>
      <w:spacing w:before="100" w:beforeAutospacing="1" w:after="100" w:afterAutospacing="1"/>
    </w:pPr>
    <w:rPr>
      <w:rFonts w:ascii="Times New Roman" w:eastAsia="MS Mincho" w:hAnsi="Times New Roman"/>
      <w:sz w:val="24"/>
      <w:szCs w:val="24"/>
      <w:lang w:eastAsia="ja-JP" w:bidi="he-IL"/>
    </w:rPr>
  </w:style>
  <w:style w:type="paragraph" w:customStyle="1" w:styleId="Requirements">
    <w:name w:val="Requirements"/>
    <w:basedOn w:val="BodyText"/>
    <w:link w:val="RequirementsChar"/>
    <w:rsid w:val="00D42907"/>
  </w:style>
  <w:style w:type="character" w:customStyle="1" w:styleId="ListNumberNormalChar">
    <w:name w:val="List Number (Normal) Char"/>
    <w:basedOn w:val="DefaultParagraphFont"/>
    <w:link w:val="ListNumberNormal"/>
    <w:rsid w:val="00352CF2"/>
    <w:rPr>
      <w:rFonts w:ascii="Arial" w:hAnsi="Arial" w:cs="Arial"/>
      <w:lang w:val="en-US" w:eastAsia="fr-FR" w:bidi="ar-SA"/>
    </w:rPr>
  </w:style>
  <w:style w:type="paragraph" w:customStyle="1" w:styleId="TableHeading">
    <w:name w:val="Table Heading"/>
    <w:basedOn w:val="Normal"/>
    <w:autoRedefine/>
    <w:rsid w:val="00450DDE"/>
    <w:rPr>
      <w:b/>
      <w:szCs w:val="24"/>
      <w:lang w:val="en-AU"/>
    </w:rPr>
  </w:style>
  <w:style w:type="paragraph" w:customStyle="1" w:styleId="ListNumberNormal">
    <w:name w:val="List Number (Normal)"/>
    <w:basedOn w:val="Normal"/>
    <w:link w:val="ListNumberNormalChar"/>
    <w:autoRedefine/>
    <w:rsid w:val="00352CF2"/>
    <w:pPr>
      <w:spacing w:line="480" w:lineRule="auto"/>
    </w:pPr>
    <w:rPr>
      <w:rFonts w:cs="Arial"/>
      <w:lang w:eastAsia="fr-FR"/>
    </w:rPr>
  </w:style>
  <w:style w:type="paragraph" w:customStyle="1" w:styleId="ListBulletNormal">
    <w:name w:val="List Bullet (Normal)"/>
    <w:basedOn w:val="Normal"/>
    <w:next w:val="Normal"/>
    <w:link w:val="ListBulletNormalChar"/>
    <w:autoRedefine/>
    <w:rsid w:val="00F81584"/>
    <w:pPr>
      <w:numPr>
        <w:numId w:val="369"/>
      </w:numPr>
    </w:pPr>
    <w:rPr>
      <w:rFonts w:cs="Arial"/>
    </w:rPr>
  </w:style>
  <w:style w:type="character" w:customStyle="1" w:styleId="ms-sitemapdirectional">
    <w:name w:val="ms-sitemapdirectional"/>
    <w:basedOn w:val="DefaultParagraphFont"/>
    <w:rsid w:val="00A05607"/>
  </w:style>
  <w:style w:type="paragraph" w:customStyle="1" w:styleId="indentnormalbullet">
    <w:name w:val="indent normal bullet"/>
    <w:basedOn w:val="Normal"/>
    <w:rsid w:val="006054A1"/>
    <w:pPr>
      <w:numPr>
        <w:numId w:val="9"/>
      </w:numPr>
      <w:spacing w:after="60"/>
      <w:jc w:val="both"/>
    </w:pPr>
    <w:rPr>
      <w:rFonts w:ascii="Verdana" w:hAnsi="Verdana"/>
      <w:sz w:val="18"/>
    </w:rPr>
  </w:style>
  <w:style w:type="paragraph" w:customStyle="1" w:styleId="ListNumberUC">
    <w:name w:val="List Number UC"/>
    <w:basedOn w:val="Normal"/>
    <w:rsid w:val="00863AAE"/>
    <w:pPr>
      <w:numPr>
        <w:numId w:val="703"/>
      </w:numPr>
      <w:spacing w:after="120"/>
    </w:pPr>
  </w:style>
  <w:style w:type="paragraph" w:styleId="ListBullet">
    <w:name w:val="List Bullet"/>
    <w:basedOn w:val="Normal"/>
    <w:rsid w:val="00075D0B"/>
    <w:pPr>
      <w:spacing w:after="60"/>
    </w:pPr>
    <w:rPr>
      <w:rFonts w:ascii="Times New Roman" w:hAnsi="Times New Roman" w:cs="Arial,Bold"/>
      <w:sz w:val="24"/>
    </w:rPr>
  </w:style>
  <w:style w:type="paragraph" w:styleId="ListBullet2">
    <w:name w:val="List Bullet 2"/>
    <w:basedOn w:val="ListBulletNormal"/>
    <w:link w:val="ListBullet2Char"/>
    <w:autoRedefine/>
    <w:rsid w:val="00F35DDB"/>
    <w:pPr>
      <w:tabs>
        <w:tab w:val="left" w:pos="619"/>
      </w:tabs>
    </w:pPr>
    <w:rPr>
      <w:rFonts w:cs="Times New Roman"/>
      <w:i/>
      <w:iCs/>
    </w:rPr>
  </w:style>
  <w:style w:type="paragraph" w:styleId="ListBullet3">
    <w:name w:val="List Bullet 3"/>
    <w:basedOn w:val="ListBullet2"/>
    <w:autoRedefine/>
    <w:rsid w:val="00075D0B"/>
    <w:pPr>
      <w:tabs>
        <w:tab w:val="clear" w:pos="619"/>
        <w:tab w:val="num" w:pos="1332"/>
      </w:tabs>
      <w:ind w:left="1332"/>
    </w:pPr>
  </w:style>
  <w:style w:type="paragraph" w:styleId="ListNumber2">
    <w:name w:val="List Number 2"/>
    <w:basedOn w:val="ListNumberNormal"/>
    <w:rsid w:val="00BA64B8"/>
    <w:pPr>
      <w:numPr>
        <w:numId w:val="12"/>
      </w:numPr>
      <w:tabs>
        <w:tab w:val="clear" w:pos="0"/>
        <w:tab w:val="left" w:pos="612"/>
      </w:tabs>
      <w:spacing w:after="60"/>
      <w:ind w:left="1361" w:hanging="1077"/>
      <w:outlineLvl w:val="1"/>
    </w:pPr>
    <w:rPr>
      <w:rFonts w:ascii="Times New Roman" w:hAnsi="Times New Roman" w:cs="Times New Roman"/>
      <w:i/>
      <w:iCs/>
      <w:sz w:val="24"/>
      <w:lang w:val="en-GB" w:eastAsia="en-US"/>
    </w:rPr>
  </w:style>
  <w:style w:type="paragraph" w:styleId="ListBullet4">
    <w:name w:val="List Bullet 4"/>
    <w:basedOn w:val="Normal"/>
    <w:rsid w:val="008D478B"/>
    <w:pPr>
      <w:numPr>
        <w:numId w:val="13"/>
      </w:numPr>
    </w:pPr>
  </w:style>
  <w:style w:type="character" w:customStyle="1" w:styleId="ListBulletNormalChar">
    <w:name w:val="List Bullet (Normal) Char"/>
    <w:basedOn w:val="DefaultParagraphFont"/>
    <w:link w:val="ListBulletNormal"/>
    <w:rsid w:val="00F81584"/>
    <w:rPr>
      <w:rFonts w:ascii="Arial" w:hAnsi="Arial" w:cs="Arial"/>
    </w:rPr>
  </w:style>
  <w:style w:type="character" w:customStyle="1" w:styleId="ListBullet2Char">
    <w:name w:val="List Bullet 2 Char"/>
    <w:basedOn w:val="ListBulletNormalChar"/>
    <w:link w:val="ListBullet2"/>
    <w:rsid w:val="00F35DDB"/>
    <w:rPr>
      <w:i/>
      <w:iCs/>
    </w:rPr>
  </w:style>
  <w:style w:type="paragraph" w:styleId="HTMLPreformatted">
    <w:name w:val="HTML Preformatted"/>
    <w:basedOn w:val="Normal"/>
    <w:rsid w:val="009D7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paragraph" w:customStyle="1" w:styleId="Bullet1">
    <w:name w:val="Bullet 1"/>
    <w:basedOn w:val="BodyText"/>
    <w:rsid w:val="00D87EE6"/>
    <w:pPr>
      <w:keepLines/>
      <w:numPr>
        <w:numId w:val="112"/>
      </w:numPr>
      <w:spacing w:before="60" w:after="60" w:line="260" w:lineRule="atLeast"/>
    </w:pPr>
    <w:rPr>
      <w:szCs w:val="24"/>
      <w:lang w:bidi="he-IL"/>
    </w:rPr>
  </w:style>
  <w:style w:type="paragraph" w:customStyle="1" w:styleId="Bullet2">
    <w:name w:val="Bullet 2"/>
    <w:basedOn w:val="BodyText"/>
    <w:rsid w:val="00D87EE6"/>
    <w:pPr>
      <w:keepLines/>
      <w:numPr>
        <w:ilvl w:val="1"/>
        <w:numId w:val="112"/>
      </w:numPr>
      <w:spacing w:before="60" w:after="60" w:line="260" w:lineRule="atLeast"/>
    </w:pPr>
    <w:rPr>
      <w:szCs w:val="24"/>
      <w:lang w:bidi="he-IL"/>
    </w:rPr>
  </w:style>
  <w:style w:type="paragraph" w:customStyle="1" w:styleId="Bullet1Indent">
    <w:name w:val="Bullet 1 Indent"/>
    <w:basedOn w:val="Bullet1"/>
    <w:rsid w:val="00D87EE6"/>
    <w:pPr>
      <w:numPr>
        <w:ilvl w:val="2"/>
      </w:numPr>
    </w:pPr>
  </w:style>
  <w:style w:type="paragraph" w:customStyle="1" w:styleId="Bullet2Indent">
    <w:name w:val="Bullet 2 Indent"/>
    <w:basedOn w:val="Bullet2"/>
    <w:rsid w:val="00D87EE6"/>
    <w:pPr>
      <w:numPr>
        <w:ilvl w:val="3"/>
      </w:numPr>
      <w:ind w:hanging="340"/>
    </w:pPr>
  </w:style>
  <w:style w:type="character" w:styleId="Strong">
    <w:name w:val="Strong"/>
    <w:basedOn w:val="DefaultParagraphFont"/>
    <w:qFormat/>
    <w:rsid w:val="00D87EE6"/>
    <w:rPr>
      <w:b/>
      <w:bCs/>
    </w:rPr>
  </w:style>
  <w:style w:type="paragraph" w:styleId="z-TopofForm">
    <w:name w:val="HTML Top of Form"/>
    <w:basedOn w:val="Normal"/>
    <w:next w:val="Normal"/>
    <w:hidden/>
    <w:rsid w:val="00D87EE6"/>
    <w:pPr>
      <w:pBdr>
        <w:bottom w:val="single" w:sz="6" w:space="1" w:color="auto"/>
      </w:pBdr>
      <w:jc w:val="center"/>
    </w:pPr>
    <w:rPr>
      <w:rFonts w:cs="Arial"/>
      <w:vanish/>
      <w:sz w:val="16"/>
      <w:szCs w:val="16"/>
      <w:lang w:val="fr-FR" w:eastAsia="fr-FR"/>
    </w:rPr>
  </w:style>
  <w:style w:type="paragraph" w:styleId="z-BottomofForm">
    <w:name w:val="HTML Bottom of Form"/>
    <w:basedOn w:val="Normal"/>
    <w:next w:val="Normal"/>
    <w:hidden/>
    <w:rsid w:val="00D87EE6"/>
    <w:pPr>
      <w:pBdr>
        <w:top w:val="single" w:sz="6" w:space="1" w:color="auto"/>
      </w:pBdr>
      <w:jc w:val="center"/>
    </w:pPr>
    <w:rPr>
      <w:rFonts w:cs="Arial"/>
      <w:vanish/>
      <w:sz w:val="16"/>
      <w:szCs w:val="16"/>
      <w:lang w:val="fr-FR" w:eastAsia="fr-FR"/>
    </w:rPr>
  </w:style>
  <w:style w:type="character" w:customStyle="1" w:styleId="infobanner2">
    <w:name w:val="infobanner2"/>
    <w:basedOn w:val="DefaultParagraphFont"/>
    <w:rsid w:val="00D87EE6"/>
    <w:rPr>
      <w:rFonts w:ascii="Verdana" w:hAnsi="Verdana" w:hint="default"/>
      <w:b w:val="0"/>
      <w:bCs w:val="0"/>
      <w:color w:val="41A5D9"/>
      <w:sz w:val="11"/>
      <w:szCs w:val="11"/>
    </w:rPr>
  </w:style>
  <w:style w:type="character" w:customStyle="1" w:styleId="disclaimertext1">
    <w:name w:val="disclaimertext1"/>
    <w:basedOn w:val="DefaultParagraphFont"/>
    <w:rsid w:val="00D87EE6"/>
    <w:rPr>
      <w:color w:val="41A5D9"/>
      <w:sz w:val="10"/>
      <w:szCs w:val="10"/>
    </w:rPr>
  </w:style>
  <w:style w:type="paragraph" w:customStyle="1" w:styleId="infotextbig">
    <w:name w:val="infotextbig"/>
    <w:basedOn w:val="Normal"/>
    <w:rsid w:val="00844A46"/>
    <w:pPr>
      <w:spacing w:before="100" w:beforeAutospacing="1" w:after="75"/>
    </w:pPr>
    <w:rPr>
      <w:rFonts w:ascii="Verdana" w:hAnsi="Verdana"/>
      <w:b/>
      <w:bCs/>
      <w:color w:val="41A5D9"/>
      <w:sz w:val="18"/>
      <w:szCs w:val="18"/>
    </w:rPr>
  </w:style>
  <w:style w:type="paragraph" w:customStyle="1" w:styleId="listtabtitle">
    <w:name w:val="listtabtitle"/>
    <w:basedOn w:val="Normal"/>
    <w:rsid w:val="00844A46"/>
    <w:pPr>
      <w:spacing w:line="390" w:lineRule="atLeast"/>
      <w:ind w:left="75" w:right="75"/>
    </w:pPr>
    <w:rPr>
      <w:rFonts w:cs="Arial"/>
      <w:b/>
      <w:bCs/>
      <w:color w:val="FFFFFF"/>
      <w:sz w:val="21"/>
      <w:szCs w:val="21"/>
    </w:rPr>
  </w:style>
  <w:style w:type="paragraph" w:styleId="ListContinue">
    <w:name w:val="List Continue"/>
    <w:basedOn w:val="Normal"/>
    <w:rsid w:val="001F5238"/>
    <w:pPr>
      <w:spacing w:after="120"/>
      <w:ind w:left="360"/>
    </w:pPr>
  </w:style>
  <w:style w:type="character" w:customStyle="1" w:styleId="BodyTextChar">
    <w:name w:val="Body Text Char"/>
    <w:basedOn w:val="DefaultParagraphFont"/>
    <w:link w:val="BodyText"/>
    <w:rsid w:val="001F5238"/>
    <w:rPr>
      <w:rFonts w:ascii="Arial" w:hAnsi="Arial"/>
      <w:lang w:val="en-US" w:eastAsia="en-US" w:bidi="ar-SA"/>
    </w:rPr>
  </w:style>
  <w:style w:type="paragraph" w:styleId="ListContinue2">
    <w:name w:val="List Continue 2"/>
    <w:basedOn w:val="Normal"/>
    <w:rsid w:val="00BC57A1"/>
    <w:pPr>
      <w:spacing w:after="120"/>
      <w:ind w:left="720"/>
    </w:pPr>
  </w:style>
  <w:style w:type="character" w:customStyle="1" w:styleId="RequirementsChar">
    <w:name w:val="Requirements Char"/>
    <w:basedOn w:val="BodyTextChar"/>
    <w:link w:val="Requirements"/>
    <w:rsid w:val="008C4F08"/>
  </w:style>
  <w:style w:type="character" w:customStyle="1" w:styleId="CharChar1">
    <w:name w:val=" Char Char1"/>
    <w:basedOn w:val="DefaultParagraphFont"/>
    <w:rsid w:val="00341A2D"/>
    <w:rPr>
      <w:rFonts w:ascii="Arial" w:hAnsi="Arial"/>
      <w:lang w:val="en-US" w:eastAsia="en-US" w:bidi="ar-SA"/>
    </w:rPr>
  </w:style>
  <w:style w:type="paragraph" w:customStyle="1" w:styleId="CharCharCharCharCharCharCharCharCharCharCharCharCharCharCharCharCharCharCharCharCharCharCharCharCharCharCharCharCharCharCharCharCharCharCharCharCharCharCharCharCharCharCharCharCharChar">
    <w:name w:val=" Char Char Char Char Char Char Char Char Char Char Char Char Char Char Char Char Char Char Char Char Char Char Char Char Char Char Char Char Char Char Char Char Char Char Char Char Char Char Char Char Char Char Char Char Char Char"/>
    <w:basedOn w:val="Normal"/>
    <w:semiHidden/>
    <w:rsid w:val="006E508B"/>
    <w:pPr>
      <w:spacing w:after="160" w:line="240" w:lineRule="exact"/>
    </w:pPr>
    <w:rPr>
      <w:rFonts w:ascii="Verdana" w:hAnsi="Verdana"/>
      <w:lang w:val="en-GB"/>
    </w:rPr>
  </w:style>
  <w:style w:type="character" w:customStyle="1" w:styleId="CommentTextChar">
    <w:name w:val="Comment Text Char"/>
    <w:basedOn w:val="DefaultParagraphFont"/>
    <w:link w:val="CommentText"/>
    <w:rsid w:val="00F546B5"/>
    <w:rPr>
      <w:rFonts w:ascii="CaslonOldFace BT" w:hAnsi="CaslonOldFace BT"/>
      <w:lang w:val="en-US" w:eastAsia="en-US" w:bidi="ar-SA"/>
    </w:rPr>
  </w:style>
  <w:style w:type="paragraph" w:styleId="NoSpacing">
    <w:name w:val="No Spacing"/>
    <w:uiPriority w:val="1"/>
    <w:qFormat/>
    <w:rsid w:val="009A5876"/>
    <w:rPr>
      <w:rFonts w:ascii="Arial" w:hAnsi="Arial"/>
      <w:lang w:val="en-US" w:eastAsia="en-US"/>
    </w:rPr>
  </w:style>
</w:styles>
</file>

<file path=word/webSettings.xml><?xml version="1.0" encoding="utf-8"?>
<w:webSettings xmlns:r="http://schemas.openxmlformats.org/officeDocument/2006/relationships" xmlns:w="http://schemas.openxmlformats.org/wordprocessingml/2006/main">
  <w:divs>
    <w:div w:id="607809717">
      <w:bodyDiv w:val="1"/>
      <w:marLeft w:val="0"/>
      <w:marRight w:val="0"/>
      <w:marTop w:val="0"/>
      <w:marBottom w:val="0"/>
      <w:divBdr>
        <w:top w:val="none" w:sz="0" w:space="0" w:color="auto"/>
        <w:left w:val="none" w:sz="0" w:space="0" w:color="auto"/>
        <w:bottom w:val="none" w:sz="0" w:space="0" w:color="auto"/>
        <w:right w:val="none" w:sz="0" w:space="0" w:color="auto"/>
      </w:divBdr>
    </w:div>
    <w:div w:id="788279553">
      <w:bodyDiv w:val="1"/>
      <w:marLeft w:val="0"/>
      <w:marRight w:val="0"/>
      <w:marTop w:val="0"/>
      <w:marBottom w:val="0"/>
      <w:divBdr>
        <w:top w:val="none" w:sz="0" w:space="0" w:color="auto"/>
        <w:left w:val="none" w:sz="0" w:space="0" w:color="auto"/>
        <w:bottom w:val="none" w:sz="0" w:space="0" w:color="auto"/>
        <w:right w:val="none" w:sz="0" w:space="0" w:color="auto"/>
      </w:divBdr>
    </w:div>
    <w:div w:id="1037857875">
      <w:bodyDiv w:val="1"/>
      <w:marLeft w:val="0"/>
      <w:marRight w:val="0"/>
      <w:marTop w:val="0"/>
      <w:marBottom w:val="0"/>
      <w:divBdr>
        <w:top w:val="none" w:sz="0" w:space="0" w:color="auto"/>
        <w:left w:val="none" w:sz="0" w:space="0" w:color="auto"/>
        <w:bottom w:val="none" w:sz="0" w:space="0" w:color="auto"/>
        <w:right w:val="none" w:sz="0" w:space="0" w:color="auto"/>
      </w:divBdr>
    </w:div>
    <w:div w:id="1518500644">
      <w:bodyDiv w:val="1"/>
      <w:marLeft w:val="600"/>
      <w:marRight w:val="0"/>
      <w:marTop w:val="300"/>
      <w:marBottom w:val="0"/>
      <w:divBdr>
        <w:top w:val="none" w:sz="0" w:space="0" w:color="auto"/>
        <w:left w:val="none" w:sz="0" w:space="0" w:color="auto"/>
        <w:bottom w:val="none" w:sz="0" w:space="0" w:color="auto"/>
        <w:right w:val="none" w:sz="0" w:space="0" w:color="auto"/>
      </w:divBdr>
      <w:divsChild>
        <w:div w:id="1683320415">
          <w:marLeft w:val="0"/>
          <w:marRight w:val="0"/>
          <w:marTop w:val="0"/>
          <w:marBottom w:val="0"/>
          <w:divBdr>
            <w:top w:val="none" w:sz="0" w:space="0" w:color="auto"/>
            <w:left w:val="none" w:sz="0" w:space="0" w:color="auto"/>
            <w:bottom w:val="none" w:sz="0" w:space="0" w:color="auto"/>
            <w:right w:val="none" w:sz="0" w:space="0" w:color="auto"/>
          </w:divBdr>
          <w:divsChild>
            <w:div w:id="478619800">
              <w:marLeft w:val="0"/>
              <w:marRight w:val="0"/>
              <w:marTop w:val="0"/>
              <w:marBottom w:val="120"/>
              <w:divBdr>
                <w:top w:val="single" w:sz="6" w:space="3" w:color="41A5D9"/>
                <w:left w:val="single" w:sz="6" w:space="2" w:color="41A5D9"/>
                <w:bottom w:val="single" w:sz="6" w:space="0" w:color="41A5D9"/>
                <w:right w:val="single" w:sz="6" w:space="0" w:color="41A5D9"/>
              </w:divBdr>
              <w:divsChild>
                <w:div w:id="48500464">
                  <w:marLeft w:val="0"/>
                  <w:marRight w:val="0"/>
                  <w:marTop w:val="0"/>
                  <w:marBottom w:val="0"/>
                  <w:divBdr>
                    <w:top w:val="none" w:sz="0" w:space="0" w:color="auto"/>
                    <w:left w:val="none" w:sz="0" w:space="0" w:color="auto"/>
                    <w:bottom w:val="none" w:sz="0" w:space="0" w:color="auto"/>
                    <w:right w:val="none" w:sz="0" w:space="0" w:color="auto"/>
                  </w:divBdr>
                </w:div>
                <w:div w:id="188684460">
                  <w:marLeft w:val="0"/>
                  <w:marRight w:val="0"/>
                  <w:marTop w:val="0"/>
                  <w:marBottom w:val="0"/>
                  <w:divBdr>
                    <w:top w:val="none" w:sz="0" w:space="0" w:color="auto"/>
                    <w:left w:val="none" w:sz="0" w:space="0" w:color="auto"/>
                    <w:bottom w:val="none" w:sz="0" w:space="0" w:color="auto"/>
                    <w:right w:val="none" w:sz="0" w:space="0" w:color="auto"/>
                  </w:divBdr>
                </w:div>
                <w:div w:id="284778459">
                  <w:marLeft w:val="0"/>
                  <w:marRight w:val="0"/>
                  <w:marTop w:val="0"/>
                  <w:marBottom w:val="0"/>
                  <w:divBdr>
                    <w:top w:val="none" w:sz="0" w:space="0" w:color="auto"/>
                    <w:left w:val="none" w:sz="0" w:space="0" w:color="auto"/>
                    <w:bottom w:val="none" w:sz="0" w:space="0" w:color="auto"/>
                    <w:right w:val="none" w:sz="0" w:space="0" w:color="auto"/>
                  </w:divBdr>
                </w:div>
                <w:div w:id="753942803">
                  <w:marLeft w:val="0"/>
                  <w:marRight w:val="0"/>
                  <w:marTop w:val="0"/>
                  <w:marBottom w:val="0"/>
                  <w:divBdr>
                    <w:top w:val="none" w:sz="0" w:space="0" w:color="auto"/>
                    <w:left w:val="none" w:sz="0" w:space="0" w:color="auto"/>
                    <w:bottom w:val="none" w:sz="0" w:space="0" w:color="auto"/>
                    <w:right w:val="none" w:sz="0" w:space="0" w:color="auto"/>
                  </w:divBdr>
                </w:div>
              </w:divsChild>
            </w:div>
            <w:div w:id="693457935">
              <w:marLeft w:val="0"/>
              <w:marRight w:val="0"/>
              <w:marTop w:val="0"/>
              <w:marBottom w:val="120"/>
              <w:divBdr>
                <w:top w:val="single" w:sz="6" w:space="0" w:color="41A5D9"/>
                <w:left w:val="single" w:sz="6" w:space="0" w:color="41A5D9"/>
                <w:bottom w:val="single" w:sz="6" w:space="0" w:color="41A5D9"/>
                <w:right w:val="single" w:sz="6" w:space="0" w:color="41A5D9"/>
              </w:divBdr>
              <w:divsChild>
                <w:div w:id="2135978560">
                  <w:marLeft w:val="75"/>
                  <w:marRight w:val="75"/>
                  <w:marTop w:val="75"/>
                  <w:marBottom w:val="75"/>
                  <w:divBdr>
                    <w:top w:val="none" w:sz="0" w:space="0" w:color="auto"/>
                    <w:left w:val="none" w:sz="0" w:space="0" w:color="auto"/>
                    <w:bottom w:val="none" w:sz="0" w:space="0" w:color="auto"/>
                    <w:right w:val="none" w:sz="0" w:space="0" w:color="auto"/>
                  </w:divBdr>
                </w:div>
              </w:divsChild>
            </w:div>
            <w:div w:id="1794666313">
              <w:marLeft w:val="0"/>
              <w:marRight w:val="0"/>
              <w:marTop w:val="75"/>
              <w:marBottom w:val="0"/>
              <w:divBdr>
                <w:top w:val="none" w:sz="0" w:space="0" w:color="auto"/>
                <w:left w:val="single" w:sz="6" w:space="0" w:color="41A5D9"/>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image" Target="media/image48.emf"/><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footer" Target="footer3.xml"/><Relationship Id="rId66" Type="http://schemas.openxmlformats.org/officeDocument/2006/relationships/image" Target="media/image51.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3.emf"/><Relationship Id="rId61" Type="http://schemas.openxmlformats.org/officeDocument/2006/relationships/image" Target="media/image46.emf"/><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image" Target="media/image45.emf"/><Relationship Id="rId65" Type="http://schemas.openxmlformats.org/officeDocument/2006/relationships/image" Target="media/image50.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64" Type="http://schemas.openxmlformats.org/officeDocument/2006/relationships/image" Target="media/image49.emf"/><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40.emf"/><Relationship Id="rId62"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24FD92FEBB9254594A4D5A2E0A25430" ma:contentTypeVersion="0" ma:contentTypeDescription="Create a new document." ma:contentTypeScope="" ma:versionID="dadcbbe480775e898cfc8158f72acdf4">
  <xsd:schema xmlns:xsd="http://www.w3.org/2001/XMLSchema" xmlns:p="http://schemas.microsoft.com/office/2006/metadata/properties" targetNamespace="http://schemas.microsoft.com/office/2006/metadata/properties" ma:root="true" ma:fieldsID="f4d196f5c675f743c82a55ad494504e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C2016-59DD-432F-A68E-83C72A07276F}">
  <ds:schemaRefs>
    <ds:schemaRef ds:uri="http://schemas.microsoft.com/office/2006/metadata/longProperties"/>
  </ds:schemaRefs>
</ds:datastoreItem>
</file>

<file path=customXml/itemProps2.xml><?xml version="1.0" encoding="utf-8"?>
<ds:datastoreItem xmlns:ds="http://schemas.openxmlformats.org/officeDocument/2006/customXml" ds:itemID="{8CC72048-10C0-420C-B827-8C8AD5548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06BB451-2B96-4C7C-A330-F8F1CAB7624B}">
  <ds:schemaRefs>
    <ds:schemaRef ds:uri="http://schemas.microsoft.com/sharepoint/v3/contenttype/forms"/>
  </ds:schemaRefs>
</ds:datastoreItem>
</file>

<file path=customXml/itemProps4.xml><?xml version="1.0" encoding="utf-8"?>
<ds:datastoreItem xmlns:ds="http://schemas.openxmlformats.org/officeDocument/2006/customXml" ds:itemID="{387E0F7E-31F5-4CFA-A2B2-8B4D0490784C}">
  <ds:schemaRefs>
    <ds:schemaRef ds:uri="http://schemas.microsoft.com/office/2006/metadata/properties"/>
  </ds:schemaRefs>
</ds:datastoreItem>
</file>

<file path=customXml/itemProps5.xml><?xml version="1.0" encoding="utf-8"?>
<ds:datastoreItem xmlns:ds="http://schemas.openxmlformats.org/officeDocument/2006/customXml" ds:itemID="{82A060A7-7070-45A2-8BBA-AF93F9EC3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322</Pages>
  <Words>83042</Words>
  <Characters>706793</Characters>
  <Application>Microsoft Office Word</Application>
  <DocSecurity>0</DocSecurity>
  <Lines>5889</Lines>
  <Paragraphs>1576</Paragraphs>
  <ScaleCrop>false</ScaleCrop>
  <HeadingPairs>
    <vt:vector size="2" baseType="variant">
      <vt:variant>
        <vt:lpstr>Title</vt:lpstr>
      </vt:variant>
      <vt:variant>
        <vt:i4>1</vt:i4>
      </vt:variant>
    </vt:vector>
  </HeadingPairs>
  <TitlesOfParts>
    <vt:vector size="1" baseType="lpstr">
      <vt:lpstr>FRS Channel/CSR Portal</vt:lpstr>
    </vt:vector>
  </TitlesOfParts>
  <Company>Comverse, Inc.</Company>
  <LinksUpToDate>false</LinksUpToDate>
  <CharactersWithSpaces>788259</CharactersWithSpaces>
  <SharedDoc>false</SharedDoc>
  <HLinks>
    <vt:vector size="9834" baseType="variant">
      <vt:variant>
        <vt:i4>1703987</vt:i4>
      </vt:variant>
      <vt:variant>
        <vt:i4>9948</vt:i4>
      </vt:variant>
      <vt:variant>
        <vt:i4>0</vt:i4>
      </vt:variant>
      <vt:variant>
        <vt:i4>5</vt:i4>
      </vt:variant>
      <vt:variant>
        <vt:lpwstr/>
      </vt:variant>
      <vt:variant>
        <vt:lpwstr>_Toc253579541</vt:lpwstr>
      </vt:variant>
      <vt:variant>
        <vt:i4>1703987</vt:i4>
      </vt:variant>
      <vt:variant>
        <vt:i4>9942</vt:i4>
      </vt:variant>
      <vt:variant>
        <vt:i4>0</vt:i4>
      </vt:variant>
      <vt:variant>
        <vt:i4>5</vt:i4>
      </vt:variant>
      <vt:variant>
        <vt:lpwstr/>
      </vt:variant>
      <vt:variant>
        <vt:lpwstr>_Toc253579540</vt:lpwstr>
      </vt:variant>
      <vt:variant>
        <vt:i4>1900595</vt:i4>
      </vt:variant>
      <vt:variant>
        <vt:i4>9936</vt:i4>
      </vt:variant>
      <vt:variant>
        <vt:i4>0</vt:i4>
      </vt:variant>
      <vt:variant>
        <vt:i4>5</vt:i4>
      </vt:variant>
      <vt:variant>
        <vt:lpwstr/>
      </vt:variant>
      <vt:variant>
        <vt:lpwstr>_Toc253579539</vt:lpwstr>
      </vt:variant>
      <vt:variant>
        <vt:i4>1900595</vt:i4>
      </vt:variant>
      <vt:variant>
        <vt:i4>9930</vt:i4>
      </vt:variant>
      <vt:variant>
        <vt:i4>0</vt:i4>
      </vt:variant>
      <vt:variant>
        <vt:i4>5</vt:i4>
      </vt:variant>
      <vt:variant>
        <vt:lpwstr/>
      </vt:variant>
      <vt:variant>
        <vt:lpwstr>_Toc253579538</vt:lpwstr>
      </vt:variant>
      <vt:variant>
        <vt:i4>1900595</vt:i4>
      </vt:variant>
      <vt:variant>
        <vt:i4>9924</vt:i4>
      </vt:variant>
      <vt:variant>
        <vt:i4>0</vt:i4>
      </vt:variant>
      <vt:variant>
        <vt:i4>5</vt:i4>
      </vt:variant>
      <vt:variant>
        <vt:lpwstr/>
      </vt:variant>
      <vt:variant>
        <vt:lpwstr>_Toc253579537</vt:lpwstr>
      </vt:variant>
      <vt:variant>
        <vt:i4>1900595</vt:i4>
      </vt:variant>
      <vt:variant>
        <vt:i4>9918</vt:i4>
      </vt:variant>
      <vt:variant>
        <vt:i4>0</vt:i4>
      </vt:variant>
      <vt:variant>
        <vt:i4>5</vt:i4>
      </vt:variant>
      <vt:variant>
        <vt:lpwstr/>
      </vt:variant>
      <vt:variant>
        <vt:lpwstr>_Toc253579536</vt:lpwstr>
      </vt:variant>
      <vt:variant>
        <vt:i4>1900595</vt:i4>
      </vt:variant>
      <vt:variant>
        <vt:i4>9912</vt:i4>
      </vt:variant>
      <vt:variant>
        <vt:i4>0</vt:i4>
      </vt:variant>
      <vt:variant>
        <vt:i4>5</vt:i4>
      </vt:variant>
      <vt:variant>
        <vt:lpwstr/>
      </vt:variant>
      <vt:variant>
        <vt:lpwstr>_Toc253579535</vt:lpwstr>
      </vt:variant>
      <vt:variant>
        <vt:i4>1900595</vt:i4>
      </vt:variant>
      <vt:variant>
        <vt:i4>9906</vt:i4>
      </vt:variant>
      <vt:variant>
        <vt:i4>0</vt:i4>
      </vt:variant>
      <vt:variant>
        <vt:i4>5</vt:i4>
      </vt:variant>
      <vt:variant>
        <vt:lpwstr/>
      </vt:variant>
      <vt:variant>
        <vt:lpwstr>_Toc253579534</vt:lpwstr>
      </vt:variant>
      <vt:variant>
        <vt:i4>1900595</vt:i4>
      </vt:variant>
      <vt:variant>
        <vt:i4>9900</vt:i4>
      </vt:variant>
      <vt:variant>
        <vt:i4>0</vt:i4>
      </vt:variant>
      <vt:variant>
        <vt:i4>5</vt:i4>
      </vt:variant>
      <vt:variant>
        <vt:lpwstr/>
      </vt:variant>
      <vt:variant>
        <vt:lpwstr>_Toc253579533</vt:lpwstr>
      </vt:variant>
      <vt:variant>
        <vt:i4>1900595</vt:i4>
      </vt:variant>
      <vt:variant>
        <vt:i4>9894</vt:i4>
      </vt:variant>
      <vt:variant>
        <vt:i4>0</vt:i4>
      </vt:variant>
      <vt:variant>
        <vt:i4>5</vt:i4>
      </vt:variant>
      <vt:variant>
        <vt:lpwstr/>
      </vt:variant>
      <vt:variant>
        <vt:lpwstr>_Toc253579532</vt:lpwstr>
      </vt:variant>
      <vt:variant>
        <vt:i4>1900595</vt:i4>
      </vt:variant>
      <vt:variant>
        <vt:i4>9888</vt:i4>
      </vt:variant>
      <vt:variant>
        <vt:i4>0</vt:i4>
      </vt:variant>
      <vt:variant>
        <vt:i4>5</vt:i4>
      </vt:variant>
      <vt:variant>
        <vt:lpwstr/>
      </vt:variant>
      <vt:variant>
        <vt:lpwstr>_Toc253579531</vt:lpwstr>
      </vt:variant>
      <vt:variant>
        <vt:i4>1900595</vt:i4>
      </vt:variant>
      <vt:variant>
        <vt:i4>9882</vt:i4>
      </vt:variant>
      <vt:variant>
        <vt:i4>0</vt:i4>
      </vt:variant>
      <vt:variant>
        <vt:i4>5</vt:i4>
      </vt:variant>
      <vt:variant>
        <vt:lpwstr/>
      </vt:variant>
      <vt:variant>
        <vt:lpwstr>_Toc253579530</vt:lpwstr>
      </vt:variant>
      <vt:variant>
        <vt:i4>1835059</vt:i4>
      </vt:variant>
      <vt:variant>
        <vt:i4>9876</vt:i4>
      </vt:variant>
      <vt:variant>
        <vt:i4>0</vt:i4>
      </vt:variant>
      <vt:variant>
        <vt:i4>5</vt:i4>
      </vt:variant>
      <vt:variant>
        <vt:lpwstr/>
      </vt:variant>
      <vt:variant>
        <vt:lpwstr>_Toc253579529</vt:lpwstr>
      </vt:variant>
      <vt:variant>
        <vt:i4>1835059</vt:i4>
      </vt:variant>
      <vt:variant>
        <vt:i4>9870</vt:i4>
      </vt:variant>
      <vt:variant>
        <vt:i4>0</vt:i4>
      </vt:variant>
      <vt:variant>
        <vt:i4>5</vt:i4>
      </vt:variant>
      <vt:variant>
        <vt:lpwstr/>
      </vt:variant>
      <vt:variant>
        <vt:lpwstr>_Toc253579528</vt:lpwstr>
      </vt:variant>
      <vt:variant>
        <vt:i4>1835059</vt:i4>
      </vt:variant>
      <vt:variant>
        <vt:i4>9864</vt:i4>
      </vt:variant>
      <vt:variant>
        <vt:i4>0</vt:i4>
      </vt:variant>
      <vt:variant>
        <vt:i4>5</vt:i4>
      </vt:variant>
      <vt:variant>
        <vt:lpwstr/>
      </vt:variant>
      <vt:variant>
        <vt:lpwstr>_Toc253579527</vt:lpwstr>
      </vt:variant>
      <vt:variant>
        <vt:i4>1835059</vt:i4>
      </vt:variant>
      <vt:variant>
        <vt:i4>9858</vt:i4>
      </vt:variant>
      <vt:variant>
        <vt:i4>0</vt:i4>
      </vt:variant>
      <vt:variant>
        <vt:i4>5</vt:i4>
      </vt:variant>
      <vt:variant>
        <vt:lpwstr/>
      </vt:variant>
      <vt:variant>
        <vt:lpwstr>_Toc253579526</vt:lpwstr>
      </vt:variant>
      <vt:variant>
        <vt:i4>1835059</vt:i4>
      </vt:variant>
      <vt:variant>
        <vt:i4>9852</vt:i4>
      </vt:variant>
      <vt:variant>
        <vt:i4>0</vt:i4>
      </vt:variant>
      <vt:variant>
        <vt:i4>5</vt:i4>
      </vt:variant>
      <vt:variant>
        <vt:lpwstr/>
      </vt:variant>
      <vt:variant>
        <vt:lpwstr>_Toc253579525</vt:lpwstr>
      </vt:variant>
      <vt:variant>
        <vt:i4>1835059</vt:i4>
      </vt:variant>
      <vt:variant>
        <vt:i4>9846</vt:i4>
      </vt:variant>
      <vt:variant>
        <vt:i4>0</vt:i4>
      </vt:variant>
      <vt:variant>
        <vt:i4>5</vt:i4>
      </vt:variant>
      <vt:variant>
        <vt:lpwstr/>
      </vt:variant>
      <vt:variant>
        <vt:lpwstr>_Toc253579524</vt:lpwstr>
      </vt:variant>
      <vt:variant>
        <vt:i4>1835059</vt:i4>
      </vt:variant>
      <vt:variant>
        <vt:i4>9840</vt:i4>
      </vt:variant>
      <vt:variant>
        <vt:i4>0</vt:i4>
      </vt:variant>
      <vt:variant>
        <vt:i4>5</vt:i4>
      </vt:variant>
      <vt:variant>
        <vt:lpwstr/>
      </vt:variant>
      <vt:variant>
        <vt:lpwstr>_Toc253579523</vt:lpwstr>
      </vt:variant>
      <vt:variant>
        <vt:i4>1835059</vt:i4>
      </vt:variant>
      <vt:variant>
        <vt:i4>9834</vt:i4>
      </vt:variant>
      <vt:variant>
        <vt:i4>0</vt:i4>
      </vt:variant>
      <vt:variant>
        <vt:i4>5</vt:i4>
      </vt:variant>
      <vt:variant>
        <vt:lpwstr/>
      </vt:variant>
      <vt:variant>
        <vt:lpwstr>_Toc253579522</vt:lpwstr>
      </vt:variant>
      <vt:variant>
        <vt:i4>1835059</vt:i4>
      </vt:variant>
      <vt:variant>
        <vt:i4>9828</vt:i4>
      </vt:variant>
      <vt:variant>
        <vt:i4>0</vt:i4>
      </vt:variant>
      <vt:variant>
        <vt:i4>5</vt:i4>
      </vt:variant>
      <vt:variant>
        <vt:lpwstr/>
      </vt:variant>
      <vt:variant>
        <vt:lpwstr>_Toc253579521</vt:lpwstr>
      </vt:variant>
      <vt:variant>
        <vt:i4>1835059</vt:i4>
      </vt:variant>
      <vt:variant>
        <vt:i4>9822</vt:i4>
      </vt:variant>
      <vt:variant>
        <vt:i4>0</vt:i4>
      </vt:variant>
      <vt:variant>
        <vt:i4>5</vt:i4>
      </vt:variant>
      <vt:variant>
        <vt:lpwstr/>
      </vt:variant>
      <vt:variant>
        <vt:lpwstr>_Toc253579520</vt:lpwstr>
      </vt:variant>
      <vt:variant>
        <vt:i4>2031667</vt:i4>
      </vt:variant>
      <vt:variant>
        <vt:i4>9816</vt:i4>
      </vt:variant>
      <vt:variant>
        <vt:i4>0</vt:i4>
      </vt:variant>
      <vt:variant>
        <vt:i4>5</vt:i4>
      </vt:variant>
      <vt:variant>
        <vt:lpwstr/>
      </vt:variant>
      <vt:variant>
        <vt:lpwstr>_Toc253579519</vt:lpwstr>
      </vt:variant>
      <vt:variant>
        <vt:i4>2031667</vt:i4>
      </vt:variant>
      <vt:variant>
        <vt:i4>9810</vt:i4>
      </vt:variant>
      <vt:variant>
        <vt:i4>0</vt:i4>
      </vt:variant>
      <vt:variant>
        <vt:i4>5</vt:i4>
      </vt:variant>
      <vt:variant>
        <vt:lpwstr/>
      </vt:variant>
      <vt:variant>
        <vt:lpwstr>_Toc253579518</vt:lpwstr>
      </vt:variant>
      <vt:variant>
        <vt:i4>2031667</vt:i4>
      </vt:variant>
      <vt:variant>
        <vt:i4>9804</vt:i4>
      </vt:variant>
      <vt:variant>
        <vt:i4>0</vt:i4>
      </vt:variant>
      <vt:variant>
        <vt:i4>5</vt:i4>
      </vt:variant>
      <vt:variant>
        <vt:lpwstr/>
      </vt:variant>
      <vt:variant>
        <vt:lpwstr>_Toc253579517</vt:lpwstr>
      </vt:variant>
      <vt:variant>
        <vt:i4>2031667</vt:i4>
      </vt:variant>
      <vt:variant>
        <vt:i4>9798</vt:i4>
      </vt:variant>
      <vt:variant>
        <vt:i4>0</vt:i4>
      </vt:variant>
      <vt:variant>
        <vt:i4>5</vt:i4>
      </vt:variant>
      <vt:variant>
        <vt:lpwstr/>
      </vt:variant>
      <vt:variant>
        <vt:lpwstr>_Toc253579516</vt:lpwstr>
      </vt:variant>
      <vt:variant>
        <vt:i4>2031667</vt:i4>
      </vt:variant>
      <vt:variant>
        <vt:i4>9792</vt:i4>
      </vt:variant>
      <vt:variant>
        <vt:i4>0</vt:i4>
      </vt:variant>
      <vt:variant>
        <vt:i4>5</vt:i4>
      </vt:variant>
      <vt:variant>
        <vt:lpwstr/>
      </vt:variant>
      <vt:variant>
        <vt:lpwstr>_Toc253579515</vt:lpwstr>
      </vt:variant>
      <vt:variant>
        <vt:i4>2031667</vt:i4>
      </vt:variant>
      <vt:variant>
        <vt:i4>9786</vt:i4>
      </vt:variant>
      <vt:variant>
        <vt:i4>0</vt:i4>
      </vt:variant>
      <vt:variant>
        <vt:i4>5</vt:i4>
      </vt:variant>
      <vt:variant>
        <vt:lpwstr/>
      </vt:variant>
      <vt:variant>
        <vt:lpwstr>_Toc253579514</vt:lpwstr>
      </vt:variant>
      <vt:variant>
        <vt:i4>2031667</vt:i4>
      </vt:variant>
      <vt:variant>
        <vt:i4>9780</vt:i4>
      </vt:variant>
      <vt:variant>
        <vt:i4>0</vt:i4>
      </vt:variant>
      <vt:variant>
        <vt:i4>5</vt:i4>
      </vt:variant>
      <vt:variant>
        <vt:lpwstr/>
      </vt:variant>
      <vt:variant>
        <vt:lpwstr>_Toc253579513</vt:lpwstr>
      </vt:variant>
      <vt:variant>
        <vt:i4>2031667</vt:i4>
      </vt:variant>
      <vt:variant>
        <vt:i4>9774</vt:i4>
      </vt:variant>
      <vt:variant>
        <vt:i4>0</vt:i4>
      </vt:variant>
      <vt:variant>
        <vt:i4>5</vt:i4>
      </vt:variant>
      <vt:variant>
        <vt:lpwstr/>
      </vt:variant>
      <vt:variant>
        <vt:lpwstr>_Toc253579512</vt:lpwstr>
      </vt:variant>
      <vt:variant>
        <vt:i4>2031667</vt:i4>
      </vt:variant>
      <vt:variant>
        <vt:i4>9768</vt:i4>
      </vt:variant>
      <vt:variant>
        <vt:i4>0</vt:i4>
      </vt:variant>
      <vt:variant>
        <vt:i4>5</vt:i4>
      </vt:variant>
      <vt:variant>
        <vt:lpwstr/>
      </vt:variant>
      <vt:variant>
        <vt:lpwstr>_Toc253579511</vt:lpwstr>
      </vt:variant>
      <vt:variant>
        <vt:i4>2031667</vt:i4>
      </vt:variant>
      <vt:variant>
        <vt:i4>9762</vt:i4>
      </vt:variant>
      <vt:variant>
        <vt:i4>0</vt:i4>
      </vt:variant>
      <vt:variant>
        <vt:i4>5</vt:i4>
      </vt:variant>
      <vt:variant>
        <vt:lpwstr/>
      </vt:variant>
      <vt:variant>
        <vt:lpwstr>_Toc253579510</vt:lpwstr>
      </vt:variant>
      <vt:variant>
        <vt:i4>1966131</vt:i4>
      </vt:variant>
      <vt:variant>
        <vt:i4>9756</vt:i4>
      </vt:variant>
      <vt:variant>
        <vt:i4>0</vt:i4>
      </vt:variant>
      <vt:variant>
        <vt:i4>5</vt:i4>
      </vt:variant>
      <vt:variant>
        <vt:lpwstr/>
      </vt:variant>
      <vt:variant>
        <vt:lpwstr>_Toc253579509</vt:lpwstr>
      </vt:variant>
      <vt:variant>
        <vt:i4>1966131</vt:i4>
      </vt:variant>
      <vt:variant>
        <vt:i4>9750</vt:i4>
      </vt:variant>
      <vt:variant>
        <vt:i4>0</vt:i4>
      </vt:variant>
      <vt:variant>
        <vt:i4>5</vt:i4>
      </vt:variant>
      <vt:variant>
        <vt:lpwstr/>
      </vt:variant>
      <vt:variant>
        <vt:lpwstr>_Toc253579508</vt:lpwstr>
      </vt:variant>
      <vt:variant>
        <vt:i4>1966131</vt:i4>
      </vt:variant>
      <vt:variant>
        <vt:i4>9744</vt:i4>
      </vt:variant>
      <vt:variant>
        <vt:i4>0</vt:i4>
      </vt:variant>
      <vt:variant>
        <vt:i4>5</vt:i4>
      </vt:variant>
      <vt:variant>
        <vt:lpwstr/>
      </vt:variant>
      <vt:variant>
        <vt:lpwstr>_Toc253579507</vt:lpwstr>
      </vt:variant>
      <vt:variant>
        <vt:i4>1966131</vt:i4>
      </vt:variant>
      <vt:variant>
        <vt:i4>9738</vt:i4>
      </vt:variant>
      <vt:variant>
        <vt:i4>0</vt:i4>
      </vt:variant>
      <vt:variant>
        <vt:i4>5</vt:i4>
      </vt:variant>
      <vt:variant>
        <vt:lpwstr/>
      </vt:variant>
      <vt:variant>
        <vt:lpwstr>_Toc253579506</vt:lpwstr>
      </vt:variant>
      <vt:variant>
        <vt:i4>1966131</vt:i4>
      </vt:variant>
      <vt:variant>
        <vt:i4>9732</vt:i4>
      </vt:variant>
      <vt:variant>
        <vt:i4>0</vt:i4>
      </vt:variant>
      <vt:variant>
        <vt:i4>5</vt:i4>
      </vt:variant>
      <vt:variant>
        <vt:lpwstr/>
      </vt:variant>
      <vt:variant>
        <vt:lpwstr>_Toc253579505</vt:lpwstr>
      </vt:variant>
      <vt:variant>
        <vt:i4>1966131</vt:i4>
      </vt:variant>
      <vt:variant>
        <vt:i4>9726</vt:i4>
      </vt:variant>
      <vt:variant>
        <vt:i4>0</vt:i4>
      </vt:variant>
      <vt:variant>
        <vt:i4>5</vt:i4>
      </vt:variant>
      <vt:variant>
        <vt:lpwstr/>
      </vt:variant>
      <vt:variant>
        <vt:lpwstr>_Toc253579504</vt:lpwstr>
      </vt:variant>
      <vt:variant>
        <vt:i4>1966131</vt:i4>
      </vt:variant>
      <vt:variant>
        <vt:i4>9720</vt:i4>
      </vt:variant>
      <vt:variant>
        <vt:i4>0</vt:i4>
      </vt:variant>
      <vt:variant>
        <vt:i4>5</vt:i4>
      </vt:variant>
      <vt:variant>
        <vt:lpwstr/>
      </vt:variant>
      <vt:variant>
        <vt:lpwstr>_Toc253579503</vt:lpwstr>
      </vt:variant>
      <vt:variant>
        <vt:i4>1966131</vt:i4>
      </vt:variant>
      <vt:variant>
        <vt:i4>9714</vt:i4>
      </vt:variant>
      <vt:variant>
        <vt:i4>0</vt:i4>
      </vt:variant>
      <vt:variant>
        <vt:i4>5</vt:i4>
      </vt:variant>
      <vt:variant>
        <vt:lpwstr/>
      </vt:variant>
      <vt:variant>
        <vt:lpwstr>_Toc253579502</vt:lpwstr>
      </vt:variant>
      <vt:variant>
        <vt:i4>1966131</vt:i4>
      </vt:variant>
      <vt:variant>
        <vt:i4>9708</vt:i4>
      </vt:variant>
      <vt:variant>
        <vt:i4>0</vt:i4>
      </vt:variant>
      <vt:variant>
        <vt:i4>5</vt:i4>
      </vt:variant>
      <vt:variant>
        <vt:lpwstr/>
      </vt:variant>
      <vt:variant>
        <vt:lpwstr>_Toc253579501</vt:lpwstr>
      </vt:variant>
      <vt:variant>
        <vt:i4>1966131</vt:i4>
      </vt:variant>
      <vt:variant>
        <vt:i4>9702</vt:i4>
      </vt:variant>
      <vt:variant>
        <vt:i4>0</vt:i4>
      </vt:variant>
      <vt:variant>
        <vt:i4>5</vt:i4>
      </vt:variant>
      <vt:variant>
        <vt:lpwstr/>
      </vt:variant>
      <vt:variant>
        <vt:lpwstr>_Toc253579500</vt:lpwstr>
      </vt:variant>
      <vt:variant>
        <vt:i4>1507378</vt:i4>
      </vt:variant>
      <vt:variant>
        <vt:i4>9696</vt:i4>
      </vt:variant>
      <vt:variant>
        <vt:i4>0</vt:i4>
      </vt:variant>
      <vt:variant>
        <vt:i4>5</vt:i4>
      </vt:variant>
      <vt:variant>
        <vt:lpwstr/>
      </vt:variant>
      <vt:variant>
        <vt:lpwstr>_Toc253579499</vt:lpwstr>
      </vt:variant>
      <vt:variant>
        <vt:i4>1507378</vt:i4>
      </vt:variant>
      <vt:variant>
        <vt:i4>9690</vt:i4>
      </vt:variant>
      <vt:variant>
        <vt:i4>0</vt:i4>
      </vt:variant>
      <vt:variant>
        <vt:i4>5</vt:i4>
      </vt:variant>
      <vt:variant>
        <vt:lpwstr/>
      </vt:variant>
      <vt:variant>
        <vt:lpwstr>_Toc253579498</vt:lpwstr>
      </vt:variant>
      <vt:variant>
        <vt:i4>1507378</vt:i4>
      </vt:variant>
      <vt:variant>
        <vt:i4>9684</vt:i4>
      </vt:variant>
      <vt:variant>
        <vt:i4>0</vt:i4>
      </vt:variant>
      <vt:variant>
        <vt:i4>5</vt:i4>
      </vt:variant>
      <vt:variant>
        <vt:lpwstr/>
      </vt:variant>
      <vt:variant>
        <vt:lpwstr>_Toc253579497</vt:lpwstr>
      </vt:variant>
      <vt:variant>
        <vt:i4>1507378</vt:i4>
      </vt:variant>
      <vt:variant>
        <vt:i4>9678</vt:i4>
      </vt:variant>
      <vt:variant>
        <vt:i4>0</vt:i4>
      </vt:variant>
      <vt:variant>
        <vt:i4>5</vt:i4>
      </vt:variant>
      <vt:variant>
        <vt:lpwstr/>
      </vt:variant>
      <vt:variant>
        <vt:lpwstr>_Toc253579496</vt:lpwstr>
      </vt:variant>
      <vt:variant>
        <vt:i4>1507378</vt:i4>
      </vt:variant>
      <vt:variant>
        <vt:i4>9672</vt:i4>
      </vt:variant>
      <vt:variant>
        <vt:i4>0</vt:i4>
      </vt:variant>
      <vt:variant>
        <vt:i4>5</vt:i4>
      </vt:variant>
      <vt:variant>
        <vt:lpwstr/>
      </vt:variant>
      <vt:variant>
        <vt:lpwstr>_Toc253579495</vt:lpwstr>
      </vt:variant>
      <vt:variant>
        <vt:i4>1507378</vt:i4>
      </vt:variant>
      <vt:variant>
        <vt:i4>9666</vt:i4>
      </vt:variant>
      <vt:variant>
        <vt:i4>0</vt:i4>
      </vt:variant>
      <vt:variant>
        <vt:i4>5</vt:i4>
      </vt:variant>
      <vt:variant>
        <vt:lpwstr/>
      </vt:variant>
      <vt:variant>
        <vt:lpwstr>_Toc253579494</vt:lpwstr>
      </vt:variant>
      <vt:variant>
        <vt:i4>1507378</vt:i4>
      </vt:variant>
      <vt:variant>
        <vt:i4>9660</vt:i4>
      </vt:variant>
      <vt:variant>
        <vt:i4>0</vt:i4>
      </vt:variant>
      <vt:variant>
        <vt:i4>5</vt:i4>
      </vt:variant>
      <vt:variant>
        <vt:lpwstr/>
      </vt:variant>
      <vt:variant>
        <vt:lpwstr>_Toc253579493</vt:lpwstr>
      </vt:variant>
      <vt:variant>
        <vt:i4>1507378</vt:i4>
      </vt:variant>
      <vt:variant>
        <vt:i4>9654</vt:i4>
      </vt:variant>
      <vt:variant>
        <vt:i4>0</vt:i4>
      </vt:variant>
      <vt:variant>
        <vt:i4>5</vt:i4>
      </vt:variant>
      <vt:variant>
        <vt:lpwstr/>
      </vt:variant>
      <vt:variant>
        <vt:lpwstr>_Toc253579492</vt:lpwstr>
      </vt:variant>
      <vt:variant>
        <vt:i4>1507378</vt:i4>
      </vt:variant>
      <vt:variant>
        <vt:i4>9648</vt:i4>
      </vt:variant>
      <vt:variant>
        <vt:i4>0</vt:i4>
      </vt:variant>
      <vt:variant>
        <vt:i4>5</vt:i4>
      </vt:variant>
      <vt:variant>
        <vt:lpwstr/>
      </vt:variant>
      <vt:variant>
        <vt:lpwstr>_Toc253579491</vt:lpwstr>
      </vt:variant>
      <vt:variant>
        <vt:i4>1507378</vt:i4>
      </vt:variant>
      <vt:variant>
        <vt:i4>9642</vt:i4>
      </vt:variant>
      <vt:variant>
        <vt:i4>0</vt:i4>
      </vt:variant>
      <vt:variant>
        <vt:i4>5</vt:i4>
      </vt:variant>
      <vt:variant>
        <vt:lpwstr/>
      </vt:variant>
      <vt:variant>
        <vt:lpwstr>_Toc253579490</vt:lpwstr>
      </vt:variant>
      <vt:variant>
        <vt:i4>1441842</vt:i4>
      </vt:variant>
      <vt:variant>
        <vt:i4>9636</vt:i4>
      </vt:variant>
      <vt:variant>
        <vt:i4>0</vt:i4>
      </vt:variant>
      <vt:variant>
        <vt:i4>5</vt:i4>
      </vt:variant>
      <vt:variant>
        <vt:lpwstr/>
      </vt:variant>
      <vt:variant>
        <vt:lpwstr>_Toc253579489</vt:lpwstr>
      </vt:variant>
      <vt:variant>
        <vt:i4>1441842</vt:i4>
      </vt:variant>
      <vt:variant>
        <vt:i4>9630</vt:i4>
      </vt:variant>
      <vt:variant>
        <vt:i4>0</vt:i4>
      </vt:variant>
      <vt:variant>
        <vt:i4>5</vt:i4>
      </vt:variant>
      <vt:variant>
        <vt:lpwstr/>
      </vt:variant>
      <vt:variant>
        <vt:lpwstr>_Toc253579488</vt:lpwstr>
      </vt:variant>
      <vt:variant>
        <vt:i4>1441842</vt:i4>
      </vt:variant>
      <vt:variant>
        <vt:i4>9624</vt:i4>
      </vt:variant>
      <vt:variant>
        <vt:i4>0</vt:i4>
      </vt:variant>
      <vt:variant>
        <vt:i4>5</vt:i4>
      </vt:variant>
      <vt:variant>
        <vt:lpwstr/>
      </vt:variant>
      <vt:variant>
        <vt:lpwstr>_Toc253579487</vt:lpwstr>
      </vt:variant>
      <vt:variant>
        <vt:i4>1441842</vt:i4>
      </vt:variant>
      <vt:variant>
        <vt:i4>9618</vt:i4>
      </vt:variant>
      <vt:variant>
        <vt:i4>0</vt:i4>
      </vt:variant>
      <vt:variant>
        <vt:i4>5</vt:i4>
      </vt:variant>
      <vt:variant>
        <vt:lpwstr/>
      </vt:variant>
      <vt:variant>
        <vt:lpwstr>_Toc253579486</vt:lpwstr>
      </vt:variant>
      <vt:variant>
        <vt:i4>1441842</vt:i4>
      </vt:variant>
      <vt:variant>
        <vt:i4>9612</vt:i4>
      </vt:variant>
      <vt:variant>
        <vt:i4>0</vt:i4>
      </vt:variant>
      <vt:variant>
        <vt:i4>5</vt:i4>
      </vt:variant>
      <vt:variant>
        <vt:lpwstr/>
      </vt:variant>
      <vt:variant>
        <vt:lpwstr>_Toc253579485</vt:lpwstr>
      </vt:variant>
      <vt:variant>
        <vt:i4>1441842</vt:i4>
      </vt:variant>
      <vt:variant>
        <vt:i4>9606</vt:i4>
      </vt:variant>
      <vt:variant>
        <vt:i4>0</vt:i4>
      </vt:variant>
      <vt:variant>
        <vt:i4>5</vt:i4>
      </vt:variant>
      <vt:variant>
        <vt:lpwstr/>
      </vt:variant>
      <vt:variant>
        <vt:lpwstr>_Toc253579484</vt:lpwstr>
      </vt:variant>
      <vt:variant>
        <vt:i4>1441842</vt:i4>
      </vt:variant>
      <vt:variant>
        <vt:i4>9600</vt:i4>
      </vt:variant>
      <vt:variant>
        <vt:i4>0</vt:i4>
      </vt:variant>
      <vt:variant>
        <vt:i4>5</vt:i4>
      </vt:variant>
      <vt:variant>
        <vt:lpwstr/>
      </vt:variant>
      <vt:variant>
        <vt:lpwstr>_Toc253579483</vt:lpwstr>
      </vt:variant>
      <vt:variant>
        <vt:i4>1441842</vt:i4>
      </vt:variant>
      <vt:variant>
        <vt:i4>9594</vt:i4>
      </vt:variant>
      <vt:variant>
        <vt:i4>0</vt:i4>
      </vt:variant>
      <vt:variant>
        <vt:i4>5</vt:i4>
      </vt:variant>
      <vt:variant>
        <vt:lpwstr/>
      </vt:variant>
      <vt:variant>
        <vt:lpwstr>_Toc253579482</vt:lpwstr>
      </vt:variant>
      <vt:variant>
        <vt:i4>1441842</vt:i4>
      </vt:variant>
      <vt:variant>
        <vt:i4>9588</vt:i4>
      </vt:variant>
      <vt:variant>
        <vt:i4>0</vt:i4>
      </vt:variant>
      <vt:variant>
        <vt:i4>5</vt:i4>
      </vt:variant>
      <vt:variant>
        <vt:lpwstr/>
      </vt:variant>
      <vt:variant>
        <vt:lpwstr>_Toc253579481</vt:lpwstr>
      </vt:variant>
      <vt:variant>
        <vt:i4>1441842</vt:i4>
      </vt:variant>
      <vt:variant>
        <vt:i4>9582</vt:i4>
      </vt:variant>
      <vt:variant>
        <vt:i4>0</vt:i4>
      </vt:variant>
      <vt:variant>
        <vt:i4>5</vt:i4>
      </vt:variant>
      <vt:variant>
        <vt:lpwstr/>
      </vt:variant>
      <vt:variant>
        <vt:lpwstr>_Toc253579480</vt:lpwstr>
      </vt:variant>
      <vt:variant>
        <vt:i4>1638450</vt:i4>
      </vt:variant>
      <vt:variant>
        <vt:i4>9576</vt:i4>
      </vt:variant>
      <vt:variant>
        <vt:i4>0</vt:i4>
      </vt:variant>
      <vt:variant>
        <vt:i4>5</vt:i4>
      </vt:variant>
      <vt:variant>
        <vt:lpwstr/>
      </vt:variant>
      <vt:variant>
        <vt:lpwstr>_Toc253579479</vt:lpwstr>
      </vt:variant>
      <vt:variant>
        <vt:i4>1638450</vt:i4>
      </vt:variant>
      <vt:variant>
        <vt:i4>9570</vt:i4>
      </vt:variant>
      <vt:variant>
        <vt:i4>0</vt:i4>
      </vt:variant>
      <vt:variant>
        <vt:i4>5</vt:i4>
      </vt:variant>
      <vt:variant>
        <vt:lpwstr/>
      </vt:variant>
      <vt:variant>
        <vt:lpwstr>_Toc253579478</vt:lpwstr>
      </vt:variant>
      <vt:variant>
        <vt:i4>1638450</vt:i4>
      </vt:variant>
      <vt:variant>
        <vt:i4>9564</vt:i4>
      </vt:variant>
      <vt:variant>
        <vt:i4>0</vt:i4>
      </vt:variant>
      <vt:variant>
        <vt:i4>5</vt:i4>
      </vt:variant>
      <vt:variant>
        <vt:lpwstr/>
      </vt:variant>
      <vt:variant>
        <vt:lpwstr>_Toc253579477</vt:lpwstr>
      </vt:variant>
      <vt:variant>
        <vt:i4>1638450</vt:i4>
      </vt:variant>
      <vt:variant>
        <vt:i4>9558</vt:i4>
      </vt:variant>
      <vt:variant>
        <vt:i4>0</vt:i4>
      </vt:variant>
      <vt:variant>
        <vt:i4>5</vt:i4>
      </vt:variant>
      <vt:variant>
        <vt:lpwstr/>
      </vt:variant>
      <vt:variant>
        <vt:lpwstr>_Toc253579476</vt:lpwstr>
      </vt:variant>
      <vt:variant>
        <vt:i4>1638450</vt:i4>
      </vt:variant>
      <vt:variant>
        <vt:i4>9552</vt:i4>
      </vt:variant>
      <vt:variant>
        <vt:i4>0</vt:i4>
      </vt:variant>
      <vt:variant>
        <vt:i4>5</vt:i4>
      </vt:variant>
      <vt:variant>
        <vt:lpwstr/>
      </vt:variant>
      <vt:variant>
        <vt:lpwstr>_Toc253579475</vt:lpwstr>
      </vt:variant>
      <vt:variant>
        <vt:i4>1638450</vt:i4>
      </vt:variant>
      <vt:variant>
        <vt:i4>9546</vt:i4>
      </vt:variant>
      <vt:variant>
        <vt:i4>0</vt:i4>
      </vt:variant>
      <vt:variant>
        <vt:i4>5</vt:i4>
      </vt:variant>
      <vt:variant>
        <vt:lpwstr/>
      </vt:variant>
      <vt:variant>
        <vt:lpwstr>_Toc253579474</vt:lpwstr>
      </vt:variant>
      <vt:variant>
        <vt:i4>1638450</vt:i4>
      </vt:variant>
      <vt:variant>
        <vt:i4>9540</vt:i4>
      </vt:variant>
      <vt:variant>
        <vt:i4>0</vt:i4>
      </vt:variant>
      <vt:variant>
        <vt:i4>5</vt:i4>
      </vt:variant>
      <vt:variant>
        <vt:lpwstr/>
      </vt:variant>
      <vt:variant>
        <vt:lpwstr>_Toc253579473</vt:lpwstr>
      </vt:variant>
      <vt:variant>
        <vt:i4>1638450</vt:i4>
      </vt:variant>
      <vt:variant>
        <vt:i4>9534</vt:i4>
      </vt:variant>
      <vt:variant>
        <vt:i4>0</vt:i4>
      </vt:variant>
      <vt:variant>
        <vt:i4>5</vt:i4>
      </vt:variant>
      <vt:variant>
        <vt:lpwstr/>
      </vt:variant>
      <vt:variant>
        <vt:lpwstr>_Toc253579472</vt:lpwstr>
      </vt:variant>
      <vt:variant>
        <vt:i4>1638450</vt:i4>
      </vt:variant>
      <vt:variant>
        <vt:i4>9528</vt:i4>
      </vt:variant>
      <vt:variant>
        <vt:i4>0</vt:i4>
      </vt:variant>
      <vt:variant>
        <vt:i4>5</vt:i4>
      </vt:variant>
      <vt:variant>
        <vt:lpwstr/>
      </vt:variant>
      <vt:variant>
        <vt:lpwstr>_Toc253579471</vt:lpwstr>
      </vt:variant>
      <vt:variant>
        <vt:i4>1638450</vt:i4>
      </vt:variant>
      <vt:variant>
        <vt:i4>9522</vt:i4>
      </vt:variant>
      <vt:variant>
        <vt:i4>0</vt:i4>
      </vt:variant>
      <vt:variant>
        <vt:i4>5</vt:i4>
      </vt:variant>
      <vt:variant>
        <vt:lpwstr/>
      </vt:variant>
      <vt:variant>
        <vt:lpwstr>_Toc253579470</vt:lpwstr>
      </vt:variant>
      <vt:variant>
        <vt:i4>1572914</vt:i4>
      </vt:variant>
      <vt:variant>
        <vt:i4>9516</vt:i4>
      </vt:variant>
      <vt:variant>
        <vt:i4>0</vt:i4>
      </vt:variant>
      <vt:variant>
        <vt:i4>5</vt:i4>
      </vt:variant>
      <vt:variant>
        <vt:lpwstr/>
      </vt:variant>
      <vt:variant>
        <vt:lpwstr>_Toc253579469</vt:lpwstr>
      </vt:variant>
      <vt:variant>
        <vt:i4>1572914</vt:i4>
      </vt:variant>
      <vt:variant>
        <vt:i4>9510</vt:i4>
      </vt:variant>
      <vt:variant>
        <vt:i4>0</vt:i4>
      </vt:variant>
      <vt:variant>
        <vt:i4>5</vt:i4>
      </vt:variant>
      <vt:variant>
        <vt:lpwstr/>
      </vt:variant>
      <vt:variant>
        <vt:lpwstr>_Toc253579468</vt:lpwstr>
      </vt:variant>
      <vt:variant>
        <vt:i4>1572914</vt:i4>
      </vt:variant>
      <vt:variant>
        <vt:i4>9504</vt:i4>
      </vt:variant>
      <vt:variant>
        <vt:i4>0</vt:i4>
      </vt:variant>
      <vt:variant>
        <vt:i4>5</vt:i4>
      </vt:variant>
      <vt:variant>
        <vt:lpwstr/>
      </vt:variant>
      <vt:variant>
        <vt:lpwstr>_Toc253579467</vt:lpwstr>
      </vt:variant>
      <vt:variant>
        <vt:i4>1572914</vt:i4>
      </vt:variant>
      <vt:variant>
        <vt:i4>9498</vt:i4>
      </vt:variant>
      <vt:variant>
        <vt:i4>0</vt:i4>
      </vt:variant>
      <vt:variant>
        <vt:i4>5</vt:i4>
      </vt:variant>
      <vt:variant>
        <vt:lpwstr/>
      </vt:variant>
      <vt:variant>
        <vt:lpwstr>_Toc253579466</vt:lpwstr>
      </vt:variant>
      <vt:variant>
        <vt:i4>1572914</vt:i4>
      </vt:variant>
      <vt:variant>
        <vt:i4>9492</vt:i4>
      </vt:variant>
      <vt:variant>
        <vt:i4>0</vt:i4>
      </vt:variant>
      <vt:variant>
        <vt:i4>5</vt:i4>
      </vt:variant>
      <vt:variant>
        <vt:lpwstr/>
      </vt:variant>
      <vt:variant>
        <vt:lpwstr>_Toc253579465</vt:lpwstr>
      </vt:variant>
      <vt:variant>
        <vt:i4>1572914</vt:i4>
      </vt:variant>
      <vt:variant>
        <vt:i4>9486</vt:i4>
      </vt:variant>
      <vt:variant>
        <vt:i4>0</vt:i4>
      </vt:variant>
      <vt:variant>
        <vt:i4>5</vt:i4>
      </vt:variant>
      <vt:variant>
        <vt:lpwstr/>
      </vt:variant>
      <vt:variant>
        <vt:lpwstr>_Toc253579464</vt:lpwstr>
      </vt:variant>
      <vt:variant>
        <vt:i4>1572914</vt:i4>
      </vt:variant>
      <vt:variant>
        <vt:i4>9480</vt:i4>
      </vt:variant>
      <vt:variant>
        <vt:i4>0</vt:i4>
      </vt:variant>
      <vt:variant>
        <vt:i4>5</vt:i4>
      </vt:variant>
      <vt:variant>
        <vt:lpwstr/>
      </vt:variant>
      <vt:variant>
        <vt:lpwstr>_Toc253579463</vt:lpwstr>
      </vt:variant>
      <vt:variant>
        <vt:i4>1572914</vt:i4>
      </vt:variant>
      <vt:variant>
        <vt:i4>9474</vt:i4>
      </vt:variant>
      <vt:variant>
        <vt:i4>0</vt:i4>
      </vt:variant>
      <vt:variant>
        <vt:i4>5</vt:i4>
      </vt:variant>
      <vt:variant>
        <vt:lpwstr/>
      </vt:variant>
      <vt:variant>
        <vt:lpwstr>_Toc253579462</vt:lpwstr>
      </vt:variant>
      <vt:variant>
        <vt:i4>1572914</vt:i4>
      </vt:variant>
      <vt:variant>
        <vt:i4>9468</vt:i4>
      </vt:variant>
      <vt:variant>
        <vt:i4>0</vt:i4>
      </vt:variant>
      <vt:variant>
        <vt:i4>5</vt:i4>
      </vt:variant>
      <vt:variant>
        <vt:lpwstr/>
      </vt:variant>
      <vt:variant>
        <vt:lpwstr>_Toc253579461</vt:lpwstr>
      </vt:variant>
      <vt:variant>
        <vt:i4>1572914</vt:i4>
      </vt:variant>
      <vt:variant>
        <vt:i4>9462</vt:i4>
      </vt:variant>
      <vt:variant>
        <vt:i4>0</vt:i4>
      </vt:variant>
      <vt:variant>
        <vt:i4>5</vt:i4>
      </vt:variant>
      <vt:variant>
        <vt:lpwstr/>
      </vt:variant>
      <vt:variant>
        <vt:lpwstr>_Toc253579460</vt:lpwstr>
      </vt:variant>
      <vt:variant>
        <vt:i4>1769522</vt:i4>
      </vt:variant>
      <vt:variant>
        <vt:i4>9456</vt:i4>
      </vt:variant>
      <vt:variant>
        <vt:i4>0</vt:i4>
      </vt:variant>
      <vt:variant>
        <vt:i4>5</vt:i4>
      </vt:variant>
      <vt:variant>
        <vt:lpwstr/>
      </vt:variant>
      <vt:variant>
        <vt:lpwstr>_Toc253579459</vt:lpwstr>
      </vt:variant>
      <vt:variant>
        <vt:i4>1769522</vt:i4>
      </vt:variant>
      <vt:variant>
        <vt:i4>9450</vt:i4>
      </vt:variant>
      <vt:variant>
        <vt:i4>0</vt:i4>
      </vt:variant>
      <vt:variant>
        <vt:i4>5</vt:i4>
      </vt:variant>
      <vt:variant>
        <vt:lpwstr/>
      </vt:variant>
      <vt:variant>
        <vt:lpwstr>_Toc253579458</vt:lpwstr>
      </vt:variant>
      <vt:variant>
        <vt:i4>1769522</vt:i4>
      </vt:variant>
      <vt:variant>
        <vt:i4>9444</vt:i4>
      </vt:variant>
      <vt:variant>
        <vt:i4>0</vt:i4>
      </vt:variant>
      <vt:variant>
        <vt:i4>5</vt:i4>
      </vt:variant>
      <vt:variant>
        <vt:lpwstr/>
      </vt:variant>
      <vt:variant>
        <vt:lpwstr>_Toc253579457</vt:lpwstr>
      </vt:variant>
      <vt:variant>
        <vt:i4>1769522</vt:i4>
      </vt:variant>
      <vt:variant>
        <vt:i4>9438</vt:i4>
      </vt:variant>
      <vt:variant>
        <vt:i4>0</vt:i4>
      </vt:variant>
      <vt:variant>
        <vt:i4>5</vt:i4>
      </vt:variant>
      <vt:variant>
        <vt:lpwstr/>
      </vt:variant>
      <vt:variant>
        <vt:lpwstr>_Toc253579456</vt:lpwstr>
      </vt:variant>
      <vt:variant>
        <vt:i4>1769522</vt:i4>
      </vt:variant>
      <vt:variant>
        <vt:i4>9432</vt:i4>
      </vt:variant>
      <vt:variant>
        <vt:i4>0</vt:i4>
      </vt:variant>
      <vt:variant>
        <vt:i4>5</vt:i4>
      </vt:variant>
      <vt:variant>
        <vt:lpwstr/>
      </vt:variant>
      <vt:variant>
        <vt:lpwstr>_Toc253579455</vt:lpwstr>
      </vt:variant>
      <vt:variant>
        <vt:i4>1769522</vt:i4>
      </vt:variant>
      <vt:variant>
        <vt:i4>9426</vt:i4>
      </vt:variant>
      <vt:variant>
        <vt:i4>0</vt:i4>
      </vt:variant>
      <vt:variant>
        <vt:i4>5</vt:i4>
      </vt:variant>
      <vt:variant>
        <vt:lpwstr/>
      </vt:variant>
      <vt:variant>
        <vt:lpwstr>_Toc253579454</vt:lpwstr>
      </vt:variant>
      <vt:variant>
        <vt:i4>1769522</vt:i4>
      </vt:variant>
      <vt:variant>
        <vt:i4>9420</vt:i4>
      </vt:variant>
      <vt:variant>
        <vt:i4>0</vt:i4>
      </vt:variant>
      <vt:variant>
        <vt:i4>5</vt:i4>
      </vt:variant>
      <vt:variant>
        <vt:lpwstr/>
      </vt:variant>
      <vt:variant>
        <vt:lpwstr>_Toc253579453</vt:lpwstr>
      </vt:variant>
      <vt:variant>
        <vt:i4>1769522</vt:i4>
      </vt:variant>
      <vt:variant>
        <vt:i4>9414</vt:i4>
      </vt:variant>
      <vt:variant>
        <vt:i4>0</vt:i4>
      </vt:variant>
      <vt:variant>
        <vt:i4>5</vt:i4>
      </vt:variant>
      <vt:variant>
        <vt:lpwstr/>
      </vt:variant>
      <vt:variant>
        <vt:lpwstr>_Toc253579452</vt:lpwstr>
      </vt:variant>
      <vt:variant>
        <vt:i4>1769522</vt:i4>
      </vt:variant>
      <vt:variant>
        <vt:i4>9408</vt:i4>
      </vt:variant>
      <vt:variant>
        <vt:i4>0</vt:i4>
      </vt:variant>
      <vt:variant>
        <vt:i4>5</vt:i4>
      </vt:variant>
      <vt:variant>
        <vt:lpwstr/>
      </vt:variant>
      <vt:variant>
        <vt:lpwstr>_Toc253579451</vt:lpwstr>
      </vt:variant>
      <vt:variant>
        <vt:i4>1769522</vt:i4>
      </vt:variant>
      <vt:variant>
        <vt:i4>9402</vt:i4>
      </vt:variant>
      <vt:variant>
        <vt:i4>0</vt:i4>
      </vt:variant>
      <vt:variant>
        <vt:i4>5</vt:i4>
      </vt:variant>
      <vt:variant>
        <vt:lpwstr/>
      </vt:variant>
      <vt:variant>
        <vt:lpwstr>_Toc253579450</vt:lpwstr>
      </vt:variant>
      <vt:variant>
        <vt:i4>1703986</vt:i4>
      </vt:variant>
      <vt:variant>
        <vt:i4>9396</vt:i4>
      </vt:variant>
      <vt:variant>
        <vt:i4>0</vt:i4>
      </vt:variant>
      <vt:variant>
        <vt:i4>5</vt:i4>
      </vt:variant>
      <vt:variant>
        <vt:lpwstr/>
      </vt:variant>
      <vt:variant>
        <vt:lpwstr>_Toc253579449</vt:lpwstr>
      </vt:variant>
      <vt:variant>
        <vt:i4>1703986</vt:i4>
      </vt:variant>
      <vt:variant>
        <vt:i4>9390</vt:i4>
      </vt:variant>
      <vt:variant>
        <vt:i4>0</vt:i4>
      </vt:variant>
      <vt:variant>
        <vt:i4>5</vt:i4>
      </vt:variant>
      <vt:variant>
        <vt:lpwstr/>
      </vt:variant>
      <vt:variant>
        <vt:lpwstr>_Toc253579448</vt:lpwstr>
      </vt:variant>
      <vt:variant>
        <vt:i4>1703986</vt:i4>
      </vt:variant>
      <vt:variant>
        <vt:i4>9384</vt:i4>
      </vt:variant>
      <vt:variant>
        <vt:i4>0</vt:i4>
      </vt:variant>
      <vt:variant>
        <vt:i4>5</vt:i4>
      </vt:variant>
      <vt:variant>
        <vt:lpwstr/>
      </vt:variant>
      <vt:variant>
        <vt:lpwstr>_Toc253579447</vt:lpwstr>
      </vt:variant>
      <vt:variant>
        <vt:i4>1703986</vt:i4>
      </vt:variant>
      <vt:variant>
        <vt:i4>9378</vt:i4>
      </vt:variant>
      <vt:variant>
        <vt:i4>0</vt:i4>
      </vt:variant>
      <vt:variant>
        <vt:i4>5</vt:i4>
      </vt:variant>
      <vt:variant>
        <vt:lpwstr/>
      </vt:variant>
      <vt:variant>
        <vt:lpwstr>_Toc253579446</vt:lpwstr>
      </vt:variant>
      <vt:variant>
        <vt:i4>1703986</vt:i4>
      </vt:variant>
      <vt:variant>
        <vt:i4>9372</vt:i4>
      </vt:variant>
      <vt:variant>
        <vt:i4>0</vt:i4>
      </vt:variant>
      <vt:variant>
        <vt:i4>5</vt:i4>
      </vt:variant>
      <vt:variant>
        <vt:lpwstr/>
      </vt:variant>
      <vt:variant>
        <vt:lpwstr>_Toc253579445</vt:lpwstr>
      </vt:variant>
      <vt:variant>
        <vt:i4>1703986</vt:i4>
      </vt:variant>
      <vt:variant>
        <vt:i4>9366</vt:i4>
      </vt:variant>
      <vt:variant>
        <vt:i4>0</vt:i4>
      </vt:variant>
      <vt:variant>
        <vt:i4>5</vt:i4>
      </vt:variant>
      <vt:variant>
        <vt:lpwstr/>
      </vt:variant>
      <vt:variant>
        <vt:lpwstr>_Toc253579444</vt:lpwstr>
      </vt:variant>
      <vt:variant>
        <vt:i4>1703986</vt:i4>
      </vt:variant>
      <vt:variant>
        <vt:i4>9360</vt:i4>
      </vt:variant>
      <vt:variant>
        <vt:i4>0</vt:i4>
      </vt:variant>
      <vt:variant>
        <vt:i4>5</vt:i4>
      </vt:variant>
      <vt:variant>
        <vt:lpwstr/>
      </vt:variant>
      <vt:variant>
        <vt:lpwstr>_Toc253579443</vt:lpwstr>
      </vt:variant>
      <vt:variant>
        <vt:i4>1703986</vt:i4>
      </vt:variant>
      <vt:variant>
        <vt:i4>9354</vt:i4>
      </vt:variant>
      <vt:variant>
        <vt:i4>0</vt:i4>
      </vt:variant>
      <vt:variant>
        <vt:i4>5</vt:i4>
      </vt:variant>
      <vt:variant>
        <vt:lpwstr/>
      </vt:variant>
      <vt:variant>
        <vt:lpwstr>_Toc253579442</vt:lpwstr>
      </vt:variant>
      <vt:variant>
        <vt:i4>1703986</vt:i4>
      </vt:variant>
      <vt:variant>
        <vt:i4>9348</vt:i4>
      </vt:variant>
      <vt:variant>
        <vt:i4>0</vt:i4>
      </vt:variant>
      <vt:variant>
        <vt:i4>5</vt:i4>
      </vt:variant>
      <vt:variant>
        <vt:lpwstr/>
      </vt:variant>
      <vt:variant>
        <vt:lpwstr>_Toc253579441</vt:lpwstr>
      </vt:variant>
      <vt:variant>
        <vt:i4>1703986</vt:i4>
      </vt:variant>
      <vt:variant>
        <vt:i4>9342</vt:i4>
      </vt:variant>
      <vt:variant>
        <vt:i4>0</vt:i4>
      </vt:variant>
      <vt:variant>
        <vt:i4>5</vt:i4>
      </vt:variant>
      <vt:variant>
        <vt:lpwstr/>
      </vt:variant>
      <vt:variant>
        <vt:lpwstr>_Toc253579440</vt:lpwstr>
      </vt:variant>
      <vt:variant>
        <vt:i4>1900594</vt:i4>
      </vt:variant>
      <vt:variant>
        <vt:i4>9336</vt:i4>
      </vt:variant>
      <vt:variant>
        <vt:i4>0</vt:i4>
      </vt:variant>
      <vt:variant>
        <vt:i4>5</vt:i4>
      </vt:variant>
      <vt:variant>
        <vt:lpwstr/>
      </vt:variant>
      <vt:variant>
        <vt:lpwstr>_Toc253579439</vt:lpwstr>
      </vt:variant>
      <vt:variant>
        <vt:i4>1900594</vt:i4>
      </vt:variant>
      <vt:variant>
        <vt:i4>9330</vt:i4>
      </vt:variant>
      <vt:variant>
        <vt:i4>0</vt:i4>
      </vt:variant>
      <vt:variant>
        <vt:i4>5</vt:i4>
      </vt:variant>
      <vt:variant>
        <vt:lpwstr/>
      </vt:variant>
      <vt:variant>
        <vt:lpwstr>_Toc253579438</vt:lpwstr>
      </vt:variant>
      <vt:variant>
        <vt:i4>1900594</vt:i4>
      </vt:variant>
      <vt:variant>
        <vt:i4>9324</vt:i4>
      </vt:variant>
      <vt:variant>
        <vt:i4>0</vt:i4>
      </vt:variant>
      <vt:variant>
        <vt:i4>5</vt:i4>
      </vt:variant>
      <vt:variant>
        <vt:lpwstr/>
      </vt:variant>
      <vt:variant>
        <vt:lpwstr>_Toc253579437</vt:lpwstr>
      </vt:variant>
      <vt:variant>
        <vt:i4>1900594</vt:i4>
      </vt:variant>
      <vt:variant>
        <vt:i4>9318</vt:i4>
      </vt:variant>
      <vt:variant>
        <vt:i4>0</vt:i4>
      </vt:variant>
      <vt:variant>
        <vt:i4>5</vt:i4>
      </vt:variant>
      <vt:variant>
        <vt:lpwstr/>
      </vt:variant>
      <vt:variant>
        <vt:lpwstr>_Toc253579436</vt:lpwstr>
      </vt:variant>
      <vt:variant>
        <vt:i4>1900594</vt:i4>
      </vt:variant>
      <vt:variant>
        <vt:i4>9312</vt:i4>
      </vt:variant>
      <vt:variant>
        <vt:i4>0</vt:i4>
      </vt:variant>
      <vt:variant>
        <vt:i4>5</vt:i4>
      </vt:variant>
      <vt:variant>
        <vt:lpwstr/>
      </vt:variant>
      <vt:variant>
        <vt:lpwstr>_Toc253579435</vt:lpwstr>
      </vt:variant>
      <vt:variant>
        <vt:i4>1900594</vt:i4>
      </vt:variant>
      <vt:variant>
        <vt:i4>9306</vt:i4>
      </vt:variant>
      <vt:variant>
        <vt:i4>0</vt:i4>
      </vt:variant>
      <vt:variant>
        <vt:i4>5</vt:i4>
      </vt:variant>
      <vt:variant>
        <vt:lpwstr/>
      </vt:variant>
      <vt:variant>
        <vt:lpwstr>_Toc253579434</vt:lpwstr>
      </vt:variant>
      <vt:variant>
        <vt:i4>1900594</vt:i4>
      </vt:variant>
      <vt:variant>
        <vt:i4>9300</vt:i4>
      </vt:variant>
      <vt:variant>
        <vt:i4>0</vt:i4>
      </vt:variant>
      <vt:variant>
        <vt:i4>5</vt:i4>
      </vt:variant>
      <vt:variant>
        <vt:lpwstr/>
      </vt:variant>
      <vt:variant>
        <vt:lpwstr>_Toc253579433</vt:lpwstr>
      </vt:variant>
      <vt:variant>
        <vt:i4>1900594</vt:i4>
      </vt:variant>
      <vt:variant>
        <vt:i4>9294</vt:i4>
      </vt:variant>
      <vt:variant>
        <vt:i4>0</vt:i4>
      </vt:variant>
      <vt:variant>
        <vt:i4>5</vt:i4>
      </vt:variant>
      <vt:variant>
        <vt:lpwstr/>
      </vt:variant>
      <vt:variant>
        <vt:lpwstr>_Toc253579432</vt:lpwstr>
      </vt:variant>
      <vt:variant>
        <vt:i4>1900594</vt:i4>
      </vt:variant>
      <vt:variant>
        <vt:i4>9288</vt:i4>
      </vt:variant>
      <vt:variant>
        <vt:i4>0</vt:i4>
      </vt:variant>
      <vt:variant>
        <vt:i4>5</vt:i4>
      </vt:variant>
      <vt:variant>
        <vt:lpwstr/>
      </vt:variant>
      <vt:variant>
        <vt:lpwstr>_Toc253579431</vt:lpwstr>
      </vt:variant>
      <vt:variant>
        <vt:i4>1900594</vt:i4>
      </vt:variant>
      <vt:variant>
        <vt:i4>9282</vt:i4>
      </vt:variant>
      <vt:variant>
        <vt:i4>0</vt:i4>
      </vt:variant>
      <vt:variant>
        <vt:i4>5</vt:i4>
      </vt:variant>
      <vt:variant>
        <vt:lpwstr/>
      </vt:variant>
      <vt:variant>
        <vt:lpwstr>_Toc253579430</vt:lpwstr>
      </vt:variant>
      <vt:variant>
        <vt:i4>1835058</vt:i4>
      </vt:variant>
      <vt:variant>
        <vt:i4>9276</vt:i4>
      </vt:variant>
      <vt:variant>
        <vt:i4>0</vt:i4>
      </vt:variant>
      <vt:variant>
        <vt:i4>5</vt:i4>
      </vt:variant>
      <vt:variant>
        <vt:lpwstr/>
      </vt:variant>
      <vt:variant>
        <vt:lpwstr>_Toc253579429</vt:lpwstr>
      </vt:variant>
      <vt:variant>
        <vt:i4>1835058</vt:i4>
      </vt:variant>
      <vt:variant>
        <vt:i4>9270</vt:i4>
      </vt:variant>
      <vt:variant>
        <vt:i4>0</vt:i4>
      </vt:variant>
      <vt:variant>
        <vt:i4>5</vt:i4>
      </vt:variant>
      <vt:variant>
        <vt:lpwstr/>
      </vt:variant>
      <vt:variant>
        <vt:lpwstr>_Toc253579428</vt:lpwstr>
      </vt:variant>
      <vt:variant>
        <vt:i4>1835058</vt:i4>
      </vt:variant>
      <vt:variant>
        <vt:i4>9264</vt:i4>
      </vt:variant>
      <vt:variant>
        <vt:i4>0</vt:i4>
      </vt:variant>
      <vt:variant>
        <vt:i4>5</vt:i4>
      </vt:variant>
      <vt:variant>
        <vt:lpwstr/>
      </vt:variant>
      <vt:variant>
        <vt:lpwstr>_Toc253579427</vt:lpwstr>
      </vt:variant>
      <vt:variant>
        <vt:i4>1835058</vt:i4>
      </vt:variant>
      <vt:variant>
        <vt:i4>9258</vt:i4>
      </vt:variant>
      <vt:variant>
        <vt:i4>0</vt:i4>
      </vt:variant>
      <vt:variant>
        <vt:i4>5</vt:i4>
      </vt:variant>
      <vt:variant>
        <vt:lpwstr/>
      </vt:variant>
      <vt:variant>
        <vt:lpwstr>_Toc253579426</vt:lpwstr>
      </vt:variant>
      <vt:variant>
        <vt:i4>1835058</vt:i4>
      </vt:variant>
      <vt:variant>
        <vt:i4>9252</vt:i4>
      </vt:variant>
      <vt:variant>
        <vt:i4>0</vt:i4>
      </vt:variant>
      <vt:variant>
        <vt:i4>5</vt:i4>
      </vt:variant>
      <vt:variant>
        <vt:lpwstr/>
      </vt:variant>
      <vt:variant>
        <vt:lpwstr>_Toc253579425</vt:lpwstr>
      </vt:variant>
      <vt:variant>
        <vt:i4>1835058</vt:i4>
      </vt:variant>
      <vt:variant>
        <vt:i4>9246</vt:i4>
      </vt:variant>
      <vt:variant>
        <vt:i4>0</vt:i4>
      </vt:variant>
      <vt:variant>
        <vt:i4>5</vt:i4>
      </vt:variant>
      <vt:variant>
        <vt:lpwstr/>
      </vt:variant>
      <vt:variant>
        <vt:lpwstr>_Toc253579424</vt:lpwstr>
      </vt:variant>
      <vt:variant>
        <vt:i4>1835058</vt:i4>
      </vt:variant>
      <vt:variant>
        <vt:i4>9240</vt:i4>
      </vt:variant>
      <vt:variant>
        <vt:i4>0</vt:i4>
      </vt:variant>
      <vt:variant>
        <vt:i4>5</vt:i4>
      </vt:variant>
      <vt:variant>
        <vt:lpwstr/>
      </vt:variant>
      <vt:variant>
        <vt:lpwstr>_Toc253579423</vt:lpwstr>
      </vt:variant>
      <vt:variant>
        <vt:i4>1835058</vt:i4>
      </vt:variant>
      <vt:variant>
        <vt:i4>9234</vt:i4>
      </vt:variant>
      <vt:variant>
        <vt:i4>0</vt:i4>
      </vt:variant>
      <vt:variant>
        <vt:i4>5</vt:i4>
      </vt:variant>
      <vt:variant>
        <vt:lpwstr/>
      </vt:variant>
      <vt:variant>
        <vt:lpwstr>_Toc253579422</vt:lpwstr>
      </vt:variant>
      <vt:variant>
        <vt:i4>1835058</vt:i4>
      </vt:variant>
      <vt:variant>
        <vt:i4>9228</vt:i4>
      </vt:variant>
      <vt:variant>
        <vt:i4>0</vt:i4>
      </vt:variant>
      <vt:variant>
        <vt:i4>5</vt:i4>
      </vt:variant>
      <vt:variant>
        <vt:lpwstr/>
      </vt:variant>
      <vt:variant>
        <vt:lpwstr>_Toc253579421</vt:lpwstr>
      </vt:variant>
      <vt:variant>
        <vt:i4>1835058</vt:i4>
      </vt:variant>
      <vt:variant>
        <vt:i4>9222</vt:i4>
      </vt:variant>
      <vt:variant>
        <vt:i4>0</vt:i4>
      </vt:variant>
      <vt:variant>
        <vt:i4>5</vt:i4>
      </vt:variant>
      <vt:variant>
        <vt:lpwstr/>
      </vt:variant>
      <vt:variant>
        <vt:lpwstr>_Toc253579420</vt:lpwstr>
      </vt:variant>
      <vt:variant>
        <vt:i4>2031666</vt:i4>
      </vt:variant>
      <vt:variant>
        <vt:i4>9216</vt:i4>
      </vt:variant>
      <vt:variant>
        <vt:i4>0</vt:i4>
      </vt:variant>
      <vt:variant>
        <vt:i4>5</vt:i4>
      </vt:variant>
      <vt:variant>
        <vt:lpwstr/>
      </vt:variant>
      <vt:variant>
        <vt:lpwstr>_Toc253579419</vt:lpwstr>
      </vt:variant>
      <vt:variant>
        <vt:i4>2031666</vt:i4>
      </vt:variant>
      <vt:variant>
        <vt:i4>9210</vt:i4>
      </vt:variant>
      <vt:variant>
        <vt:i4>0</vt:i4>
      </vt:variant>
      <vt:variant>
        <vt:i4>5</vt:i4>
      </vt:variant>
      <vt:variant>
        <vt:lpwstr/>
      </vt:variant>
      <vt:variant>
        <vt:lpwstr>_Toc253579418</vt:lpwstr>
      </vt:variant>
      <vt:variant>
        <vt:i4>2031666</vt:i4>
      </vt:variant>
      <vt:variant>
        <vt:i4>9204</vt:i4>
      </vt:variant>
      <vt:variant>
        <vt:i4>0</vt:i4>
      </vt:variant>
      <vt:variant>
        <vt:i4>5</vt:i4>
      </vt:variant>
      <vt:variant>
        <vt:lpwstr/>
      </vt:variant>
      <vt:variant>
        <vt:lpwstr>_Toc253579417</vt:lpwstr>
      </vt:variant>
      <vt:variant>
        <vt:i4>2031666</vt:i4>
      </vt:variant>
      <vt:variant>
        <vt:i4>9198</vt:i4>
      </vt:variant>
      <vt:variant>
        <vt:i4>0</vt:i4>
      </vt:variant>
      <vt:variant>
        <vt:i4>5</vt:i4>
      </vt:variant>
      <vt:variant>
        <vt:lpwstr/>
      </vt:variant>
      <vt:variant>
        <vt:lpwstr>_Toc253579416</vt:lpwstr>
      </vt:variant>
      <vt:variant>
        <vt:i4>2031666</vt:i4>
      </vt:variant>
      <vt:variant>
        <vt:i4>9192</vt:i4>
      </vt:variant>
      <vt:variant>
        <vt:i4>0</vt:i4>
      </vt:variant>
      <vt:variant>
        <vt:i4>5</vt:i4>
      </vt:variant>
      <vt:variant>
        <vt:lpwstr/>
      </vt:variant>
      <vt:variant>
        <vt:lpwstr>_Toc253579415</vt:lpwstr>
      </vt:variant>
      <vt:variant>
        <vt:i4>2031666</vt:i4>
      </vt:variant>
      <vt:variant>
        <vt:i4>9186</vt:i4>
      </vt:variant>
      <vt:variant>
        <vt:i4>0</vt:i4>
      </vt:variant>
      <vt:variant>
        <vt:i4>5</vt:i4>
      </vt:variant>
      <vt:variant>
        <vt:lpwstr/>
      </vt:variant>
      <vt:variant>
        <vt:lpwstr>_Toc253579414</vt:lpwstr>
      </vt:variant>
      <vt:variant>
        <vt:i4>2031666</vt:i4>
      </vt:variant>
      <vt:variant>
        <vt:i4>9180</vt:i4>
      </vt:variant>
      <vt:variant>
        <vt:i4>0</vt:i4>
      </vt:variant>
      <vt:variant>
        <vt:i4>5</vt:i4>
      </vt:variant>
      <vt:variant>
        <vt:lpwstr/>
      </vt:variant>
      <vt:variant>
        <vt:lpwstr>_Toc253579413</vt:lpwstr>
      </vt:variant>
      <vt:variant>
        <vt:i4>2031666</vt:i4>
      </vt:variant>
      <vt:variant>
        <vt:i4>9174</vt:i4>
      </vt:variant>
      <vt:variant>
        <vt:i4>0</vt:i4>
      </vt:variant>
      <vt:variant>
        <vt:i4>5</vt:i4>
      </vt:variant>
      <vt:variant>
        <vt:lpwstr/>
      </vt:variant>
      <vt:variant>
        <vt:lpwstr>_Toc253579412</vt:lpwstr>
      </vt:variant>
      <vt:variant>
        <vt:i4>2031666</vt:i4>
      </vt:variant>
      <vt:variant>
        <vt:i4>9168</vt:i4>
      </vt:variant>
      <vt:variant>
        <vt:i4>0</vt:i4>
      </vt:variant>
      <vt:variant>
        <vt:i4>5</vt:i4>
      </vt:variant>
      <vt:variant>
        <vt:lpwstr/>
      </vt:variant>
      <vt:variant>
        <vt:lpwstr>_Toc253579411</vt:lpwstr>
      </vt:variant>
      <vt:variant>
        <vt:i4>2031666</vt:i4>
      </vt:variant>
      <vt:variant>
        <vt:i4>9162</vt:i4>
      </vt:variant>
      <vt:variant>
        <vt:i4>0</vt:i4>
      </vt:variant>
      <vt:variant>
        <vt:i4>5</vt:i4>
      </vt:variant>
      <vt:variant>
        <vt:lpwstr/>
      </vt:variant>
      <vt:variant>
        <vt:lpwstr>_Toc253579410</vt:lpwstr>
      </vt:variant>
      <vt:variant>
        <vt:i4>1966130</vt:i4>
      </vt:variant>
      <vt:variant>
        <vt:i4>9156</vt:i4>
      </vt:variant>
      <vt:variant>
        <vt:i4>0</vt:i4>
      </vt:variant>
      <vt:variant>
        <vt:i4>5</vt:i4>
      </vt:variant>
      <vt:variant>
        <vt:lpwstr/>
      </vt:variant>
      <vt:variant>
        <vt:lpwstr>_Toc253579409</vt:lpwstr>
      </vt:variant>
      <vt:variant>
        <vt:i4>1966130</vt:i4>
      </vt:variant>
      <vt:variant>
        <vt:i4>9150</vt:i4>
      </vt:variant>
      <vt:variant>
        <vt:i4>0</vt:i4>
      </vt:variant>
      <vt:variant>
        <vt:i4>5</vt:i4>
      </vt:variant>
      <vt:variant>
        <vt:lpwstr/>
      </vt:variant>
      <vt:variant>
        <vt:lpwstr>_Toc253579408</vt:lpwstr>
      </vt:variant>
      <vt:variant>
        <vt:i4>1966130</vt:i4>
      </vt:variant>
      <vt:variant>
        <vt:i4>9144</vt:i4>
      </vt:variant>
      <vt:variant>
        <vt:i4>0</vt:i4>
      </vt:variant>
      <vt:variant>
        <vt:i4>5</vt:i4>
      </vt:variant>
      <vt:variant>
        <vt:lpwstr/>
      </vt:variant>
      <vt:variant>
        <vt:lpwstr>_Toc253579407</vt:lpwstr>
      </vt:variant>
      <vt:variant>
        <vt:i4>1966130</vt:i4>
      </vt:variant>
      <vt:variant>
        <vt:i4>9138</vt:i4>
      </vt:variant>
      <vt:variant>
        <vt:i4>0</vt:i4>
      </vt:variant>
      <vt:variant>
        <vt:i4>5</vt:i4>
      </vt:variant>
      <vt:variant>
        <vt:lpwstr/>
      </vt:variant>
      <vt:variant>
        <vt:lpwstr>_Toc253579406</vt:lpwstr>
      </vt:variant>
      <vt:variant>
        <vt:i4>1966130</vt:i4>
      </vt:variant>
      <vt:variant>
        <vt:i4>9132</vt:i4>
      </vt:variant>
      <vt:variant>
        <vt:i4>0</vt:i4>
      </vt:variant>
      <vt:variant>
        <vt:i4>5</vt:i4>
      </vt:variant>
      <vt:variant>
        <vt:lpwstr/>
      </vt:variant>
      <vt:variant>
        <vt:lpwstr>_Toc253579405</vt:lpwstr>
      </vt:variant>
      <vt:variant>
        <vt:i4>1966130</vt:i4>
      </vt:variant>
      <vt:variant>
        <vt:i4>9126</vt:i4>
      </vt:variant>
      <vt:variant>
        <vt:i4>0</vt:i4>
      </vt:variant>
      <vt:variant>
        <vt:i4>5</vt:i4>
      </vt:variant>
      <vt:variant>
        <vt:lpwstr/>
      </vt:variant>
      <vt:variant>
        <vt:lpwstr>_Toc253579404</vt:lpwstr>
      </vt:variant>
      <vt:variant>
        <vt:i4>1966130</vt:i4>
      </vt:variant>
      <vt:variant>
        <vt:i4>9120</vt:i4>
      </vt:variant>
      <vt:variant>
        <vt:i4>0</vt:i4>
      </vt:variant>
      <vt:variant>
        <vt:i4>5</vt:i4>
      </vt:variant>
      <vt:variant>
        <vt:lpwstr/>
      </vt:variant>
      <vt:variant>
        <vt:lpwstr>_Toc253579403</vt:lpwstr>
      </vt:variant>
      <vt:variant>
        <vt:i4>1966130</vt:i4>
      </vt:variant>
      <vt:variant>
        <vt:i4>9114</vt:i4>
      </vt:variant>
      <vt:variant>
        <vt:i4>0</vt:i4>
      </vt:variant>
      <vt:variant>
        <vt:i4>5</vt:i4>
      </vt:variant>
      <vt:variant>
        <vt:lpwstr/>
      </vt:variant>
      <vt:variant>
        <vt:lpwstr>_Toc253579402</vt:lpwstr>
      </vt:variant>
      <vt:variant>
        <vt:i4>1966130</vt:i4>
      </vt:variant>
      <vt:variant>
        <vt:i4>9108</vt:i4>
      </vt:variant>
      <vt:variant>
        <vt:i4>0</vt:i4>
      </vt:variant>
      <vt:variant>
        <vt:i4>5</vt:i4>
      </vt:variant>
      <vt:variant>
        <vt:lpwstr/>
      </vt:variant>
      <vt:variant>
        <vt:lpwstr>_Toc253579401</vt:lpwstr>
      </vt:variant>
      <vt:variant>
        <vt:i4>1966130</vt:i4>
      </vt:variant>
      <vt:variant>
        <vt:i4>9102</vt:i4>
      </vt:variant>
      <vt:variant>
        <vt:i4>0</vt:i4>
      </vt:variant>
      <vt:variant>
        <vt:i4>5</vt:i4>
      </vt:variant>
      <vt:variant>
        <vt:lpwstr/>
      </vt:variant>
      <vt:variant>
        <vt:lpwstr>_Toc253579400</vt:lpwstr>
      </vt:variant>
      <vt:variant>
        <vt:i4>1507381</vt:i4>
      </vt:variant>
      <vt:variant>
        <vt:i4>9096</vt:i4>
      </vt:variant>
      <vt:variant>
        <vt:i4>0</vt:i4>
      </vt:variant>
      <vt:variant>
        <vt:i4>5</vt:i4>
      </vt:variant>
      <vt:variant>
        <vt:lpwstr/>
      </vt:variant>
      <vt:variant>
        <vt:lpwstr>_Toc253579399</vt:lpwstr>
      </vt:variant>
      <vt:variant>
        <vt:i4>1507381</vt:i4>
      </vt:variant>
      <vt:variant>
        <vt:i4>9090</vt:i4>
      </vt:variant>
      <vt:variant>
        <vt:i4>0</vt:i4>
      </vt:variant>
      <vt:variant>
        <vt:i4>5</vt:i4>
      </vt:variant>
      <vt:variant>
        <vt:lpwstr/>
      </vt:variant>
      <vt:variant>
        <vt:lpwstr>_Toc253579398</vt:lpwstr>
      </vt:variant>
      <vt:variant>
        <vt:i4>1507381</vt:i4>
      </vt:variant>
      <vt:variant>
        <vt:i4>9084</vt:i4>
      </vt:variant>
      <vt:variant>
        <vt:i4>0</vt:i4>
      </vt:variant>
      <vt:variant>
        <vt:i4>5</vt:i4>
      </vt:variant>
      <vt:variant>
        <vt:lpwstr/>
      </vt:variant>
      <vt:variant>
        <vt:lpwstr>_Toc253579397</vt:lpwstr>
      </vt:variant>
      <vt:variant>
        <vt:i4>1507381</vt:i4>
      </vt:variant>
      <vt:variant>
        <vt:i4>9078</vt:i4>
      </vt:variant>
      <vt:variant>
        <vt:i4>0</vt:i4>
      </vt:variant>
      <vt:variant>
        <vt:i4>5</vt:i4>
      </vt:variant>
      <vt:variant>
        <vt:lpwstr/>
      </vt:variant>
      <vt:variant>
        <vt:lpwstr>_Toc253579396</vt:lpwstr>
      </vt:variant>
      <vt:variant>
        <vt:i4>1507381</vt:i4>
      </vt:variant>
      <vt:variant>
        <vt:i4>9072</vt:i4>
      </vt:variant>
      <vt:variant>
        <vt:i4>0</vt:i4>
      </vt:variant>
      <vt:variant>
        <vt:i4>5</vt:i4>
      </vt:variant>
      <vt:variant>
        <vt:lpwstr/>
      </vt:variant>
      <vt:variant>
        <vt:lpwstr>_Toc253579395</vt:lpwstr>
      </vt:variant>
      <vt:variant>
        <vt:i4>1507381</vt:i4>
      </vt:variant>
      <vt:variant>
        <vt:i4>9066</vt:i4>
      </vt:variant>
      <vt:variant>
        <vt:i4>0</vt:i4>
      </vt:variant>
      <vt:variant>
        <vt:i4>5</vt:i4>
      </vt:variant>
      <vt:variant>
        <vt:lpwstr/>
      </vt:variant>
      <vt:variant>
        <vt:lpwstr>_Toc253579394</vt:lpwstr>
      </vt:variant>
      <vt:variant>
        <vt:i4>1507381</vt:i4>
      </vt:variant>
      <vt:variant>
        <vt:i4>9060</vt:i4>
      </vt:variant>
      <vt:variant>
        <vt:i4>0</vt:i4>
      </vt:variant>
      <vt:variant>
        <vt:i4>5</vt:i4>
      </vt:variant>
      <vt:variant>
        <vt:lpwstr/>
      </vt:variant>
      <vt:variant>
        <vt:lpwstr>_Toc253579393</vt:lpwstr>
      </vt:variant>
      <vt:variant>
        <vt:i4>1507381</vt:i4>
      </vt:variant>
      <vt:variant>
        <vt:i4>9054</vt:i4>
      </vt:variant>
      <vt:variant>
        <vt:i4>0</vt:i4>
      </vt:variant>
      <vt:variant>
        <vt:i4>5</vt:i4>
      </vt:variant>
      <vt:variant>
        <vt:lpwstr/>
      </vt:variant>
      <vt:variant>
        <vt:lpwstr>_Toc253579392</vt:lpwstr>
      </vt:variant>
      <vt:variant>
        <vt:i4>1507381</vt:i4>
      </vt:variant>
      <vt:variant>
        <vt:i4>9048</vt:i4>
      </vt:variant>
      <vt:variant>
        <vt:i4>0</vt:i4>
      </vt:variant>
      <vt:variant>
        <vt:i4>5</vt:i4>
      </vt:variant>
      <vt:variant>
        <vt:lpwstr/>
      </vt:variant>
      <vt:variant>
        <vt:lpwstr>_Toc253579391</vt:lpwstr>
      </vt:variant>
      <vt:variant>
        <vt:i4>1507381</vt:i4>
      </vt:variant>
      <vt:variant>
        <vt:i4>9042</vt:i4>
      </vt:variant>
      <vt:variant>
        <vt:i4>0</vt:i4>
      </vt:variant>
      <vt:variant>
        <vt:i4>5</vt:i4>
      </vt:variant>
      <vt:variant>
        <vt:lpwstr/>
      </vt:variant>
      <vt:variant>
        <vt:lpwstr>_Toc253579390</vt:lpwstr>
      </vt:variant>
      <vt:variant>
        <vt:i4>1441845</vt:i4>
      </vt:variant>
      <vt:variant>
        <vt:i4>9036</vt:i4>
      </vt:variant>
      <vt:variant>
        <vt:i4>0</vt:i4>
      </vt:variant>
      <vt:variant>
        <vt:i4>5</vt:i4>
      </vt:variant>
      <vt:variant>
        <vt:lpwstr/>
      </vt:variant>
      <vt:variant>
        <vt:lpwstr>_Toc253579389</vt:lpwstr>
      </vt:variant>
      <vt:variant>
        <vt:i4>1441845</vt:i4>
      </vt:variant>
      <vt:variant>
        <vt:i4>9030</vt:i4>
      </vt:variant>
      <vt:variant>
        <vt:i4>0</vt:i4>
      </vt:variant>
      <vt:variant>
        <vt:i4>5</vt:i4>
      </vt:variant>
      <vt:variant>
        <vt:lpwstr/>
      </vt:variant>
      <vt:variant>
        <vt:lpwstr>_Toc253579388</vt:lpwstr>
      </vt:variant>
      <vt:variant>
        <vt:i4>1441845</vt:i4>
      </vt:variant>
      <vt:variant>
        <vt:i4>9024</vt:i4>
      </vt:variant>
      <vt:variant>
        <vt:i4>0</vt:i4>
      </vt:variant>
      <vt:variant>
        <vt:i4>5</vt:i4>
      </vt:variant>
      <vt:variant>
        <vt:lpwstr/>
      </vt:variant>
      <vt:variant>
        <vt:lpwstr>_Toc253579387</vt:lpwstr>
      </vt:variant>
      <vt:variant>
        <vt:i4>1441845</vt:i4>
      </vt:variant>
      <vt:variant>
        <vt:i4>9018</vt:i4>
      </vt:variant>
      <vt:variant>
        <vt:i4>0</vt:i4>
      </vt:variant>
      <vt:variant>
        <vt:i4>5</vt:i4>
      </vt:variant>
      <vt:variant>
        <vt:lpwstr/>
      </vt:variant>
      <vt:variant>
        <vt:lpwstr>_Toc253579386</vt:lpwstr>
      </vt:variant>
      <vt:variant>
        <vt:i4>1441845</vt:i4>
      </vt:variant>
      <vt:variant>
        <vt:i4>9012</vt:i4>
      </vt:variant>
      <vt:variant>
        <vt:i4>0</vt:i4>
      </vt:variant>
      <vt:variant>
        <vt:i4>5</vt:i4>
      </vt:variant>
      <vt:variant>
        <vt:lpwstr/>
      </vt:variant>
      <vt:variant>
        <vt:lpwstr>_Toc253579385</vt:lpwstr>
      </vt:variant>
      <vt:variant>
        <vt:i4>1441845</vt:i4>
      </vt:variant>
      <vt:variant>
        <vt:i4>9006</vt:i4>
      </vt:variant>
      <vt:variant>
        <vt:i4>0</vt:i4>
      </vt:variant>
      <vt:variant>
        <vt:i4>5</vt:i4>
      </vt:variant>
      <vt:variant>
        <vt:lpwstr/>
      </vt:variant>
      <vt:variant>
        <vt:lpwstr>_Toc253579384</vt:lpwstr>
      </vt:variant>
      <vt:variant>
        <vt:i4>1441845</vt:i4>
      </vt:variant>
      <vt:variant>
        <vt:i4>9000</vt:i4>
      </vt:variant>
      <vt:variant>
        <vt:i4>0</vt:i4>
      </vt:variant>
      <vt:variant>
        <vt:i4>5</vt:i4>
      </vt:variant>
      <vt:variant>
        <vt:lpwstr/>
      </vt:variant>
      <vt:variant>
        <vt:lpwstr>_Toc253579383</vt:lpwstr>
      </vt:variant>
      <vt:variant>
        <vt:i4>1441845</vt:i4>
      </vt:variant>
      <vt:variant>
        <vt:i4>8994</vt:i4>
      </vt:variant>
      <vt:variant>
        <vt:i4>0</vt:i4>
      </vt:variant>
      <vt:variant>
        <vt:i4>5</vt:i4>
      </vt:variant>
      <vt:variant>
        <vt:lpwstr/>
      </vt:variant>
      <vt:variant>
        <vt:lpwstr>_Toc253579382</vt:lpwstr>
      </vt:variant>
      <vt:variant>
        <vt:i4>1441845</vt:i4>
      </vt:variant>
      <vt:variant>
        <vt:i4>8988</vt:i4>
      </vt:variant>
      <vt:variant>
        <vt:i4>0</vt:i4>
      </vt:variant>
      <vt:variant>
        <vt:i4>5</vt:i4>
      </vt:variant>
      <vt:variant>
        <vt:lpwstr/>
      </vt:variant>
      <vt:variant>
        <vt:lpwstr>_Toc253579381</vt:lpwstr>
      </vt:variant>
      <vt:variant>
        <vt:i4>1441845</vt:i4>
      </vt:variant>
      <vt:variant>
        <vt:i4>8982</vt:i4>
      </vt:variant>
      <vt:variant>
        <vt:i4>0</vt:i4>
      </vt:variant>
      <vt:variant>
        <vt:i4>5</vt:i4>
      </vt:variant>
      <vt:variant>
        <vt:lpwstr/>
      </vt:variant>
      <vt:variant>
        <vt:lpwstr>_Toc253579380</vt:lpwstr>
      </vt:variant>
      <vt:variant>
        <vt:i4>1638453</vt:i4>
      </vt:variant>
      <vt:variant>
        <vt:i4>8976</vt:i4>
      </vt:variant>
      <vt:variant>
        <vt:i4>0</vt:i4>
      </vt:variant>
      <vt:variant>
        <vt:i4>5</vt:i4>
      </vt:variant>
      <vt:variant>
        <vt:lpwstr/>
      </vt:variant>
      <vt:variant>
        <vt:lpwstr>_Toc253579379</vt:lpwstr>
      </vt:variant>
      <vt:variant>
        <vt:i4>1638453</vt:i4>
      </vt:variant>
      <vt:variant>
        <vt:i4>8970</vt:i4>
      </vt:variant>
      <vt:variant>
        <vt:i4>0</vt:i4>
      </vt:variant>
      <vt:variant>
        <vt:i4>5</vt:i4>
      </vt:variant>
      <vt:variant>
        <vt:lpwstr/>
      </vt:variant>
      <vt:variant>
        <vt:lpwstr>_Toc253579378</vt:lpwstr>
      </vt:variant>
      <vt:variant>
        <vt:i4>1638453</vt:i4>
      </vt:variant>
      <vt:variant>
        <vt:i4>8964</vt:i4>
      </vt:variant>
      <vt:variant>
        <vt:i4>0</vt:i4>
      </vt:variant>
      <vt:variant>
        <vt:i4>5</vt:i4>
      </vt:variant>
      <vt:variant>
        <vt:lpwstr/>
      </vt:variant>
      <vt:variant>
        <vt:lpwstr>_Toc253579377</vt:lpwstr>
      </vt:variant>
      <vt:variant>
        <vt:i4>1638453</vt:i4>
      </vt:variant>
      <vt:variant>
        <vt:i4>8958</vt:i4>
      </vt:variant>
      <vt:variant>
        <vt:i4>0</vt:i4>
      </vt:variant>
      <vt:variant>
        <vt:i4>5</vt:i4>
      </vt:variant>
      <vt:variant>
        <vt:lpwstr/>
      </vt:variant>
      <vt:variant>
        <vt:lpwstr>_Toc253579376</vt:lpwstr>
      </vt:variant>
      <vt:variant>
        <vt:i4>1638453</vt:i4>
      </vt:variant>
      <vt:variant>
        <vt:i4>8952</vt:i4>
      </vt:variant>
      <vt:variant>
        <vt:i4>0</vt:i4>
      </vt:variant>
      <vt:variant>
        <vt:i4>5</vt:i4>
      </vt:variant>
      <vt:variant>
        <vt:lpwstr/>
      </vt:variant>
      <vt:variant>
        <vt:lpwstr>_Toc253579375</vt:lpwstr>
      </vt:variant>
      <vt:variant>
        <vt:i4>1638453</vt:i4>
      </vt:variant>
      <vt:variant>
        <vt:i4>8946</vt:i4>
      </vt:variant>
      <vt:variant>
        <vt:i4>0</vt:i4>
      </vt:variant>
      <vt:variant>
        <vt:i4>5</vt:i4>
      </vt:variant>
      <vt:variant>
        <vt:lpwstr/>
      </vt:variant>
      <vt:variant>
        <vt:lpwstr>_Toc253579374</vt:lpwstr>
      </vt:variant>
      <vt:variant>
        <vt:i4>1638453</vt:i4>
      </vt:variant>
      <vt:variant>
        <vt:i4>8940</vt:i4>
      </vt:variant>
      <vt:variant>
        <vt:i4>0</vt:i4>
      </vt:variant>
      <vt:variant>
        <vt:i4>5</vt:i4>
      </vt:variant>
      <vt:variant>
        <vt:lpwstr/>
      </vt:variant>
      <vt:variant>
        <vt:lpwstr>_Toc253579373</vt:lpwstr>
      </vt:variant>
      <vt:variant>
        <vt:i4>1638453</vt:i4>
      </vt:variant>
      <vt:variant>
        <vt:i4>8934</vt:i4>
      </vt:variant>
      <vt:variant>
        <vt:i4>0</vt:i4>
      </vt:variant>
      <vt:variant>
        <vt:i4>5</vt:i4>
      </vt:variant>
      <vt:variant>
        <vt:lpwstr/>
      </vt:variant>
      <vt:variant>
        <vt:lpwstr>_Toc253579372</vt:lpwstr>
      </vt:variant>
      <vt:variant>
        <vt:i4>1638453</vt:i4>
      </vt:variant>
      <vt:variant>
        <vt:i4>8928</vt:i4>
      </vt:variant>
      <vt:variant>
        <vt:i4>0</vt:i4>
      </vt:variant>
      <vt:variant>
        <vt:i4>5</vt:i4>
      </vt:variant>
      <vt:variant>
        <vt:lpwstr/>
      </vt:variant>
      <vt:variant>
        <vt:lpwstr>_Toc253579371</vt:lpwstr>
      </vt:variant>
      <vt:variant>
        <vt:i4>1638453</vt:i4>
      </vt:variant>
      <vt:variant>
        <vt:i4>8922</vt:i4>
      </vt:variant>
      <vt:variant>
        <vt:i4>0</vt:i4>
      </vt:variant>
      <vt:variant>
        <vt:i4>5</vt:i4>
      </vt:variant>
      <vt:variant>
        <vt:lpwstr/>
      </vt:variant>
      <vt:variant>
        <vt:lpwstr>_Toc253579370</vt:lpwstr>
      </vt:variant>
      <vt:variant>
        <vt:i4>1572917</vt:i4>
      </vt:variant>
      <vt:variant>
        <vt:i4>8916</vt:i4>
      </vt:variant>
      <vt:variant>
        <vt:i4>0</vt:i4>
      </vt:variant>
      <vt:variant>
        <vt:i4>5</vt:i4>
      </vt:variant>
      <vt:variant>
        <vt:lpwstr/>
      </vt:variant>
      <vt:variant>
        <vt:lpwstr>_Toc253579369</vt:lpwstr>
      </vt:variant>
      <vt:variant>
        <vt:i4>1572917</vt:i4>
      </vt:variant>
      <vt:variant>
        <vt:i4>8910</vt:i4>
      </vt:variant>
      <vt:variant>
        <vt:i4>0</vt:i4>
      </vt:variant>
      <vt:variant>
        <vt:i4>5</vt:i4>
      </vt:variant>
      <vt:variant>
        <vt:lpwstr/>
      </vt:variant>
      <vt:variant>
        <vt:lpwstr>_Toc253579368</vt:lpwstr>
      </vt:variant>
      <vt:variant>
        <vt:i4>1572917</vt:i4>
      </vt:variant>
      <vt:variant>
        <vt:i4>8904</vt:i4>
      </vt:variant>
      <vt:variant>
        <vt:i4>0</vt:i4>
      </vt:variant>
      <vt:variant>
        <vt:i4>5</vt:i4>
      </vt:variant>
      <vt:variant>
        <vt:lpwstr/>
      </vt:variant>
      <vt:variant>
        <vt:lpwstr>_Toc253579367</vt:lpwstr>
      </vt:variant>
      <vt:variant>
        <vt:i4>1572917</vt:i4>
      </vt:variant>
      <vt:variant>
        <vt:i4>8898</vt:i4>
      </vt:variant>
      <vt:variant>
        <vt:i4>0</vt:i4>
      </vt:variant>
      <vt:variant>
        <vt:i4>5</vt:i4>
      </vt:variant>
      <vt:variant>
        <vt:lpwstr/>
      </vt:variant>
      <vt:variant>
        <vt:lpwstr>_Toc253579366</vt:lpwstr>
      </vt:variant>
      <vt:variant>
        <vt:i4>1572917</vt:i4>
      </vt:variant>
      <vt:variant>
        <vt:i4>8892</vt:i4>
      </vt:variant>
      <vt:variant>
        <vt:i4>0</vt:i4>
      </vt:variant>
      <vt:variant>
        <vt:i4>5</vt:i4>
      </vt:variant>
      <vt:variant>
        <vt:lpwstr/>
      </vt:variant>
      <vt:variant>
        <vt:lpwstr>_Toc253579365</vt:lpwstr>
      </vt:variant>
      <vt:variant>
        <vt:i4>1572917</vt:i4>
      </vt:variant>
      <vt:variant>
        <vt:i4>8886</vt:i4>
      </vt:variant>
      <vt:variant>
        <vt:i4>0</vt:i4>
      </vt:variant>
      <vt:variant>
        <vt:i4>5</vt:i4>
      </vt:variant>
      <vt:variant>
        <vt:lpwstr/>
      </vt:variant>
      <vt:variant>
        <vt:lpwstr>_Toc253579364</vt:lpwstr>
      </vt:variant>
      <vt:variant>
        <vt:i4>1572917</vt:i4>
      </vt:variant>
      <vt:variant>
        <vt:i4>8880</vt:i4>
      </vt:variant>
      <vt:variant>
        <vt:i4>0</vt:i4>
      </vt:variant>
      <vt:variant>
        <vt:i4>5</vt:i4>
      </vt:variant>
      <vt:variant>
        <vt:lpwstr/>
      </vt:variant>
      <vt:variant>
        <vt:lpwstr>_Toc253579363</vt:lpwstr>
      </vt:variant>
      <vt:variant>
        <vt:i4>1572917</vt:i4>
      </vt:variant>
      <vt:variant>
        <vt:i4>8874</vt:i4>
      </vt:variant>
      <vt:variant>
        <vt:i4>0</vt:i4>
      </vt:variant>
      <vt:variant>
        <vt:i4>5</vt:i4>
      </vt:variant>
      <vt:variant>
        <vt:lpwstr/>
      </vt:variant>
      <vt:variant>
        <vt:lpwstr>_Toc253579362</vt:lpwstr>
      </vt:variant>
      <vt:variant>
        <vt:i4>1572917</vt:i4>
      </vt:variant>
      <vt:variant>
        <vt:i4>8868</vt:i4>
      </vt:variant>
      <vt:variant>
        <vt:i4>0</vt:i4>
      </vt:variant>
      <vt:variant>
        <vt:i4>5</vt:i4>
      </vt:variant>
      <vt:variant>
        <vt:lpwstr/>
      </vt:variant>
      <vt:variant>
        <vt:lpwstr>_Toc253579361</vt:lpwstr>
      </vt:variant>
      <vt:variant>
        <vt:i4>1572917</vt:i4>
      </vt:variant>
      <vt:variant>
        <vt:i4>8862</vt:i4>
      </vt:variant>
      <vt:variant>
        <vt:i4>0</vt:i4>
      </vt:variant>
      <vt:variant>
        <vt:i4>5</vt:i4>
      </vt:variant>
      <vt:variant>
        <vt:lpwstr/>
      </vt:variant>
      <vt:variant>
        <vt:lpwstr>_Toc253579360</vt:lpwstr>
      </vt:variant>
      <vt:variant>
        <vt:i4>1769525</vt:i4>
      </vt:variant>
      <vt:variant>
        <vt:i4>8856</vt:i4>
      </vt:variant>
      <vt:variant>
        <vt:i4>0</vt:i4>
      </vt:variant>
      <vt:variant>
        <vt:i4>5</vt:i4>
      </vt:variant>
      <vt:variant>
        <vt:lpwstr/>
      </vt:variant>
      <vt:variant>
        <vt:lpwstr>_Toc253579359</vt:lpwstr>
      </vt:variant>
      <vt:variant>
        <vt:i4>1769525</vt:i4>
      </vt:variant>
      <vt:variant>
        <vt:i4>8850</vt:i4>
      </vt:variant>
      <vt:variant>
        <vt:i4>0</vt:i4>
      </vt:variant>
      <vt:variant>
        <vt:i4>5</vt:i4>
      </vt:variant>
      <vt:variant>
        <vt:lpwstr/>
      </vt:variant>
      <vt:variant>
        <vt:lpwstr>_Toc253579358</vt:lpwstr>
      </vt:variant>
      <vt:variant>
        <vt:i4>1769525</vt:i4>
      </vt:variant>
      <vt:variant>
        <vt:i4>8844</vt:i4>
      </vt:variant>
      <vt:variant>
        <vt:i4>0</vt:i4>
      </vt:variant>
      <vt:variant>
        <vt:i4>5</vt:i4>
      </vt:variant>
      <vt:variant>
        <vt:lpwstr/>
      </vt:variant>
      <vt:variant>
        <vt:lpwstr>_Toc253579357</vt:lpwstr>
      </vt:variant>
      <vt:variant>
        <vt:i4>1769525</vt:i4>
      </vt:variant>
      <vt:variant>
        <vt:i4>8838</vt:i4>
      </vt:variant>
      <vt:variant>
        <vt:i4>0</vt:i4>
      </vt:variant>
      <vt:variant>
        <vt:i4>5</vt:i4>
      </vt:variant>
      <vt:variant>
        <vt:lpwstr/>
      </vt:variant>
      <vt:variant>
        <vt:lpwstr>_Toc253579356</vt:lpwstr>
      </vt:variant>
      <vt:variant>
        <vt:i4>1769525</vt:i4>
      </vt:variant>
      <vt:variant>
        <vt:i4>8832</vt:i4>
      </vt:variant>
      <vt:variant>
        <vt:i4>0</vt:i4>
      </vt:variant>
      <vt:variant>
        <vt:i4>5</vt:i4>
      </vt:variant>
      <vt:variant>
        <vt:lpwstr/>
      </vt:variant>
      <vt:variant>
        <vt:lpwstr>_Toc253579355</vt:lpwstr>
      </vt:variant>
      <vt:variant>
        <vt:i4>1769525</vt:i4>
      </vt:variant>
      <vt:variant>
        <vt:i4>8826</vt:i4>
      </vt:variant>
      <vt:variant>
        <vt:i4>0</vt:i4>
      </vt:variant>
      <vt:variant>
        <vt:i4>5</vt:i4>
      </vt:variant>
      <vt:variant>
        <vt:lpwstr/>
      </vt:variant>
      <vt:variant>
        <vt:lpwstr>_Toc253579354</vt:lpwstr>
      </vt:variant>
      <vt:variant>
        <vt:i4>1769525</vt:i4>
      </vt:variant>
      <vt:variant>
        <vt:i4>8820</vt:i4>
      </vt:variant>
      <vt:variant>
        <vt:i4>0</vt:i4>
      </vt:variant>
      <vt:variant>
        <vt:i4>5</vt:i4>
      </vt:variant>
      <vt:variant>
        <vt:lpwstr/>
      </vt:variant>
      <vt:variant>
        <vt:lpwstr>_Toc253579353</vt:lpwstr>
      </vt:variant>
      <vt:variant>
        <vt:i4>1769525</vt:i4>
      </vt:variant>
      <vt:variant>
        <vt:i4>8814</vt:i4>
      </vt:variant>
      <vt:variant>
        <vt:i4>0</vt:i4>
      </vt:variant>
      <vt:variant>
        <vt:i4>5</vt:i4>
      </vt:variant>
      <vt:variant>
        <vt:lpwstr/>
      </vt:variant>
      <vt:variant>
        <vt:lpwstr>_Toc253579352</vt:lpwstr>
      </vt:variant>
      <vt:variant>
        <vt:i4>1769525</vt:i4>
      </vt:variant>
      <vt:variant>
        <vt:i4>8808</vt:i4>
      </vt:variant>
      <vt:variant>
        <vt:i4>0</vt:i4>
      </vt:variant>
      <vt:variant>
        <vt:i4>5</vt:i4>
      </vt:variant>
      <vt:variant>
        <vt:lpwstr/>
      </vt:variant>
      <vt:variant>
        <vt:lpwstr>_Toc253579351</vt:lpwstr>
      </vt:variant>
      <vt:variant>
        <vt:i4>1769525</vt:i4>
      </vt:variant>
      <vt:variant>
        <vt:i4>8802</vt:i4>
      </vt:variant>
      <vt:variant>
        <vt:i4>0</vt:i4>
      </vt:variant>
      <vt:variant>
        <vt:i4>5</vt:i4>
      </vt:variant>
      <vt:variant>
        <vt:lpwstr/>
      </vt:variant>
      <vt:variant>
        <vt:lpwstr>_Toc253579350</vt:lpwstr>
      </vt:variant>
      <vt:variant>
        <vt:i4>1703989</vt:i4>
      </vt:variant>
      <vt:variant>
        <vt:i4>8796</vt:i4>
      </vt:variant>
      <vt:variant>
        <vt:i4>0</vt:i4>
      </vt:variant>
      <vt:variant>
        <vt:i4>5</vt:i4>
      </vt:variant>
      <vt:variant>
        <vt:lpwstr/>
      </vt:variant>
      <vt:variant>
        <vt:lpwstr>_Toc253579349</vt:lpwstr>
      </vt:variant>
      <vt:variant>
        <vt:i4>1703989</vt:i4>
      </vt:variant>
      <vt:variant>
        <vt:i4>8790</vt:i4>
      </vt:variant>
      <vt:variant>
        <vt:i4>0</vt:i4>
      </vt:variant>
      <vt:variant>
        <vt:i4>5</vt:i4>
      </vt:variant>
      <vt:variant>
        <vt:lpwstr/>
      </vt:variant>
      <vt:variant>
        <vt:lpwstr>_Toc253579348</vt:lpwstr>
      </vt:variant>
      <vt:variant>
        <vt:i4>1703989</vt:i4>
      </vt:variant>
      <vt:variant>
        <vt:i4>8784</vt:i4>
      </vt:variant>
      <vt:variant>
        <vt:i4>0</vt:i4>
      </vt:variant>
      <vt:variant>
        <vt:i4>5</vt:i4>
      </vt:variant>
      <vt:variant>
        <vt:lpwstr/>
      </vt:variant>
      <vt:variant>
        <vt:lpwstr>_Toc253579347</vt:lpwstr>
      </vt:variant>
      <vt:variant>
        <vt:i4>1703989</vt:i4>
      </vt:variant>
      <vt:variant>
        <vt:i4>8778</vt:i4>
      </vt:variant>
      <vt:variant>
        <vt:i4>0</vt:i4>
      </vt:variant>
      <vt:variant>
        <vt:i4>5</vt:i4>
      </vt:variant>
      <vt:variant>
        <vt:lpwstr/>
      </vt:variant>
      <vt:variant>
        <vt:lpwstr>_Toc253579346</vt:lpwstr>
      </vt:variant>
      <vt:variant>
        <vt:i4>1703989</vt:i4>
      </vt:variant>
      <vt:variant>
        <vt:i4>8772</vt:i4>
      </vt:variant>
      <vt:variant>
        <vt:i4>0</vt:i4>
      </vt:variant>
      <vt:variant>
        <vt:i4>5</vt:i4>
      </vt:variant>
      <vt:variant>
        <vt:lpwstr/>
      </vt:variant>
      <vt:variant>
        <vt:lpwstr>_Toc253579345</vt:lpwstr>
      </vt:variant>
      <vt:variant>
        <vt:i4>1703989</vt:i4>
      </vt:variant>
      <vt:variant>
        <vt:i4>8766</vt:i4>
      </vt:variant>
      <vt:variant>
        <vt:i4>0</vt:i4>
      </vt:variant>
      <vt:variant>
        <vt:i4>5</vt:i4>
      </vt:variant>
      <vt:variant>
        <vt:lpwstr/>
      </vt:variant>
      <vt:variant>
        <vt:lpwstr>_Toc253579344</vt:lpwstr>
      </vt:variant>
      <vt:variant>
        <vt:i4>1703989</vt:i4>
      </vt:variant>
      <vt:variant>
        <vt:i4>8760</vt:i4>
      </vt:variant>
      <vt:variant>
        <vt:i4>0</vt:i4>
      </vt:variant>
      <vt:variant>
        <vt:i4>5</vt:i4>
      </vt:variant>
      <vt:variant>
        <vt:lpwstr/>
      </vt:variant>
      <vt:variant>
        <vt:lpwstr>_Toc253579343</vt:lpwstr>
      </vt:variant>
      <vt:variant>
        <vt:i4>1703989</vt:i4>
      </vt:variant>
      <vt:variant>
        <vt:i4>8754</vt:i4>
      </vt:variant>
      <vt:variant>
        <vt:i4>0</vt:i4>
      </vt:variant>
      <vt:variant>
        <vt:i4>5</vt:i4>
      </vt:variant>
      <vt:variant>
        <vt:lpwstr/>
      </vt:variant>
      <vt:variant>
        <vt:lpwstr>_Toc253579342</vt:lpwstr>
      </vt:variant>
      <vt:variant>
        <vt:i4>1703989</vt:i4>
      </vt:variant>
      <vt:variant>
        <vt:i4>8748</vt:i4>
      </vt:variant>
      <vt:variant>
        <vt:i4>0</vt:i4>
      </vt:variant>
      <vt:variant>
        <vt:i4>5</vt:i4>
      </vt:variant>
      <vt:variant>
        <vt:lpwstr/>
      </vt:variant>
      <vt:variant>
        <vt:lpwstr>_Toc253579341</vt:lpwstr>
      </vt:variant>
      <vt:variant>
        <vt:i4>1703989</vt:i4>
      </vt:variant>
      <vt:variant>
        <vt:i4>8742</vt:i4>
      </vt:variant>
      <vt:variant>
        <vt:i4>0</vt:i4>
      </vt:variant>
      <vt:variant>
        <vt:i4>5</vt:i4>
      </vt:variant>
      <vt:variant>
        <vt:lpwstr/>
      </vt:variant>
      <vt:variant>
        <vt:lpwstr>_Toc253579340</vt:lpwstr>
      </vt:variant>
      <vt:variant>
        <vt:i4>1900597</vt:i4>
      </vt:variant>
      <vt:variant>
        <vt:i4>8736</vt:i4>
      </vt:variant>
      <vt:variant>
        <vt:i4>0</vt:i4>
      </vt:variant>
      <vt:variant>
        <vt:i4>5</vt:i4>
      </vt:variant>
      <vt:variant>
        <vt:lpwstr/>
      </vt:variant>
      <vt:variant>
        <vt:lpwstr>_Toc253579339</vt:lpwstr>
      </vt:variant>
      <vt:variant>
        <vt:i4>1900597</vt:i4>
      </vt:variant>
      <vt:variant>
        <vt:i4>8730</vt:i4>
      </vt:variant>
      <vt:variant>
        <vt:i4>0</vt:i4>
      </vt:variant>
      <vt:variant>
        <vt:i4>5</vt:i4>
      </vt:variant>
      <vt:variant>
        <vt:lpwstr/>
      </vt:variant>
      <vt:variant>
        <vt:lpwstr>_Toc253579338</vt:lpwstr>
      </vt:variant>
      <vt:variant>
        <vt:i4>1900597</vt:i4>
      </vt:variant>
      <vt:variant>
        <vt:i4>8724</vt:i4>
      </vt:variant>
      <vt:variant>
        <vt:i4>0</vt:i4>
      </vt:variant>
      <vt:variant>
        <vt:i4>5</vt:i4>
      </vt:variant>
      <vt:variant>
        <vt:lpwstr/>
      </vt:variant>
      <vt:variant>
        <vt:lpwstr>_Toc253579337</vt:lpwstr>
      </vt:variant>
      <vt:variant>
        <vt:i4>1900597</vt:i4>
      </vt:variant>
      <vt:variant>
        <vt:i4>8718</vt:i4>
      </vt:variant>
      <vt:variant>
        <vt:i4>0</vt:i4>
      </vt:variant>
      <vt:variant>
        <vt:i4>5</vt:i4>
      </vt:variant>
      <vt:variant>
        <vt:lpwstr/>
      </vt:variant>
      <vt:variant>
        <vt:lpwstr>_Toc253579336</vt:lpwstr>
      </vt:variant>
      <vt:variant>
        <vt:i4>1900597</vt:i4>
      </vt:variant>
      <vt:variant>
        <vt:i4>8712</vt:i4>
      </vt:variant>
      <vt:variant>
        <vt:i4>0</vt:i4>
      </vt:variant>
      <vt:variant>
        <vt:i4>5</vt:i4>
      </vt:variant>
      <vt:variant>
        <vt:lpwstr/>
      </vt:variant>
      <vt:variant>
        <vt:lpwstr>_Toc253579335</vt:lpwstr>
      </vt:variant>
      <vt:variant>
        <vt:i4>1900597</vt:i4>
      </vt:variant>
      <vt:variant>
        <vt:i4>8706</vt:i4>
      </vt:variant>
      <vt:variant>
        <vt:i4>0</vt:i4>
      </vt:variant>
      <vt:variant>
        <vt:i4>5</vt:i4>
      </vt:variant>
      <vt:variant>
        <vt:lpwstr/>
      </vt:variant>
      <vt:variant>
        <vt:lpwstr>_Toc253579334</vt:lpwstr>
      </vt:variant>
      <vt:variant>
        <vt:i4>1900597</vt:i4>
      </vt:variant>
      <vt:variant>
        <vt:i4>8700</vt:i4>
      </vt:variant>
      <vt:variant>
        <vt:i4>0</vt:i4>
      </vt:variant>
      <vt:variant>
        <vt:i4>5</vt:i4>
      </vt:variant>
      <vt:variant>
        <vt:lpwstr/>
      </vt:variant>
      <vt:variant>
        <vt:lpwstr>_Toc253579333</vt:lpwstr>
      </vt:variant>
      <vt:variant>
        <vt:i4>1900597</vt:i4>
      </vt:variant>
      <vt:variant>
        <vt:i4>8694</vt:i4>
      </vt:variant>
      <vt:variant>
        <vt:i4>0</vt:i4>
      </vt:variant>
      <vt:variant>
        <vt:i4>5</vt:i4>
      </vt:variant>
      <vt:variant>
        <vt:lpwstr/>
      </vt:variant>
      <vt:variant>
        <vt:lpwstr>_Toc253579332</vt:lpwstr>
      </vt:variant>
      <vt:variant>
        <vt:i4>1900597</vt:i4>
      </vt:variant>
      <vt:variant>
        <vt:i4>8688</vt:i4>
      </vt:variant>
      <vt:variant>
        <vt:i4>0</vt:i4>
      </vt:variant>
      <vt:variant>
        <vt:i4>5</vt:i4>
      </vt:variant>
      <vt:variant>
        <vt:lpwstr/>
      </vt:variant>
      <vt:variant>
        <vt:lpwstr>_Toc253579331</vt:lpwstr>
      </vt:variant>
      <vt:variant>
        <vt:i4>1900597</vt:i4>
      </vt:variant>
      <vt:variant>
        <vt:i4>8682</vt:i4>
      </vt:variant>
      <vt:variant>
        <vt:i4>0</vt:i4>
      </vt:variant>
      <vt:variant>
        <vt:i4>5</vt:i4>
      </vt:variant>
      <vt:variant>
        <vt:lpwstr/>
      </vt:variant>
      <vt:variant>
        <vt:lpwstr>_Toc253579330</vt:lpwstr>
      </vt:variant>
      <vt:variant>
        <vt:i4>1835061</vt:i4>
      </vt:variant>
      <vt:variant>
        <vt:i4>8676</vt:i4>
      </vt:variant>
      <vt:variant>
        <vt:i4>0</vt:i4>
      </vt:variant>
      <vt:variant>
        <vt:i4>5</vt:i4>
      </vt:variant>
      <vt:variant>
        <vt:lpwstr/>
      </vt:variant>
      <vt:variant>
        <vt:lpwstr>_Toc253579329</vt:lpwstr>
      </vt:variant>
      <vt:variant>
        <vt:i4>1835061</vt:i4>
      </vt:variant>
      <vt:variant>
        <vt:i4>8670</vt:i4>
      </vt:variant>
      <vt:variant>
        <vt:i4>0</vt:i4>
      </vt:variant>
      <vt:variant>
        <vt:i4>5</vt:i4>
      </vt:variant>
      <vt:variant>
        <vt:lpwstr/>
      </vt:variant>
      <vt:variant>
        <vt:lpwstr>_Toc253579328</vt:lpwstr>
      </vt:variant>
      <vt:variant>
        <vt:i4>1835061</vt:i4>
      </vt:variant>
      <vt:variant>
        <vt:i4>8664</vt:i4>
      </vt:variant>
      <vt:variant>
        <vt:i4>0</vt:i4>
      </vt:variant>
      <vt:variant>
        <vt:i4>5</vt:i4>
      </vt:variant>
      <vt:variant>
        <vt:lpwstr/>
      </vt:variant>
      <vt:variant>
        <vt:lpwstr>_Toc253579327</vt:lpwstr>
      </vt:variant>
      <vt:variant>
        <vt:i4>1835061</vt:i4>
      </vt:variant>
      <vt:variant>
        <vt:i4>8658</vt:i4>
      </vt:variant>
      <vt:variant>
        <vt:i4>0</vt:i4>
      </vt:variant>
      <vt:variant>
        <vt:i4>5</vt:i4>
      </vt:variant>
      <vt:variant>
        <vt:lpwstr/>
      </vt:variant>
      <vt:variant>
        <vt:lpwstr>_Toc253579326</vt:lpwstr>
      </vt:variant>
      <vt:variant>
        <vt:i4>1835061</vt:i4>
      </vt:variant>
      <vt:variant>
        <vt:i4>8652</vt:i4>
      </vt:variant>
      <vt:variant>
        <vt:i4>0</vt:i4>
      </vt:variant>
      <vt:variant>
        <vt:i4>5</vt:i4>
      </vt:variant>
      <vt:variant>
        <vt:lpwstr/>
      </vt:variant>
      <vt:variant>
        <vt:lpwstr>_Toc253579325</vt:lpwstr>
      </vt:variant>
      <vt:variant>
        <vt:i4>1835061</vt:i4>
      </vt:variant>
      <vt:variant>
        <vt:i4>8646</vt:i4>
      </vt:variant>
      <vt:variant>
        <vt:i4>0</vt:i4>
      </vt:variant>
      <vt:variant>
        <vt:i4>5</vt:i4>
      </vt:variant>
      <vt:variant>
        <vt:lpwstr/>
      </vt:variant>
      <vt:variant>
        <vt:lpwstr>_Toc253579324</vt:lpwstr>
      </vt:variant>
      <vt:variant>
        <vt:i4>1835061</vt:i4>
      </vt:variant>
      <vt:variant>
        <vt:i4>8640</vt:i4>
      </vt:variant>
      <vt:variant>
        <vt:i4>0</vt:i4>
      </vt:variant>
      <vt:variant>
        <vt:i4>5</vt:i4>
      </vt:variant>
      <vt:variant>
        <vt:lpwstr/>
      </vt:variant>
      <vt:variant>
        <vt:lpwstr>_Toc253579323</vt:lpwstr>
      </vt:variant>
      <vt:variant>
        <vt:i4>1835061</vt:i4>
      </vt:variant>
      <vt:variant>
        <vt:i4>8634</vt:i4>
      </vt:variant>
      <vt:variant>
        <vt:i4>0</vt:i4>
      </vt:variant>
      <vt:variant>
        <vt:i4>5</vt:i4>
      </vt:variant>
      <vt:variant>
        <vt:lpwstr/>
      </vt:variant>
      <vt:variant>
        <vt:lpwstr>_Toc253579322</vt:lpwstr>
      </vt:variant>
      <vt:variant>
        <vt:i4>1835061</vt:i4>
      </vt:variant>
      <vt:variant>
        <vt:i4>8628</vt:i4>
      </vt:variant>
      <vt:variant>
        <vt:i4>0</vt:i4>
      </vt:variant>
      <vt:variant>
        <vt:i4>5</vt:i4>
      </vt:variant>
      <vt:variant>
        <vt:lpwstr/>
      </vt:variant>
      <vt:variant>
        <vt:lpwstr>_Toc253579321</vt:lpwstr>
      </vt:variant>
      <vt:variant>
        <vt:i4>1835061</vt:i4>
      </vt:variant>
      <vt:variant>
        <vt:i4>8622</vt:i4>
      </vt:variant>
      <vt:variant>
        <vt:i4>0</vt:i4>
      </vt:variant>
      <vt:variant>
        <vt:i4>5</vt:i4>
      </vt:variant>
      <vt:variant>
        <vt:lpwstr/>
      </vt:variant>
      <vt:variant>
        <vt:lpwstr>_Toc253579320</vt:lpwstr>
      </vt:variant>
      <vt:variant>
        <vt:i4>2031669</vt:i4>
      </vt:variant>
      <vt:variant>
        <vt:i4>8616</vt:i4>
      </vt:variant>
      <vt:variant>
        <vt:i4>0</vt:i4>
      </vt:variant>
      <vt:variant>
        <vt:i4>5</vt:i4>
      </vt:variant>
      <vt:variant>
        <vt:lpwstr/>
      </vt:variant>
      <vt:variant>
        <vt:lpwstr>_Toc253579319</vt:lpwstr>
      </vt:variant>
      <vt:variant>
        <vt:i4>2031669</vt:i4>
      </vt:variant>
      <vt:variant>
        <vt:i4>8610</vt:i4>
      </vt:variant>
      <vt:variant>
        <vt:i4>0</vt:i4>
      </vt:variant>
      <vt:variant>
        <vt:i4>5</vt:i4>
      </vt:variant>
      <vt:variant>
        <vt:lpwstr/>
      </vt:variant>
      <vt:variant>
        <vt:lpwstr>_Toc253579318</vt:lpwstr>
      </vt:variant>
      <vt:variant>
        <vt:i4>2031669</vt:i4>
      </vt:variant>
      <vt:variant>
        <vt:i4>8604</vt:i4>
      </vt:variant>
      <vt:variant>
        <vt:i4>0</vt:i4>
      </vt:variant>
      <vt:variant>
        <vt:i4>5</vt:i4>
      </vt:variant>
      <vt:variant>
        <vt:lpwstr/>
      </vt:variant>
      <vt:variant>
        <vt:lpwstr>_Toc253579317</vt:lpwstr>
      </vt:variant>
      <vt:variant>
        <vt:i4>2031669</vt:i4>
      </vt:variant>
      <vt:variant>
        <vt:i4>8598</vt:i4>
      </vt:variant>
      <vt:variant>
        <vt:i4>0</vt:i4>
      </vt:variant>
      <vt:variant>
        <vt:i4>5</vt:i4>
      </vt:variant>
      <vt:variant>
        <vt:lpwstr/>
      </vt:variant>
      <vt:variant>
        <vt:lpwstr>_Toc253579316</vt:lpwstr>
      </vt:variant>
      <vt:variant>
        <vt:i4>2031669</vt:i4>
      </vt:variant>
      <vt:variant>
        <vt:i4>8592</vt:i4>
      </vt:variant>
      <vt:variant>
        <vt:i4>0</vt:i4>
      </vt:variant>
      <vt:variant>
        <vt:i4>5</vt:i4>
      </vt:variant>
      <vt:variant>
        <vt:lpwstr/>
      </vt:variant>
      <vt:variant>
        <vt:lpwstr>_Toc253579315</vt:lpwstr>
      </vt:variant>
      <vt:variant>
        <vt:i4>2031669</vt:i4>
      </vt:variant>
      <vt:variant>
        <vt:i4>8586</vt:i4>
      </vt:variant>
      <vt:variant>
        <vt:i4>0</vt:i4>
      </vt:variant>
      <vt:variant>
        <vt:i4>5</vt:i4>
      </vt:variant>
      <vt:variant>
        <vt:lpwstr/>
      </vt:variant>
      <vt:variant>
        <vt:lpwstr>_Toc253579314</vt:lpwstr>
      </vt:variant>
      <vt:variant>
        <vt:i4>2031669</vt:i4>
      </vt:variant>
      <vt:variant>
        <vt:i4>8580</vt:i4>
      </vt:variant>
      <vt:variant>
        <vt:i4>0</vt:i4>
      </vt:variant>
      <vt:variant>
        <vt:i4>5</vt:i4>
      </vt:variant>
      <vt:variant>
        <vt:lpwstr/>
      </vt:variant>
      <vt:variant>
        <vt:lpwstr>_Toc253579313</vt:lpwstr>
      </vt:variant>
      <vt:variant>
        <vt:i4>2031669</vt:i4>
      </vt:variant>
      <vt:variant>
        <vt:i4>8574</vt:i4>
      </vt:variant>
      <vt:variant>
        <vt:i4>0</vt:i4>
      </vt:variant>
      <vt:variant>
        <vt:i4>5</vt:i4>
      </vt:variant>
      <vt:variant>
        <vt:lpwstr/>
      </vt:variant>
      <vt:variant>
        <vt:lpwstr>_Toc253579312</vt:lpwstr>
      </vt:variant>
      <vt:variant>
        <vt:i4>2031669</vt:i4>
      </vt:variant>
      <vt:variant>
        <vt:i4>8568</vt:i4>
      </vt:variant>
      <vt:variant>
        <vt:i4>0</vt:i4>
      </vt:variant>
      <vt:variant>
        <vt:i4>5</vt:i4>
      </vt:variant>
      <vt:variant>
        <vt:lpwstr/>
      </vt:variant>
      <vt:variant>
        <vt:lpwstr>_Toc253579311</vt:lpwstr>
      </vt:variant>
      <vt:variant>
        <vt:i4>2031669</vt:i4>
      </vt:variant>
      <vt:variant>
        <vt:i4>8562</vt:i4>
      </vt:variant>
      <vt:variant>
        <vt:i4>0</vt:i4>
      </vt:variant>
      <vt:variant>
        <vt:i4>5</vt:i4>
      </vt:variant>
      <vt:variant>
        <vt:lpwstr/>
      </vt:variant>
      <vt:variant>
        <vt:lpwstr>_Toc253579310</vt:lpwstr>
      </vt:variant>
      <vt:variant>
        <vt:i4>1966133</vt:i4>
      </vt:variant>
      <vt:variant>
        <vt:i4>8556</vt:i4>
      </vt:variant>
      <vt:variant>
        <vt:i4>0</vt:i4>
      </vt:variant>
      <vt:variant>
        <vt:i4>5</vt:i4>
      </vt:variant>
      <vt:variant>
        <vt:lpwstr/>
      </vt:variant>
      <vt:variant>
        <vt:lpwstr>_Toc253579309</vt:lpwstr>
      </vt:variant>
      <vt:variant>
        <vt:i4>1966133</vt:i4>
      </vt:variant>
      <vt:variant>
        <vt:i4>8550</vt:i4>
      </vt:variant>
      <vt:variant>
        <vt:i4>0</vt:i4>
      </vt:variant>
      <vt:variant>
        <vt:i4>5</vt:i4>
      </vt:variant>
      <vt:variant>
        <vt:lpwstr/>
      </vt:variant>
      <vt:variant>
        <vt:lpwstr>_Toc253579308</vt:lpwstr>
      </vt:variant>
      <vt:variant>
        <vt:i4>1966133</vt:i4>
      </vt:variant>
      <vt:variant>
        <vt:i4>8544</vt:i4>
      </vt:variant>
      <vt:variant>
        <vt:i4>0</vt:i4>
      </vt:variant>
      <vt:variant>
        <vt:i4>5</vt:i4>
      </vt:variant>
      <vt:variant>
        <vt:lpwstr/>
      </vt:variant>
      <vt:variant>
        <vt:lpwstr>_Toc253579307</vt:lpwstr>
      </vt:variant>
      <vt:variant>
        <vt:i4>1966133</vt:i4>
      </vt:variant>
      <vt:variant>
        <vt:i4>8538</vt:i4>
      </vt:variant>
      <vt:variant>
        <vt:i4>0</vt:i4>
      </vt:variant>
      <vt:variant>
        <vt:i4>5</vt:i4>
      </vt:variant>
      <vt:variant>
        <vt:lpwstr/>
      </vt:variant>
      <vt:variant>
        <vt:lpwstr>_Toc253579306</vt:lpwstr>
      </vt:variant>
      <vt:variant>
        <vt:i4>1966133</vt:i4>
      </vt:variant>
      <vt:variant>
        <vt:i4>8532</vt:i4>
      </vt:variant>
      <vt:variant>
        <vt:i4>0</vt:i4>
      </vt:variant>
      <vt:variant>
        <vt:i4>5</vt:i4>
      </vt:variant>
      <vt:variant>
        <vt:lpwstr/>
      </vt:variant>
      <vt:variant>
        <vt:lpwstr>_Toc253579305</vt:lpwstr>
      </vt:variant>
      <vt:variant>
        <vt:i4>1966133</vt:i4>
      </vt:variant>
      <vt:variant>
        <vt:i4>8526</vt:i4>
      </vt:variant>
      <vt:variant>
        <vt:i4>0</vt:i4>
      </vt:variant>
      <vt:variant>
        <vt:i4>5</vt:i4>
      </vt:variant>
      <vt:variant>
        <vt:lpwstr/>
      </vt:variant>
      <vt:variant>
        <vt:lpwstr>_Toc253579304</vt:lpwstr>
      </vt:variant>
      <vt:variant>
        <vt:i4>1966133</vt:i4>
      </vt:variant>
      <vt:variant>
        <vt:i4>8520</vt:i4>
      </vt:variant>
      <vt:variant>
        <vt:i4>0</vt:i4>
      </vt:variant>
      <vt:variant>
        <vt:i4>5</vt:i4>
      </vt:variant>
      <vt:variant>
        <vt:lpwstr/>
      </vt:variant>
      <vt:variant>
        <vt:lpwstr>_Toc253579303</vt:lpwstr>
      </vt:variant>
      <vt:variant>
        <vt:i4>1966133</vt:i4>
      </vt:variant>
      <vt:variant>
        <vt:i4>8514</vt:i4>
      </vt:variant>
      <vt:variant>
        <vt:i4>0</vt:i4>
      </vt:variant>
      <vt:variant>
        <vt:i4>5</vt:i4>
      </vt:variant>
      <vt:variant>
        <vt:lpwstr/>
      </vt:variant>
      <vt:variant>
        <vt:lpwstr>_Toc253579302</vt:lpwstr>
      </vt:variant>
      <vt:variant>
        <vt:i4>1966133</vt:i4>
      </vt:variant>
      <vt:variant>
        <vt:i4>8508</vt:i4>
      </vt:variant>
      <vt:variant>
        <vt:i4>0</vt:i4>
      </vt:variant>
      <vt:variant>
        <vt:i4>5</vt:i4>
      </vt:variant>
      <vt:variant>
        <vt:lpwstr/>
      </vt:variant>
      <vt:variant>
        <vt:lpwstr>_Toc253579301</vt:lpwstr>
      </vt:variant>
      <vt:variant>
        <vt:i4>1966133</vt:i4>
      </vt:variant>
      <vt:variant>
        <vt:i4>8502</vt:i4>
      </vt:variant>
      <vt:variant>
        <vt:i4>0</vt:i4>
      </vt:variant>
      <vt:variant>
        <vt:i4>5</vt:i4>
      </vt:variant>
      <vt:variant>
        <vt:lpwstr/>
      </vt:variant>
      <vt:variant>
        <vt:lpwstr>_Toc253579300</vt:lpwstr>
      </vt:variant>
      <vt:variant>
        <vt:i4>1507380</vt:i4>
      </vt:variant>
      <vt:variant>
        <vt:i4>8496</vt:i4>
      </vt:variant>
      <vt:variant>
        <vt:i4>0</vt:i4>
      </vt:variant>
      <vt:variant>
        <vt:i4>5</vt:i4>
      </vt:variant>
      <vt:variant>
        <vt:lpwstr/>
      </vt:variant>
      <vt:variant>
        <vt:lpwstr>_Toc253579299</vt:lpwstr>
      </vt:variant>
      <vt:variant>
        <vt:i4>1507380</vt:i4>
      </vt:variant>
      <vt:variant>
        <vt:i4>8490</vt:i4>
      </vt:variant>
      <vt:variant>
        <vt:i4>0</vt:i4>
      </vt:variant>
      <vt:variant>
        <vt:i4>5</vt:i4>
      </vt:variant>
      <vt:variant>
        <vt:lpwstr/>
      </vt:variant>
      <vt:variant>
        <vt:lpwstr>_Toc253579298</vt:lpwstr>
      </vt:variant>
      <vt:variant>
        <vt:i4>1507380</vt:i4>
      </vt:variant>
      <vt:variant>
        <vt:i4>8484</vt:i4>
      </vt:variant>
      <vt:variant>
        <vt:i4>0</vt:i4>
      </vt:variant>
      <vt:variant>
        <vt:i4>5</vt:i4>
      </vt:variant>
      <vt:variant>
        <vt:lpwstr/>
      </vt:variant>
      <vt:variant>
        <vt:lpwstr>_Toc253579297</vt:lpwstr>
      </vt:variant>
      <vt:variant>
        <vt:i4>1507380</vt:i4>
      </vt:variant>
      <vt:variant>
        <vt:i4>8478</vt:i4>
      </vt:variant>
      <vt:variant>
        <vt:i4>0</vt:i4>
      </vt:variant>
      <vt:variant>
        <vt:i4>5</vt:i4>
      </vt:variant>
      <vt:variant>
        <vt:lpwstr/>
      </vt:variant>
      <vt:variant>
        <vt:lpwstr>_Toc253579296</vt:lpwstr>
      </vt:variant>
      <vt:variant>
        <vt:i4>1507380</vt:i4>
      </vt:variant>
      <vt:variant>
        <vt:i4>8472</vt:i4>
      </vt:variant>
      <vt:variant>
        <vt:i4>0</vt:i4>
      </vt:variant>
      <vt:variant>
        <vt:i4>5</vt:i4>
      </vt:variant>
      <vt:variant>
        <vt:lpwstr/>
      </vt:variant>
      <vt:variant>
        <vt:lpwstr>_Toc253579295</vt:lpwstr>
      </vt:variant>
      <vt:variant>
        <vt:i4>1507380</vt:i4>
      </vt:variant>
      <vt:variant>
        <vt:i4>8466</vt:i4>
      </vt:variant>
      <vt:variant>
        <vt:i4>0</vt:i4>
      </vt:variant>
      <vt:variant>
        <vt:i4>5</vt:i4>
      </vt:variant>
      <vt:variant>
        <vt:lpwstr/>
      </vt:variant>
      <vt:variant>
        <vt:lpwstr>_Toc253579294</vt:lpwstr>
      </vt:variant>
      <vt:variant>
        <vt:i4>1507380</vt:i4>
      </vt:variant>
      <vt:variant>
        <vt:i4>8460</vt:i4>
      </vt:variant>
      <vt:variant>
        <vt:i4>0</vt:i4>
      </vt:variant>
      <vt:variant>
        <vt:i4>5</vt:i4>
      </vt:variant>
      <vt:variant>
        <vt:lpwstr/>
      </vt:variant>
      <vt:variant>
        <vt:lpwstr>_Toc253579293</vt:lpwstr>
      </vt:variant>
      <vt:variant>
        <vt:i4>1507380</vt:i4>
      </vt:variant>
      <vt:variant>
        <vt:i4>8454</vt:i4>
      </vt:variant>
      <vt:variant>
        <vt:i4>0</vt:i4>
      </vt:variant>
      <vt:variant>
        <vt:i4>5</vt:i4>
      </vt:variant>
      <vt:variant>
        <vt:lpwstr/>
      </vt:variant>
      <vt:variant>
        <vt:lpwstr>_Toc253579292</vt:lpwstr>
      </vt:variant>
      <vt:variant>
        <vt:i4>1507380</vt:i4>
      </vt:variant>
      <vt:variant>
        <vt:i4>8448</vt:i4>
      </vt:variant>
      <vt:variant>
        <vt:i4>0</vt:i4>
      </vt:variant>
      <vt:variant>
        <vt:i4>5</vt:i4>
      </vt:variant>
      <vt:variant>
        <vt:lpwstr/>
      </vt:variant>
      <vt:variant>
        <vt:lpwstr>_Toc253579291</vt:lpwstr>
      </vt:variant>
      <vt:variant>
        <vt:i4>1507380</vt:i4>
      </vt:variant>
      <vt:variant>
        <vt:i4>8442</vt:i4>
      </vt:variant>
      <vt:variant>
        <vt:i4>0</vt:i4>
      </vt:variant>
      <vt:variant>
        <vt:i4>5</vt:i4>
      </vt:variant>
      <vt:variant>
        <vt:lpwstr/>
      </vt:variant>
      <vt:variant>
        <vt:lpwstr>_Toc253579290</vt:lpwstr>
      </vt:variant>
      <vt:variant>
        <vt:i4>1441844</vt:i4>
      </vt:variant>
      <vt:variant>
        <vt:i4>8436</vt:i4>
      </vt:variant>
      <vt:variant>
        <vt:i4>0</vt:i4>
      </vt:variant>
      <vt:variant>
        <vt:i4>5</vt:i4>
      </vt:variant>
      <vt:variant>
        <vt:lpwstr/>
      </vt:variant>
      <vt:variant>
        <vt:lpwstr>_Toc253579289</vt:lpwstr>
      </vt:variant>
      <vt:variant>
        <vt:i4>1441844</vt:i4>
      </vt:variant>
      <vt:variant>
        <vt:i4>8430</vt:i4>
      </vt:variant>
      <vt:variant>
        <vt:i4>0</vt:i4>
      </vt:variant>
      <vt:variant>
        <vt:i4>5</vt:i4>
      </vt:variant>
      <vt:variant>
        <vt:lpwstr/>
      </vt:variant>
      <vt:variant>
        <vt:lpwstr>_Toc253579288</vt:lpwstr>
      </vt:variant>
      <vt:variant>
        <vt:i4>1441844</vt:i4>
      </vt:variant>
      <vt:variant>
        <vt:i4>8424</vt:i4>
      </vt:variant>
      <vt:variant>
        <vt:i4>0</vt:i4>
      </vt:variant>
      <vt:variant>
        <vt:i4>5</vt:i4>
      </vt:variant>
      <vt:variant>
        <vt:lpwstr/>
      </vt:variant>
      <vt:variant>
        <vt:lpwstr>_Toc253579287</vt:lpwstr>
      </vt:variant>
      <vt:variant>
        <vt:i4>1441844</vt:i4>
      </vt:variant>
      <vt:variant>
        <vt:i4>8418</vt:i4>
      </vt:variant>
      <vt:variant>
        <vt:i4>0</vt:i4>
      </vt:variant>
      <vt:variant>
        <vt:i4>5</vt:i4>
      </vt:variant>
      <vt:variant>
        <vt:lpwstr/>
      </vt:variant>
      <vt:variant>
        <vt:lpwstr>_Toc253579286</vt:lpwstr>
      </vt:variant>
      <vt:variant>
        <vt:i4>1441844</vt:i4>
      </vt:variant>
      <vt:variant>
        <vt:i4>8412</vt:i4>
      </vt:variant>
      <vt:variant>
        <vt:i4>0</vt:i4>
      </vt:variant>
      <vt:variant>
        <vt:i4>5</vt:i4>
      </vt:variant>
      <vt:variant>
        <vt:lpwstr/>
      </vt:variant>
      <vt:variant>
        <vt:lpwstr>_Toc253579285</vt:lpwstr>
      </vt:variant>
      <vt:variant>
        <vt:i4>1441844</vt:i4>
      </vt:variant>
      <vt:variant>
        <vt:i4>8406</vt:i4>
      </vt:variant>
      <vt:variant>
        <vt:i4>0</vt:i4>
      </vt:variant>
      <vt:variant>
        <vt:i4>5</vt:i4>
      </vt:variant>
      <vt:variant>
        <vt:lpwstr/>
      </vt:variant>
      <vt:variant>
        <vt:lpwstr>_Toc253579284</vt:lpwstr>
      </vt:variant>
      <vt:variant>
        <vt:i4>1441844</vt:i4>
      </vt:variant>
      <vt:variant>
        <vt:i4>8400</vt:i4>
      </vt:variant>
      <vt:variant>
        <vt:i4>0</vt:i4>
      </vt:variant>
      <vt:variant>
        <vt:i4>5</vt:i4>
      </vt:variant>
      <vt:variant>
        <vt:lpwstr/>
      </vt:variant>
      <vt:variant>
        <vt:lpwstr>_Toc253579283</vt:lpwstr>
      </vt:variant>
      <vt:variant>
        <vt:i4>1441844</vt:i4>
      </vt:variant>
      <vt:variant>
        <vt:i4>8394</vt:i4>
      </vt:variant>
      <vt:variant>
        <vt:i4>0</vt:i4>
      </vt:variant>
      <vt:variant>
        <vt:i4>5</vt:i4>
      </vt:variant>
      <vt:variant>
        <vt:lpwstr/>
      </vt:variant>
      <vt:variant>
        <vt:lpwstr>_Toc253579282</vt:lpwstr>
      </vt:variant>
      <vt:variant>
        <vt:i4>1441844</vt:i4>
      </vt:variant>
      <vt:variant>
        <vt:i4>8388</vt:i4>
      </vt:variant>
      <vt:variant>
        <vt:i4>0</vt:i4>
      </vt:variant>
      <vt:variant>
        <vt:i4>5</vt:i4>
      </vt:variant>
      <vt:variant>
        <vt:lpwstr/>
      </vt:variant>
      <vt:variant>
        <vt:lpwstr>_Toc253579281</vt:lpwstr>
      </vt:variant>
      <vt:variant>
        <vt:i4>1441844</vt:i4>
      </vt:variant>
      <vt:variant>
        <vt:i4>8382</vt:i4>
      </vt:variant>
      <vt:variant>
        <vt:i4>0</vt:i4>
      </vt:variant>
      <vt:variant>
        <vt:i4>5</vt:i4>
      </vt:variant>
      <vt:variant>
        <vt:lpwstr/>
      </vt:variant>
      <vt:variant>
        <vt:lpwstr>_Toc253579280</vt:lpwstr>
      </vt:variant>
      <vt:variant>
        <vt:i4>1638452</vt:i4>
      </vt:variant>
      <vt:variant>
        <vt:i4>8376</vt:i4>
      </vt:variant>
      <vt:variant>
        <vt:i4>0</vt:i4>
      </vt:variant>
      <vt:variant>
        <vt:i4>5</vt:i4>
      </vt:variant>
      <vt:variant>
        <vt:lpwstr/>
      </vt:variant>
      <vt:variant>
        <vt:lpwstr>_Toc253579279</vt:lpwstr>
      </vt:variant>
      <vt:variant>
        <vt:i4>1638452</vt:i4>
      </vt:variant>
      <vt:variant>
        <vt:i4>8370</vt:i4>
      </vt:variant>
      <vt:variant>
        <vt:i4>0</vt:i4>
      </vt:variant>
      <vt:variant>
        <vt:i4>5</vt:i4>
      </vt:variant>
      <vt:variant>
        <vt:lpwstr/>
      </vt:variant>
      <vt:variant>
        <vt:lpwstr>_Toc253579278</vt:lpwstr>
      </vt:variant>
      <vt:variant>
        <vt:i4>1638452</vt:i4>
      </vt:variant>
      <vt:variant>
        <vt:i4>8364</vt:i4>
      </vt:variant>
      <vt:variant>
        <vt:i4>0</vt:i4>
      </vt:variant>
      <vt:variant>
        <vt:i4>5</vt:i4>
      </vt:variant>
      <vt:variant>
        <vt:lpwstr/>
      </vt:variant>
      <vt:variant>
        <vt:lpwstr>_Toc253579277</vt:lpwstr>
      </vt:variant>
      <vt:variant>
        <vt:i4>1638452</vt:i4>
      </vt:variant>
      <vt:variant>
        <vt:i4>8358</vt:i4>
      </vt:variant>
      <vt:variant>
        <vt:i4>0</vt:i4>
      </vt:variant>
      <vt:variant>
        <vt:i4>5</vt:i4>
      </vt:variant>
      <vt:variant>
        <vt:lpwstr/>
      </vt:variant>
      <vt:variant>
        <vt:lpwstr>_Toc253579276</vt:lpwstr>
      </vt:variant>
      <vt:variant>
        <vt:i4>1638452</vt:i4>
      </vt:variant>
      <vt:variant>
        <vt:i4>8352</vt:i4>
      </vt:variant>
      <vt:variant>
        <vt:i4>0</vt:i4>
      </vt:variant>
      <vt:variant>
        <vt:i4>5</vt:i4>
      </vt:variant>
      <vt:variant>
        <vt:lpwstr/>
      </vt:variant>
      <vt:variant>
        <vt:lpwstr>_Toc253579275</vt:lpwstr>
      </vt:variant>
      <vt:variant>
        <vt:i4>1638452</vt:i4>
      </vt:variant>
      <vt:variant>
        <vt:i4>8346</vt:i4>
      </vt:variant>
      <vt:variant>
        <vt:i4>0</vt:i4>
      </vt:variant>
      <vt:variant>
        <vt:i4>5</vt:i4>
      </vt:variant>
      <vt:variant>
        <vt:lpwstr/>
      </vt:variant>
      <vt:variant>
        <vt:lpwstr>_Toc253579274</vt:lpwstr>
      </vt:variant>
      <vt:variant>
        <vt:i4>1638452</vt:i4>
      </vt:variant>
      <vt:variant>
        <vt:i4>8340</vt:i4>
      </vt:variant>
      <vt:variant>
        <vt:i4>0</vt:i4>
      </vt:variant>
      <vt:variant>
        <vt:i4>5</vt:i4>
      </vt:variant>
      <vt:variant>
        <vt:lpwstr/>
      </vt:variant>
      <vt:variant>
        <vt:lpwstr>_Toc253579273</vt:lpwstr>
      </vt:variant>
      <vt:variant>
        <vt:i4>1638452</vt:i4>
      </vt:variant>
      <vt:variant>
        <vt:i4>8334</vt:i4>
      </vt:variant>
      <vt:variant>
        <vt:i4>0</vt:i4>
      </vt:variant>
      <vt:variant>
        <vt:i4>5</vt:i4>
      </vt:variant>
      <vt:variant>
        <vt:lpwstr/>
      </vt:variant>
      <vt:variant>
        <vt:lpwstr>_Toc253579272</vt:lpwstr>
      </vt:variant>
      <vt:variant>
        <vt:i4>1638452</vt:i4>
      </vt:variant>
      <vt:variant>
        <vt:i4>8328</vt:i4>
      </vt:variant>
      <vt:variant>
        <vt:i4>0</vt:i4>
      </vt:variant>
      <vt:variant>
        <vt:i4>5</vt:i4>
      </vt:variant>
      <vt:variant>
        <vt:lpwstr/>
      </vt:variant>
      <vt:variant>
        <vt:lpwstr>_Toc253579271</vt:lpwstr>
      </vt:variant>
      <vt:variant>
        <vt:i4>1638452</vt:i4>
      </vt:variant>
      <vt:variant>
        <vt:i4>8322</vt:i4>
      </vt:variant>
      <vt:variant>
        <vt:i4>0</vt:i4>
      </vt:variant>
      <vt:variant>
        <vt:i4>5</vt:i4>
      </vt:variant>
      <vt:variant>
        <vt:lpwstr/>
      </vt:variant>
      <vt:variant>
        <vt:lpwstr>_Toc253579270</vt:lpwstr>
      </vt:variant>
      <vt:variant>
        <vt:i4>1572916</vt:i4>
      </vt:variant>
      <vt:variant>
        <vt:i4>8316</vt:i4>
      </vt:variant>
      <vt:variant>
        <vt:i4>0</vt:i4>
      </vt:variant>
      <vt:variant>
        <vt:i4>5</vt:i4>
      </vt:variant>
      <vt:variant>
        <vt:lpwstr/>
      </vt:variant>
      <vt:variant>
        <vt:lpwstr>_Toc253579269</vt:lpwstr>
      </vt:variant>
      <vt:variant>
        <vt:i4>1572916</vt:i4>
      </vt:variant>
      <vt:variant>
        <vt:i4>8310</vt:i4>
      </vt:variant>
      <vt:variant>
        <vt:i4>0</vt:i4>
      </vt:variant>
      <vt:variant>
        <vt:i4>5</vt:i4>
      </vt:variant>
      <vt:variant>
        <vt:lpwstr/>
      </vt:variant>
      <vt:variant>
        <vt:lpwstr>_Toc253579268</vt:lpwstr>
      </vt:variant>
      <vt:variant>
        <vt:i4>1572916</vt:i4>
      </vt:variant>
      <vt:variant>
        <vt:i4>8304</vt:i4>
      </vt:variant>
      <vt:variant>
        <vt:i4>0</vt:i4>
      </vt:variant>
      <vt:variant>
        <vt:i4>5</vt:i4>
      </vt:variant>
      <vt:variant>
        <vt:lpwstr/>
      </vt:variant>
      <vt:variant>
        <vt:lpwstr>_Toc253579267</vt:lpwstr>
      </vt:variant>
      <vt:variant>
        <vt:i4>1572916</vt:i4>
      </vt:variant>
      <vt:variant>
        <vt:i4>8298</vt:i4>
      </vt:variant>
      <vt:variant>
        <vt:i4>0</vt:i4>
      </vt:variant>
      <vt:variant>
        <vt:i4>5</vt:i4>
      </vt:variant>
      <vt:variant>
        <vt:lpwstr/>
      </vt:variant>
      <vt:variant>
        <vt:lpwstr>_Toc253579266</vt:lpwstr>
      </vt:variant>
      <vt:variant>
        <vt:i4>1572916</vt:i4>
      </vt:variant>
      <vt:variant>
        <vt:i4>8292</vt:i4>
      </vt:variant>
      <vt:variant>
        <vt:i4>0</vt:i4>
      </vt:variant>
      <vt:variant>
        <vt:i4>5</vt:i4>
      </vt:variant>
      <vt:variant>
        <vt:lpwstr/>
      </vt:variant>
      <vt:variant>
        <vt:lpwstr>_Toc253579265</vt:lpwstr>
      </vt:variant>
      <vt:variant>
        <vt:i4>1572916</vt:i4>
      </vt:variant>
      <vt:variant>
        <vt:i4>8286</vt:i4>
      </vt:variant>
      <vt:variant>
        <vt:i4>0</vt:i4>
      </vt:variant>
      <vt:variant>
        <vt:i4>5</vt:i4>
      </vt:variant>
      <vt:variant>
        <vt:lpwstr/>
      </vt:variant>
      <vt:variant>
        <vt:lpwstr>_Toc253579264</vt:lpwstr>
      </vt:variant>
      <vt:variant>
        <vt:i4>1572916</vt:i4>
      </vt:variant>
      <vt:variant>
        <vt:i4>8280</vt:i4>
      </vt:variant>
      <vt:variant>
        <vt:i4>0</vt:i4>
      </vt:variant>
      <vt:variant>
        <vt:i4>5</vt:i4>
      </vt:variant>
      <vt:variant>
        <vt:lpwstr/>
      </vt:variant>
      <vt:variant>
        <vt:lpwstr>_Toc253579263</vt:lpwstr>
      </vt:variant>
      <vt:variant>
        <vt:i4>1572916</vt:i4>
      </vt:variant>
      <vt:variant>
        <vt:i4>8274</vt:i4>
      </vt:variant>
      <vt:variant>
        <vt:i4>0</vt:i4>
      </vt:variant>
      <vt:variant>
        <vt:i4>5</vt:i4>
      </vt:variant>
      <vt:variant>
        <vt:lpwstr/>
      </vt:variant>
      <vt:variant>
        <vt:lpwstr>_Toc253579262</vt:lpwstr>
      </vt:variant>
      <vt:variant>
        <vt:i4>1572916</vt:i4>
      </vt:variant>
      <vt:variant>
        <vt:i4>8268</vt:i4>
      </vt:variant>
      <vt:variant>
        <vt:i4>0</vt:i4>
      </vt:variant>
      <vt:variant>
        <vt:i4>5</vt:i4>
      </vt:variant>
      <vt:variant>
        <vt:lpwstr/>
      </vt:variant>
      <vt:variant>
        <vt:lpwstr>_Toc253579261</vt:lpwstr>
      </vt:variant>
      <vt:variant>
        <vt:i4>1572916</vt:i4>
      </vt:variant>
      <vt:variant>
        <vt:i4>8262</vt:i4>
      </vt:variant>
      <vt:variant>
        <vt:i4>0</vt:i4>
      </vt:variant>
      <vt:variant>
        <vt:i4>5</vt:i4>
      </vt:variant>
      <vt:variant>
        <vt:lpwstr/>
      </vt:variant>
      <vt:variant>
        <vt:lpwstr>_Toc253579260</vt:lpwstr>
      </vt:variant>
      <vt:variant>
        <vt:i4>1769524</vt:i4>
      </vt:variant>
      <vt:variant>
        <vt:i4>8256</vt:i4>
      </vt:variant>
      <vt:variant>
        <vt:i4>0</vt:i4>
      </vt:variant>
      <vt:variant>
        <vt:i4>5</vt:i4>
      </vt:variant>
      <vt:variant>
        <vt:lpwstr/>
      </vt:variant>
      <vt:variant>
        <vt:lpwstr>_Toc253579259</vt:lpwstr>
      </vt:variant>
      <vt:variant>
        <vt:i4>1769524</vt:i4>
      </vt:variant>
      <vt:variant>
        <vt:i4>8250</vt:i4>
      </vt:variant>
      <vt:variant>
        <vt:i4>0</vt:i4>
      </vt:variant>
      <vt:variant>
        <vt:i4>5</vt:i4>
      </vt:variant>
      <vt:variant>
        <vt:lpwstr/>
      </vt:variant>
      <vt:variant>
        <vt:lpwstr>_Toc253579258</vt:lpwstr>
      </vt:variant>
      <vt:variant>
        <vt:i4>1769524</vt:i4>
      </vt:variant>
      <vt:variant>
        <vt:i4>8244</vt:i4>
      </vt:variant>
      <vt:variant>
        <vt:i4>0</vt:i4>
      </vt:variant>
      <vt:variant>
        <vt:i4>5</vt:i4>
      </vt:variant>
      <vt:variant>
        <vt:lpwstr/>
      </vt:variant>
      <vt:variant>
        <vt:lpwstr>_Toc253579257</vt:lpwstr>
      </vt:variant>
      <vt:variant>
        <vt:i4>1769524</vt:i4>
      </vt:variant>
      <vt:variant>
        <vt:i4>8238</vt:i4>
      </vt:variant>
      <vt:variant>
        <vt:i4>0</vt:i4>
      </vt:variant>
      <vt:variant>
        <vt:i4>5</vt:i4>
      </vt:variant>
      <vt:variant>
        <vt:lpwstr/>
      </vt:variant>
      <vt:variant>
        <vt:lpwstr>_Toc253579256</vt:lpwstr>
      </vt:variant>
      <vt:variant>
        <vt:i4>1769524</vt:i4>
      </vt:variant>
      <vt:variant>
        <vt:i4>8232</vt:i4>
      </vt:variant>
      <vt:variant>
        <vt:i4>0</vt:i4>
      </vt:variant>
      <vt:variant>
        <vt:i4>5</vt:i4>
      </vt:variant>
      <vt:variant>
        <vt:lpwstr/>
      </vt:variant>
      <vt:variant>
        <vt:lpwstr>_Toc253579255</vt:lpwstr>
      </vt:variant>
      <vt:variant>
        <vt:i4>1769524</vt:i4>
      </vt:variant>
      <vt:variant>
        <vt:i4>8226</vt:i4>
      </vt:variant>
      <vt:variant>
        <vt:i4>0</vt:i4>
      </vt:variant>
      <vt:variant>
        <vt:i4>5</vt:i4>
      </vt:variant>
      <vt:variant>
        <vt:lpwstr/>
      </vt:variant>
      <vt:variant>
        <vt:lpwstr>_Toc253579254</vt:lpwstr>
      </vt:variant>
      <vt:variant>
        <vt:i4>1769524</vt:i4>
      </vt:variant>
      <vt:variant>
        <vt:i4>8220</vt:i4>
      </vt:variant>
      <vt:variant>
        <vt:i4>0</vt:i4>
      </vt:variant>
      <vt:variant>
        <vt:i4>5</vt:i4>
      </vt:variant>
      <vt:variant>
        <vt:lpwstr/>
      </vt:variant>
      <vt:variant>
        <vt:lpwstr>_Toc253579253</vt:lpwstr>
      </vt:variant>
      <vt:variant>
        <vt:i4>1769524</vt:i4>
      </vt:variant>
      <vt:variant>
        <vt:i4>8214</vt:i4>
      </vt:variant>
      <vt:variant>
        <vt:i4>0</vt:i4>
      </vt:variant>
      <vt:variant>
        <vt:i4>5</vt:i4>
      </vt:variant>
      <vt:variant>
        <vt:lpwstr/>
      </vt:variant>
      <vt:variant>
        <vt:lpwstr>_Toc253579252</vt:lpwstr>
      </vt:variant>
      <vt:variant>
        <vt:i4>1769524</vt:i4>
      </vt:variant>
      <vt:variant>
        <vt:i4>8208</vt:i4>
      </vt:variant>
      <vt:variant>
        <vt:i4>0</vt:i4>
      </vt:variant>
      <vt:variant>
        <vt:i4>5</vt:i4>
      </vt:variant>
      <vt:variant>
        <vt:lpwstr/>
      </vt:variant>
      <vt:variant>
        <vt:lpwstr>_Toc253579251</vt:lpwstr>
      </vt:variant>
      <vt:variant>
        <vt:i4>1769524</vt:i4>
      </vt:variant>
      <vt:variant>
        <vt:i4>8202</vt:i4>
      </vt:variant>
      <vt:variant>
        <vt:i4>0</vt:i4>
      </vt:variant>
      <vt:variant>
        <vt:i4>5</vt:i4>
      </vt:variant>
      <vt:variant>
        <vt:lpwstr/>
      </vt:variant>
      <vt:variant>
        <vt:lpwstr>_Toc253579250</vt:lpwstr>
      </vt:variant>
      <vt:variant>
        <vt:i4>1703988</vt:i4>
      </vt:variant>
      <vt:variant>
        <vt:i4>8196</vt:i4>
      </vt:variant>
      <vt:variant>
        <vt:i4>0</vt:i4>
      </vt:variant>
      <vt:variant>
        <vt:i4>5</vt:i4>
      </vt:variant>
      <vt:variant>
        <vt:lpwstr/>
      </vt:variant>
      <vt:variant>
        <vt:lpwstr>_Toc253579249</vt:lpwstr>
      </vt:variant>
      <vt:variant>
        <vt:i4>1703988</vt:i4>
      </vt:variant>
      <vt:variant>
        <vt:i4>8190</vt:i4>
      </vt:variant>
      <vt:variant>
        <vt:i4>0</vt:i4>
      </vt:variant>
      <vt:variant>
        <vt:i4>5</vt:i4>
      </vt:variant>
      <vt:variant>
        <vt:lpwstr/>
      </vt:variant>
      <vt:variant>
        <vt:lpwstr>_Toc253579248</vt:lpwstr>
      </vt:variant>
      <vt:variant>
        <vt:i4>1703988</vt:i4>
      </vt:variant>
      <vt:variant>
        <vt:i4>8184</vt:i4>
      </vt:variant>
      <vt:variant>
        <vt:i4>0</vt:i4>
      </vt:variant>
      <vt:variant>
        <vt:i4>5</vt:i4>
      </vt:variant>
      <vt:variant>
        <vt:lpwstr/>
      </vt:variant>
      <vt:variant>
        <vt:lpwstr>_Toc253579247</vt:lpwstr>
      </vt:variant>
      <vt:variant>
        <vt:i4>1703988</vt:i4>
      </vt:variant>
      <vt:variant>
        <vt:i4>8178</vt:i4>
      </vt:variant>
      <vt:variant>
        <vt:i4>0</vt:i4>
      </vt:variant>
      <vt:variant>
        <vt:i4>5</vt:i4>
      </vt:variant>
      <vt:variant>
        <vt:lpwstr/>
      </vt:variant>
      <vt:variant>
        <vt:lpwstr>_Toc253579246</vt:lpwstr>
      </vt:variant>
      <vt:variant>
        <vt:i4>1703988</vt:i4>
      </vt:variant>
      <vt:variant>
        <vt:i4>8172</vt:i4>
      </vt:variant>
      <vt:variant>
        <vt:i4>0</vt:i4>
      </vt:variant>
      <vt:variant>
        <vt:i4>5</vt:i4>
      </vt:variant>
      <vt:variant>
        <vt:lpwstr/>
      </vt:variant>
      <vt:variant>
        <vt:lpwstr>_Toc253579245</vt:lpwstr>
      </vt:variant>
      <vt:variant>
        <vt:i4>1703988</vt:i4>
      </vt:variant>
      <vt:variant>
        <vt:i4>8166</vt:i4>
      </vt:variant>
      <vt:variant>
        <vt:i4>0</vt:i4>
      </vt:variant>
      <vt:variant>
        <vt:i4>5</vt:i4>
      </vt:variant>
      <vt:variant>
        <vt:lpwstr/>
      </vt:variant>
      <vt:variant>
        <vt:lpwstr>_Toc253579244</vt:lpwstr>
      </vt:variant>
      <vt:variant>
        <vt:i4>1703988</vt:i4>
      </vt:variant>
      <vt:variant>
        <vt:i4>8160</vt:i4>
      </vt:variant>
      <vt:variant>
        <vt:i4>0</vt:i4>
      </vt:variant>
      <vt:variant>
        <vt:i4>5</vt:i4>
      </vt:variant>
      <vt:variant>
        <vt:lpwstr/>
      </vt:variant>
      <vt:variant>
        <vt:lpwstr>_Toc253579243</vt:lpwstr>
      </vt:variant>
      <vt:variant>
        <vt:i4>1703988</vt:i4>
      </vt:variant>
      <vt:variant>
        <vt:i4>8154</vt:i4>
      </vt:variant>
      <vt:variant>
        <vt:i4>0</vt:i4>
      </vt:variant>
      <vt:variant>
        <vt:i4>5</vt:i4>
      </vt:variant>
      <vt:variant>
        <vt:lpwstr/>
      </vt:variant>
      <vt:variant>
        <vt:lpwstr>_Toc253579242</vt:lpwstr>
      </vt:variant>
      <vt:variant>
        <vt:i4>1703988</vt:i4>
      </vt:variant>
      <vt:variant>
        <vt:i4>8148</vt:i4>
      </vt:variant>
      <vt:variant>
        <vt:i4>0</vt:i4>
      </vt:variant>
      <vt:variant>
        <vt:i4>5</vt:i4>
      </vt:variant>
      <vt:variant>
        <vt:lpwstr/>
      </vt:variant>
      <vt:variant>
        <vt:lpwstr>_Toc253579241</vt:lpwstr>
      </vt:variant>
      <vt:variant>
        <vt:i4>1703988</vt:i4>
      </vt:variant>
      <vt:variant>
        <vt:i4>8142</vt:i4>
      </vt:variant>
      <vt:variant>
        <vt:i4>0</vt:i4>
      </vt:variant>
      <vt:variant>
        <vt:i4>5</vt:i4>
      </vt:variant>
      <vt:variant>
        <vt:lpwstr/>
      </vt:variant>
      <vt:variant>
        <vt:lpwstr>_Toc253579240</vt:lpwstr>
      </vt:variant>
      <vt:variant>
        <vt:i4>1900596</vt:i4>
      </vt:variant>
      <vt:variant>
        <vt:i4>8136</vt:i4>
      </vt:variant>
      <vt:variant>
        <vt:i4>0</vt:i4>
      </vt:variant>
      <vt:variant>
        <vt:i4>5</vt:i4>
      </vt:variant>
      <vt:variant>
        <vt:lpwstr/>
      </vt:variant>
      <vt:variant>
        <vt:lpwstr>_Toc253579239</vt:lpwstr>
      </vt:variant>
      <vt:variant>
        <vt:i4>1900596</vt:i4>
      </vt:variant>
      <vt:variant>
        <vt:i4>8130</vt:i4>
      </vt:variant>
      <vt:variant>
        <vt:i4>0</vt:i4>
      </vt:variant>
      <vt:variant>
        <vt:i4>5</vt:i4>
      </vt:variant>
      <vt:variant>
        <vt:lpwstr/>
      </vt:variant>
      <vt:variant>
        <vt:lpwstr>_Toc253579238</vt:lpwstr>
      </vt:variant>
      <vt:variant>
        <vt:i4>1900596</vt:i4>
      </vt:variant>
      <vt:variant>
        <vt:i4>8124</vt:i4>
      </vt:variant>
      <vt:variant>
        <vt:i4>0</vt:i4>
      </vt:variant>
      <vt:variant>
        <vt:i4>5</vt:i4>
      </vt:variant>
      <vt:variant>
        <vt:lpwstr/>
      </vt:variant>
      <vt:variant>
        <vt:lpwstr>_Toc253579237</vt:lpwstr>
      </vt:variant>
      <vt:variant>
        <vt:i4>1900596</vt:i4>
      </vt:variant>
      <vt:variant>
        <vt:i4>8118</vt:i4>
      </vt:variant>
      <vt:variant>
        <vt:i4>0</vt:i4>
      </vt:variant>
      <vt:variant>
        <vt:i4>5</vt:i4>
      </vt:variant>
      <vt:variant>
        <vt:lpwstr/>
      </vt:variant>
      <vt:variant>
        <vt:lpwstr>_Toc253579236</vt:lpwstr>
      </vt:variant>
      <vt:variant>
        <vt:i4>1900596</vt:i4>
      </vt:variant>
      <vt:variant>
        <vt:i4>8112</vt:i4>
      </vt:variant>
      <vt:variant>
        <vt:i4>0</vt:i4>
      </vt:variant>
      <vt:variant>
        <vt:i4>5</vt:i4>
      </vt:variant>
      <vt:variant>
        <vt:lpwstr/>
      </vt:variant>
      <vt:variant>
        <vt:lpwstr>_Toc253579235</vt:lpwstr>
      </vt:variant>
      <vt:variant>
        <vt:i4>1900596</vt:i4>
      </vt:variant>
      <vt:variant>
        <vt:i4>8106</vt:i4>
      </vt:variant>
      <vt:variant>
        <vt:i4>0</vt:i4>
      </vt:variant>
      <vt:variant>
        <vt:i4>5</vt:i4>
      </vt:variant>
      <vt:variant>
        <vt:lpwstr/>
      </vt:variant>
      <vt:variant>
        <vt:lpwstr>_Toc253579234</vt:lpwstr>
      </vt:variant>
      <vt:variant>
        <vt:i4>1900596</vt:i4>
      </vt:variant>
      <vt:variant>
        <vt:i4>8100</vt:i4>
      </vt:variant>
      <vt:variant>
        <vt:i4>0</vt:i4>
      </vt:variant>
      <vt:variant>
        <vt:i4>5</vt:i4>
      </vt:variant>
      <vt:variant>
        <vt:lpwstr/>
      </vt:variant>
      <vt:variant>
        <vt:lpwstr>_Toc253579233</vt:lpwstr>
      </vt:variant>
      <vt:variant>
        <vt:i4>1900596</vt:i4>
      </vt:variant>
      <vt:variant>
        <vt:i4>8094</vt:i4>
      </vt:variant>
      <vt:variant>
        <vt:i4>0</vt:i4>
      </vt:variant>
      <vt:variant>
        <vt:i4>5</vt:i4>
      </vt:variant>
      <vt:variant>
        <vt:lpwstr/>
      </vt:variant>
      <vt:variant>
        <vt:lpwstr>_Toc253579232</vt:lpwstr>
      </vt:variant>
      <vt:variant>
        <vt:i4>1900596</vt:i4>
      </vt:variant>
      <vt:variant>
        <vt:i4>8088</vt:i4>
      </vt:variant>
      <vt:variant>
        <vt:i4>0</vt:i4>
      </vt:variant>
      <vt:variant>
        <vt:i4>5</vt:i4>
      </vt:variant>
      <vt:variant>
        <vt:lpwstr/>
      </vt:variant>
      <vt:variant>
        <vt:lpwstr>_Toc253579231</vt:lpwstr>
      </vt:variant>
      <vt:variant>
        <vt:i4>1900596</vt:i4>
      </vt:variant>
      <vt:variant>
        <vt:i4>8082</vt:i4>
      </vt:variant>
      <vt:variant>
        <vt:i4>0</vt:i4>
      </vt:variant>
      <vt:variant>
        <vt:i4>5</vt:i4>
      </vt:variant>
      <vt:variant>
        <vt:lpwstr/>
      </vt:variant>
      <vt:variant>
        <vt:lpwstr>_Toc253579230</vt:lpwstr>
      </vt:variant>
      <vt:variant>
        <vt:i4>1835060</vt:i4>
      </vt:variant>
      <vt:variant>
        <vt:i4>8076</vt:i4>
      </vt:variant>
      <vt:variant>
        <vt:i4>0</vt:i4>
      </vt:variant>
      <vt:variant>
        <vt:i4>5</vt:i4>
      </vt:variant>
      <vt:variant>
        <vt:lpwstr/>
      </vt:variant>
      <vt:variant>
        <vt:lpwstr>_Toc253579229</vt:lpwstr>
      </vt:variant>
      <vt:variant>
        <vt:i4>1835060</vt:i4>
      </vt:variant>
      <vt:variant>
        <vt:i4>8070</vt:i4>
      </vt:variant>
      <vt:variant>
        <vt:i4>0</vt:i4>
      </vt:variant>
      <vt:variant>
        <vt:i4>5</vt:i4>
      </vt:variant>
      <vt:variant>
        <vt:lpwstr/>
      </vt:variant>
      <vt:variant>
        <vt:lpwstr>_Toc253579228</vt:lpwstr>
      </vt:variant>
      <vt:variant>
        <vt:i4>1835060</vt:i4>
      </vt:variant>
      <vt:variant>
        <vt:i4>8064</vt:i4>
      </vt:variant>
      <vt:variant>
        <vt:i4>0</vt:i4>
      </vt:variant>
      <vt:variant>
        <vt:i4>5</vt:i4>
      </vt:variant>
      <vt:variant>
        <vt:lpwstr/>
      </vt:variant>
      <vt:variant>
        <vt:lpwstr>_Toc253579227</vt:lpwstr>
      </vt:variant>
      <vt:variant>
        <vt:i4>1835060</vt:i4>
      </vt:variant>
      <vt:variant>
        <vt:i4>8058</vt:i4>
      </vt:variant>
      <vt:variant>
        <vt:i4>0</vt:i4>
      </vt:variant>
      <vt:variant>
        <vt:i4>5</vt:i4>
      </vt:variant>
      <vt:variant>
        <vt:lpwstr/>
      </vt:variant>
      <vt:variant>
        <vt:lpwstr>_Toc253579226</vt:lpwstr>
      </vt:variant>
      <vt:variant>
        <vt:i4>1835060</vt:i4>
      </vt:variant>
      <vt:variant>
        <vt:i4>8052</vt:i4>
      </vt:variant>
      <vt:variant>
        <vt:i4>0</vt:i4>
      </vt:variant>
      <vt:variant>
        <vt:i4>5</vt:i4>
      </vt:variant>
      <vt:variant>
        <vt:lpwstr/>
      </vt:variant>
      <vt:variant>
        <vt:lpwstr>_Toc253579225</vt:lpwstr>
      </vt:variant>
      <vt:variant>
        <vt:i4>1835060</vt:i4>
      </vt:variant>
      <vt:variant>
        <vt:i4>8046</vt:i4>
      </vt:variant>
      <vt:variant>
        <vt:i4>0</vt:i4>
      </vt:variant>
      <vt:variant>
        <vt:i4>5</vt:i4>
      </vt:variant>
      <vt:variant>
        <vt:lpwstr/>
      </vt:variant>
      <vt:variant>
        <vt:lpwstr>_Toc253579224</vt:lpwstr>
      </vt:variant>
      <vt:variant>
        <vt:i4>1835060</vt:i4>
      </vt:variant>
      <vt:variant>
        <vt:i4>8040</vt:i4>
      </vt:variant>
      <vt:variant>
        <vt:i4>0</vt:i4>
      </vt:variant>
      <vt:variant>
        <vt:i4>5</vt:i4>
      </vt:variant>
      <vt:variant>
        <vt:lpwstr/>
      </vt:variant>
      <vt:variant>
        <vt:lpwstr>_Toc253579223</vt:lpwstr>
      </vt:variant>
      <vt:variant>
        <vt:i4>1835060</vt:i4>
      </vt:variant>
      <vt:variant>
        <vt:i4>8034</vt:i4>
      </vt:variant>
      <vt:variant>
        <vt:i4>0</vt:i4>
      </vt:variant>
      <vt:variant>
        <vt:i4>5</vt:i4>
      </vt:variant>
      <vt:variant>
        <vt:lpwstr/>
      </vt:variant>
      <vt:variant>
        <vt:lpwstr>_Toc253579222</vt:lpwstr>
      </vt:variant>
      <vt:variant>
        <vt:i4>1835060</vt:i4>
      </vt:variant>
      <vt:variant>
        <vt:i4>8028</vt:i4>
      </vt:variant>
      <vt:variant>
        <vt:i4>0</vt:i4>
      </vt:variant>
      <vt:variant>
        <vt:i4>5</vt:i4>
      </vt:variant>
      <vt:variant>
        <vt:lpwstr/>
      </vt:variant>
      <vt:variant>
        <vt:lpwstr>_Toc253579221</vt:lpwstr>
      </vt:variant>
      <vt:variant>
        <vt:i4>1835060</vt:i4>
      </vt:variant>
      <vt:variant>
        <vt:i4>8022</vt:i4>
      </vt:variant>
      <vt:variant>
        <vt:i4>0</vt:i4>
      </vt:variant>
      <vt:variant>
        <vt:i4>5</vt:i4>
      </vt:variant>
      <vt:variant>
        <vt:lpwstr/>
      </vt:variant>
      <vt:variant>
        <vt:lpwstr>_Toc253579220</vt:lpwstr>
      </vt:variant>
      <vt:variant>
        <vt:i4>2031668</vt:i4>
      </vt:variant>
      <vt:variant>
        <vt:i4>8016</vt:i4>
      </vt:variant>
      <vt:variant>
        <vt:i4>0</vt:i4>
      </vt:variant>
      <vt:variant>
        <vt:i4>5</vt:i4>
      </vt:variant>
      <vt:variant>
        <vt:lpwstr/>
      </vt:variant>
      <vt:variant>
        <vt:lpwstr>_Toc253579219</vt:lpwstr>
      </vt:variant>
      <vt:variant>
        <vt:i4>2031668</vt:i4>
      </vt:variant>
      <vt:variant>
        <vt:i4>8010</vt:i4>
      </vt:variant>
      <vt:variant>
        <vt:i4>0</vt:i4>
      </vt:variant>
      <vt:variant>
        <vt:i4>5</vt:i4>
      </vt:variant>
      <vt:variant>
        <vt:lpwstr/>
      </vt:variant>
      <vt:variant>
        <vt:lpwstr>_Toc253579218</vt:lpwstr>
      </vt:variant>
      <vt:variant>
        <vt:i4>2031668</vt:i4>
      </vt:variant>
      <vt:variant>
        <vt:i4>8004</vt:i4>
      </vt:variant>
      <vt:variant>
        <vt:i4>0</vt:i4>
      </vt:variant>
      <vt:variant>
        <vt:i4>5</vt:i4>
      </vt:variant>
      <vt:variant>
        <vt:lpwstr/>
      </vt:variant>
      <vt:variant>
        <vt:lpwstr>_Toc253579217</vt:lpwstr>
      </vt:variant>
      <vt:variant>
        <vt:i4>2031668</vt:i4>
      </vt:variant>
      <vt:variant>
        <vt:i4>7998</vt:i4>
      </vt:variant>
      <vt:variant>
        <vt:i4>0</vt:i4>
      </vt:variant>
      <vt:variant>
        <vt:i4>5</vt:i4>
      </vt:variant>
      <vt:variant>
        <vt:lpwstr/>
      </vt:variant>
      <vt:variant>
        <vt:lpwstr>_Toc253579216</vt:lpwstr>
      </vt:variant>
      <vt:variant>
        <vt:i4>2031668</vt:i4>
      </vt:variant>
      <vt:variant>
        <vt:i4>7992</vt:i4>
      </vt:variant>
      <vt:variant>
        <vt:i4>0</vt:i4>
      </vt:variant>
      <vt:variant>
        <vt:i4>5</vt:i4>
      </vt:variant>
      <vt:variant>
        <vt:lpwstr/>
      </vt:variant>
      <vt:variant>
        <vt:lpwstr>_Toc253579215</vt:lpwstr>
      </vt:variant>
      <vt:variant>
        <vt:i4>2031668</vt:i4>
      </vt:variant>
      <vt:variant>
        <vt:i4>7986</vt:i4>
      </vt:variant>
      <vt:variant>
        <vt:i4>0</vt:i4>
      </vt:variant>
      <vt:variant>
        <vt:i4>5</vt:i4>
      </vt:variant>
      <vt:variant>
        <vt:lpwstr/>
      </vt:variant>
      <vt:variant>
        <vt:lpwstr>_Toc253579214</vt:lpwstr>
      </vt:variant>
      <vt:variant>
        <vt:i4>2031668</vt:i4>
      </vt:variant>
      <vt:variant>
        <vt:i4>7980</vt:i4>
      </vt:variant>
      <vt:variant>
        <vt:i4>0</vt:i4>
      </vt:variant>
      <vt:variant>
        <vt:i4>5</vt:i4>
      </vt:variant>
      <vt:variant>
        <vt:lpwstr/>
      </vt:variant>
      <vt:variant>
        <vt:lpwstr>_Toc253579213</vt:lpwstr>
      </vt:variant>
      <vt:variant>
        <vt:i4>2031668</vt:i4>
      </vt:variant>
      <vt:variant>
        <vt:i4>7974</vt:i4>
      </vt:variant>
      <vt:variant>
        <vt:i4>0</vt:i4>
      </vt:variant>
      <vt:variant>
        <vt:i4>5</vt:i4>
      </vt:variant>
      <vt:variant>
        <vt:lpwstr/>
      </vt:variant>
      <vt:variant>
        <vt:lpwstr>_Toc253579212</vt:lpwstr>
      </vt:variant>
      <vt:variant>
        <vt:i4>2031668</vt:i4>
      </vt:variant>
      <vt:variant>
        <vt:i4>7968</vt:i4>
      </vt:variant>
      <vt:variant>
        <vt:i4>0</vt:i4>
      </vt:variant>
      <vt:variant>
        <vt:i4>5</vt:i4>
      </vt:variant>
      <vt:variant>
        <vt:lpwstr/>
      </vt:variant>
      <vt:variant>
        <vt:lpwstr>_Toc253579211</vt:lpwstr>
      </vt:variant>
      <vt:variant>
        <vt:i4>2031668</vt:i4>
      </vt:variant>
      <vt:variant>
        <vt:i4>7962</vt:i4>
      </vt:variant>
      <vt:variant>
        <vt:i4>0</vt:i4>
      </vt:variant>
      <vt:variant>
        <vt:i4>5</vt:i4>
      </vt:variant>
      <vt:variant>
        <vt:lpwstr/>
      </vt:variant>
      <vt:variant>
        <vt:lpwstr>_Toc253579210</vt:lpwstr>
      </vt:variant>
      <vt:variant>
        <vt:i4>1966132</vt:i4>
      </vt:variant>
      <vt:variant>
        <vt:i4>7956</vt:i4>
      </vt:variant>
      <vt:variant>
        <vt:i4>0</vt:i4>
      </vt:variant>
      <vt:variant>
        <vt:i4>5</vt:i4>
      </vt:variant>
      <vt:variant>
        <vt:lpwstr/>
      </vt:variant>
      <vt:variant>
        <vt:lpwstr>_Toc253579209</vt:lpwstr>
      </vt:variant>
      <vt:variant>
        <vt:i4>1966132</vt:i4>
      </vt:variant>
      <vt:variant>
        <vt:i4>7950</vt:i4>
      </vt:variant>
      <vt:variant>
        <vt:i4>0</vt:i4>
      </vt:variant>
      <vt:variant>
        <vt:i4>5</vt:i4>
      </vt:variant>
      <vt:variant>
        <vt:lpwstr/>
      </vt:variant>
      <vt:variant>
        <vt:lpwstr>_Toc253579208</vt:lpwstr>
      </vt:variant>
      <vt:variant>
        <vt:i4>1966132</vt:i4>
      </vt:variant>
      <vt:variant>
        <vt:i4>7944</vt:i4>
      </vt:variant>
      <vt:variant>
        <vt:i4>0</vt:i4>
      </vt:variant>
      <vt:variant>
        <vt:i4>5</vt:i4>
      </vt:variant>
      <vt:variant>
        <vt:lpwstr/>
      </vt:variant>
      <vt:variant>
        <vt:lpwstr>_Toc253579207</vt:lpwstr>
      </vt:variant>
      <vt:variant>
        <vt:i4>1966132</vt:i4>
      </vt:variant>
      <vt:variant>
        <vt:i4>7938</vt:i4>
      </vt:variant>
      <vt:variant>
        <vt:i4>0</vt:i4>
      </vt:variant>
      <vt:variant>
        <vt:i4>5</vt:i4>
      </vt:variant>
      <vt:variant>
        <vt:lpwstr/>
      </vt:variant>
      <vt:variant>
        <vt:lpwstr>_Toc253579206</vt:lpwstr>
      </vt:variant>
      <vt:variant>
        <vt:i4>1966132</vt:i4>
      </vt:variant>
      <vt:variant>
        <vt:i4>7932</vt:i4>
      </vt:variant>
      <vt:variant>
        <vt:i4>0</vt:i4>
      </vt:variant>
      <vt:variant>
        <vt:i4>5</vt:i4>
      </vt:variant>
      <vt:variant>
        <vt:lpwstr/>
      </vt:variant>
      <vt:variant>
        <vt:lpwstr>_Toc253579205</vt:lpwstr>
      </vt:variant>
      <vt:variant>
        <vt:i4>1966132</vt:i4>
      </vt:variant>
      <vt:variant>
        <vt:i4>7926</vt:i4>
      </vt:variant>
      <vt:variant>
        <vt:i4>0</vt:i4>
      </vt:variant>
      <vt:variant>
        <vt:i4>5</vt:i4>
      </vt:variant>
      <vt:variant>
        <vt:lpwstr/>
      </vt:variant>
      <vt:variant>
        <vt:lpwstr>_Toc253579204</vt:lpwstr>
      </vt:variant>
      <vt:variant>
        <vt:i4>1966132</vt:i4>
      </vt:variant>
      <vt:variant>
        <vt:i4>7920</vt:i4>
      </vt:variant>
      <vt:variant>
        <vt:i4>0</vt:i4>
      </vt:variant>
      <vt:variant>
        <vt:i4>5</vt:i4>
      </vt:variant>
      <vt:variant>
        <vt:lpwstr/>
      </vt:variant>
      <vt:variant>
        <vt:lpwstr>_Toc253579203</vt:lpwstr>
      </vt:variant>
      <vt:variant>
        <vt:i4>1966132</vt:i4>
      </vt:variant>
      <vt:variant>
        <vt:i4>7914</vt:i4>
      </vt:variant>
      <vt:variant>
        <vt:i4>0</vt:i4>
      </vt:variant>
      <vt:variant>
        <vt:i4>5</vt:i4>
      </vt:variant>
      <vt:variant>
        <vt:lpwstr/>
      </vt:variant>
      <vt:variant>
        <vt:lpwstr>_Toc253579202</vt:lpwstr>
      </vt:variant>
      <vt:variant>
        <vt:i4>1966132</vt:i4>
      </vt:variant>
      <vt:variant>
        <vt:i4>7908</vt:i4>
      </vt:variant>
      <vt:variant>
        <vt:i4>0</vt:i4>
      </vt:variant>
      <vt:variant>
        <vt:i4>5</vt:i4>
      </vt:variant>
      <vt:variant>
        <vt:lpwstr/>
      </vt:variant>
      <vt:variant>
        <vt:lpwstr>_Toc253579201</vt:lpwstr>
      </vt:variant>
      <vt:variant>
        <vt:i4>1966132</vt:i4>
      </vt:variant>
      <vt:variant>
        <vt:i4>7902</vt:i4>
      </vt:variant>
      <vt:variant>
        <vt:i4>0</vt:i4>
      </vt:variant>
      <vt:variant>
        <vt:i4>5</vt:i4>
      </vt:variant>
      <vt:variant>
        <vt:lpwstr/>
      </vt:variant>
      <vt:variant>
        <vt:lpwstr>_Toc253579200</vt:lpwstr>
      </vt:variant>
      <vt:variant>
        <vt:i4>1507383</vt:i4>
      </vt:variant>
      <vt:variant>
        <vt:i4>7896</vt:i4>
      </vt:variant>
      <vt:variant>
        <vt:i4>0</vt:i4>
      </vt:variant>
      <vt:variant>
        <vt:i4>5</vt:i4>
      </vt:variant>
      <vt:variant>
        <vt:lpwstr/>
      </vt:variant>
      <vt:variant>
        <vt:lpwstr>_Toc253579199</vt:lpwstr>
      </vt:variant>
      <vt:variant>
        <vt:i4>1507383</vt:i4>
      </vt:variant>
      <vt:variant>
        <vt:i4>7890</vt:i4>
      </vt:variant>
      <vt:variant>
        <vt:i4>0</vt:i4>
      </vt:variant>
      <vt:variant>
        <vt:i4>5</vt:i4>
      </vt:variant>
      <vt:variant>
        <vt:lpwstr/>
      </vt:variant>
      <vt:variant>
        <vt:lpwstr>_Toc253579198</vt:lpwstr>
      </vt:variant>
      <vt:variant>
        <vt:i4>1507383</vt:i4>
      </vt:variant>
      <vt:variant>
        <vt:i4>7884</vt:i4>
      </vt:variant>
      <vt:variant>
        <vt:i4>0</vt:i4>
      </vt:variant>
      <vt:variant>
        <vt:i4>5</vt:i4>
      </vt:variant>
      <vt:variant>
        <vt:lpwstr/>
      </vt:variant>
      <vt:variant>
        <vt:lpwstr>_Toc253579197</vt:lpwstr>
      </vt:variant>
      <vt:variant>
        <vt:i4>1507383</vt:i4>
      </vt:variant>
      <vt:variant>
        <vt:i4>7878</vt:i4>
      </vt:variant>
      <vt:variant>
        <vt:i4>0</vt:i4>
      </vt:variant>
      <vt:variant>
        <vt:i4>5</vt:i4>
      </vt:variant>
      <vt:variant>
        <vt:lpwstr/>
      </vt:variant>
      <vt:variant>
        <vt:lpwstr>_Toc253579196</vt:lpwstr>
      </vt:variant>
      <vt:variant>
        <vt:i4>1507383</vt:i4>
      </vt:variant>
      <vt:variant>
        <vt:i4>7872</vt:i4>
      </vt:variant>
      <vt:variant>
        <vt:i4>0</vt:i4>
      </vt:variant>
      <vt:variant>
        <vt:i4>5</vt:i4>
      </vt:variant>
      <vt:variant>
        <vt:lpwstr/>
      </vt:variant>
      <vt:variant>
        <vt:lpwstr>_Toc253579195</vt:lpwstr>
      </vt:variant>
      <vt:variant>
        <vt:i4>1507383</vt:i4>
      </vt:variant>
      <vt:variant>
        <vt:i4>7866</vt:i4>
      </vt:variant>
      <vt:variant>
        <vt:i4>0</vt:i4>
      </vt:variant>
      <vt:variant>
        <vt:i4>5</vt:i4>
      </vt:variant>
      <vt:variant>
        <vt:lpwstr/>
      </vt:variant>
      <vt:variant>
        <vt:lpwstr>_Toc253579194</vt:lpwstr>
      </vt:variant>
      <vt:variant>
        <vt:i4>1507383</vt:i4>
      </vt:variant>
      <vt:variant>
        <vt:i4>7860</vt:i4>
      </vt:variant>
      <vt:variant>
        <vt:i4>0</vt:i4>
      </vt:variant>
      <vt:variant>
        <vt:i4>5</vt:i4>
      </vt:variant>
      <vt:variant>
        <vt:lpwstr/>
      </vt:variant>
      <vt:variant>
        <vt:lpwstr>_Toc253579193</vt:lpwstr>
      </vt:variant>
      <vt:variant>
        <vt:i4>1507383</vt:i4>
      </vt:variant>
      <vt:variant>
        <vt:i4>7854</vt:i4>
      </vt:variant>
      <vt:variant>
        <vt:i4>0</vt:i4>
      </vt:variant>
      <vt:variant>
        <vt:i4>5</vt:i4>
      </vt:variant>
      <vt:variant>
        <vt:lpwstr/>
      </vt:variant>
      <vt:variant>
        <vt:lpwstr>_Toc253579192</vt:lpwstr>
      </vt:variant>
      <vt:variant>
        <vt:i4>1507383</vt:i4>
      </vt:variant>
      <vt:variant>
        <vt:i4>7848</vt:i4>
      </vt:variant>
      <vt:variant>
        <vt:i4>0</vt:i4>
      </vt:variant>
      <vt:variant>
        <vt:i4>5</vt:i4>
      </vt:variant>
      <vt:variant>
        <vt:lpwstr/>
      </vt:variant>
      <vt:variant>
        <vt:lpwstr>_Toc253579191</vt:lpwstr>
      </vt:variant>
      <vt:variant>
        <vt:i4>1507383</vt:i4>
      </vt:variant>
      <vt:variant>
        <vt:i4>7842</vt:i4>
      </vt:variant>
      <vt:variant>
        <vt:i4>0</vt:i4>
      </vt:variant>
      <vt:variant>
        <vt:i4>5</vt:i4>
      </vt:variant>
      <vt:variant>
        <vt:lpwstr/>
      </vt:variant>
      <vt:variant>
        <vt:lpwstr>_Toc253579190</vt:lpwstr>
      </vt:variant>
      <vt:variant>
        <vt:i4>1441847</vt:i4>
      </vt:variant>
      <vt:variant>
        <vt:i4>7836</vt:i4>
      </vt:variant>
      <vt:variant>
        <vt:i4>0</vt:i4>
      </vt:variant>
      <vt:variant>
        <vt:i4>5</vt:i4>
      </vt:variant>
      <vt:variant>
        <vt:lpwstr/>
      </vt:variant>
      <vt:variant>
        <vt:lpwstr>_Toc253579189</vt:lpwstr>
      </vt:variant>
      <vt:variant>
        <vt:i4>1441847</vt:i4>
      </vt:variant>
      <vt:variant>
        <vt:i4>7830</vt:i4>
      </vt:variant>
      <vt:variant>
        <vt:i4>0</vt:i4>
      </vt:variant>
      <vt:variant>
        <vt:i4>5</vt:i4>
      </vt:variant>
      <vt:variant>
        <vt:lpwstr/>
      </vt:variant>
      <vt:variant>
        <vt:lpwstr>_Toc253579188</vt:lpwstr>
      </vt:variant>
      <vt:variant>
        <vt:i4>1441847</vt:i4>
      </vt:variant>
      <vt:variant>
        <vt:i4>7824</vt:i4>
      </vt:variant>
      <vt:variant>
        <vt:i4>0</vt:i4>
      </vt:variant>
      <vt:variant>
        <vt:i4>5</vt:i4>
      </vt:variant>
      <vt:variant>
        <vt:lpwstr/>
      </vt:variant>
      <vt:variant>
        <vt:lpwstr>_Toc253579187</vt:lpwstr>
      </vt:variant>
      <vt:variant>
        <vt:i4>1441847</vt:i4>
      </vt:variant>
      <vt:variant>
        <vt:i4>7818</vt:i4>
      </vt:variant>
      <vt:variant>
        <vt:i4>0</vt:i4>
      </vt:variant>
      <vt:variant>
        <vt:i4>5</vt:i4>
      </vt:variant>
      <vt:variant>
        <vt:lpwstr/>
      </vt:variant>
      <vt:variant>
        <vt:lpwstr>_Toc253579186</vt:lpwstr>
      </vt:variant>
      <vt:variant>
        <vt:i4>1441847</vt:i4>
      </vt:variant>
      <vt:variant>
        <vt:i4>7812</vt:i4>
      </vt:variant>
      <vt:variant>
        <vt:i4>0</vt:i4>
      </vt:variant>
      <vt:variant>
        <vt:i4>5</vt:i4>
      </vt:variant>
      <vt:variant>
        <vt:lpwstr/>
      </vt:variant>
      <vt:variant>
        <vt:lpwstr>_Toc253579185</vt:lpwstr>
      </vt:variant>
      <vt:variant>
        <vt:i4>1441847</vt:i4>
      </vt:variant>
      <vt:variant>
        <vt:i4>7806</vt:i4>
      </vt:variant>
      <vt:variant>
        <vt:i4>0</vt:i4>
      </vt:variant>
      <vt:variant>
        <vt:i4>5</vt:i4>
      </vt:variant>
      <vt:variant>
        <vt:lpwstr/>
      </vt:variant>
      <vt:variant>
        <vt:lpwstr>_Toc253579184</vt:lpwstr>
      </vt:variant>
      <vt:variant>
        <vt:i4>1441847</vt:i4>
      </vt:variant>
      <vt:variant>
        <vt:i4>7800</vt:i4>
      </vt:variant>
      <vt:variant>
        <vt:i4>0</vt:i4>
      </vt:variant>
      <vt:variant>
        <vt:i4>5</vt:i4>
      </vt:variant>
      <vt:variant>
        <vt:lpwstr/>
      </vt:variant>
      <vt:variant>
        <vt:lpwstr>_Toc253579183</vt:lpwstr>
      </vt:variant>
      <vt:variant>
        <vt:i4>1441847</vt:i4>
      </vt:variant>
      <vt:variant>
        <vt:i4>7794</vt:i4>
      </vt:variant>
      <vt:variant>
        <vt:i4>0</vt:i4>
      </vt:variant>
      <vt:variant>
        <vt:i4>5</vt:i4>
      </vt:variant>
      <vt:variant>
        <vt:lpwstr/>
      </vt:variant>
      <vt:variant>
        <vt:lpwstr>_Toc253579182</vt:lpwstr>
      </vt:variant>
      <vt:variant>
        <vt:i4>1441847</vt:i4>
      </vt:variant>
      <vt:variant>
        <vt:i4>7788</vt:i4>
      </vt:variant>
      <vt:variant>
        <vt:i4>0</vt:i4>
      </vt:variant>
      <vt:variant>
        <vt:i4>5</vt:i4>
      </vt:variant>
      <vt:variant>
        <vt:lpwstr/>
      </vt:variant>
      <vt:variant>
        <vt:lpwstr>_Toc253579181</vt:lpwstr>
      </vt:variant>
      <vt:variant>
        <vt:i4>1441847</vt:i4>
      </vt:variant>
      <vt:variant>
        <vt:i4>7782</vt:i4>
      </vt:variant>
      <vt:variant>
        <vt:i4>0</vt:i4>
      </vt:variant>
      <vt:variant>
        <vt:i4>5</vt:i4>
      </vt:variant>
      <vt:variant>
        <vt:lpwstr/>
      </vt:variant>
      <vt:variant>
        <vt:lpwstr>_Toc253579180</vt:lpwstr>
      </vt:variant>
      <vt:variant>
        <vt:i4>1638455</vt:i4>
      </vt:variant>
      <vt:variant>
        <vt:i4>7776</vt:i4>
      </vt:variant>
      <vt:variant>
        <vt:i4>0</vt:i4>
      </vt:variant>
      <vt:variant>
        <vt:i4>5</vt:i4>
      </vt:variant>
      <vt:variant>
        <vt:lpwstr/>
      </vt:variant>
      <vt:variant>
        <vt:lpwstr>_Toc253579179</vt:lpwstr>
      </vt:variant>
      <vt:variant>
        <vt:i4>1638455</vt:i4>
      </vt:variant>
      <vt:variant>
        <vt:i4>7770</vt:i4>
      </vt:variant>
      <vt:variant>
        <vt:i4>0</vt:i4>
      </vt:variant>
      <vt:variant>
        <vt:i4>5</vt:i4>
      </vt:variant>
      <vt:variant>
        <vt:lpwstr/>
      </vt:variant>
      <vt:variant>
        <vt:lpwstr>_Toc253579178</vt:lpwstr>
      </vt:variant>
      <vt:variant>
        <vt:i4>1638455</vt:i4>
      </vt:variant>
      <vt:variant>
        <vt:i4>7764</vt:i4>
      </vt:variant>
      <vt:variant>
        <vt:i4>0</vt:i4>
      </vt:variant>
      <vt:variant>
        <vt:i4>5</vt:i4>
      </vt:variant>
      <vt:variant>
        <vt:lpwstr/>
      </vt:variant>
      <vt:variant>
        <vt:lpwstr>_Toc253579177</vt:lpwstr>
      </vt:variant>
      <vt:variant>
        <vt:i4>1638455</vt:i4>
      </vt:variant>
      <vt:variant>
        <vt:i4>7758</vt:i4>
      </vt:variant>
      <vt:variant>
        <vt:i4>0</vt:i4>
      </vt:variant>
      <vt:variant>
        <vt:i4>5</vt:i4>
      </vt:variant>
      <vt:variant>
        <vt:lpwstr/>
      </vt:variant>
      <vt:variant>
        <vt:lpwstr>_Toc253579176</vt:lpwstr>
      </vt:variant>
      <vt:variant>
        <vt:i4>1638455</vt:i4>
      </vt:variant>
      <vt:variant>
        <vt:i4>7752</vt:i4>
      </vt:variant>
      <vt:variant>
        <vt:i4>0</vt:i4>
      </vt:variant>
      <vt:variant>
        <vt:i4>5</vt:i4>
      </vt:variant>
      <vt:variant>
        <vt:lpwstr/>
      </vt:variant>
      <vt:variant>
        <vt:lpwstr>_Toc253579175</vt:lpwstr>
      </vt:variant>
      <vt:variant>
        <vt:i4>1638455</vt:i4>
      </vt:variant>
      <vt:variant>
        <vt:i4>7746</vt:i4>
      </vt:variant>
      <vt:variant>
        <vt:i4>0</vt:i4>
      </vt:variant>
      <vt:variant>
        <vt:i4>5</vt:i4>
      </vt:variant>
      <vt:variant>
        <vt:lpwstr/>
      </vt:variant>
      <vt:variant>
        <vt:lpwstr>_Toc253579174</vt:lpwstr>
      </vt:variant>
      <vt:variant>
        <vt:i4>1638455</vt:i4>
      </vt:variant>
      <vt:variant>
        <vt:i4>7740</vt:i4>
      </vt:variant>
      <vt:variant>
        <vt:i4>0</vt:i4>
      </vt:variant>
      <vt:variant>
        <vt:i4>5</vt:i4>
      </vt:variant>
      <vt:variant>
        <vt:lpwstr/>
      </vt:variant>
      <vt:variant>
        <vt:lpwstr>_Toc253579173</vt:lpwstr>
      </vt:variant>
      <vt:variant>
        <vt:i4>1638455</vt:i4>
      </vt:variant>
      <vt:variant>
        <vt:i4>7734</vt:i4>
      </vt:variant>
      <vt:variant>
        <vt:i4>0</vt:i4>
      </vt:variant>
      <vt:variant>
        <vt:i4>5</vt:i4>
      </vt:variant>
      <vt:variant>
        <vt:lpwstr/>
      </vt:variant>
      <vt:variant>
        <vt:lpwstr>_Toc253579172</vt:lpwstr>
      </vt:variant>
      <vt:variant>
        <vt:i4>1638455</vt:i4>
      </vt:variant>
      <vt:variant>
        <vt:i4>7728</vt:i4>
      </vt:variant>
      <vt:variant>
        <vt:i4>0</vt:i4>
      </vt:variant>
      <vt:variant>
        <vt:i4>5</vt:i4>
      </vt:variant>
      <vt:variant>
        <vt:lpwstr/>
      </vt:variant>
      <vt:variant>
        <vt:lpwstr>_Toc253579171</vt:lpwstr>
      </vt:variant>
      <vt:variant>
        <vt:i4>1638455</vt:i4>
      </vt:variant>
      <vt:variant>
        <vt:i4>7722</vt:i4>
      </vt:variant>
      <vt:variant>
        <vt:i4>0</vt:i4>
      </vt:variant>
      <vt:variant>
        <vt:i4>5</vt:i4>
      </vt:variant>
      <vt:variant>
        <vt:lpwstr/>
      </vt:variant>
      <vt:variant>
        <vt:lpwstr>_Toc253579170</vt:lpwstr>
      </vt:variant>
      <vt:variant>
        <vt:i4>1572919</vt:i4>
      </vt:variant>
      <vt:variant>
        <vt:i4>7716</vt:i4>
      </vt:variant>
      <vt:variant>
        <vt:i4>0</vt:i4>
      </vt:variant>
      <vt:variant>
        <vt:i4>5</vt:i4>
      </vt:variant>
      <vt:variant>
        <vt:lpwstr/>
      </vt:variant>
      <vt:variant>
        <vt:lpwstr>_Toc253579169</vt:lpwstr>
      </vt:variant>
      <vt:variant>
        <vt:i4>1572919</vt:i4>
      </vt:variant>
      <vt:variant>
        <vt:i4>7710</vt:i4>
      </vt:variant>
      <vt:variant>
        <vt:i4>0</vt:i4>
      </vt:variant>
      <vt:variant>
        <vt:i4>5</vt:i4>
      </vt:variant>
      <vt:variant>
        <vt:lpwstr/>
      </vt:variant>
      <vt:variant>
        <vt:lpwstr>_Toc253579168</vt:lpwstr>
      </vt:variant>
      <vt:variant>
        <vt:i4>1572919</vt:i4>
      </vt:variant>
      <vt:variant>
        <vt:i4>7704</vt:i4>
      </vt:variant>
      <vt:variant>
        <vt:i4>0</vt:i4>
      </vt:variant>
      <vt:variant>
        <vt:i4>5</vt:i4>
      </vt:variant>
      <vt:variant>
        <vt:lpwstr/>
      </vt:variant>
      <vt:variant>
        <vt:lpwstr>_Toc253579167</vt:lpwstr>
      </vt:variant>
      <vt:variant>
        <vt:i4>1572919</vt:i4>
      </vt:variant>
      <vt:variant>
        <vt:i4>7698</vt:i4>
      </vt:variant>
      <vt:variant>
        <vt:i4>0</vt:i4>
      </vt:variant>
      <vt:variant>
        <vt:i4>5</vt:i4>
      </vt:variant>
      <vt:variant>
        <vt:lpwstr/>
      </vt:variant>
      <vt:variant>
        <vt:lpwstr>_Toc253579166</vt:lpwstr>
      </vt:variant>
      <vt:variant>
        <vt:i4>1572919</vt:i4>
      </vt:variant>
      <vt:variant>
        <vt:i4>7692</vt:i4>
      </vt:variant>
      <vt:variant>
        <vt:i4>0</vt:i4>
      </vt:variant>
      <vt:variant>
        <vt:i4>5</vt:i4>
      </vt:variant>
      <vt:variant>
        <vt:lpwstr/>
      </vt:variant>
      <vt:variant>
        <vt:lpwstr>_Toc253579165</vt:lpwstr>
      </vt:variant>
      <vt:variant>
        <vt:i4>1572919</vt:i4>
      </vt:variant>
      <vt:variant>
        <vt:i4>7686</vt:i4>
      </vt:variant>
      <vt:variant>
        <vt:i4>0</vt:i4>
      </vt:variant>
      <vt:variant>
        <vt:i4>5</vt:i4>
      </vt:variant>
      <vt:variant>
        <vt:lpwstr/>
      </vt:variant>
      <vt:variant>
        <vt:lpwstr>_Toc253579164</vt:lpwstr>
      </vt:variant>
      <vt:variant>
        <vt:i4>1572919</vt:i4>
      </vt:variant>
      <vt:variant>
        <vt:i4>7680</vt:i4>
      </vt:variant>
      <vt:variant>
        <vt:i4>0</vt:i4>
      </vt:variant>
      <vt:variant>
        <vt:i4>5</vt:i4>
      </vt:variant>
      <vt:variant>
        <vt:lpwstr/>
      </vt:variant>
      <vt:variant>
        <vt:lpwstr>_Toc253579163</vt:lpwstr>
      </vt:variant>
      <vt:variant>
        <vt:i4>1572919</vt:i4>
      </vt:variant>
      <vt:variant>
        <vt:i4>7674</vt:i4>
      </vt:variant>
      <vt:variant>
        <vt:i4>0</vt:i4>
      </vt:variant>
      <vt:variant>
        <vt:i4>5</vt:i4>
      </vt:variant>
      <vt:variant>
        <vt:lpwstr/>
      </vt:variant>
      <vt:variant>
        <vt:lpwstr>_Toc253579162</vt:lpwstr>
      </vt:variant>
      <vt:variant>
        <vt:i4>1572919</vt:i4>
      </vt:variant>
      <vt:variant>
        <vt:i4>7668</vt:i4>
      </vt:variant>
      <vt:variant>
        <vt:i4>0</vt:i4>
      </vt:variant>
      <vt:variant>
        <vt:i4>5</vt:i4>
      </vt:variant>
      <vt:variant>
        <vt:lpwstr/>
      </vt:variant>
      <vt:variant>
        <vt:lpwstr>_Toc253579161</vt:lpwstr>
      </vt:variant>
      <vt:variant>
        <vt:i4>1572919</vt:i4>
      </vt:variant>
      <vt:variant>
        <vt:i4>7662</vt:i4>
      </vt:variant>
      <vt:variant>
        <vt:i4>0</vt:i4>
      </vt:variant>
      <vt:variant>
        <vt:i4>5</vt:i4>
      </vt:variant>
      <vt:variant>
        <vt:lpwstr/>
      </vt:variant>
      <vt:variant>
        <vt:lpwstr>_Toc253579160</vt:lpwstr>
      </vt:variant>
      <vt:variant>
        <vt:i4>1769527</vt:i4>
      </vt:variant>
      <vt:variant>
        <vt:i4>7656</vt:i4>
      </vt:variant>
      <vt:variant>
        <vt:i4>0</vt:i4>
      </vt:variant>
      <vt:variant>
        <vt:i4>5</vt:i4>
      </vt:variant>
      <vt:variant>
        <vt:lpwstr/>
      </vt:variant>
      <vt:variant>
        <vt:lpwstr>_Toc253579159</vt:lpwstr>
      </vt:variant>
      <vt:variant>
        <vt:i4>1769527</vt:i4>
      </vt:variant>
      <vt:variant>
        <vt:i4>7650</vt:i4>
      </vt:variant>
      <vt:variant>
        <vt:i4>0</vt:i4>
      </vt:variant>
      <vt:variant>
        <vt:i4>5</vt:i4>
      </vt:variant>
      <vt:variant>
        <vt:lpwstr/>
      </vt:variant>
      <vt:variant>
        <vt:lpwstr>_Toc253579158</vt:lpwstr>
      </vt:variant>
      <vt:variant>
        <vt:i4>1769527</vt:i4>
      </vt:variant>
      <vt:variant>
        <vt:i4>7644</vt:i4>
      </vt:variant>
      <vt:variant>
        <vt:i4>0</vt:i4>
      </vt:variant>
      <vt:variant>
        <vt:i4>5</vt:i4>
      </vt:variant>
      <vt:variant>
        <vt:lpwstr/>
      </vt:variant>
      <vt:variant>
        <vt:lpwstr>_Toc253579157</vt:lpwstr>
      </vt:variant>
      <vt:variant>
        <vt:i4>1769527</vt:i4>
      </vt:variant>
      <vt:variant>
        <vt:i4>7638</vt:i4>
      </vt:variant>
      <vt:variant>
        <vt:i4>0</vt:i4>
      </vt:variant>
      <vt:variant>
        <vt:i4>5</vt:i4>
      </vt:variant>
      <vt:variant>
        <vt:lpwstr/>
      </vt:variant>
      <vt:variant>
        <vt:lpwstr>_Toc253579156</vt:lpwstr>
      </vt:variant>
      <vt:variant>
        <vt:i4>1769527</vt:i4>
      </vt:variant>
      <vt:variant>
        <vt:i4>7632</vt:i4>
      </vt:variant>
      <vt:variant>
        <vt:i4>0</vt:i4>
      </vt:variant>
      <vt:variant>
        <vt:i4>5</vt:i4>
      </vt:variant>
      <vt:variant>
        <vt:lpwstr/>
      </vt:variant>
      <vt:variant>
        <vt:lpwstr>_Toc253579155</vt:lpwstr>
      </vt:variant>
      <vt:variant>
        <vt:i4>1769527</vt:i4>
      </vt:variant>
      <vt:variant>
        <vt:i4>7626</vt:i4>
      </vt:variant>
      <vt:variant>
        <vt:i4>0</vt:i4>
      </vt:variant>
      <vt:variant>
        <vt:i4>5</vt:i4>
      </vt:variant>
      <vt:variant>
        <vt:lpwstr/>
      </vt:variant>
      <vt:variant>
        <vt:lpwstr>_Toc253579154</vt:lpwstr>
      </vt:variant>
      <vt:variant>
        <vt:i4>1769527</vt:i4>
      </vt:variant>
      <vt:variant>
        <vt:i4>7620</vt:i4>
      </vt:variant>
      <vt:variant>
        <vt:i4>0</vt:i4>
      </vt:variant>
      <vt:variant>
        <vt:i4>5</vt:i4>
      </vt:variant>
      <vt:variant>
        <vt:lpwstr/>
      </vt:variant>
      <vt:variant>
        <vt:lpwstr>_Toc253579153</vt:lpwstr>
      </vt:variant>
      <vt:variant>
        <vt:i4>1769527</vt:i4>
      </vt:variant>
      <vt:variant>
        <vt:i4>7614</vt:i4>
      </vt:variant>
      <vt:variant>
        <vt:i4>0</vt:i4>
      </vt:variant>
      <vt:variant>
        <vt:i4>5</vt:i4>
      </vt:variant>
      <vt:variant>
        <vt:lpwstr/>
      </vt:variant>
      <vt:variant>
        <vt:lpwstr>_Toc253579152</vt:lpwstr>
      </vt:variant>
      <vt:variant>
        <vt:i4>1769527</vt:i4>
      </vt:variant>
      <vt:variant>
        <vt:i4>7608</vt:i4>
      </vt:variant>
      <vt:variant>
        <vt:i4>0</vt:i4>
      </vt:variant>
      <vt:variant>
        <vt:i4>5</vt:i4>
      </vt:variant>
      <vt:variant>
        <vt:lpwstr/>
      </vt:variant>
      <vt:variant>
        <vt:lpwstr>_Toc253579151</vt:lpwstr>
      </vt:variant>
      <vt:variant>
        <vt:i4>1769527</vt:i4>
      </vt:variant>
      <vt:variant>
        <vt:i4>7602</vt:i4>
      </vt:variant>
      <vt:variant>
        <vt:i4>0</vt:i4>
      </vt:variant>
      <vt:variant>
        <vt:i4>5</vt:i4>
      </vt:variant>
      <vt:variant>
        <vt:lpwstr/>
      </vt:variant>
      <vt:variant>
        <vt:lpwstr>_Toc253579150</vt:lpwstr>
      </vt:variant>
      <vt:variant>
        <vt:i4>1703991</vt:i4>
      </vt:variant>
      <vt:variant>
        <vt:i4>7596</vt:i4>
      </vt:variant>
      <vt:variant>
        <vt:i4>0</vt:i4>
      </vt:variant>
      <vt:variant>
        <vt:i4>5</vt:i4>
      </vt:variant>
      <vt:variant>
        <vt:lpwstr/>
      </vt:variant>
      <vt:variant>
        <vt:lpwstr>_Toc253579149</vt:lpwstr>
      </vt:variant>
      <vt:variant>
        <vt:i4>1703991</vt:i4>
      </vt:variant>
      <vt:variant>
        <vt:i4>7590</vt:i4>
      </vt:variant>
      <vt:variant>
        <vt:i4>0</vt:i4>
      </vt:variant>
      <vt:variant>
        <vt:i4>5</vt:i4>
      </vt:variant>
      <vt:variant>
        <vt:lpwstr/>
      </vt:variant>
      <vt:variant>
        <vt:lpwstr>_Toc253579148</vt:lpwstr>
      </vt:variant>
      <vt:variant>
        <vt:i4>1703991</vt:i4>
      </vt:variant>
      <vt:variant>
        <vt:i4>7584</vt:i4>
      </vt:variant>
      <vt:variant>
        <vt:i4>0</vt:i4>
      </vt:variant>
      <vt:variant>
        <vt:i4>5</vt:i4>
      </vt:variant>
      <vt:variant>
        <vt:lpwstr/>
      </vt:variant>
      <vt:variant>
        <vt:lpwstr>_Toc253579147</vt:lpwstr>
      </vt:variant>
      <vt:variant>
        <vt:i4>1703991</vt:i4>
      </vt:variant>
      <vt:variant>
        <vt:i4>7578</vt:i4>
      </vt:variant>
      <vt:variant>
        <vt:i4>0</vt:i4>
      </vt:variant>
      <vt:variant>
        <vt:i4>5</vt:i4>
      </vt:variant>
      <vt:variant>
        <vt:lpwstr/>
      </vt:variant>
      <vt:variant>
        <vt:lpwstr>_Toc253579146</vt:lpwstr>
      </vt:variant>
      <vt:variant>
        <vt:i4>1703991</vt:i4>
      </vt:variant>
      <vt:variant>
        <vt:i4>7572</vt:i4>
      </vt:variant>
      <vt:variant>
        <vt:i4>0</vt:i4>
      </vt:variant>
      <vt:variant>
        <vt:i4>5</vt:i4>
      </vt:variant>
      <vt:variant>
        <vt:lpwstr/>
      </vt:variant>
      <vt:variant>
        <vt:lpwstr>_Toc253579145</vt:lpwstr>
      </vt:variant>
      <vt:variant>
        <vt:i4>1703991</vt:i4>
      </vt:variant>
      <vt:variant>
        <vt:i4>7566</vt:i4>
      </vt:variant>
      <vt:variant>
        <vt:i4>0</vt:i4>
      </vt:variant>
      <vt:variant>
        <vt:i4>5</vt:i4>
      </vt:variant>
      <vt:variant>
        <vt:lpwstr/>
      </vt:variant>
      <vt:variant>
        <vt:lpwstr>_Toc253579144</vt:lpwstr>
      </vt:variant>
      <vt:variant>
        <vt:i4>1703991</vt:i4>
      </vt:variant>
      <vt:variant>
        <vt:i4>7560</vt:i4>
      </vt:variant>
      <vt:variant>
        <vt:i4>0</vt:i4>
      </vt:variant>
      <vt:variant>
        <vt:i4>5</vt:i4>
      </vt:variant>
      <vt:variant>
        <vt:lpwstr/>
      </vt:variant>
      <vt:variant>
        <vt:lpwstr>_Toc253579143</vt:lpwstr>
      </vt:variant>
      <vt:variant>
        <vt:i4>1703991</vt:i4>
      </vt:variant>
      <vt:variant>
        <vt:i4>7554</vt:i4>
      </vt:variant>
      <vt:variant>
        <vt:i4>0</vt:i4>
      </vt:variant>
      <vt:variant>
        <vt:i4>5</vt:i4>
      </vt:variant>
      <vt:variant>
        <vt:lpwstr/>
      </vt:variant>
      <vt:variant>
        <vt:lpwstr>_Toc253579142</vt:lpwstr>
      </vt:variant>
      <vt:variant>
        <vt:i4>1703991</vt:i4>
      </vt:variant>
      <vt:variant>
        <vt:i4>7548</vt:i4>
      </vt:variant>
      <vt:variant>
        <vt:i4>0</vt:i4>
      </vt:variant>
      <vt:variant>
        <vt:i4>5</vt:i4>
      </vt:variant>
      <vt:variant>
        <vt:lpwstr/>
      </vt:variant>
      <vt:variant>
        <vt:lpwstr>_Toc253579141</vt:lpwstr>
      </vt:variant>
      <vt:variant>
        <vt:i4>1703991</vt:i4>
      </vt:variant>
      <vt:variant>
        <vt:i4>7542</vt:i4>
      </vt:variant>
      <vt:variant>
        <vt:i4>0</vt:i4>
      </vt:variant>
      <vt:variant>
        <vt:i4>5</vt:i4>
      </vt:variant>
      <vt:variant>
        <vt:lpwstr/>
      </vt:variant>
      <vt:variant>
        <vt:lpwstr>_Toc253579140</vt:lpwstr>
      </vt:variant>
      <vt:variant>
        <vt:i4>1900599</vt:i4>
      </vt:variant>
      <vt:variant>
        <vt:i4>7536</vt:i4>
      </vt:variant>
      <vt:variant>
        <vt:i4>0</vt:i4>
      </vt:variant>
      <vt:variant>
        <vt:i4>5</vt:i4>
      </vt:variant>
      <vt:variant>
        <vt:lpwstr/>
      </vt:variant>
      <vt:variant>
        <vt:lpwstr>_Toc253579139</vt:lpwstr>
      </vt:variant>
      <vt:variant>
        <vt:i4>1900599</vt:i4>
      </vt:variant>
      <vt:variant>
        <vt:i4>7530</vt:i4>
      </vt:variant>
      <vt:variant>
        <vt:i4>0</vt:i4>
      </vt:variant>
      <vt:variant>
        <vt:i4>5</vt:i4>
      </vt:variant>
      <vt:variant>
        <vt:lpwstr/>
      </vt:variant>
      <vt:variant>
        <vt:lpwstr>_Toc253579138</vt:lpwstr>
      </vt:variant>
      <vt:variant>
        <vt:i4>1900599</vt:i4>
      </vt:variant>
      <vt:variant>
        <vt:i4>7524</vt:i4>
      </vt:variant>
      <vt:variant>
        <vt:i4>0</vt:i4>
      </vt:variant>
      <vt:variant>
        <vt:i4>5</vt:i4>
      </vt:variant>
      <vt:variant>
        <vt:lpwstr/>
      </vt:variant>
      <vt:variant>
        <vt:lpwstr>_Toc253579137</vt:lpwstr>
      </vt:variant>
      <vt:variant>
        <vt:i4>1900599</vt:i4>
      </vt:variant>
      <vt:variant>
        <vt:i4>7518</vt:i4>
      </vt:variant>
      <vt:variant>
        <vt:i4>0</vt:i4>
      </vt:variant>
      <vt:variant>
        <vt:i4>5</vt:i4>
      </vt:variant>
      <vt:variant>
        <vt:lpwstr/>
      </vt:variant>
      <vt:variant>
        <vt:lpwstr>_Toc253579136</vt:lpwstr>
      </vt:variant>
      <vt:variant>
        <vt:i4>1900599</vt:i4>
      </vt:variant>
      <vt:variant>
        <vt:i4>7512</vt:i4>
      </vt:variant>
      <vt:variant>
        <vt:i4>0</vt:i4>
      </vt:variant>
      <vt:variant>
        <vt:i4>5</vt:i4>
      </vt:variant>
      <vt:variant>
        <vt:lpwstr/>
      </vt:variant>
      <vt:variant>
        <vt:lpwstr>_Toc253579135</vt:lpwstr>
      </vt:variant>
      <vt:variant>
        <vt:i4>1900599</vt:i4>
      </vt:variant>
      <vt:variant>
        <vt:i4>7506</vt:i4>
      </vt:variant>
      <vt:variant>
        <vt:i4>0</vt:i4>
      </vt:variant>
      <vt:variant>
        <vt:i4>5</vt:i4>
      </vt:variant>
      <vt:variant>
        <vt:lpwstr/>
      </vt:variant>
      <vt:variant>
        <vt:lpwstr>_Toc253579134</vt:lpwstr>
      </vt:variant>
      <vt:variant>
        <vt:i4>1900599</vt:i4>
      </vt:variant>
      <vt:variant>
        <vt:i4>7500</vt:i4>
      </vt:variant>
      <vt:variant>
        <vt:i4>0</vt:i4>
      </vt:variant>
      <vt:variant>
        <vt:i4>5</vt:i4>
      </vt:variant>
      <vt:variant>
        <vt:lpwstr/>
      </vt:variant>
      <vt:variant>
        <vt:lpwstr>_Toc253579133</vt:lpwstr>
      </vt:variant>
      <vt:variant>
        <vt:i4>1900599</vt:i4>
      </vt:variant>
      <vt:variant>
        <vt:i4>7494</vt:i4>
      </vt:variant>
      <vt:variant>
        <vt:i4>0</vt:i4>
      </vt:variant>
      <vt:variant>
        <vt:i4>5</vt:i4>
      </vt:variant>
      <vt:variant>
        <vt:lpwstr/>
      </vt:variant>
      <vt:variant>
        <vt:lpwstr>_Toc253579132</vt:lpwstr>
      </vt:variant>
      <vt:variant>
        <vt:i4>1900599</vt:i4>
      </vt:variant>
      <vt:variant>
        <vt:i4>7488</vt:i4>
      </vt:variant>
      <vt:variant>
        <vt:i4>0</vt:i4>
      </vt:variant>
      <vt:variant>
        <vt:i4>5</vt:i4>
      </vt:variant>
      <vt:variant>
        <vt:lpwstr/>
      </vt:variant>
      <vt:variant>
        <vt:lpwstr>_Toc253579131</vt:lpwstr>
      </vt:variant>
      <vt:variant>
        <vt:i4>1900599</vt:i4>
      </vt:variant>
      <vt:variant>
        <vt:i4>7482</vt:i4>
      </vt:variant>
      <vt:variant>
        <vt:i4>0</vt:i4>
      </vt:variant>
      <vt:variant>
        <vt:i4>5</vt:i4>
      </vt:variant>
      <vt:variant>
        <vt:lpwstr/>
      </vt:variant>
      <vt:variant>
        <vt:lpwstr>_Toc253579130</vt:lpwstr>
      </vt:variant>
      <vt:variant>
        <vt:i4>1835063</vt:i4>
      </vt:variant>
      <vt:variant>
        <vt:i4>7476</vt:i4>
      </vt:variant>
      <vt:variant>
        <vt:i4>0</vt:i4>
      </vt:variant>
      <vt:variant>
        <vt:i4>5</vt:i4>
      </vt:variant>
      <vt:variant>
        <vt:lpwstr/>
      </vt:variant>
      <vt:variant>
        <vt:lpwstr>_Toc253579129</vt:lpwstr>
      </vt:variant>
      <vt:variant>
        <vt:i4>1835063</vt:i4>
      </vt:variant>
      <vt:variant>
        <vt:i4>7470</vt:i4>
      </vt:variant>
      <vt:variant>
        <vt:i4>0</vt:i4>
      </vt:variant>
      <vt:variant>
        <vt:i4>5</vt:i4>
      </vt:variant>
      <vt:variant>
        <vt:lpwstr/>
      </vt:variant>
      <vt:variant>
        <vt:lpwstr>_Toc253579128</vt:lpwstr>
      </vt:variant>
      <vt:variant>
        <vt:i4>1835063</vt:i4>
      </vt:variant>
      <vt:variant>
        <vt:i4>7464</vt:i4>
      </vt:variant>
      <vt:variant>
        <vt:i4>0</vt:i4>
      </vt:variant>
      <vt:variant>
        <vt:i4>5</vt:i4>
      </vt:variant>
      <vt:variant>
        <vt:lpwstr/>
      </vt:variant>
      <vt:variant>
        <vt:lpwstr>_Toc253579127</vt:lpwstr>
      </vt:variant>
      <vt:variant>
        <vt:i4>1835063</vt:i4>
      </vt:variant>
      <vt:variant>
        <vt:i4>7458</vt:i4>
      </vt:variant>
      <vt:variant>
        <vt:i4>0</vt:i4>
      </vt:variant>
      <vt:variant>
        <vt:i4>5</vt:i4>
      </vt:variant>
      <vt:variant>
        <vt:lpwstr/>
      </vt:variant>
      <vt:variant>
        <vt:lpwstr>_Toc253579126</vt:lpwstr>
      </vt:variant>
      <vt:variant>
        <vt:i4>1835063</vt:i4>
      </vt:variant>
      <vt:variant>
        <vt:i4>7452</vt:i4>
      </vt:variant>
      <vt:variant>
        <vt:i4>0</vt:i4>
      </vt:variant>
      <vt:variant>
        <vt:i4>5</vt:i4>
      </vt:variant>
      <vt:variant>
        <vt:lpwstr/>
      </vt:variant>
      <vt:variant>
        <vt:lpwstr>_Toc253579125</vt:lpwstr>
      </vt:variant>
      <vt:variant>
        <vt:i4>1835063</vt:i4>
      </vt:variant>
      <vt:variant>
        <vt:i4>7446</vt:i4>
      </vt:variant>
      <vt:variant>
        <vt:i4>0</vt:i4>
      </vt:variant>
      <vt:variant>
        <vt:i4>5</vt:i4>
      </vt:variant>
      <vt:variant>
        <vt:lpwstr/>
      </vt:variant>
      <vt:variant>
        <vt:lpwstr>_Toc253579124</vt:lpwstr>
      </vt:variant>
      <vt:variant>
        <vt:i4>1835063</vt:i4>
      </vt:variant>
      <vt:variant>
        <vt:i4>7440</vt:i4>
      </vt:variant>
      <vt:variant>
        <vt:i4>0</vt:i4>
      </vt:variant>
      <vt:variant>
        <vt:i4>5</vt:i4>
      </vt:variant>
      <vt:variant>
        <vt:lpwstr/>
      </vt:variant>
      <vt:variant>
        <vt:lpwstr>_Toc253579123</vt:lpwstr>
      </vt:variant>
      <vt:variant>
        <vt:i4>1835063</vt:i4>
      </vt:variant>
      <vt:variant>
        <vt:i4>7434</vt:i4>
      </vt:variant>
      <vt:variant>
        <vt:i4>0</vt:i4>
      </vt:variant>
      <vt:variant>
        <vt:i4>5</vt:i4>
      </vt:variant>
      <vt:variant>
        <vt:lpwstr/>
      </vt:variant>
      <vt:variant>
        <vt:lpwstr>_Toc253579122</vt:lpwstr>
      </vt:variant>
      <vt:variant>
        <vt:i4>1835063</vt:i4>
      </vt:variant>
      <vt:variant>
        <vt:i4>7428</vt:i4>
      </vt:variant>
      <vt:variant>
        <vt:i4>0</vt:i4>
      </vt:variant>
      <vt:variant>
        <vt:i4>5</vt:i4>
      </vt:variant>
      <vt:variant>
        <vt:lpwstr/>
      </vt:variant>
      <vt:variant>
        <vt:lpwstr>_Toc253579121</vt:lpwstr>
      </vt:variant>
      <vt:variant>
        <vt:i4>1835063</vt:i4>
      </vt:variant>
      <vt:variant>
        <vt:i4>7422</vt:i4>
      </vt:variant>
      <vt:variant>
        <vt:i4>0</vt:i4>
      </vt:variant>
      <vt:variant>
        <vt:i4>5</vt:i4>
      </vt:variant>
      <vt:variant>
        <vt:lpwstr/>
      </vt:variant>
      <vt:variant>
        <vt:lpwstr>_Toc253579120</vt:lpwstr>
      </vt:variant>
      <vt:variant>
        <vt:i4>2031671</vt:i4>
      </vt:variant>
      <vt:variant>
        <vt:i4>7416</vt:i4>
      </vt:variant>
      <vt:variant>
        <vt:i4>0</vt:i4>
      </vt:variant>
      <vt:variant>
        <vt:i4>5</vt:i4>
      </vt:variant>
      <vt:variant>
        <vt:lpwstr/>
      </vt:variant>
      <vt:variant>
        <vt:lpwstr>_Toc253579119</vt:lpwstr>
      </vt:variant>
      <vt:variant>
        <vt:i4>2031671</vt:i4>
      </vt:variant>
      <vt:variant>
        <vt:i4>7410</vt:i4>
      </vt:variant>
      <vt:variant>
        <vt:i4>0</vt:i4>
      </vt:variant>
      <vt:variant>
        <vt:i4>5</vt:i4>
      </vt:variant>
      <vt:variant>
        <vt:lpwstr/>
      </vt:variant>
      <vt:variant>
        <vt:lpwstr>_Toc253579118</vt:lpwstr>
      </vt:variant>
      <vt:variant>
        <vt:i4>2031671</vt:i4>
      </vt:variant>
      <vt:variant>
        <vt:i4>7404</vt:i4>
      </vt:variant>
      <vt:variant>
        <vt:i4>0</vt:i4>
      </vt:variant>
      <vt:variant>
        <vt:i4>5</vt:i4>
      </vt:variant>
      <vt:variant>
        <vt:lpwstr/>
      </vt:variant>
      <vt:variant>
        <vt:lpwstr>_Toc253579117</vt:lpwstr>
      </vt:variant>
      <vt:variant>
        <vt:i4>2031671</vt:i4>
      </vt:variant>
      <vt:variant>
        <vt:i4>7398</vt:i4>
      </vt:variant>
      <vt:variant>
        <vt:i4>0</vt:i4>
      </vt:variant>
      <vt:variant>
        <vt:i4>5</vt:i4>
      </vt:variant>
      <vt:variant>
        <vt:lpwstr/>
      </vt:variant>
      <vt:variant>
        <vt:lpwstr>_Toc253579116</vt:lpwstr>
      </vt:variant>
      <vt:variant>
        <vt:i4>2031671</vt:i4>
      </vt:variant>
      <vt:variant>
        <vt:i4>7392</vt:i4>
      </vt:variant>
      <vt:variant>
        <vt:i4>0</vt:i4>
      </vt:variant>
      <vt:variant>
        <vt:i4>5</vt:i4>
      </vt:variant>
      <vt:variant>
        <vt:lpwstr/>
      </vt:variant>
      <vt:variant>
        <vt:lpwstr>_Toc253579115</vt:lpwstr>
      </vt:variant>
      <vt:variant>
        <vt:i4>2031671</vt:i4>
      </vt:variant>
      <vt:variant>
        <vt:i4>7386</vt:i4>
      </vt:variant>
      <vt:variant>
        <vt:i4>0</vt:i4>
      </vt:variant>
      <vt:variant>
        <vt:i4>5</vt:i4>
      </vt:variant>
      <vt:variant>
        <vt:lpwstr/>
      </vt:variant>
      <vt:variant>
        <vt:lpwstr>_Toc253579114</vt:lpwstr>
      </vt:variant>
      <vt:variant>
        <vt:i4>2031671</vt:i4>
      </vt:variant>
      <vt:variant>
        <vt:i4>7380</vt:i4>
      </vt:variant>
      <vt:variant>
        <vt:i4>0</vt:i4>
      </vt:variant>
      <vt:variant>
        <vt:i4>5</vt:i4>
      </vt:variant>
      <vt:variant>
        <vt:lpwstr/>
      </vt:variant>
      <vt:variant>
        <vt:lpwstr>_Toc253579113</vt:lpwstr>
      </vt:variant>
      <vt:variant>
        <vt:i4>2031671</vt:i4>
      </vt:variant>
      <vt:variant>
        <vt:i4>7374</vt:i4>
      </vt:variant>
      <vt:variant>
        <vt:i4>0</vt:i4>
      </vt:variant>
      <vt:variant>
        <vt:i4>5</vt:i4>
      </vt:variant>
      <vt:variant>
        <vt:lpwstr/>
      </vt:variant>
      <vt:variant>
        <vt:lpwstr>_Toc253579112</vt:lpwstr>
      </vt:variant>
      <vt:variant>
        <vt:i4>2031671</vt:i4>
      </vt:variant>
      <vt:variant>
        <vt:i4>7368</vt:i4>
      </vt:variant>
      <vt:variant>
        <vt:i4>0</vt:i4>
      </vt:variant>
      <vt:variant>
        <vt:i4>5</vt:i4>
      </vt:variant>
      <vt:variant>
        <vt:lpwstr/>
      </vt:variant>
      <vt:variant>
        <vt:lpwstr>_Toc253579111</vt:lpwstr>
      </vt:variant>
      <vt:variant>
        <vt:i4>2031671</vt:i4>
      </vt:variant>
      <vt:variant>
        <vt:i4>7362</vt:i4>
      </vt:variant>
      <vt:variant>
        <vt:i4>0</vt:i4>
      </vt:variant>
      <vt:variant>
        <vt:i4>5</vt:i4>
      </vt:variant>
      <vt:variant>
        <vt:lpwstr/>
      </vt:variant>
      <vt:variant>
        <vt:lpwstr>_Toc253579110</vt:lpwstr>
      </vt:variant>
      <vt:variant>
        <vt:i4>1966135</vt:i4>
      </vt:variant>
      <vt:variant>
        <vt:i4>7356</vt:i4>
      </vt:variant>
      <vt:variant>
        <vt:i4>0</vt:i4>
      </vt:variant>
      <vt:variant>
        <vt:i4>5</vt:i4>
      </vt:variant>
      <vt:variant>
        <vt:lpwstr/>
      </vt:variant>
      <vt:variant>
        <vt:lpwstr>_Toc253579109</vt:lpwstr>
      </vt:variant>
      <vt:variant>
        <vt:i4>1966135</vt:i4>
      </vt:variant>
      <vt:variant>
        <vt:i4>7350</vt:i4>
      </vt:variant>
      <vt:variant>
        <vt:i4>0</vt:i4>
      </vt:variant>
      <vt:variant>
        <vt:i4>5</vt:i4>
      </vt:variant>
      <vt:variant>
        <vt:lpwstr/>
      </vt:variant>
      <vt:variant>
        <vt:lpwstr>_Toc253579108</vt:lpwstr>
      </vt:variant>
      <vt:variant>
        <vt:i4>1966135</vt:i4>
      </vt:variant>
      <vt:variant>
        <vt:i4>7344</vt:i4>
      </vt:variant>
      <vt:variant>
        <vt:i4>0</vt:i4>
      </vt:variant>
      <vt:variant>
        <vt:i4>5</vt:i4>
      </vt:variant>
      <vt:variant>
        <vt:lpwstr/>
      </vt:variant>
      <vt:variant>
        <vt:lpwstr>_Toc253579107</vt:lpwstr>
      </vt:variant>
      <vt:variant>
        <vt:i4>1966135</vt:i4>
      </vt:variant>
      <vt:variant>
        <vt:i4>7338</vt:i4>
      </vt:variant>
      <vt:variant>
        <vt:i4>0</vt:i4>
      </vt:variant>
      <vt:variant>
        <vt:i4>5</vt:i4>
      </vt:variant>
      <vt:variant>
        <vt:lpwstr/>
      </vt:variant>
      <vt:variant>
        <vt:lpwstr>_Toc253579106</vt:lpwstr>
      </vt:variant>
      <vt:variant>
        <vt:i4>1966135</vt:i4>
      </vt:variant>
      <vt:variant>
        <vt:i4>7332</vt:i4>
      </vt:variant>
      <vt:variant>
        <vt:i4>0</vt:i4>
      </vt:variant>
      <vt:variant>
        <vt:i4>5</vt:i4>
      </vt:variant>
      <vt:variant>
        <vt:lpwstr/>
      </vt:variant>
      <vt:variant>
        <vt:lpwstr>_Toc253579105</vt:lpwstr>
      </vt:variant>
      <vt:variant>
        <vt:i4>1966135</vt:i4>
      </vt:variant>
      <vt:variant>
        <vt:i4>7326</vt:i4>
      </vt:variant>
      <vt:variant>
        <vt:i4>0</vt:i4>
      </vt:variant>
      <vt:variant>
        <vt:i4>5</vt:i4>
      </vt:variant>
      <vt:variant>
        <vt:lpwstr/>
      </vt:variant>
      <vt:variant>
        <vt:lpwstr>_Toc253579104</vt:lpwstr>
      </vt:variant>
      <vt:variant>
        <vt:i4>1966135</vt:i4>
      </vt:variant>
      <vt:variant>
        <vt:i4>7320</vt:i4>
      </vt:variant>
      <vt:variant>
        <vt:i4>0</vt:i4>
      </vt:variant>
      <vt:variant>
        <vt:i4>5</vt:i4>
      </vt:variant>
      <vt:variant>
        <vt:lpwstr/>
      </vt:variant>
      <vt:variant>
        <vt:lpwstr>_Toc253579103</vt:lpwstr>
      </vt:variant>
      <vt:variant>
        <vt:i4>1966135</vt:i4>
      </vt:variant>
      <vt:variant>
        <vt:i4>7314</vt:i4>
      </vt:variant>
      <vt:variant>
        <vt:i4>0</vt:i4>
      </vt:variant>
      <vt:variant>
        <vt:i4>5</vt:i4>
      </vt:variant>
      <vt:variant>
        <vt:lpwstr/>
      </vt:variant>
      <vt:variant>
        <vt:lpwstr>_Toc253579102</vt:lpwstr>
      </vt:variant>
      <vt:variant>
        <vt:i4>1966135</vt:i4>
      </vt:variant>
      <vt:variant>
        <vt:i4>7308</vt:i4>
      </vt:variant>
      <vt:variant>
        <vt:i4>0</vt:i4>
      </vt:variant>
      <vt:variant>
        <vt:i4>5</vt:i4>
      </vt:variant>
      <vt:variant>
        <vt:lpwstr/>
      </vt:variant>
      <vt:variant>
        <vt:lpwstr>_Toc253579101</vt:lpwstr>
      </vt:variant>
      <vt:variant>
        <vt:i4>1966135</vt:i4>
      </vt:variant>
      <vt:variant>
        <vt:i4>7302</vt:i4>
      </vt:variant>
      <vt:variant>
        <vt:i4>0</vt:i4>
      </vt:variant>
      <vt:variant>
        <vt:i4>5</vt:i4>
      </vt:variant>
      <vt:variant>
        <vt:lpwstr/>
      </vt:variant>
      <vt:variant>
        <vt:lpwstr>_Toc253579100</vt:lpwstr>
      </vt:variant>
      <vt:variant>
        <vt:i4>1507382</vt:i4>
      </vt:variant>
      <vt:variant>
        <vt:i4>7296</vt:i4>
      </vt:variant>
      <vt:variant>
        <vt:i4>0</vt:i4>
      </vt:variant>
      <vt:variant>
        <vt:i4>5</vt:i4>
      </vt:variant>
      <vt:variant>
        <vt:lpwstr/>
      </vt:variant>
      <vt:variant>
        <vt:lpwstr>_Toc253579099</vt:lpwstr>
      </vt:variant>
      <vt:variant>
        <vt:i4>1507382</vt:i4>
      </vt:variant>
      <vt:variant>
        <vt:i4>7290</vt:i4>
      </vt:variant>
      <vt:variant>
        <vt:i4>0</vt:i4>
      </vt:variant>
      <vt:variant>
        <vt:i4>5</vt:i4>
      </vt:variant>
      <vt:variant>
        <vt:lpwstr/>
      </vt:variant>
      <vt:variant>
        <vt:lpwstr>_Toc253579098</vt:lpwstr>
      </vt:variant>
      <vt:variant>
        <vt:i4>1507382</vt:i4>
      </vt:variant>
      <vt:variant>
        <vt:i4>7284</vt:i4>
      </vt:variant>
      <vt:variant>
        <vt:i4>0</vt:i4>
      </vt:variant>
      <vt:variant>
        <vt:i4>5</vt:i4>
      </vt:variant>
      <vt:variant>
        <vt:lpwstr/>
      </vt:variant>
      <vt:variant>
        <vt:lpwstr>_Toc253579097</vt:lpwstr>
      </vt:variant>
      <vt:variant>
        <vt:i4>1507382</vt:i4>
      </vt:variant>
      <vt:variant>
        <vt:i4>7278</vt:i4>
      </vt:variant>
      <vt:variant>
        <vt:i4>0</vt:i4>
      </vt:variant>
      <vt:variant>
        <vt:i4>5</vt:i4>
      </vt:variant>
      <vt:variant>
        <vt:lpwstr/>
      </vt:variant>
      <vt:variant>
        <vt:lpwstr>_Toc253579096</vt:lpwstr>
      </vt:variant>
      <vt:variant>
        <vt:i4>1507382</vt:i4>
      </vt:variant>
      <vt:variant>
        <vt:i4>7272</vt:i4>
      </vt:variant>
      <vt:variant>
        <vt:i4>0</vt:i4>
      </vt:variant>
      <vt:variant>
        <vt:i4>5</vt:i4>
      </vt:variant>
      <vt:variant>
        <vt:lpwstr/>
      </vt:variant>
      <vt:variant>
        <vt:lpwstr>_Toc253579095</vt:lpwstr>
      </vt:variant>
      <vt:variant>
        <vt:i4>1507382</vt:i4>
      </vt:variant>
      <vt:variant>
        <vt:i4>7266</vt:i4>
      </vt:variant>
      <vt:variant>
        <vt:i4>0</vt:i4>
      </vt:variant>
      <vt:variant>
        <vt:i4>5</vt:i4>
      </vt:variant>
      <vt:variant>
        <vt:lpwstr/>
      </vt:variant>
      <vt:variant>
        <vt:lpwstr>_Toc253579094</vt:lpwstr>
      </vt:variant>
      <vt:variant>
        <vt:i4>1507382</vt:i4>
      </vt:variant>
      <vt:variant>
        <vt:i4>7260</vt:i4>
      </vt:variant>
      <vt:variant>
        <vt:i4>0</vt:i4>
      </vt:variant>
      <vt:variant>
        <vt:i4>5</vt:i4>
      </vt:variant>
      <vt:variant>
        <vt:lpwstr/>
      </vt:variant>
      <vt:variant>
        <vt:lpwstr>_Toc253579093</vt:lpwstr>
      </vt:variant>
      <vt:variant>
        <vt:i4>1507382</vt:i4>
      </vt:variant>
      <vt:variant>
        <vt:i4>7254</vt:i4>
      </vt:variant>
      <vt:variant>
        <vt:i4>0</vt:i4>
      </vt:variant>
      <vt:variant>
        <vt:i4>5</vt:i4>
      </vt:variant>
      <vt:variant>
        <vt:lpwstr/>
      </vt:variant>
      <vt:variant>
        <vt:lpwstr>_Toc253579092</vt:lpwstr>
      </vt:variant>
      <vt:variant>
        <vt:i4>1507382</vt:i4>
      </vt:variant>
      <vt:variant>
        <vt:i4>7248</vt:i4>
      </vt:variant>
      <vt:variant>
        <vt:i4>0</vt:i4>
      </vt:variant>
      <vt:variant>
        <vt:i4>5</vt:i4>
      </vt:variant>
      <vt:variant>
        <vt:lpwstr/>
      </vt:variant>
      <vt:variant>
        <vt:lpwstr>_Toc253579091</vt:lpwstr>
      </vt:variant>
      <vt:variant>
        <vt:i4>1507382</vt:i4>
      </vt:variant>
      <vt:variant>
        <vt:i4>7242</vt:i4>
      </vt:variant>
      <vt:variant>
        <vt:i4>0</vt:i4>
      </vt:variant>
      <vt:variant>
        <vt:i4>5</vt:i4>
      </vt:variant>
      <vt:variant>
        <vt:lpwstr/>
      </vt:variant>
      <vt:variant>
        <vt:lpwstr>_Toc253579090</vt:lpwstr>
      </vt:variant>
      <vt:variant>
        <vt:i4>1441846</vt:i4>
      </vt:variant>
      <vt:variant>
        <vt:i4>7236</vt:i4>
      </vt:variant>
      <vt:variant>
        <vt:i4>0</vt:i4>
      </vt:variant>
      <vt:variant>
        <vt:i4>5</vt:i4>
      </vt:variant>
      <vt:variant>
        <vt:lpwstr/>
      </vt:variant>
      <vt:variant>
        <vt:lpwstr>_Toc253579089</vt:lpwstr>
      </vt:variant>
      <vt:variant>
        <vt:i4>1441846</vt:i4>
      </vt:variant>
      <vt:variant>
        <vt:i4>7230</vt:i4>
      </vt:variant>
      <vt:variant>
        <vt:i4>0</vt:i4>
      </vt:variant>
      <vt:variant>
        <vt:i4>5</vt:i4>
      </vt:variant>
      <vt:variant>
        <vt:lpwstr/>
      </vt:variant>
      <vt:variant>
        <vt:lpwstr>_Toc253579088</vt:lpwstr>
      </vt:variant>
      <vt:variant>
        <vt:i4>1441846</vt:i4>
      </vt:variant>
      <vt:variant>
        <vt:i4>7224</vt:i4>
      </vt:variant>
      <vt:variant>
        <vt:i4>0</vt:i4>
      </vt:variant>
      <vt:variant>
        <vt:i4>5</vt:i4>
      </vt:variant>
      <vt:variant>
        <vt:lpwstr/>
      </vt:variant>
      <vt:variant>
        <vt:lpwstr>_Toc253579087</vt:lpwstr>
      </vt:variant>
      <vt:variant>
        <vt:i4>1441846</vt:i4>
      </vt:variant>
      <vt:variant>
        <vt:i4>7218</vt:i4>
      </vt:variant>
      <vt:variant>
        <vt:i4>0</vt:i4>
      </vt:variant>
      <vt:variant>
        <vt:i4>5</vt:i4>
      </vt:variant>
      <vt:variant>
        <vt:lpwstr/>
      </vt:variant>
      <vt:variant>
        <vt:lpwstr>_Toc253579086</vt:lpwstr>
      </vt:variant>
      <vt:variant>
        <vt:i4>1441846</vt:i4>
      </vt:variant>
      <vt:variant>
        <vt:i4>7212</vt:i4>
      </vt:variant>
      <vt:variant>
        <vt:i4>0</vt:i4>
      </vt:variant>
      <vt:variant>
        <vt:i4>5</vt:i4>
      </vt:variant>
      <vt:variant>
        <vt:lpwstr/>
      </vt:variant>
      <vt:variant>
        <vt:lpwstr>_Toc253579085</vt:lpwstr>
      </vt:variant>
      <vt:variant>
        <vt:i4>1441846</vt:i4>
      </vt:variant>
      <vt:variant>
        <vt:i4>7206</vt:i4>
      </vt:variant>
      <vt:variant>
        <vt:i4>0</vt:i4>
      </vt:variant>
      <vt:variant>
        <vt:i4>5</vt:i4>
      </vt:variant>
      <vt:variant>
        <vt:lpwstr/>
      </vt:variant>
      <vt:variant>
        <vt:lpwstr>_Toc253579084</vt:lpwstr>
      </vt:variant>
      <vt:variant>
        <vt:i4>1441846</vt:i4>
      </vt:variant>
      <vt:variant>
        <vt:i4>7200</vt:i4>
      </vt:variant>
      <vt:variant>
        <vt:i4>0</vt:i4>
      </vt:variant>
      <vt:variant>
        <vt:i4>5</vt:i4>
      </vt:variant>
      <vt:variant>
        <vt:lpwstr/>
      </vt:variant>
      <vt:variant>
        <vt:lpwstr>_Toc253579083</vt:lpwstr>
      </vt:variant>
      <vt:variant>
        <vt:i4>1441846</vt:i4>
      </vt:variant>
      <vt:variant>
        <vt:i4>7194</vt:i4>
      </vt:variant>
      <vt:variant>
        <vt:i4>0</vt:i4>
      </vt:variant>
      <vt:variant>
        <vt:i4>5</vt:i4>
      </vt:variant>
      <vt:variant>
        <vt:lpwstr/>
      </vt:variant>
      <vt:variant>
        <vt:lpwstr>_Toc253579082</vt:lpwstr>
      </vt:variant>
      <vt:variant>
        <vt:i4>1441846</vt:i4>
      </vt:variant>
      <vt:variant>
        <vt:i4>7188</vt:i4>
      </vt:variant>
      <vt:variant>
        <vt:i4>0</vt:i4>
      </vt:variant>
      <vt:variant>
        <vt:i4>5</vt:i4>
      </vt:variant>
      <vt:variant>
        <vt:lpwstr/>
      </vt:variant>
      <vt:variant>
        <vt:lpwstr>_Toc253579081</vt:lpwstr>
      </vt:variant>
      <vt:variant>
        <vt:i4>1441846</vt:i4>
      </vt:variant>
      <vt:variant>
        <vt:i4>7182</vt:i4>
      </vt:variant>
      <vt:variant>
        <vt:i4>0</vt:i4>
      </vt:variant>
      <vt:variant>
        <vt:i4>5</vt:i4>
      </vt:variant>
      <vt:variant>
        <vt:lpwstr/>
      </vt:variant>
      <vt:variant>
        <vt:lpwstr>_Toc253579080</vt:lpwstr>
      </vt:variant>
      <vt:variant>
        <vt:i4>1638454</vt:i4>
      </vt:variant>
      <vt:variant>
        <vt:i4>7176</vt:i4>
      </vt:variant>
      <vt:variant>
        <vt:i4>0</vt:i4>
      </vt:variant>
      <vt:variant>
        <vt:i4>5</vt:i4>
      </vt:variant>
      <vt:variant>
        <vt:lpwstr/>
      </vt:variant>
      <vt:variant>
        <vt:lpwstr>_Toc253579079</vt:lpwstr>
      </vt:variant>
      <vt:variant>
        <vt:i4>1638454</vt:i4>
      </vt:variant>
      <vt:variant>
        <vt:i4>7170</vt:i4>
      </vt:variant>
      <vt:variant>
        <vt:i4>0</vt:i4>
      </vt:variant>
      <vt:variant>
        <vt:i4>5</vt:i4>
      </vt:variant>
      <vt:variant>
        <vt:lpwstr/>
      </vt:variant>
      <vt:variant>
        <vt:lpwstr>_Toc253579078</vt:lpwstr>
      </vt:variant>
      <vt:variant>
        <vt:i4>1638454</vt:i4>
      </vt:variant>
      <vt:variant>
        <vt:i4>7164</vt:i4>
      </vt:variant>
      <vt:variant>
        <vt:i4>0</vt:i4>
      </vt:variant>
      <vt:variant>
        <vt:i4>5</vt:i4>
      </vt:variant>
      <vt:variant>
        <vt:lpwstr/>
      </vt:variant>
      <vt:variant>
        <vt:lpwstr>_Toc253579077</vt:lpwstr>
      </vt:variant>
      <vt:variant>
        <vt:i4>1638454</vt:i4>
      </vt:variant>
      <vt:variant>
        <vt:i4>7158</vt:i4>
      </vt:variant>
      <vt:variant>
        <vt:i4>0</vt:i4>
      </vt:variant>
      <vt:variant>
        <vt:i4>5</vt:i4>
      </vt:variant>
      <vt:variant>
        <vt:lpwstr/>
      </vt:variant>
      <vt:variant>
        <vt:lpwstr>_Toc253579076</vt:lpwstr>
      </vt:variant>
      <vt:variant>
        <vt:i4>1638454</vt:i4>
      </vt:variant>
      <vt:variant>
        <vt:i4>7152</vt:i4>
      </vt:variant>
      <vt:variant>
        <vt:i4>0</vt:i4>
      </vt:variant>
      <vt:variant>
        <vt:i4>5</vt:i4>
      </vt:variant>
      <vt:variant>
        <vt:lpwstr/>
      </vt:variant>
      <vt:variant>
        <vt:lpwstr>_Toc253579075</vt:lpwstr>
      </vt:variant>
      <vt:variant>
        <vt:i4>1638454</vt:i4>
      </vt:variant>
      <vt:variant>
        <vt:i4>7146</vt:i4>
      </vt:variant>
      <vt:variant>
        <vt:i4>0</vt:i4>
      </vt:variant>
      <vt:variant>
        <vt:i4>5</vt:i4>
      </vt:variant>
      <vt:variant>
        <vt:lpwstr/>
      </vt:variant>
      <vt:variant>
        <vt:lpwstr>_Toc253579074</vt:lpwstr>
      </vt:variant>
      <vt:variant>
        <vt:i4>1638454</vt:i4>
      </vt:variant>
      <vt:variant>
        <vt:i4>7140</vt:i4>
      </vt:variant>
      <vt:variant>
        <vt:i4>0</vt:i4>
      </vt:variant>
      <vt:variant>
        <vt:i4>5</vt:i4>
      </vt:variant>
      <vt:variant>
        <vt:lpwstr/>
      </vt:variant>
      <vt:variant>
        <vt:lpwstr>_Toc253579073</vt:lpwstr>
      </vt:variant>
      <vt:variant>
        <vt:i4>1638454</vt:i4>
      </vt:variant>
      <vt:variant>
        <vt:i4>7134</vt:i4>
      </vt:variant>
      <vt:variant>
        <vt:i4>0</vt:i4>
      </vt:variant>
      <vt:variant>
        <vt:i4>5</vt:i4>
      </vt:variant>
      <vt:variant>
        <vt:lpwstr/>
      </vt:variant>
      <vt:variant>
        <vt:lpwstr>_Toc253579072</vt:lpwstr>
      </vt:variant>
      <vt:variant>
        <vt:i4>1638454</vt:i4>
      </vt:variant>
      <vt:variant>
        <vt:i4>7128</vt:i4>
      </vt:variant>
      <vt:variant>
        <vt:i4>0</vt:i4>
      </vt:variant>
      <vt:variant>
        <vt:i4>5</vt:i4>
      </vt:variant>
      <vt:variant>
        <vt:lpwstr/>
      </vt:variant>
      <vt:variant>
        <vt:lpwstr>_Toc253579071</vt:lpwstr>
      </vt:variant>
      <vt:variant>
        <vt:i4>1638454</vt:i4>
      </vt:variant>
      <vt:variant>
        <vt:i4>7122</vt:i4>
      </vt:variant>
      <vt:variant>
        <vt:i4>0</vt:i4>
      </vt:variant>
      <vt:variant>
        <vt:i4>5</vt:i4>
      </vt:variant>
      <vt:variant>
        <vt:lpwstr/>
      </vt:variant>
      <vt:variant>
        <vt:lpwstr>_Toc253579070</vt:lpwstr>
      </vt:variant>
      <vt:variant>
        <vt:i4>1572918</vt:i4>
      </vt:variant>
      <vt:variant>
        <vt:i4>7116</vt:i4>
      </vt:variant>
      <vt:variant>
        <vt:i4>0</vt:i4>
      </vt:variant>
      <vt:variant>
        <vt:i4>5</vt:i4>
      </vt:variant>
      <vt:variant>
        <vt:lpwstr/>
      </vt:variant>
      <vt:variant>
        <vt:lpwstr>_Toc253579069</vt:lpwstr>
      </vt:variant>
      <vt:variant>
        <vt:i4>1572918</vt:i4>
      </vt:variant>
      <vt:variant>
        <vt:i4>7110</vt:i4>
      </vt:variant>
      <vt:variant>
        <vt:i4>0</vt:i4>
      </vt:variant>
      <vt:variant>
        <vt:i4>5</vt:i4>
      </vt:variant>
      <vt:variant>
        <vt:lpwstr/>
      </vt:variant>
      <vt:variant>
        <vt:lpwstr>_Toc253579068</vt:lpwstr>
      </vt:variant>
      <vt:variant>
        <vt:i4>1572918</vt:i4>
      </vt:variant>
      <vt:variant>
        <vt:i4>7104</vt:i4>
      </vt:variant>
      <vt:variant>
        <vt:i4>0</vt:i4>
      </vt:variant>
      <vt:variant>
        <vt:i4>5</vt:i4>
      </vt:variant>
      <vt:variant>
        <vt:lpwstr/>
      </vt:variant>
      <vt:variant>
        <vt:lpwstr>_Toc253579067</vt:lpwstr>
      </vt:variant>
      <vt:variant>
        <vt:i4>1572918</vt:i4>
      </vt:variant>
      <vt:variant>
        <vt:i4>7098</vt:i4>
      </vt:variant>
      <vt:variant>
        <vt:i4>0</vt:i4>
      </vt:variant>
      <vt:variant>
        <vt:i4>5</vt:i4>
      </vt:variant>
      <vt:variant>
        <vt:lpwstr/>
      </vt:variant>
      <vt:variant>
        <vt:lpwstr>_Toc253579066</vt:lpwstr>
      </vt:variant>
      <vt:variant>
        <vt:i4>1572918</vt:i4>
      </vt:variant>
      <vt:variant>
        <vt:i4>7092</vt:i4>
      </vt:variant>
      <vt:variant>
        <vt:i4>0</vt:i4>
      </vt:variant>
      <vt:variant>
        <vt:i4>5</vt:i4>
      </vt:variant>
      <vt:variant>
        <vt:lpwstr/>
      </vt:variant>
      <vt:variant>
        <vt:lpwstr>_Toc253579065</vt:lpwstr>
      </vt:variant>
      <vt:variant>
        <vt:i4>1572918</vt:i4>
      </vt:variant>
      <vt:variant>
        <vt:i4>7086</vt:i4>
      </vt:variant>
      <vt:variant>
        <vt:i4>0</vt:i4>
      </vt:variant>
      <vt:variant>
        <vt:i4>5</vt:i4>
      </vt:variant>
      <vt:variant>
        <vt:lpwstr/>
      </vt:variant>
      <vt:variant>
        <vt:lpwstr>_Toc253579064</vt:lpwstr>
      </vt:variant>
      <vt:variant>
        <vt:i4>1572918</vt:i4>
      </vt:variant>
      <vt:variant>
        <vt:i4>7080</vt:i4>
      </vt:variant>
      <vt:variant>
        <vt:i4>0</vt:i4>
      </vt:variant>
      <vt:variant>
        <vt:i4>5</vt:i4>
      </vt:variant>
      <vt:variant>
        <vt:lpwstr/>
      </vt:variant>
      <vt:variant>
        <vt:lpwstr>_Toc253579063</vt:lpwstr>
      </vt:variant>
      <vt:variant>
        <vt:i4>1572918</vt:i4>
      </vt:variant>
      <vt:variant>
        <vt:i4>7074</vt:i4>
      </vt:variant>
      <vt:variant>
        <vt:i4>0</vt:i4>
      </vt:variant>
      <vt:variant>
        <vt:i4>5</vt:i4>
      </vt:variant>
      <vt:variant>
        <vt:lpwstr/>
      </vt:variant>
      <vt:variant>
        <vt:lpwstr>_Toc253579062</vt:lpwstr>
      </vt:variant>
      <vt:variant>
        <vt:i4>1572918</vt:i4>
      </vt:variant>
      <vt:variant>
        <vt:i4>7068</vt:i4>
      </vt:variant>
      <vt:variant>
        <vt:i4>0</vt:i4>
      </vt:variant>
      <vt:variant>
        <vt:i4>5</vt:i4>
      </vt:variant>
      <vt:variant>
        <vt:lpwstr/>
      </vt:variant>
      <vt:variant>
        <vt:lpwstr>_Toc253579061</vt:lpwstr>
      </vt:variant>
      <vt:variant>
        <vt:i4>1572918</vt:i4>
      </vt:variant>
      <vt:variant>
        <vt:i4>7062</vt:i4>
      </vt:variant>
      <vt:variant>
        <vt:i4>0</vt:i4>
      </vt:variant>
      <vt:variant>
        <vt:i4>5</vt:i4>
      </vt:variant>
      <vt:variant>
        <vt:lpwstr/>
      </vt:variant>
      <vt:variant>
        <vt:lpwstr>_Toc253579060</vt:lpwstr>
      </vt:variant>
      <vt:variant>
        <vt:i4>1769526</vt:i4>
      </vt:variant>
      <vt:variant>
        <vt:i4>7056</vt:i4>
      </vt:variant>
      <vt:variant>
        <vt:i4>0</vt:i4>
      </vt:variant>
      <vt:variant>
        <vt:i4>5</vt:i4>
      </vt:variant>
      <vt:variant>
        <vt:lpwstr/>
      </vt:variant>
      <vt:variant>
        <vt:lpwstr>_Toc253579059</vt:lpwstr>
      </vt:variant>
      <vt:variant>
        <vt:i4>1769526</vt:i4>
      </vt:variant>
      <vt:variant>
        <vt:i4>7050</vt:i4>
      </vt:variant>
      <vt:variant>
        <vt:i4>0</vt:i4>
      </vt:variant>
      <vt:variant>
        <vt:i4>5</vt:i4>
      </vt:variant>
      <vt:variant>
        <vt:lpwstr/>
      </vt:variant>
      <vt:variant>
        <vt:lpwstr>_Toc253579058</vt:lpwstr>
      </vt:variant>
      <vt:variant>
        <vt:i4>1769526</vt:i4>
      </vt:variant>
      <vt:variant>
        <vt:i4>7044</vt:i4>
      </vt:variant>
      <vt:variant>
        <vt:i4>0</vt:i4>
      </vt:variant>
      <vt:variant>
        <vt:i4>5</vt:i4>
      </vt:variant>
      <vt:variant>
        <vt:lpwstr/>
      </vt:variant>
      <vt:variant>
        <vt:lpwstr>_Toc253579057</vt:lpwstr>
      </vt:variant>
      <vt:variant>
        <vt:i4>1769526</vt:i4>
      </vt:variant>
      <vt:variant>
        <vt:i4>7038</vt:i4>
      </vt:variant>
      <vt:variant>
        <vt:i4>0</vt:i4>
      </vt:variant>
      <vt:variant>
        <vt:i4>5</vt:i4>
      </vt:variant>
      <vt:variant>
        <vt:lpwstr/>
      </vt:variant>
      <vt:variant>
        <vt:lpwstr>_Toc253579056</vt:lpwstr>
      </vt:variant>
      <vt:variant>
        <vt:i4>1769526</vt:i4>
      </vt:variant>
      <vt:variant>
        <vt:i4>7032</vt:i4>
      </vt:variant>
      <vt:variant>
        <vt:i4>0</vt:i4>
      </vt:variant>
      <vt:variant>
        <vt:i4>5</vt:i4>
      </vt:variant>
      <vt:variant>
        <vt:lpwstr/>
      </vt:variant>
      <vt:variant>
        <vt:lpwstr>_Toc253579055</vt:lpwstr>
      </vt:variant>
      <vt:variant>
        <vt:i4>1769526</vt:i4>
      </vt:variant>
      <vt:variant>
        <vt:i4>7026</vt:i4>
      </vt:variant>
      <vt:variant>
        <vt:i4>0</vt:i4>
      </vt:variant>
      <vt:variant>
        <vt:i4>5</vt:i4>
      </vt:variant>
      <vt:variant>
        <vt:lpwstr/>
      </vt:variant>
      <vt:variant>
        <vt:lpwstr>_Toc253579054</vt:lpwstr>
      </vt:variant>
      <vt:variant>
        <vt:i4>1769526</vt:i4>
      </vt:variant>
      <vt:variant>
        <vt:i4>7020</vt:i4>
      </vt:variant>
      <vt:variant>
        <vt:i4>0</vt:i4>
      </vt:variant>
      <vt:variant>
        <vt:i4>5</vt:i4>
      </vt:variant>
      <vt:variant>
        <vt:lpwstr/>
      </vt:variant>
      <vt:variant>
        <vt:lpwstr>_Toc253579053</vt:lpwstr>
      </vt:variant>
      <vt:variant>
        <vt:i4>1769526</vt:i4>
      </vt:variant>
      <vt:variant>
        <vt:i4>7014</vt:i4>
      </vt:variant>
      <vt:variant>
        <vt:i4>0</vt:i4>
      </vt:variant>
      <vt:variant>
        <vt:i4>5</vt:i4>
      </vt:variant>
      <vt:variant>
        <vt:lpwstr/>
      </vt:variant>
      <vt:variant>
        <vt:lpwstr>_Toc253579052</vt:lpwstr>
      </vt:variant>
      <vt:variant>
        <vt:i4>1769526</vt:i4>
      </vt:variant>
      <vt:variant>
        <vt:i4>7008</vt:i4>
      </vt:variant>
      <vt:variant>
        <vt:i4>0</vt:i4>
      </vt:variant>
      <vt:variant>
        <vt:i4>5</vt:i4>
      </vt:variant>
      <vt:variant>
        <vt:lpwstr/>
      </vt:variant>
      <vt:variant>
        <vt:lpwstr>_Toc253579051</vt:lpwstr>
      </vt:variant>
      <vt:variant>
        <vt:i4>1769526</vt:i4>
      </vt:variant>
      <vt:variant>
        <vt:i4>7002</vt:i4>
      </vt:variant>
      <vt:variant>
        <vt:i4>0</vt:i4>
      </vt:variant>
      <vt:variant>
        <vt:i4>5</vt:i4>
      </vt:variant>
      <vt:variant>
        <vt:lpwstr/>
      </vt:variant>
      <vt:variant>
        <vt:lpwstr>_Toc253579050</vt:lpwstr>
      </vt:variant>
      <vt:variant>
        <vt:i4>1703990</vt:i4>
      </vt:variant>
      <vt:variant>
        <vt:i4>6996</vt:i4>
      </vt:variant>
      <vt:variant>
        <vt:i4>0</vt:i4>
      </vt:variant>
      <vt:variant>
        <vt:i4>5</vt:i4>
      </vt:variant>
      <vt:variant>
        <vt:lpwstr/>
      </vt:variant>
      <vt:variant>
        <vt:lpwstr>_Toc253579049</vt:lpwstr>
      </vt:variant>
      <vt:variant>
        <vt:i4>1703990</vt:i4>
      </vt:variant>
      <vt:variant>
        <vt:i4>6990</vt:i4>
      </vt:variant>
      <vt:variant>
        <vt:i4>0</vt:i4>
      </vt:variant>
      <vt:variant>
        <vt:i4>5</vt:i4>
      </vt:variant>
      <vt:variant>
        <vt:lpwstr/>
      </vt:variant>
      <vt:variant>
        <vt:lpwstr>_Toc253579048</vt:lpwstr>
      </vt:variant>
      <vt:variant>
        <vt:i4>1703990</vt:i4>
      </vt:variant>
      <vt:variant>
        <vt:i4>6984</vt:i4>
      </vt:variant>
      <vt:variant>
        <vt:i4>0</vt:i4>
      </vt:variant>
      <vt:variant>
        <vt:i4>5</vt:i4>
      </vt:variant>
      <vt:variant>
        <vt:lpwstr/>
      </vt:variant>
      <vt:variant>
        <vt:lpwstr>_Toc253579047</vt:lpwstr>
      </vt:variant>
      <vt:variant>
        <vt:i4>1703990</vt:i4>
      </vt:variant>
      <vt:variant>
        <vt:i4>6978</vt:i4>
      </vt:variant>
      <vt:variant>
        <vt:i4>0</vt:i4>
      </vt:variant>
      <vt:variant>
        <vt:i4>5</vt:i4>
      </vt:variant>
      <vt:variant>
        <vt:lpwstr/>
      </vt:variant>
      <vt:variant>
        <vt:lpwstr>_Toc253579046</vt:lpwstr>
      </vt:variant>
      <vt:variant>
        <vt:i4>1703990</vt:i4>
      </vt:variant>
      <vt:variant>
        <vt:i4>6972</vt:i4>
      </vt:variant>
      <vt:variant>
        <vt:i4>0</vt:i4>
      </vt:variant>
      <vt:variant>
        <vt:i4>5</vt:i4>
      </vt:variant>
      <vt:variant>
        <vt:lpwstr/>
      </vt:variant>
      <vt:variant>
        <vt:lpwstr>_Toc253579045</vt:lpwstr>
      </vt:variant>
      <vt:variant>
        <vt:i4>1703990</vt:i4>
      </vt:variant>
      <vt:variant>
        <vt:i4>6966</vt:i4>
      </vt:variant>
      <vt:variant>
        <vt:i4>0</vt:i4>
      </vt:variant>
      <vt:variant>
        <vt:i4>5</vt:i4>
      </vt:variant>
      <vt:variant>
        <vt:lpwstr/>
      </vt:variant>
      <vt:variant>
        <vt:lpwstr>_Toc253579044</vt:lpwstr>
      </vt:variant>
      <vt:variant>
        <vt:i4>1703990</vt:i4>
      </vt:variant>
      <vt:variant>
        <vt:i4>6960</vt:i4>
      </vt:variant>
      <vt:variant>
        <vt:i4>0</vt:i4>
      </vt:variant>
      <vt:variant>
        <vt:i4>5</vt:i4>
      </vt:variant>
      <vt:variant>
        <vt:lpwstr/>
      </vt:variant>
      <vt:variant>
        <vt:lpwstr>_Toc253579043</vt:lpwstr>
      </vt:variant>
      <vt:variant>
        <vt:i4>1703990</vt:i4>
      </vt:variant>
      <vt:variant>
        <vt:i4>6954</vt:i4>
      </vt:variant>
      <vt:variant>
        <vt:i4>0</vt:i4>
      </vt:variant>
      <vt:variant>
        <vt:i4>5</vt:i4>
      </vt:variant>
      <vt:variant>
        <vt:lpwstr/>
      </vt:variant>
      <vt:variant>
        <vt:lpwstr>_Toc253579042</vt:lpwstr>
      </vt:variant>
      <vt:variant>
        <vt:i4>1703990</vt:i4>
      </vt:variant>
      <vt:variant>
        <vt:i4>6948</vt:i4>
      </vt:variant>
      <vt:variant>
        <vt:i4>0</vt:i4>
      </vt:variant>
      <vt:variant>
        <vt:i4>5</vt:i4>
      </vt:variant>
      <vt:variant>
        <vt:lpwstr/>
      </vt:variant>
      <vt:variant>
        <vt:lpwstr>_Toc253579041</vt:lpwstr>
      </vt:variant>
      <vt:variant>
        <vt:i4>1703990</vt:i4>
      </vt:variant>
      <vt:variant>
        <vt:i4>6942</vt:i4>
      </vt:variant>
      <vt:variant>
        <vt:i4>0</vt:i4>
      </vt:variant>
      <vt:variant>
        <vt:i4>5</vt:i4>
      </vt:variant>
      <vt:variant>
        <vt:lpwstr/>
      </vt:variant>
      <vt:variant>
        <vt:lpwstr>_Toc253579040</vt:lpwstr>
      </vt:variant>
      <vt:variant>
        <vt:i4>1900598</vt:i4>
      </vt:variant>
      <vt:variant>
        <vt:i4>6936</vt:i4>
      </vt:variant>
      <vt:variant>
        <vt:i4>0</vt:i4>
      </vt:variant>
      <vt:variant>
        <vt:i4>5</vt:i4>
      </vt:variant>
      <vt:variant>
        <vt:lpwstr/>
      </vt:variant>
      <vt:variant>
        <vt:lpwstr>_Toc253579039</vt:lpwstr>
      </vt:variant>
      <vt:variant>
        <vt:i4>1900598</vt:i4>
      </vt:variant>
      <vt:variant>
        <vt:i4>6930</vt:i4>
      </vt:variant>
      <vt:variant>
        <vt:i4>0</vt:i4>
      </vt:variant>
      <vt:variant>
        <vt:i4>5</vt:i4>
      </vt:variant>
      <vt:variant>
        <vt:lpwstr/>
      </vt:variant>
      <vt:variant>
        <vt:lpwstr>_Toc253579038</vt:lpwstr>
      </vt:variant>
      <vt:variant>
        <vt:i4>1900598</vt:i4>
      </vt:variant>
      <vt:variant>
        <vt:i4>6924</vt:i4>
      </vt:variant>
      <vt:variant>
        <vt:i4>0</vt:i4>
      </vt:variant>
      <vt:variant>
        <vt:i4>5</vt:i4>
      </vt:variant>
      <vt:variant>
        <vt:lpwstr/>
      </vt:variant>
      <vt:variant>
        <vt:lpwstr>_Toc253579037</vt:lpwstr>
      </vt:variant>
      <vt:variant>
        <vt:i4>1900598</vt:i4>
      </vt:variant>
      <vt:variant>
        <vt:i4>6918</vt:i4>
      </vt:variant>
      <vt:variant>
        <vt:i4>0</vt:i4>
      </vt:variant>
      <vt:variant>
        <vt:i4>5</vt:i4>
      </vt:variant>
      <vt:variant>
        <vt:lpwstr/>
      </vt:variant>
      <vt:variant>
        <vt:lpwstr>_Toc253579036</vt:lpwstr>
      </vt:variant>
      <vt:variant>
        <vt:i4>1900598</vt:i4>
      </vt:variant>
      <vt:variant>
        <vt:i4>6912</vt:i4>
      </vt:variant>
      <vt:variant>
        <vt:i4>0</vt:i4>
      </vt:variant>
      <vt:variant>
        <vt:i4>5</vt:i4>
      </vt:variant>
      <vt:variant>
        <vt:lpwstr/>
      </vt:variant>
      <vt:variant>
        <vt:lpwstr>_Toc253579035</vt:lpwstr>
      </vt:variant>
      <vt:variant>
        <vt:i4>1900598</vt:i4>
      </vt:variant>
      <vt:variant>
        <vt:i4>6906</vt:i4>
      </vt:variant>
      <vt:variant>
        <vt:i4>0</vt:i4>
      </vt:variant>
      <vt:variant>
        <vt:i4>5</vt:i4>
      </vt:variant>
      <vt:variant>
        <vt:lpwstr/>
      </vt:variant>
      <vt:variant>
        <vt:lpwstr>_Toc253579034</vt:lpwstr>
      </vt:variant>
      <vt:variant>
        <vt:i4>1900598</vt:i4>
      </vt:variant>
      <vt:variant>
        <vt:i4>6900</vt:i4>
      </vt:variant>
      <vt:variant>
        <vt:i4>0</vt:i4>
      </vt:variant>
      <vt:variant>
        <vt:i4>5</vt:i4>
      </vt:variant>
      <vt:variant>
        <vt:lpwstr/>
      </vt:variant>
      <vt:variant>
        <vt:lpwstr>_Toc253579033</vt:lpwstr>
      </vt:variant>
      <vt:variant>
        <vt:i4>1900598</vt:i4>
      </vt:variant>
      <vt:variant>
        <vt:i4>6894</vt:i4>
      </vt:variant>
      <vt:variant>
        <vt:i4>0</vt:i4>
      </vt:variant>
      <vt:variant>
        <vt:i4>5</vt:i4>
      </vt:variant>
      <vt:variant>
        <vt:lpwstr/>
      </vt:variant>
      <vt:variant>
        <vt:lpwstr>_Toc253579032</vt:lpwstr>
      </vt:variant>
      <vt:variant>
        <vt:i4>1900598</vt:i4>
      </vt:variant>
      <vt:variant>
        <vt:i4>6888</vt:i4>
      </vt:variant>
      <vt:variant>
        <vt:i4>0</vt:i4>
      </vt:variant>
      <vt:variant>
        <vt:i4>5</vt:i4>
      </vt:variant>
      <vt:variant>
        <vt:lpwstr/>
      </vt:variant>
      <vt:variant>
        <vt:lpwstr>_Toc253579031</vt:lpwstr>
      </vt:variant>
      <vt:variant>
        <vt:i4>1900598</vt:i4>
      </vt:variant>
      <vt:variant>
        <vt:i4>6882</vt:i4>
      </vt:variant>
      <vt:variant>
        <vt:i4>0</vt:i4>
      </vt:variant>
      <vt:variant>
        <vt:i4>5</vt:i4>
      </vt:variant>
      <vt:variant>
        <vt:lpwstr/>
      </vt:variant>
      <vt:variant>
        <vt:lpwstr>_Toc253579030</vt:lpwstr>
      </vt:variant>
      <vt:variant>
        <vt:i4>1835062</vt:i4>
      </vt:variant>
      <vt:variant>
        <vt:i4>6876</vt:i4>
      </vt:variant>
      <vt:variant>
        <vt:i4>0</vt:i4>
      </vt:variant>
      <vt:variant>
        <vt:i4>5</vt:i4>
      </vt:variant>
      <vt:variant>
        <vt:lpwstr/>
      </vt:variant>
      <vt:variant>
        <vt:lpwstr>_Toc253579029</vt:lpwstr>
      </vt:variant>
      <vt:variant>
        <vt:i4>1835062</vt:i4>
      </vt:variant>
      <vt:variant>
        <vt:i4>6870</vt:i4>
      </vt:variant>
      <vt:variant>
        <vt:i4>0</vt:i4>
      </vt:variant>
      <vt:variant>
        <vt:i4>5</vt:i4>
      </vt:variant>
      <vt:variant>
        <vt:lpwstr/>
      </vt:variant>
      <vt:variant>
        <vt:lpwstr>_Toc253579028</vt:lpwstr>
      </vt:variant>
      <vt:variant>
        <vt:i4>1835062</vt:i4>
      </vt:variant>
      <vt:variant>
        <vt:i4>6864</vt:i4>
      </vt:variant>
      <vt:variant>
        <vt:i4>0</vt:i4>
      </vt:variant>
      <vt:variant>
        <vt:i4>5</vt:i4>
      </vt:variant>
      <vt:variant>
        <vt:lpwstr/>
      </vt:variant>
      <vt:variant>
        <vt:lpwstr>_Toc253579027</vt:lpwstr>
      </vt:variant>
      <vt:variant>
        <vt:i4>1835062</vt:i4>
      </vt:variant>
      <vt:variant>
        <vt:i4>6858</vt:i4>
      </vt:variant>
      <vt:variant>
        <vt:i4>0</vt:i4>
      </vt:variant>
      <vt:variant>
        <vt:i4>5</vt:i4>
      </vt:variant>
      <vt:variant>
        <vt:lpwstr/>
      </vt:variant>
      <vt:variant>
        <vt:lpwstr>_Toc253579026</vt:lpwstr>
      </vt:variant>
      <vt:variant>
        <vt:i4>1835062</vt:i4>
      </vt:variant>
      <vt:variant>
        <vt:i4>6852</vt:i4>
      </vt:variant>
      <vt:variant>
        <vt:i4>0</vt:i4>
      </vt:variant>
      <vt:variant>
        <vt:i4>5</vt:i4>
      </vt:variant>
      <vt:variant>
        <vt:lpwstr/>
      </vt:variant>
      <vt:variant>
        <vt:lpwstr>_Toc253579025</vt:lpwstr>
      </vt:variant>
      <vt:variant>
        <vt:i4>1835062</vt:i4>
      </vt:variant>
      <vt:variant>
        <vt:i4>6846</vt:i4>
      </vt:variant>
      <vt:variant>
        <vt:i4>0</vt:i4>
      </vt:variant>
      <vt:variant>
        <vt:i4>5</vt:i4>
      </vt:variant>
      <vt:variant>
        <vt:lpwstr/>
      </vt:variant>
      <vt:variant>
        <vt:lpwstr>_Toc253579024</vt:lpwstr>
      </vt:variant>
      <vt:variant>
        <vt:i4>1835062</vt:i4>
      </vt:variant>
      <vt:variant>
        <vt:i4>6840</vt:i4>
      </vt:variant>
      <vt:variant>
        <vt:i4>0</vt:i4>
      </vt:variant>
      <vt:variant>
        <vt:i4>5</vt:i4>
      </vt:variant>
      <vt:variant>
        <vt:lpwstr/>
      </vt:variant>
      <vt:variant>
        <vt:lpwstr>_Toc253579023</vt:lpwstr>
      </vt:variant>
      <vt:variant>
        <vt:i4>1835062</vt:i4>
      </vt:variant>
      <vt:variant>
        <vt:i4>6834</vt:i4>
      </vt:variant>
      <vt:variant>
        <vt:i4>0</vt:i4>
      </vt:variant>
      <vt:variant>
        <vt:i4>5</vt:i4>
      </vt:variant>
      <vt:variant>
        <vt:lpwstr/>
      </vt:variant>
      <vt:variant>
        <vt:lpwstr>_Toc253579022</vt:lpwstr>
      </vt:variant>
      <vt:variant>
        <vt:i4>1835062</vt:i4>
      </vt:variant>
      <vt:variant>
        <vt:i4>6828</vt:i4>
      </vt:variant>
      <vt:variant>
        <vt:i4>0</vt:i4>
      </vt:variant>
      <vt:variant>
        <vt:i4>5</vt:i4>
      </vt:variant>
      <vt:variant>
        <vt:lpwstr/>
      </vt:variant>
      <vt:variant>
        <vt:lpwstr>_Toc253579021</vt:lpwstr>
      </vt:variant>
      <vt:variant>
        <vt:i4>1835062</vt:i4>
      </vt:variant>
      <vt:variant>
        <vt:i4>6822</vt:i4>
      </vt:variant>
      <vt:variant>
        <vt:i4>0</vt:i4>
      </vt:variant>
      <vt:variant>
        <vt:i4>5</vt:i4>
      </vt:variant>
      <vt:variant>
        <vt:lpwstr/>
      </vt:variant>
      <vt:variant>
        <vt:lpwstr>_Toc253579020</vt:lpwstr>
      </vt:variant>
      <vt:variant>
        <vt:i4>2031670</vt:i4>
      </vt:variant>
      <vt:variant>
        <vt:i4>6816</vt:i4>
      </vt:variant>
      <vt:variant>
        <vt:i4>0</vt:i4>
      </vt:variant>
      <vt:variant>
        <vt:i4>5</vt:i4>
      </vt:variant>
      <vt:variant>
        <vt:lpwstr/>
      </vt:variant>
      <vt:variant>
        <vt:lpwstr>_Toc253579019</vt:lpwstr>
      </vt:variant>
      <vt:variant>
        <vt:i4>2031670</vt:i4>
      </vt:variant>
      <vt:variant>
        <vt:i4>6810</vt:i4>
      </vt:variant>
      <vt:variant>
        <vt:i4>0</vt:i4>
      </vt:variant>
      <vt:variant>
        <vt:i4>5</vt:i4>
      </vt:variant>
      <vt:variant>
        <vt:lpwstr/>
      </vt:variant>
      <vt:variant>
        <vt:lpwstr>_Toc253579018</vt:lpwstr>
      </vt:variant>
      <vt:variant>
        <vt:i4>2031670</vt:i4>
      </vt:variant>
      <vt:variant>
        <vt:i4>6804</vt:i4>
      </vt:variant>
      <vt:variant>
        <vt:i4>0</vt:i4>
      </vt:variant>
      <vt:variant>
        <vt:i4>5</vt:i4>
      </vt:variant>
      <vt:variant>
        <vt:lpwstr/>
      </vt:variant>
      <vt:variant>
        <vt:lpwstr>_Toc253579017</vt:lpwstr>
      </vt:variant>
      <vt:variant>
        <vt:i4>2031670</vt:i4>
      </vt:variant>
      <vt:variant>
        <vt:i4>6798</vt:i4>
      </vt:variant>
      <vt:variant>
        <vt:i4>0</vt:i4>
      </vt:variant>
      <vt:variant>
        <vt:i4>5</vt:i4>
      </vt:variant>
      <vt:variant>
        <vt:lpwstr/>
      </vt:variant>
      <vt:variant>
        <vt:lpwstr>_Toc253579016</vt:lpwstr>
      </vt:variant>
      <vt:variant>
        <vt:i4>2031670</vt:i4>
      </vt:variant>
      <vt:variant>
        <vt:i4>6792</vt:i4>
      </vt:variant>
      <vt:variant>
        <vt:i4>0</vt:i4>
      </vt:variant>
      <vt:variant>
        <vt:i4>5</vt:i4>
      </vt:variant>
      <vt:variant>
        <vt:lpwstr/>
      </vt:variant>
      <vt:variant>
        <vt:lpwstr>_Toc253579015</vt:lpwstr>
      </vt:variant>
      <vt:variant>
        <vt:i4>2031670</vt:i4>
      </vt:variant>
      <vt:variant>
        <vt:i4>6786</vt:i4>
      </vt:variant>
      <vt:variant>
        <vt:i4>0</vt:i4>
      </vt:variant>
      <vt:variant>
        <vt:i4>5</vt:i4>
      </vt:variant>
      <vt:variant>
        <vt:lpwstr/>
      </vt:variant>
      <vt:variant>
        <vt:lpwstr>_Toc253579014</vt:lpwstr>
      </vt:variant>
      <vt:variant>
        <vt:i4>2031670</vt:i4>
      </vt:variant>
      <vt:variant>
        <vt:i4>6780</vt:i4>
      </vt:variant>
      <vt:variant>
        <vt:i4>0</vt:i4>
      </vt:variant>
      <vt:variant>
        <vt:i4>5</vt:i4>
      </vt:variant>
      <vt:variant>
        <vt:lpwstr/>
      </vt:variant>
      <vt:variant>
        <vt:lpwstr>_Toc253579013</vt:lpwstr>
      </vt:variant>
      <vt:variant>
        <vt:i4>2031670</vt:i4>
      </vt:variant>
      <vt:variant>
        <vt:i4>6774</vt:i4>
      </vt:variant>
      <vt:variant>
        <vt:i4>0</vt:i4>
      </vt:variant>
      <vt:variant>
        <vt:i4>5</vt:i4>
      </vt:variant>
      <vt:variant>
        <vt:lpwstr/>
      </vt:variant>
      <vt:variant>
        <vt:lpwstr>_Toc253579012</vt:lpwstr>
      </vt:variant>
      <vt:variant>
        <vt:i4>2031670</vt:i4>
      </vt:variant>
      <vt:variant>
        <vt:i4>6768</vt:i4>
      </vt:variant>
      <vt:variant>
        <vt:i4>0</vt:i4>
      </vt:variant>
      <vt:variant>
        <vt:i4>5</vt:i4>
      </vt:variant>
      <vt:variant>
        <vt:lpwstr/>
      </vt:variant>
      <vt:variant>
        <vt:lpwstr>_Toc253579011</vt:lpwstr>
      </vt:variant>
      <vt:variant>
        <vt:i4>2031670</vt:i4>
      </vt:variant>
      <vt:variant>
        <vt:i4>6762</vt:i4>
      </vt:variant>
      <vt:variant>
        <vt:i4>0</vt:i4>
      </vt:variant>
      <vt:variant>
        <vt:i4>5</vt:i4>
      </vt:variant>
      <vt:variant>
        <vt:lpwstr/>
      </vt:variant>
      <vt:variant>
        <vt:lpwstr>_Toc253579010</vt:lpwstr>
      </vt:variant>
      <vt:variant>
        <vt:i4>1966134</vt:i4>
      </vt:variant>
      <vt:variant>
        <vt:i4>6756</vt:i4>
      </vt:variant>
      <vt:variant>
        <vt:i4>0</vt:i4>
      </vt:variant>
      <vt:variant>
        <vt:i4>5</vt:i4>
      </vt:variant>
      <vt:variant>
        <vt:lpwstr/>
      </vt:variant>
      <vt:variant>
        <vt:lpwstr>_Toc253579009</vt:lpwstr>
      </vt:variant>
      <vt:variant>
        <vt:i4>1966134</vt:i4>
      </vt:variant>
      <vt:variant>
        <vt:i4>6750</vt:i4>
      </vt:variant>
      <vt:variant>
        <vt:i4>0</vt:i4>
      </vt:variant>
      <vt:variant>
        <vt:i4>5</vt:i4>
      </vt:variant>
      <vt:variant>
        <vt:lpwstr/>
      </vt:variant>
      <vt:variant>
        <vt:lpwstr>_Toc253579008</vt:lpwstr>
      </vt:variant>
      <vt:variant>
        <vt:i4>1966134</vt:i4>
      </vt:variant>
      <vt:variant>
        <vt:i4>6744</vt:i4>
      </vt:variant>
      <vt:variant>
        <vt:i4>0</vt:i4>
      </vt:variant>
      <vt:variant>
        <vt:i4>5</vt:i4>
      </vt:variant>
      <vt:variant>
        <vt:lpwstr/>
      </vt:variant>
      <vt:variant>
        <vt:lpwstr>_Toc253579007</vt:lpwstr>
      </vt:variant>
      <vt:variant>
        <vt:i4>1966134</vt:i4>
      </vt:variant>
      <vt:variant>
        <vt:i4>6738</vt:i4>
      </vt:variant>
      <vt:variant>
        <vt:i4>0</vt:i4>
      </vt:variant>
      <vt:variant>
        <vt:i4>5</vt:i4>
      </vt:variant>
      <vt:variant>
        <vt:lpwstr/>
      </vt:variant>
      <vt:variant>
        <vt:lpwstr>_Toc253579006</vt:lpwstr>
      </vt:variant>
      <vt:variant>
        <vt:i4>1966134</vt:i4>
      </vt:variant>
      <vt:variant>
        <vt:i4>6732</vt:i4>
      </vt:variant>
      <vt:variant>
        <vt:i4>0</vt:i4>
      </vt:variant>
      <vt:variant>
        <vt:i4>5</vt:i4>
      </vt:variant>
      <vt:variant>
        <vt:lpwstr/>
      </vt:variant>
      <vt:variant>
        <vt:lpwstr>_Toc253579005</vt:lpwstr>
      </vt:variant>
      <vt:variant>
        <vt:i4>1966134</vt:i4>
      </vt:variant>
      <vt:variant>
        <vt:i4>6726</vt:i4>
      </vt:variant>
      <vt:variant>
        <vt:i4>0</vt:i4>
      </vt:variant>
      <vt:variant>
        <vt:i4>5</vt:i4>
      </vt:variant>
      <vt:variant>
        <vt:lpwstr/>
      </vt:variant>
      <vt:variant>
        <vt:lpwstr>_Toc253579004</vt:lpwstr>
      </vt:variant>
      <vt:variant>
        <vt:i4>1966134</vt:i4>
      </vt:variant>
      <vt:variant>
        <vt:i4>6720</vt:i4>
      </vt:variant>
      <vt:variant>
        <vt:i4>0</vt:i4>
      </vt:variant>
      <vt:variant>
        <vt:i4>5</vt:i4>
      </vt:variant>
      <vt:variant>
        <vt:lpwstr/>
      </vt:variant>
      <vt:variant>
        <vt:lpwstr>_Toc253579003</vt:lpwstr>
      </vt:variant>
      <vt:variant>
        <vt:i4>1966134</vt:i4>
      </vt:variant>
      <vt:variant>
        <vt:i4>6714</vt:i4>
      </vt:variant>
      <vt:variant>
        <vt:i4>0</vt:i4>
      </vt:variant>
      <vt:variant>
        <vt:i4>5</vt:i4>
      </vt:variant>
      <vt:variant>
        <vt:lpwstr/>
      </vt:variant>
      <vt:variant>
        <vt:lpwstr>_Toc253579002</vt:lpwstr>
      </vt:variant>
      <vt:variant>
        <vt:i4>1966134</vt:i4>
      </vt:variant>
      <vt:variant>
        <vt:i4>6708</vt:i4>
      </vt:variant>
      <vt:variant>
        <vt:i4>0</vt:i4>
      </vt:variant>
      <vt:variant>
        <vt:i4>5</vt:i4>
      </vt:variant>
      <vt:variant>
        <vt:lpwstr/>
      </vt:variant>
      <vt:variant>
        <vt:lpwstr>_Toc253579001</vt:lpwstr>
      </vt:variant>
      <vt:variant>
        <vt:i4>1966134</vt:i4>
      </vt:variant>
      <vt:variant>
        <vt:i4>6702</vt:i4>
      </vt:variant>
      <vt:variant>
        <vt:i4>0</vt:i4>
      </vt:variant>
      <vt:variant>
        <vt:i4>5</vt:i4>
      </vt:variant>
      <vt:variant>
        <vt:lpwstr/>
      </vt:variant>
      <vt:variant>
        <vt:lpwstr>_Toc253579000</vt:lpwstr>
      </vt:variant>
      <vt:variant>
        <vt:i4>1441855</vt:i4>
      </vt:variant>
      <vt:variant>
        <vt:i4>6696</vt:i4>
      </vt:variant>
      <vt:variant>
        <vt:i4>0</vt:i4>
      </vt:variant>
      <vt:variant>
        <vt:i4>5</vt:i4>
      </vt:variant>
      <vt:variant>
        <vt:lpwstr/>
      </vt:variant>
      <vt:variant>
        <vt:lpwstr>_Toc253578999</vt:lpwstr>
      </vt:variant>
      <vt:variant>
        <vt:i4>1441855</vt:i4>
      </vt:variant>
      <vt:variant>
        <vt:i4>6690</vt:i4>
      </vt:variant>
      <vt:variant>
        <vt:i4>0</vt:i4>
      </vt:variant>
      <vt:variant>
        <vt:i4>5</vt:i4>
      </vt:variant>
      <vt:variant>
        <vt:lpwstr/>
      </vt:variant>
      <vt:variant>
        <vt:lpwstr>_Toc253578998</vt:lpwstr>
      </vt:variant>
      <vt:variant>
        <vt:i4>1441855</vt:i4>
      </vt:variant>
      <vt:variant>
        <vt:i4>6684</vt:i4>
      </vt:variant>
      <vt:variant>
        <vt:i4>0</vt:i4>
      </vt:variant>
      <vt:variant>
        <vt:i4>5</vt:i4>
      </vt:variant>
      <vt:variant>
        <vt:lpwstr/>
      </vt:variant>
      <vt:variant>
        <vt:lpwstr>_Toc253578997</vt:lpwstr>
      </vt:variant>
      <vt:variant>
        <vt:i4>1441855</vt:i4>
      </vt:variant>
      <vt:variant>
        <vt:i4>6678</vt:i4>
      </vt:variant>
      <vt:variant>
        <vt:i4>0</vt:i4>
      </vt:variant>
      <vt:variant>
        <vt:i4>5</vt:i4>
      </vt:variant>
      <vt:variant>
        <vt:lpwstr/>
      </vt:variant>
      <vt:variant>
        <vt:lpwstr>_Toc253578996</vt:lpwstr>
      </vt:variant>
      <vt:variant>
        <vt:i4>1441855</vt:i4>
      </vt:variant>
      <vt:variant>
        <vt:i4>6672</vt:i4>
      </vt:variant>
      <vt:variant>
        <vt:i4>0</vt:i4>
      </vt:variant>
      <vt:variant>
        <vt:i4>5</vt:i4>
      </vt:variant>
      <vt:variant>
        <vt:lpwstr/>
      </vt:variant>
      <vt:variant>
        <vt:lpwstr>_Toc253578995</vt:lpwstr>
      </vt:variant>
      <vt:variant>
        <vt:i4>1441855</vt:i4>
      </vt:variant>
      <vt:variant>
        <vt:i4>6666</vt:i4>
      </vt:variant>
      <vt:variant>
        <vt:i4>0</vt:i4>
      </vt:variant>
      <vt:variant>
        <vt:i4>5</vt:i4>
      </vt:variant>
      <vt:variant>
        <vt:lpwstr/>
      </vt:variant>
      <vt:variant>
        <vt:lpwstr>_Toc253578994</vt:lpwstr>
      </vt:variant>
      <vt:variant>
        <vt:i4>1441855</vt:i4>
      </vt:variant>
      <vt:variant>
        <vt:i4>6660</vt:i4>
      </vt:variant>
      <vt:variant>
        <vt:i4>0</vt:i4>
      </vt:variant>
      <vt:variant>
        <vt:i4>5</vt:i4>
      </vt:variant>
      <vt:variant>
        <vt:lpwstr/>
      </vt:variant>
      <vt:variant>
        <vt:lpwstr>_Toc253578993</vt:lpwstr>
      </vt:variant>
      <vt:variant>
        <vt:i4>1441855</vt:i4>
      </vt:variant>
      <vt:variant>
        <vt:i4>6654</vt:i4>
      </vt:variant>
      <vt:variant>
        <vt:i4>0</vt:i4>
      </vt:variant>
      <vt:variant>
        <vt:i4>5</vt:i4>
      </vt:variant>
      <vt:variant>
        <vt:lpwstr/>
      </vt:variant>
      <vt:variant>
        <vt:lpwstr>_Toc253578992</vt:lpwstr>
      </vt:variant>
      <vt:variant>
        <vt:i4>1441855</vt:i4>
      </vt:variant>
      <vt:variant>
        <vt:i4>6648</vt:i4>
      </vt:variant>
      <vt:variant>
        <vt:i4>0</vt:i4>
      </vt:variant>
      <vt:variant>
        <vt:i4>5</vt:i4>
      </vt:variant>
      <vt:variant>
        <vt:lpwstr/>
      </vt:variant>
      <vt:variant>
        <vt:lpwstr>_Toc253578991</vt:lpwstr>
      </vt:variant>
      <vt:variant>
        <vt:i4>1441855</vt:i4>
      </vt:variant>
      <vt:variant>
        <vt:i4>6642</vt:i4>
      </vt:variant>
      <vt:variant>
        <vt:i4>0</vt:i4>
      </vt:variant>
      <vt:variant>
        <vt:i4>5</vt:i4>
      </vt:variant>
      <vt:variant>
        <vt:lpwstr/>
      </vt:variant>
      <vt:variant>
        <vt:lpwstr>_Toc253578990</vt:lpwstr>
      </vt:variant>
      <vt:variant>
        <vt:i4>1507391</vt:i4>
      </vt:variant>
      <vt:variant>
        <vt:i4>6636</vt:i4>
      </vt:variant>
      <vt:variant>
        <vt:i4>0</vt:i4>
      </vt:variant>
      <vt:variant>
        <vt:i4>5</vt:i4>
      </vt:variant>
      <vt:variant>
        <vt:lpwstr/>
      </vt:variant>
      <vt:variant>
        <vt:lpwstr>_Toc253578989</vt:lpwstr>
      </vt:variant>
      <vt:variant>
        <vt:i4>1507391</vt:i4>
      </vt:variant>
      <vt:variant>
        <vt:i4>6630</vt:i4>
      </vt:variant>
      <vt:variant>
        <vt:i4>0</vt:i4>
      </vt:variant>
      <vt:variant>
        <vt:i4>5</vt:i4>
      </vt:variant>
      <vt:variant>
        <vt:lpwstr/>
      </vt:variant>
      <vt:variant>
        <vt:lpwstr>_Toc253578988</vt:lpwstr>
      </vt:variant>
      <vt:variant>
        <vt:i4>1507391</vt:i4>
      </vt:variant>
      <vt:variant>
        <vt:i4>6624</vt:i4>
      </vt:variant>
      <vt:variant>
        <vt:i4>0</vt:i4>
      </vt:variant>
      <vt:variant>
        <vt:i4>5</vt:i4>
      </vt:variant>
      <vt:variant>
        <vt:lpwstr/>
      </vt:variant>
      <vt:variant>
        <vt:lpwstr>_Toc253578987</vt:lpwstr>
      </vt:variant>
      <vt:variant>
        <vt:i4>1507391</vt:i4>
      </vt:variant>
      <vt:variant>
        <vt:i4>6618</vt:i4>
      </vt:variant>
      <vt:variant>
        <vt:i4>0</vt:i4>
      </vt:variant>
      <vt:variant>
        <vt:i4>5</vt:i4>
      </vt:variant>
      <vt:variant>
        <vt:lpwstr/>
      </vt:variant>
      <vt:variant>
        <vt:lpwstr>_Toc253578986</vt:lpwstr>
      </vt:variant>
      <vt:variant>
        <vt:i4>1507391</vt:i4>
      </vt:variant>
      <vt:variant>
        <vt:i4>6612</vt:i4>
      </vt:variant>
      <vt:variant>
        <vt:i4>0</vt:i4>
      </vt:variant>
      <vt:variant>
        <vt:i4>5</vt:i4>
      </vt:variant>
      <vt:variant>
        <vt:lpwstr/>
      </vt:variant>
      <vt:variant>
        <vt:lpwstr>_Toc253578985</vt:lpwstr>
      </vt:variant>
      <vt:variant>
        <vt:i4>1507391</vt:i4>
      </vt:variant>
      <vt:variant>
        <vt:i4>6606</vt:i4>
      </vt:variant>
      <vt:variant>
        <vt:i4>0</vt:i4>
      </vt:variant>
      <vt:variant>
        <vt:i4>5</vt:i4>
      </vt:variant>
      <vt:variant>
        <vt:lpwstr/>
      </vt:variant>
      <vt:variant>
        <vt:lpwstr>_Toc253578984</vt:lpwstr>
      </vt:variant>
      <vt:variant>
        <vt:i4>1507391</vt:i4>
      </vt:variant>
      <vt:variant>
        <vt:i4>6600</vt:i4>
      </vt:variant>
      <vt:variant>
        <vt:i4>0</vt:i4>
      </vt:variant>
      <vt:variant>
        <vt:i4>5</vt:i4>
      </vt:variant>
      <vt:variant>
        <vt:lpwstr/>
      </vt:variant>
      <vt:variant>
        <vt:lpwstr>_Toc253578983</vt:lpwstr>
      </vt:variant>
      <vt:variant>
        <vt:i4>1507391</vt:i4>
      </vt:variant>
      <vt:variant>
        <vt:i4>6594</vt:i4>
      </vt:variant>
      <vt:variant>
        <vt:i4>0</vt:i4>
      </vt:variant>
      <vt:variant>
        <vt:i4>5</vt:i4>
      </vt:variant>
      <vt:variant>
        <vt:lpwstr/>
      </vt:variant>
      <vt:variant>
        <vt:lpwstr>_Toc253578982</vt:lpwstr>
      </vt:variant>
      <vt:variant>
        <vt:i4>1507391</vt:i4>
      </vt:variant>
      <vt:variant>
        <vt:i4>6588</vt:i4>
      </vt:variant>
      <vt:variant>
        <vt:i4>0</vt:i4>
      </vt:variant>
      <vt:variant>
        <vt:i4>5</vt:i4>
      </vt:variant>
      <vt:variant>
        <vt:lpwstr/>
      </vt:variant>
      <vt:variant>
        <vt:lpwstr>_Toc253578981</vt:lpwstr>
      </vt:variant>
      <vt:variant>
        <vt:i4>1507391</vt:i4>
      </vt:variant>
      <vt:variant>
        <vt:i4>6582</vt:i4>
      </vt:variant>
      <vt:variant>
        <vt:i4>0</vt:i4>
      </vt:variant>
      <vt:variant>
        <vt:i4>5</vt:i4>
      </vt:variant>
      <vt:variant>
        <vt:lpwstr/>
      </vt:variant>
      <vt:variant>
        <vt:lpwstr>_Toc253578980</vt:lpwstr>
      </vt:variant>
      <vt:variant>
        <vt:i4>1572927</vt:i4>
      </vt:variant>
      <vt:variant>
        <vt:i4>6576</vt:i4>
      </vt:variant>
      <vt:variant>
        <vt:i4>0</vt:i4>
      </vt:variant>
      <vt:variant>
        <vt:i4>5</vt:i4>
      </vt:variant>
      <vt:variant>
        <vt:lpwstr/>
      </vt:variant>
      <vt:variant>
        <vt:lpwstr>_Toc253578979</vt:lpwstr>
      </vt:variant>
      <vt:variant>
        <vt:i4>1572927</vt:i4>
      </vt:variant>
      <vt:variant>
        <vt:i4>6570</vt:i4>
      </vt:variant>
      <vt:variant>
        <vt:i4>0</vt:i4>
      </vt:variant>
      <vt:variant>
        <vt:i4>5</vt:i4>
      </vt:variant>
      <vt:variant>
        <vt:lpwstr/>
      </vt:variant>
      <vt:variant>
        <vt:lpwstr>_Toc253578978</vt:lpwstr>
      </vt:variant>
      <vt:variant>
        <vt:i4>1572927</vt:i4>
      </vt:variant>
      <vt:variant>
        <vt:i4>6564</vt:i4>
      </vt:variant>
      <vt:variant>
        <vt:i4>0</vt:i4>
      </vt:variant>
      <vt:variant>
        <vt:i4>5</vt:i4>
      </vt:variant>
      <vt:variant>
        <vt:lpwstr/>
      </vt:variant>
      <vt:variant>
        <vt:lpwstr>_Toc253578977</vt:lpwstr>
      </vt:variant>
      <vt:variant>
        <vt:i4>1572927</vt:i4>
      </vt:variant>
      <vt:variant>
        <vt:i4>6558</vt:i4>
      </vt:variant>
      <vt:variant>
        <vt:i4>0</vt:i4>
      </vt:variant>
      <vt:variant>
        <vt:i4>5</vt:i4>
      </vt:variant>
      <vt:variant>
        <vt:lpwstr/>
      </vt:variant>
      <vt:variant>
        <vt:lpwstr>_Toc253578976</vt:lpwstr>
      </vt:variant>
      <vt:variant>
        <vt:i4>1572927</vt:i4>
      </vt:variant>
      <vt:variant>
        <vt:i4>6552</vt:i4>
      </vt:variant>
      <vt:variant>
        <vt:i4>0</vt:i4>
      </vt:variant>
      <vt:variant>
        <vt:i4>5</vt:i4>
      </vt:variant>
      <vt:variant>
        <vt:lpwstr/>
      </vt:variant>
      <vt:variant>
        <vt:lpwstr>_Toc253578975</vt:lpwstr>
      </vt:variant>
      <vt:variant>
        <vt:i4>1572927</vt:i4>
      </vt:variant>
      <vt:variant>
        <vt:i4>6546</vt:i4>
      </vt:variant>
      <vt:variant>
        <vt:i4>0</vt:i4>
      </vt:variant>
      <vt:variant>
        <vt:i4>5</vt:i4>
      </vt:variant>
      <vt:variant>
        <vt:lpwstr/>
      </vt:variant>
      <vt:variant>
        <vt:lpwstr>_Toc253578974</vt:lpwstr>
      </vt:variant>
      <vt:variant>
        <vt:i4>1572927</vt:i4>
      </vt:variant>
      <vt:variant>
        <vt:i4>6540</vt:i4>
      </vt:variant>
      <vt:variant>
        <vt:i4>0</vt:i4>
      </vt:variant>
      <vt:variant>
        <vt:i4>5</vt:i4>
      </vt:variant>
      <vt:variant>
        <vt:lpwstr/>
      </vt:variant>
      <vt:variant>
        <vt:lpwstr>_Toc253578973</vt:lpwstr>
      </vt:variant>
      <vt:variant>
        <vt:i4>1572927</vt:i4>
      </vt:variant>
      <vt:variant>
        <vt:i4>6534</vt:i4>
      </vt:variant>
      <vt:variant>
        <vt:i4>0</vt:i4>
      </vt:variant>
      <vt:variant>
        <vt:i4>5</vt:i4>
      </vt:variant>
      <vt:variant>
        <vt:lpwstr/>
      </vt:variant>
      <vt:variant>
        <vt:lpwstr>_Toc253578972</vt:lpwstr>
      </vt:variant>
      <vt:variant>
        <vt:i4>1572927</vt:i4>
      </vt:variant>
      <vt:variant>
        <vt:i4>6528</vt:i4>
      </vt:variant>
      <vt:variant>
        <vt:i4>0</vt:i4>
      </vt:variant>
      <vt:variant>
        <vt:i4>5</vt:i4>
      </vt:variant>
      <vt:variant>
        <vt:lpwstr/>
      </vt:variant>
      <vt:variant>
        <vt:lpwstr>_Toc253578971</vt:lpwstr>
      </vt:variant>
      <vt:variant>
        <vt:i4>1572927</vt:i4>
      </vt:variant>
      <vt:variant>
        <vt:i4>6522</vt:i4>
      </vt:variant>
      <vt:variant>
        <vt:i4>0</vt:i4>
      </vt:variant>
      <vt:variant>
        <vt:i4>5</vt:i4>
      </vt:variant>
      <vt:variant>
        <vt:lpwstr/>
      </vt:variant>
      <vt:variant>
        <vt:lpwstr>_Toc253578970</vt:lpwstr>
      </vt:variant>
      <vt:variant>
        <vt:i4>1638463</vt:i4>
      </vt:variant>
      <vt:variant>
        <vt:i4>6516</vt:i4>
      </vt:variant>
      <vt:variant>
        <vt:i4>0</vt:i4>
      </vt:variant>
      <vt:variant>
        <vt:i4>5</vt:i4>
      </vt:variant>
      <vt:variant>
        <vt:lpwstr/>
      </vt:variant>
      <vt:variant>
        <vt:lpwstr>_Toc253578969</vt:lpwstr>
      </vt:variant>
      <vt:variant>
        <vt:i4>1638463</vt:i4>
      </vt:variant>
      <vt:variant>
        <vt:i4>6510</vt:i4>
      </vt:variant>
      <vt:variant>
        <vt:i4>0</vt:i4>
      </vt:variant>
      <vt:variant>
        <vt:i4>5</vt:i4>
      </vt:variant>
      <vt:variant>
        <vt:lpwstr/>
      </vt:variant>
      <vt:variant>
        <vt:lpwstr>_Toc253578968</vt:lpwstr>
      </vt:variant>
      <vt:variant>
        <vt:i4>1638463</vt:i4>
      </vt:variant>
      <vt:variant>
        <vt:i4>6504</vt:i4>
      </vt:variant>
      <vt:variant>
        <vt:i4>0</vt:i4>
      </vt:variant>
      <vt:variant>
        <vt:i4>5</vt:i4>
      </vt:variant>
      <vt:variant>
        <vt:lpwstr/>
      </vt:variant>
      <vt:variant>
        <vt:lpwstr>_Toc253578967</vt:lpwstr>
      </vt:variant>
      <vt:variant>
        <vt:i4>1638463</vt:i4>
      </vt:variant>
      <vt:variant>
        <vt:i4>6498</vt:i4>
      </vt:variant>
      <vt:variant>
        <vt:i4>0</vt:i4>
      </vt:variant>
      <vt:variant>
        <vt:i4>5</vt:i4>
      </vt:variant>
      <vt:variant>
        <vt:lpwstr/>
      </vt:variant>
      <vt:variant>
        <vt:lpwstr>_Toc253578966</vt:lpwstr>
      </vt:variant>
      <vt:variant>
        <vt:i4>1638463</vt:i4>
      </vt:variant>
      <vt:variant>
        <vt:i4>6492</vt:i4>
      </vt:variant>
      <vt:variant>
        <vt:i4>0</vt:i4>
      </vt:variant>
      <vt:variant>
        <vt:i4>5</vt:i4>
      </vt:variant>
      <vt:variant>
        <vt:lpwstr/>
      </vt:variant>
      <vt:variant>
        <vt:lpwstr>_Toc253578965</vt:lpwstr>
      </vt:variant>
      <vt:variant>
        <vt:i4>1638463</vt:i4>
      </vt:variant>
      <vt:variant>
        <vt:i4>6486</vt:i4>
      </vt:variant>
      <vt:variant>
        <vt:i4>0</vt:i4>
      </vt:variant>
      <vt:variant>
        <vt:i4>5</vt:i4>
      </vt:variant>
      <vt:variant>
        <vt:lpwstr/>
      </vt:variant>
      <vt:variant>
        <vt:lpwstr>_Toc253578964</vt:lpwstr>
      </vt:variant>
      <vt:variant>
        <vt:i4>1638463</vt:i4>
      </vt:variant>
      <vt:variant>
        <vt:i4>6480</vt:i4>
      </vt:variant>
      <vt:variant>
        <vt:i4>0</vt:i4>
      </vt:variant>
      <vt:variant>
        <vt:i4>5</vt:i4>
      </vt:variant>
      <vt:variant>
        <vt:lpwstr/>
      </vt:variant>
      <vt:variant>
        <vt:lpwstr>_Toc253578963</vt:lpwstr>
      </vt:variant>
      <vt:variant>
        <vt:i4>1638463</vt:i4>
      </vt:variant>
      <vt:variant>
        <vt:i4>6474</vt:i4>
      </vt:variant>
      <vt:variant>
        <vt:i4>0</vt:i4>
      </vt:variant>
      <vt:variant>
        <vt:i4>5</vt:i4>
      </vt:variant>
      <vt:variant>
        <vt:lpwstr/>
      </vt:variant>
      <vt:variant>
        <vt:lpwstr>_Toc253578962</vt:lpwstr>
      </vt:variant>
      <vt:variant>
        <vt:i4>1638463</vt:i4>
      </vt:variant>
      <vt:variant>
        <vt:i4>6468</vt:i4>
      </vt:variant>
      <vt:variant>
        <vt:i4>0</vt:i4>
      </vt:variant>
      <vt:variant>
        <vt:i4>5</vt:i4>
      </vt:variant>
      <vt:variant>
        <vt:lpwstr/>
      </vt:variant>
      <vt:variant>
        <vt:lpwstr>_Toc253578961</vt:lpwstr>
      </vt:variant>
      <vt:variant>
        <vt:i4>1638463</vt:i4>
      </vt:variant>
      <vt:variant>
        <vt:i4>6462</vt:i4>
      </vt:variant>
      <vt:variant>
        <vt:i4>0</vt:i4>
      </vt:variant>
      <vt:variant>
        <vt:i4>5</vt:i4>
      </vt:variant>
      <vt:variant>
        <vt:lpwstr/>
      </vt:variant>
      <vt:variant>
        <vt:lpwstr>_Toc253578960</vt:lpwstr>
      </vt:variant>
      <vt:variant>
        <vt:i4>1703999</vt:i4>
      </vt:variant>
      <vt:variant>
        <vt:i4>6456</vt:i4>
      </vt:variant>
      <vt:variant>
        <vt:i4>0</vt:i4>
      </vt:variant>
      <vt:variant>
        <vt:i4>5</vt:i4>
      </vt:variant>
      <vt:variant>
        <vt:lpwstr/>
      </vt:variant>
      <vt:variant>
        <vt:lpwstr>_Toc253578959</vt:lpwstr>
      </vt:variant>
      <vt:variant>
        <vt:i4>1703999</vt:i4>
      </vt:variant>
      <vt:variant>
        <vt:i4>6450</vt:i4>
      </vt:variant>
      <vt:variant>
        <vt:i4>0</vt:i4>
      </vt:variant>
      <vt:variant>
        <vt:i4>5</vt:i4>
      </vt:variant>
      <vt:variant>
        <vt:lpwstr/>
      </vt:variant>
      <vt:variant>
        <vt:lpwstr>_Toc253578958</vt:lpwstr>
      </vt:variant>
      <vt:variant>
        <vt:i4>1703999</vt:i4>
      </vt:variant>
      <vt:variant>
        <vt:i4>6444</vt:i4>
      </vt:variant>
      <vt:variant>
        <vt:i4>0</vt:i4>
      </vt:variant>
      <vt:variant>
        <vt:i4>5</vt:i4>
      </vt:variant>
      <vt:variant>
        <vt:lpwstr/>
      </vt:variant>
      <vt:variant>
        <vt:lpwstr>_Toc253578957</vt:lpwstr>
      </vt:variant>
      <vt:variant>
        <vt:i4>1703999</vt:i4>
      </vt:variant>
      <vt:variant>
        <vt:i4>6438</vt:i4>
      </vt:variant>
      <vt:variant>
        <vt:i4>0</vt:i4>
      </vt:variant>
      <vt:variant>
        <vt:i4>5</vt:i4>
      </vt:variant>
      <vt:variant>
        <vt:lpwstr/>
      </vt:variant>
      <vt:variant>
        <vt:lpwstr>_Toc253578956</vt:lpwstr>
      </vt:variant>
      <vt:variant>
        <vt:i4>1703999</vt:i4>
      </vt:variant>
      <vt:variant>
        <vt:i4>6432</vt:i4>
      </vt:variant>
      <vt:variant>
        <vt:i4>0</vt:i4>
      </vt:variant>
      <vt:variant>
        <vt:i4>5</vt:i4>
      </vt:variant>
      <vt:variant>
        <vt:lpwstr/>
      </vt:variant>
      <vt:variant>
        <vt:lpwstr>_Toc253578955</vt:lpwstr>
      </vt:variant>
      <vt:variant>
        <vt:i4>1703999</vt:i4>
      </vt:variant>
      <vt:variant>
        <vt:i4>6426</vt:i4>
      </vt:variant>
      <vt:variant>
        <vt:i4>0</vt:i4>
      </vt:variant>
      <vt:variant>
        <vt:i4>5</vt:i4>
      </vt:variant>
      <vt:variant>
        <vt:lpwstr/>
      </vt:variant>
      <vt:variant>
        <vt:lpwstr>_Toc253578954</vt:lpwstr>
      </vt:variant>
      <vt:variant>
        <vt:i4>1703999</vt:i4>
      </vt:variant>
      <vt:variant>
        <vt:i4>6420</vt:i4>
      </vt:variant>
      <vt:variant>
        <vt:i4>0</vt:i4>
      </vt:variant>
      <vt:variant>
        <vt:i4>5</vt:i4>
      </vt:variant>
      <vt:variant>
        <vt:lpwstr/>
      </vt:variant>
      <vt:variant>
        <vt:lpwstr>_Toc253578953</vt:lpwstr>
      </vt:variant>
      <vt:variant>
        <vt:i4>1703999</vt:i4>
      </vt:variant>
      <vt:variant>
        <vt:i4>6414</vt:i4>
      </vt:variant>
      <vt:variant>
        <vt:i4>0</vt:i4>
      </vt:variant>
      <vt:variant>
        <vt:i4>5</vt:i4>
      </vt:variant>
      <vt:variant>
        <vt:lpwstr/>
      </vt:variant>
      <vt:variant>
        <vt:lpwstr>_Toc253578952</vt:lpwstr>
      </vt:variant>
      <vt:variant>
        <vt:i4>1703999</vt:i4>
      </vt:variant>
      <vt:variant>
        <vt:i4>6408</vt:i4>
      </vt:variant>
      <vt:variant>
        <vt:i4>0</vt:i4>
      </vt:variant>
      <vt:variant>
        <vt:i4>5</vt:i4>
      </vt:variant>
      <vt:variant>
        <vt:lpwstr/>
      </vt:variant>
      <vt:variant>
        <vt:lpwstr>_Toc253578951</vt:lpwstr>
      </vt:variant>
      <vt:variant>
        <vt:i4>1703999</vt:i4>
      </vt:variant>
      <vt:variant>
        <vt:i4>6402</vt:i4>
      </vt:variant>
      <vt:variant>
        <vt:i4>0</vt:i4>
      </vt:variant>
      <vt:variant>
        <vt:i4>5</vt:i4>
      </vt:variant>
      <vt:variant>
        <vt:lpwstr/>
      </vt:variant>
      <vt:variant>
        <vt:lpwstr>_Toc253578950</vt:lpwstr>
      </vt:variant>
      <vt:variant>
        <vt:i4>1769535</vt:i4>
      </vt:variant>
      <vt:variant>
        <vt:i4>6396</vt:i4>
      </vt:variant>
      <vt:variant>
        <vt:i4>0</vt:i4>
      </vt:variant>
      <vt:variant>
        <vt:i4>5</vt:i4>
      </vt:variant>
      <vt:variant>
        <vt:lpwstr/>
      </vt:variant>
      <vt:variant>
        <vt:lpwstr>_Toc253578949</vt:lpwstr>
      </vt:variant>
      <vt:variant>
        <vt:i4>1769535</vt:i4>
      </vt:variant>
      <vt:variant>
        <vt:i4>6390</vt:i4>
      </vt:variant>
      <vt:variant>
        <vt:i4>0</vt:i4>
      </vt:variant>
      <vt:variant>
        <vt:i4>5</vt:i4>
      </vt:variant>
      <vt:variant>
        <vt:lpwstr/>
      </vt:variant>
      <vt:variant>
        <vt:lpwstr>_Toc253578948</vt:lpwstr>
      </vt:variant>
      <vt:variant>
        <vt:i4>1769535</vt:i4>
      </vt:variant>
      <vt:variant>
        <vt:i4>6384</vt:i4>
      </vt:variant>
      <vt:variant>
        <vt:i4>0</vt:i4>
      </vt:variant>
      <vt:variant>
        <vt:i4>5</vt:i4>
      </vt:variant>
      <vt:variant>
        <vt:lpwstr/>
      </vt:variant>
      <vt:variant>
        <vt:lpwstr>_Toc253578947</vt:lpwstr>
      </vt:variant>
      <vt:variant>
        <vt:i4>1769535</vt:i4>
      </vt:variant>
      <vt:variant>
        <vt:i4>6378</vt:i4>
      </vt:variant>
      <vt:variant>
        <vt:i4>0</vt:i4>
      </vt:variant>
      <vt:variant>
        <vt:i4>5</vt:i4>
      </vt:variant>
      <vt:variant>
        <vt:lpwstr/>
      </vt:variant>
      <vt:variant>
        <vt:lpwstr>_Toc253578946</vt:lpwstr>
      </vt:variant>
      <vt:variant>
        <vt:i4>1769535</vt:i4>
      </vt:variant>
      <vt:variant>
        <vt:i4>6372</vt:i4>
      </vt:variant>
      <vt:variant>
        <vt:i4>0</vt:i4>
      </vt:variant>
      <vt:variant>
        <vt:i4>5</vt:i4>
      </vt:variant>
      <vt:variant>
        <vt:lpwstr/>
      </vt:variant>
      <vt:variant>
        <vt:lpwstr>_Toc253578945</vt:lpwstr>
      </vt:variant>
      <vt:variant>
        <vt:i4>1769535</vt:i4>
      </vt:variant>
      <vt:variant>
        <vt:i4>6366</vt:i4>
      </vt:variant>
      <vt:variant>
        <vt:i4>0</vt:i4>
      </vt:variant>
      <vt:variant>
        <vt:i4>5</vt:i4>
      </vt:variant>
      <vt:variant>
        <vt:lpwstr/>
      </vt:variant>
      <vt:variant>
        <vt:lpwstr>_Toc253578944</vt:lpwstr>
      </vt:variant>
      <vt:variant>
        <vt:i4>1769535</vt:i4>
      </vt:variant>
      <vt:variant>
        <vt:i4>6360</vt:i4>
      </vt:variant>
      <vt:variant>
        <vt:i4>0</vt:i4>
      </vt:variant>
      <vt:variant>
        <vt:i4>5</vt:i4>
      </vt:variant>
      <vt:variant>
        <vt:lpwstr/>
      </vt:variant>
      <vt:variant>
        <vt:lpwstr>_Toc253578943</vt:lpwstr>
      </vt:variant>
      <vt:variant>
        <vt:i4>1769535</vt:i4>
      </vt:variant>
      <vt:variant>
        <vt:i4>6354</vt:i4>
      </vt:variant>
      <vt:variant>
        <vt:i4>0</vt:i4>
      </vt:variant>
      <vt:variant>
        <vt:i4>5</vt:i4>
      </vt:variant>
      <vt:variant>
        <vt:lpwstr/>
      </vt:variant>
      <vt:variant>
        <vt:lpwstr>_Toc253578942</vt:lpwstr>
      </vt:variant>
      <vt:variant>
        <vt:i4>1769535</vt:i4>
      </vt:variant>
      <vt:variant>
        <vt:i4>6348</vt:i4>
      </vt:variant>
      <vt:variant>
        <vt:i4>0</vt:i4>
      </vt:variant>
      <vt:variant>
        <vt:i4>5</vt:i4>
      </vt:variant>
      <vt:variant>
        <vt:lpwstr/>
      </vt:variant>
      <vt:variant>
        <vt:lpwstr>_Toc253578941</vt:lpwstr>
      </vt:variant>
      <vt:variant>
        <vt:i4>1769535</vt:i4>
      </vt:variant>
      <vt:variant>
        <vt:i4>6342</vt:i4>
      </vt:variant>
      <vt:variant>
        <vt:i4>0</vt:i4>
      </vt:variant>
      <vt:variant>
        <vt:i4>5</vt:i4>
      </vt:variant>
      <vt:variant>
        <vt:lpwstr/>
      </vt:variant>
      <vt:variant>
        <vt:lpwstr>_Toc253578940</vt:lpwstr>
      </vt:variant>
      <vt:variant>
        <vt:i4>1835071</vt:i4>
      </vt:variant>
      <vt:variant>
        <vt:i4>6336</vt:i4>
      </vt:variant>
      <vt:variant>
        <vt:i4>0</vt:i4>
      </vt:variant>
      <vt:variant>
        <vt:i4>5</vt:i4>
      </vt:variant>
      <vt:variant>
        <vt:lpwstr/>
      </vt:variant>
      <vt:variant>
        <vt:lpwstr>_Toc253578939</vt:lpwstr>
      </vt:variant>
      <vt:variant>
        <vt:i4>1835071</vt:i4>
      </vt:variant>
      <vt:variant>
        <vt:i4>6330</vt:i4>
      </vt:variant>
      <vt:variant>
        <vt:i4>0</vt:i4>
      </vt:variant>
      <vt:variant>
        <vt:i4>5</vt:i4>
      </vt:variant>
      <vt:variant>
        <vt:lpwstr/>
      </vt:variant>
      <vt:variant>
        <vt:lpwstr>_Toc253578938</vt:lpwstr>
      </vt:variant>
      <vt:variant>
        <vt:i4>1835071</vt:i4>
      </vt:variant>
      <vt:variant>
        <vt:i4>6324</vt:i4>
      </vt:variant>
      <vt:variant>
        <vt:i4>0</vt:i4>
      </vt:variant>
      <vt:variant>
        <vt:i4>5</vt:i4>
      </vt:variant>
      <vt:variant>
        <vt:lpwstr/>
      </vt:variant>
      <vt:variant>
        <vt:lpwstr>_Toc253578937</vt:lpwstr>
      </vt:variant>
      <vt:variant>
        <vt:i4>1835071</vt:i4>
      </vt:variant>
      <vt:variant>
        <vt:i4>6318</vt:i4>
      </vt:variant>
      <vt:variant>
        <vt:i4>0</vt:i4>
      </vt:variant>
      <vt:variant>
        <vt:i4>5</vt:i4>
      </vt:variant>
      <vt:variant>
        <vt:lpwstr/>
      </vt:variant>
      <vt:variant>
        <vt:lpwstr>_Toc253578936</vt:lpwstr>
      </vt:variant>
      <vt:variant>
        <vt:i4>1835071</vt:i4>
      </vt:variant>
      <vt:variant>
        <vt:i4>6312</vt:i4>
      </vt:variant>
      <vt:variant>
        <vt:i4>0</vt:i4>
      </vt:variant>
      <vt:variant>
        <vt:i4>5</vt:i4>
      </vt:variant>
      <vt:variant>
        <vt:lpwstr/>
      </vt:variant>
      <vt:variant>
        <vt:lpwstr>_Toc253578935</vt:lpwstr>
      </vt:variant>
      <vt:variant>
        <vt:i4>1835071</vt:i4>
      </vt:variant>
      <vt:variant>
        <vt:i4>6306</vt:i4>
      </vt:variant>
      <vt:variant>
        <vt:i4>0</vt:i4>
      </vt:variant>
      <vt:variant>
        <vt:i4>5</vt:i4>
      </vt:variant>
      <vt:variant>
        <vt:lpwstr/>
      </vt:variant>
      <vt:variant>
        <vt:lpwstr>_Toc253578934</vt:lpwstr>
      </vt:variant>
      <vt:variant>
        <vt:i4>1835071</vt:i4>
      </vt:variant>
      <vt:variant>
        <vt:i4>6300</vt:i4>
      </vt:variant>
      <vt:variant>
        <vt:i4>0</vt:i4>
      </vt:variant>
      <vt:variant>
        <vt:i4>5</vt:i4>
      </vt:variant>
      <vt:variant>
        <vt:lpwstr/>
      </vt:variant>
      <vt:variant>
        <vt:lpwstr>_Toc253578933</vt:lpwstr>
      </vt:variant>
      <vt:variant>
        <vt:i4>1835071</vt:i4>
      </vt:variant>
      <vt:variant>
        <vt:i4>6294</vt:i4>
      </vt:variant>
      <vt:variant>
        <vt:i4>0</vt:i4>
      </vt:variant>
      <vt:variant>
        <vt:i4>5</vt:i4>
      </vt:variant>
      <vt:variant>
        <vt:lpwstr/>
      </vt:variant>
      <vt:variant>
        <vt:lpwstr>_Toc253578932</vt:lpwstr>
      </vt:variant>
      <vt:variant>
        <vt:i4>1835071</vt:i4>
      </vt:variant>
      <vt:variant>
        <vt:i4>6288</vt:i4>
      </vt:variant>
      <vt:variant>
        <vt:i4>0</vt:i4>
      </vt:variant>
      <vt:variant>
        <vt:i4>5</vt:i4>
      </vt:variant>
      <vt:variant>
        <vt:lpwstr/>
      </vt:variant>
      <vt:variant>
        <vt:lpwstr>_Toc253578931</vt:lpwstr>
      </vt:variant>
      <vt:variant>
        <vt:i4>1835071</vt:i4>
      </vt:variant>
      <vt:variant>
        <vt:i4>6282</vt:i4>
      </vt:variant>
      <vt:variant>
        <vt:i4>0</vt:i4>
      </vt:variant>
      <vt:variant>
        <vt:i4>5</vt:i4>
      </vt:variant>
      <vt:variant>
        <vt:lpwstr/>
      </vt:variant>
      <vt:variant>
        <vt:lpwstr>_Toc253578930</vt:lpwstr>
      </vt:variant>
      <vt:variant>
        <vt:i4>1900607</vt:i4>
      </vt:variant>
      <vt:variant>
        <vt:i4>6276</vt:i4>
      </vt:variant>
      <vt:variant>
        <vt:i4>0</vt:i4>
      </vt:variant>
      <vt:variant>
        <vt:i4>5</vt:i4>
      </vt:variant>
      <vt:variant>
        <vt:lpwstr/>
      </vt:variant>
      <vt:variant>
        <vt:lpwstr>_Toc253578929</vt:lpwstr>
      </vt:variant>
      <vt:variant>
        <vt:i4>1900607</vt:i4>
      </vt:variant>
      <vt:variant>
        <vt:i4>6270</vt:i4>
      </vt:variant>
      <vt:variant>
        <vt:i4>0</vt:i4>
      </vt:variant>
      <vt:variant>
        <vt:i4>5</vt:i4>
      </vt:variant>
      <vt:variant>
        <vt:lpwstr/>
      </vt:variant>
      <vt:variant>
        <vt:lpwstr>_Toc253578928</vt:lpwstr>
      </vt:variant>
      <vt:variant>
        <vt:i4>1900607</vt:i4>
      </vt:variant>
      <vt:variant>
        <vt:i4>6264</vt:i4>
      </vt:variant>
      <vt:variant>
        <vt:i4>0</vt:i4>
      </vt:variant>
      <vt:variant>
        <vt:i4>5</vt:i4>
      </vt:variant>
      <vt:variant>
        <vt:lpwstr/>
      </vt:variant>
      <vt:variant>
        <vt:lpwstr>_Toc253578927</vt:lpwstr>
      </vt:variant>
      <vt:variant>
        <vt:i4>1900607</vt:i4>
      </vt:variant>
      <vt:variant>
        <vt:i4>6258</vt:i4>
      </vt:variant>
      <vt:variant>
        <vt:i4>0</vt:i4>
      </vt:variant>
      <vt:variant>
        <vt:i4>5</vt:i4>
      </vt:variant>
      <vt:variant>
        <vt:lpwstr/>
      </vt:variant>
      <vt:variant>
        <vt:lpwstr>_Toc253578926</vt:lpwstr>
      </vt:variant>
      <vt:variant>
        <vt:i4>1900607</vt:i4>
      </vt:variant>
      <vt:variant>
        <vt:i4>6252</vt:i4>
      </vt:variant>
      <vt:variant>
        <vt:i4>0</vt:i4>
      </vt:variant>
      <vt:variant>
        <vt:i4>5</vt:i4>
      </vt:variant>
      <vt:variant>
        <vt:lpwstr/>
      </vt:variant>
      <vt:variant>
        <vt:lpwstr>_Toc253578925</vt:lpwstr>
      </vt:variant>
      <vt:variant>
        <vt:i4>1900607</vt:i4>
      </vt:variant>
      <vt:variant>
        <vt:i4>6246</vt:i4>
      </vt:variant>
      <vt:variant>
        <vt:i4>0</vt:i4>
      </vt:variant>
      <vt:variant>
        <vt:i4>5</vt:i4>
      </vt:variant>
      <vt:variant>
        <vt:lpwstr/>
      </vt:variant>
      <vt:variant>
        <vt:lpwstr>_Toc253578924</vt:lpwstr>
      </vt:variant>
      <vt:variant>
        <vt:i4>1900607</vt:i4>
      </vt:variant>
      <vt:variant>
        <vt:i4>6240</vt:i4>
      </vt:variant>
      <vt:variant>
        <vt:i4>0</vt:i4>
      </vt:variant>
      <vt:variant>
        <vt:i4>5</vt:i4>
      </vt:variant>
      <vt:variant>
        <vt:lpwstr/>
      </vt:variant>
      <vt:variant>
        <vt:lpwstr>_Toc253578923</vt:lpwstr>
      </vt:variant>
      <vt:variant>
        <vt:i4>1900607</vt:i4>
      </vt:variant>
      <vt:variant>
        <vt:i4>6234</vt:i4>
      </vt:variant>
      <vt:variant>
        <vt:i4>0</vt:i4>
      </vt:variant>
      <vt:variant>
        <vt:i4>5</vt:i4>
      </vt:variant>
      <vt:variant>
        <vt:lpwstr/>
      </vt:variant>
      <vt:variant>
        <vt:lpwstr>_Toc253578922</vt:lpwstr>
      </vt:variant>
      <vt:variant>
        <vt:i4>1900607</vt:i4>
      </vt:variant>
      <vt:variant>
        <vt:i4>6228</vt:i4>
      </vt:variant>
      <vt:variant>
        <vt:i4>0</vt:i4>
      </vt:variant>
      <vt:variant>
        <vt:i4>5</vt:i4>
      </vt:variant>
      <vt:variant>
        <vt:lpwstr/>
      </vt:variant>
      <vt:variant>
        <vt:lpwstr>_Toc253578921</vt:lpwstr>
      </vt:variant>
      <vt:variant>
        <vt:i4>1900607</vt:i4>
      </vt:variant>
      <vt:variant>
        <vt:i4>6222</vt:i4>
      </vt:variant>
      <vt:variant>
        <vt:i4>0</vt:i4>
      </vt:variant>
      <vt:variant>
        <vt:i4>5</vt:i4>
      </vt:variant>
      <vt:variant>
        <vt:lpwstr/>
      </vt:variant>
      <vt:variant>
        <vt:lpwstr>_Toc253578920</vt:lpwstr>
      </vt:variant>
      <vt:variant>
        <vt:i4>1966143</vt:i4>
      </vt:variant>
      <vt:variant>
        <vt:i4>6216</vt:i4>
      </vt:variant>
      <vt:variant>
        <vt:i4>0</vt:i4>
      </vt:variant>
      <vt:variant>
        <vt:i4>5</vt:i4>
      </vt:variant>
      <vt:variant>
        <vt:lpwstr/>
      </vt:variant>
      <vt:variant>
        <vt:lpwstr>_Toc253578919</vt:lpwstr>
      </vt:variant>
      <vt:variant>
        <vt:i4>1966143</vt:i4>
      </vt:variant>
      <vt:variant>
        <vt:i4>6210</vt:i4>
      </vt:variant>
      <vt:variant>
        <vt:i4>0</vt:i4>
      </vt:variant>
      <vt:variant>
        <vt:i4>5</vt:i4>
      </vt:variant>
      <vt:variant>
        <vt:lpwstr/>
      </vt:variant>
      <vt:variant>
        <vt:lpwstr>_Toc253578918</vt:lpwstr>
      </vt:variant>
      <vt:variant>
        <vt:i4>1966143</vt:i4>
      </vt:variant>
      <vt:variant>
        <vt:i4>6204</vt:i4>
      </vt:variant>
      <vt:variant>
        <vt:i4>0</vt:i4>
      </vt:variant>
      <vt:variant>
        <vt:i4>5</vt:i4>
      </vt:variant>
      <vt:variant>
        <vt:lpwstr/>
      </vt:variant>
      <vt:variant>
        <vt:lpwstr>_Toc253578917</vt:lpwstr>
      </vt:variant>
      <vt:variant>
        <vt:i4>1966143</vt:i4>
      </vt:variant>
      <vt:variant>
        <vt:i4>6198</vt:i4>
      </vt:variant>
      <vt:variant>
        <vt:i4>0</vt:i4>
      </vt:variant>
      <vt:variant>
        <vt:i4>5</vt:i4>
      </vt:variant>
      <vt:variant>
        <vt:lpwstr/>
      </vt:variant>
      <vt:variant>
        <vt:lpwstr>_Toc253578916</vt:lpwstr>
      </vt:variant>
      <vt:variant>
        <vt:i4>1966143</vt:i4>
      </vt:variant>
      <vt:variant>
        <vt:i4>6192</vt:i4>
      </vt:variant>
      <vt:variant>
        <vt:i4>0</vt:i4>
      </vt:variant>
      <vt:variant>
        <vt:i4>5</vt:i4>
      </vt:variant>
      <vt:variant>
        <vt:lpwstr/>
      </vt:variant>
      <vt:variant>
        <vt:lpwstr>_Toc253578915</vt:lpwstr>
      </vt:variant>
      <vt:variant>
        <vt:i4>1966143</vt:i4>
      </vt:variant>
      <vt:variant>
        <vt:i4>6186</vt:i4>
      </vt:variant>
      <vt:variant>
        <vt:i4>0</vt:i4>
      </vt:variant>
      <vt:variant>
        <vt:i4>5</vt:i4>
      </vt:variant>
      <vt:variant>
        <vt:lpwstr/>
      </vt:variant>
      <vt:variant>
        <vt:lpwstr>_Toc253578914</vt:lpwstr>
      </vt:variant>
      <vt:variant>
        <vt:i4>1966143</vt:i4>
      </vt:variant>
      <vt:variant>
        <vt:i4>6180</vt:i4>
      </vt:variant>
      <vt:variant>
        <vt:i4>0</vt:i4>
      </vt:variant>
      <vt:variant>
        <vt:i4>5</vt:i4>
      </vt:variant>
      <vt:variant>
        <vt:lpwstr/>
      </vt:variant>
      <vt:variant>
        <vt:lpwstr>_Toc253578913</vt:lpwstr>
      </vt:variant>
      <vt:variant>
        <vt:i4>1966143</vt:i4>
      </vt:variant>
      <vt:variant>
        <vt:i4>6174</vt:i4>
      </vt:variant>
      <vt:variant>
        <vt:i4>0</vt:i4>
      </vt:variant>
      <vt:variant>
        <vt:i4>5</vt:i4>
      </vt:variant>
      <vt:variant>
        <vt:lpwstr/>
      </vt:variant>
      <vt:variant>
        <vt:lpwstr>_Toc253578912</vt:lpwstr>
      </vt:variant>
      <vt:variant>
        <vt:i4>1966143</vt:i4>
      </vt:variant>
      <vt:variant>
        <vt:i4>6168</vt:i4>
      </vt:variant>
      <vt:variant>
        <vt:i4>0</vt:i4>
      </vt:variant>
      <vt:variant>
        <vt:i4>5</vt:i4>
      </vt:variant>
      <vt:variant>
        <vt:lpwstr/>
      </vt:variant>
      <vt:variant>
        <vt:lpwstr>_Toc253578911</vt:lpwstr>
      </vt:variant>
      <vt:variant>
        <vt:i4>1966143</vt:i4>
      </vt:variant>
      <vt:variant>
        <vt:i4>6162</vt:i4>
      </vt:variant>
      <vt:variant>
        <vt:i4>0</vt:i4>
      </vt:variant>
      <vt:variant>
        <vt:i4>5</vt:i4>
      </vt:variant>
      <vt:variant>
        <vt:lpwstr/>
      </vt:variant>
      <vt:variant>
        <vt:lpwstr>_Toc253578910</vt:lpwstr>
      </vt:variant>
      <vt:variant>
        <vt:i4>2031679</vt:i4>
      </vt:variant>
      <vt:variant>
        <vt:i4>6156</vt:i4>
      </vt:variant>
      <vt:variant>
        <vt:i4>0</vt:i4>
      </vt:variant>
      <vt:variant>
        <vt:i4>5</vt:i4>
      </vt:variant>
      <vt:variant>
        <vt:lpwstr/>
      </vt:variant>
      <vt:variant>
        <vt:lpwstr>_Toc253578909</vt:lpwstr>
      </vt:variant>
      <vt:variant>
        <vt:i4>2031679</vt:i4>
      </vt:variant>
      <vt:variant>
        <vt:i4>6150</vt:i4>
      </vt:variant>
      <vt:variant>
        <vt:i4>0</vt:i4>
      </vt:variant>
      <vt:variant>
        <vt:i4>5</vt:i4>
      </vt:variant>
      <vt:variant>
        <vt:lpwstr/>
      </vt:variant>
      <vt:variant>
        <vt:lpwstr>_Toc253578908</vt:lpwstr>
      </vt:variant>
      <vt:variant>
        <vt:i4>2031679</vt:i4>
      </vt:variant>
      <vt:variant>
        <vt:i4>6144</vt:i4>
      </vt:variant>
      <vt:variant>
        <vt:i4>0</vt:i4>
      </vt:variant>
      <vt:variant>
        <vt:i4>5</vt:i4>
      </vt:variant>
      <vt:variant>
        <vt:lpwstr/>
      </vt:variant>
      <vt:variant>
        <vt:lpwstr>_Toc253578907</vt:lpwstr>
      </vt:variant>
      <vt:variant>
        <vt:i4>2031679</vt:i4>
      </vt:variant>
      <vt:variant>
        <vt:i4>6138</vt:i4>
      </vt:variant>
      <vt:variant>
        <vt:i4>0</vt:i4>
      </vt:variant>
      <vt:variant>
        <vt:i4>5</vt:i4>
      </vt:variant>
      <vt:variant>
        <vt:lpwstr/>
      </vt:variant>
      <vt:variant>
        <vt:lpwstr>_Toc253578906</vt:lpwstr>
      </vt:variant>
      <vt:variant>
        <vt:i4>2031679</vt:i4>
      </vt:variant>
      <vt:variant>
        <vt:i4>6132</vt:i4>
      </vt:variant>
      <vt:variant>
        <vt:i4>0</vt:i4>
      </vt:variant>
      <vt:variant>
        <vt:i4>5</vt:i4>
      </vt:variant>
      <vt:variant>
        <vt:lpwstr/>
      </vt:variant>
      <vt:variant>
        <vt:lpwstr>_Toc253578905</vt:lpwstr>
      </vt:variant>
      <vt:variant>
        <vt:i4>2031679</vt:i4>
      </vt:variant>
      <vt:variant>
        <vt:i4>6126</vt:i4>
      </vt:variant>
      <vt:variant>
        <vt:i4>0</vt:i4>
      </vt:variant>
      <vt:variant>
        <vt:i4>5</vt:i4>
      </vt:variant>
      <vt:variant>
        <vt:lpwstr/>
      </vt:variant>
      <vt:variant>
        <vt:lpwstr>_Toc253578904</vt:lpwstr>
      </vt:variant>
      <vt:variant>
        <vt:i4>2031679</vt:i4>
      </vt:variant>
      <vt:variant>
        <vt:i4>6120</vt:i4>
      </vt:variant>
      <vt:variant>
        <vt:i4>0</vt:i4>
      </vt:variant>
      <vt:variant>
        <vt:i4>5</vt:i4>
      </vt:variant>
      <vt:variant>
        <vt:lpwstr/>
      </vt:variant>
      <vt:variant>
        <vt:lpwstr>_Toc253578903</vt:lpwstr>
      </vt:variant>
      <vt:variant>
        <vt:i4>2031679</vt:i4>
      </vt:variant>
      <vt:variant>
        <vt:i4>6114</vt:i4>
      </vt:variant>
      <vt:variant>
        <vt:i4>0</vt:i4>
      </vt:variant>
      <vt:variant>
        <vt:i4>5</vt:i4>
      </vt:variant>
      <vt:variant>
        <vt:lpwstr/>
      </vt:variant>
      <vt:variant>
        <vt:lpwstr>_Toc253578902</vt:lpwstr>
      </vt:variant>
      <vt:variant>
        <vt:i4>2031679</vt:i4>
      </vt:variant>
      <vt:variant>
        <vt:i4>6108</vt:i4>
      </vt:variant>
      <vt:variant>
        <vt:i4>0</vt:i4>
      </vt:variant>
      <vt:variant>
        <vt:i4>5</vt:i4>
      </vt:variant>
      <vt:variant>
        <vt:lpwstr/>
      </vt:variant>
      <vt:variant>
        <vt:lpwstr>_Toc253578901</vt:lpwstr>
      </vt:variant>
      <vt:variant>
        <vt:i4>2031679</vt:i4>
      </vt:variant>
      <vt:variant>
        <vt:i4>6102</vt:i4>
      </vt:variant>
      <vt:variant>
        <vt:i4>0</vt:i4>
      </vt:variant>
      <vt:variant>
        <vt:i4>5</vt:i4>
      </vt:variant>
      <vt:variant>
        <vt:lpwstr/>
      </vt:variant>
      <vt:variant>
        <vt:lpwstr>_Toc253578900</vt:lpwstr>
      </vt:variant>
      <vt:variant>
        <vt:i4>1441854</vt:i4>
      </vt:variant>
      <vt:variant>
        <vt:i4>6096</vt:i4>
      </vt:variant>
      <vt:variant>
        <vt:i4>0</vt:i4>
      </vt:variant>
      <vt:variant>
        <vt:i4>5</vt:i4>
      </vt:variant>
      <vt:variant>
        <vt:lpwstr/>
      </vt:variant>
      <vt:variant>
        <vt:lpwstr>_Toc253578899</vt:lpwstr>
      </vt:variant>
      <vt:variant>
        <vt:i4>1441854</vt:i4>
      </vt:variant>
      <vt:variant>
        <vt:i4>6090</vt:i4>
      </vt:variant>
      <vt:variant>
        <vt:i4>0</vt:i4>
      </vt:variant>
      <vt:variant>
        <vt:i4>5</vt:i4>
      </vt:variant>
      <vt:variant>
        <vt:lpwstr/>
      </vt:variant>
      <vt:variant>
        <vt:lpwstr>_Toc253578898</vt:lpwstr>
      </vt:variant>
      <vt:variant>
        <vt:i4>1441854</vt:i4>
      </vt:variant>
      <vt:variant>
        <vt:i4>6084</vt:i4>
      </vt:variant>
      <vt:variant>
        <vt:i4>0</vt:i4>
      </vt:variant>
      <vt:variant>
        <vt:i4>5</vt:i4>
      </vt:variant>
      <vt:variant>
        <vt:lpwstr/>
      </vt:variant>
      <vt:variant>
        <vt:lpwstr>_Toc253578897</vt:lpwstr>
      </vt:variant>
      <vt:variant>
        <vt:i4>1441854</vt:i4>
      </vt:variant>
      <vt:variant>
        <vt:i4>6078</vt:i4>
      </vt:variant>
      <vt:variant>
        <vt:i4>0</vt:i4>
      </vt:variant>
      <vt:variant>
        <vt:i4>5</vt:i4>
      </vt:variant>
      <vt:variant>
        <vt:lpwstr/>
      </vt:variant>
      <vt:variant>
        <vt:lpwstr>_Toc253578896</vt:lpwstr>
      </vt:variant>
      <vt:variant>
        <vt:i4>1441854</vt:i4>
      </vt:variant>
      <vt:variant>
        <vt:i4>6072</vt:i4>
      </vt:variant>
      <vt:variant>
        <vt:i4>0</vt:i4>
      </vt:variant>
      <vt:variant>
        <vt:i4>5</vt:i4>
      </vt:variant>
      <vt:variant>
        <vt:lpwstr/>
      </vt:variant>
      <vt:variant>
        <vt:lpwstr>_Toc253578895</vt:lpwstr>
      </vt:variant>
      <vt:variant>
        <vt:i4>1441854</vt:i4>
      </vt:variant>
      <vt:variant>
        <vt:i4>6066</vt:i4>
      </vt:variant>
      <vt:variant>
        <vt:i4>0</vt:i4>
      </vt:variant>
      <vt:variant>
        <vt:i4>5</vt:i4>
      </vt:variant>
      <vt:variant>
        <vt:lpwstr/>
      </vt:variant>
      <vt:variant>
        <vt:lpwstr>_Toc253578894</vt:lpwstr>
      </vt:variant>
      <vt:variant>
        <vt:i4>1441854</vt:i4>
      </vt:variant>
      <vt:variant>
        <vt:i4>6060</vt:i4>
      </vt:variant>
      <vt:variant>
        <vt:i4>0</vt:i4>
      </vt:variant>
      <vt:variant>
        <vt:i4>5</vt:i4>
      </vt:variant>
      <vt:variant>
        <vt:lpwstr/>
      </vt:variant>
      <vt:variant>
        <vt:lpwstr>_Toc253578893</vt:lpwstr>
      </vt:variant>
      <vt:variant>
        <vt:i4>1441854</vt:i4>
      </vt:variant>
      <vt:variant>
        <vt:i4>6054</vt:i4>
      </vt:variant>
      <vt:variant>
        <vt:i4>0</vt:i4>
      </vt:variant>
      <vt:variant>
        <vt:i4>5</vt:i4>
      </vt:variant>
      <vt:variant>
        <vt:lpwstr/>
      </vt:variant>
      <vt:variant>
        <vt:lpwstr>_Toc253578892</vt:lpwstr>
      </vt:variant>
      <vt:variant>
        <vt:i4>1441854</vt:i4>
      </vt:variant>
      <vt:variant>
        <vt:i4>6048</vt:i4>
      </vt:variant>
      <vt:variant>
        <vt:i4>0</vt:i4>
      </vt:variant>
      <vt:variant>
        <vt:i4>5</vt:i4>
      </vt:variant>
      <vt:variant>
        <vt:lpwstr/>
      </vt:variant>
      <vt:variant>
        <vt:lpwstr>_Toc253578891</vt:lpwstr>
      </vt:variant>
      <vt:variant>
        <vt:i4>1441854</vt:i4>
      </vt:variant>
      <vt:variant>
        <vt:i4>6042</vt:i4>
      </vt:variant>
      <vt:variant>
        <vt:i4>0</vt:i4>
      </vt:variant>
      <vt:variant>
        <vt:i4>5</vt:i4>
      </vt:variant>
      <vt:variant>
        <vt:lpwstr/>
      </vt:variant>
      <vt:variant>
        <vt:lpwstr>_Toc253578890</vt:lpwstr>
      </vt:variant>
      <vt:variant>
        <vt:i4>1507390</vt:i4>
      </vt:variant>
      <vt:variant>
        <vt:i4>6036</vt:i4>
      </vt:variant>
      <vt:variant>
        <vt:i4>0</vt:i4>
      </vt:variant>
      <vt:variant>
        <vt:i4>5</vt:i4>
      </vt:variant>
      <vt:variant>
        <vt:lpwstr/>
      </vt:variant>
      <vt:variant>
        <vt:lpwstr>_Toc253578889</vt:lpwstr>
      </vt:variant>
      <vt:variant>
        <vt:i4>1507390</vt:i4>
      </vt:variant>
      <vt:variant>
        <vt:i4>6030</vt:i4>
      </vt:variant>
      <vt:variant>
        <vt:i4>0</vt:i4>
      </vt:variant>
      <vt:variant>
        <vt:i4>5</vt:i4>
      </vt:variant>
      <vt:variant>
        <vt:lpwstr/>
      </vt:variant>
      <vt:variant>
        <vt:lpwstr>_Toc253578888</vt:lpwstr>
      </vt:variant>
      <vt:variant>
        <vt:i4>1507390</vt:i4>
      </vt:variant>
      <vt:variant>
        <vt:i4>6024</vt:i4>
      </vt:variant>
      <vt:variant>
        <vt:i4>0</vt:i4>
      </vt:variant>
      <vt:variant>
        <vt:i4>5</vt:i4>
      </vt:variant>
      <vt:variant>
        <vt:lpwstr/>
      </vt:variant>
      <vt:variant>
        <vt:lpwstr>_Toc253578887</vt:lpwstr>
      </vt:variant>
      <vt:variant>
        <vt:i4>1507390</vt:i4>
      </vt:variant>
      <vt:variant>
        <vt:i4>6018</vt:i4>
      </vt:variant>
      <vt:variant>
        <vt:i4>0</vt:i4>
      </vt:variant>
      <vt:variant>
        <vt:i4>5</vt:i4>
      </vt:variant>
      <vt:variant>
        <vt:lpwstr/>
      </vt:variant>
      <vt:variant>
        <vt:lpwstr>_Toc253578886</vt:lpwstr>
      </vt:variant>
      <vt:variant>
        <vt:i4>1507390</vt:i4>
      </vt:variant>
      <vt:variant>
        <vt:i4>6012</vt:i4>
      </vt:variant>
      <vt:variant>
        <vt:i4>0</vt:i4>
      </vt:variant>
      <vt:variant>
        <vt:i4>5</vt:i4>
      </vt:variant>
      <vt:variant>
        <vt:lpwstr/>
      </vt:variant>
      <vt:variant>
        <vt:lpwstr>_Toc253578885</vt:lpwstr>
      </vt:variant>
      <vt:variant>
        <vt:i4>1507390</vt:i4>
      </vt:variant>
      <vt:variant>
        <vt:i4>6006</vt:i4>
      </vt:variant>
      <vt:variant>
        <vt:i4>0</vt:i4>
      </vt:variant>
      <vt:variant>
        <vt:i4>5</vt:i4>
      </vt:variant>
      <vt:variant>
        <vt:lpwstr/>
      </vt:variant>
      <vt:variant>
        <vt:lpwstr>_Toc253578884</vt:lpwstr>
      </vt:variant>
      <vt:variant>
        <vt:i4>1507390</vt:i4>
      </vt:variant>
      <vt:variant>
        <vt:i4>6000</vt:i4>
      </vt:variant>
      <vt:variant>
        <vt:i4>0</vt:i4>
      </vt:variant>
      <vt:variant>
        <vt:i4>5</vt:i4>
      </vt:variant>
      <vt:variant>
        <vt:lpwstr/>
      </vt:variant>
      <vt:variant>
        <vt:lpwstr>_Toc253578883</vt:lpwstr>
      </vt:variant>
      <vt:variant>
        <vt:i4>1507390</vt:i4>
      </vt:variant>
      <vt:variant>
        <vt:i4>5994</vt:i4>
      </vt:variant>
      <vt:variant>
        <vt:i4>0</vt:i4>
      </vt:variant>
      <vt:variant>
        <vt:i4>5</vt:i4>
      </vt:variant>
      <vt:variant>
        <vt:lpwstr/>
      </vt:variant>
      <vt:variant>
        <vt:lpwstr>_Toc253578882</vt:lpwstr>
      </vt:variant>
      <vt:variant>
        <vt:i4>1507390</vt:i4>
      </vt:variant>
      <vt:variant>
        <vt:i4>5988</vt:i4>
      </vt:variant>
      <vt:variant>
        <vt:i4>0</vt:i4>
      </vt:variant>
      <vt:variant>
        <vt:i4>5</vt:i4>
      </vt:variant>
      <vt:variant>
        <vt:lpwstr/>
      </vt:variant>
      <vt:variant>
        <vt:lpwstr>_Toc253578881</vt:lpwstr>
      </vt:variant>
      <vt:variant>
        <vt:i4>1507390</vt:i4>
      </vt:variant>
      <vt:variant>
        <vt:i4>5982</vt:i4>
      </vt:variant>
      <vt:variant>
        <vt:i4>0</vt:i4>
      </vt:variant>
      <vt:variant>
        <vt:i4>5</vt:i4>
      </vt:variant>
      <vt:variant>
        <vt:lpwstr/>
      </vt:variant>
      <vt:variant>
        <vt:lpwstr>_Toc253578880</vt:lpwstr>
      </vt:variant>
      <vt:variant>
        <vt:i4>1572926</vt:i4>
      </vt:variant>
      <vt:variant>
        <vt:i4>5976</vt:i4>
      </vt:variant>
      <vt:variant>
        <vt:i4>0</vt:i4>
      </vt:variant>
      <vt:variant>
        <vt:i4>5</vt:i4>
      </vt:variant>
      <vt:variant>
        <vt:lpwstr/>
      </vt:variant>
      <vt:variant>
        <vt:lpwstr>_Toc253578879</vt:lpwstr>
      </vt:variant>
      <vt:variant>
        <vt:i4>1572926</vt:i4>
      </vt:variant>
      <vt:variant>
        <vt:i4>5970</vt:i4>
      </vt:variant>
      <vt:variant>
        <vt:i4>0</vt:i4>
      </vt:variant>
      <vt:variant>
        <vt:i4>5</vt:i4>
      </vt:variant>
      <vt:variant>
        <vt:lpwstr/>
      </vt:variant>
      <vt:variant>
        <vt:lpwstr>_Toc253578878</vt:lpwstr>
      </vt:variant>
      <vt:variant>
        <vt:i4>1572926</vt:i4>
      </vt:variant>
      <vt:variant>
        <vt:i4>5964</vt:i4>
      </vt:variant>
      <vt:variant>
        <vt:i4>0</vt:i4>
      </vt:variant>
      <vt:variant>
        <vt:i4>5</vt:i4>
      </vt:variant>
      <vt:variant>
        <vt:lpwstr/>
      </vt:variant>
      <vt:variant>
        <vt:lpwstr>_Toc253578877</vt:lpwstr>
      </vt:variant>
      <vt:variant>
        <vt:i4>1572926</vt:i4>
      </vt:variant>
      <vt:variant>
        <vt:i4>5958</vt:i4>
      </vt:variant>
      <vt:variant>
        <vt:i4>0</vt:i4>
      </vt:variant>
      <vt:variant>
        <vt:i4>5</vt:i4>
      </vt:variant>
      <vt:variant>
        <vt:lpwstr/>
      </vt:variant>
      <vt:variant>
        <vt:lpwstr>_Toc253578876</vt:lpwstr>
      </vt:variant>
      <vt:variant>
        <vt:i4>1572926</vt:i4>
      </vt:variant>
      <vt:variant>
        <vt:i4>5952</vt:i4>
      </vt:variant>
      <vt:variant>
        <vt:i4>0</vt:i4>
      </vt:variant>
      <vt:variant>
        <vt:i4>5</vt:i4>
      </vt:variant>
      <vt:variant>
        <vt:lpwstr/>
      </vt:variant>
      <vt:variant>
        <vt:lpwstr>_Toc253578875</vt:lpwstr>
      </vt:variant>
      <vt:variant>
        <vt:i4>1572926</vt:i4>
      </vt:variant>
      <vt:variant>
        <vt:i4>5946</vt:i4>
      </vt:variant>
      <vt:variant>
        <vt:i4>0</vt:i4>
      </vt:variant>
      <vt:variant>
        <vt:i4>5</vt:i4>
      </vt:variant>
      <vt:variant>
        <vt:lpwstr/>
      </vt:variant>
      <vt:variant>
        <vt:lpwstr>_Toc253578874</vt:lpwstr>
      </vt:variant>
      <vt:variant>
        <vt:i4>1572926</vt:i4>
      </vt:variant>
      <vt:variant>
        <vt:i4>5940</vt:i4>
      </vt:variant>
      <vt:variant>
        <vt:i4>0</vt:i4>
      </vt:variant>
      <vt:variant>
        <vt:i4>5</vt:i4>
      </vt:variant>
      <vt:variant>
        <vt:lpwstr/>
      </vt:variant>
      <vt:variant>
        <vt:lpwstr>_Toc253578873</vt:lpwstr>
      </vt:variant>
      <vt:variant>
        <vt:i4>1572926</vt:i4>
      </vt:variant>
      <vt:variant>
        <vt:i4>5934</vt:i4>
      </vt:variant>
      <vt:variant>
        <vt:i4>0</vt:i4>
      </vt:variant>
      <vt:variant>
        <vt:i4>5</vt:i4>
      </vt:variant>
      <vt:variant>
        <vt:lpwstr/>
      </vt:variant>
      <vt:variant>
        <vt:lpwstr>_Toc253578872</vt:lpwstr>
      </vt:variant>
      <vt:variant>
        <vt:i4>1572926</vt:i4>
      </vt:variant>
      <vt:variant>
        <vt:i4>5928</vt:i4>
      </vt:variant>
      <vt:variant>
        <vt:i4>0</vt:i4>
      </vt:variant>
      <vt:variant>
        <vt:i4>5</vt:i4>
      </vt:variant>
      <vt:variant>
        <vt:lpwstr/>
      </vt:variant>
      <vt:variant>
        <vt:lpwstr>_Toc253578871</vt:lpwstr>
      </vt:variant>
      <vt:variant>
        <vt:i4>1572926</vt:i4>
      </vt:variant>
      <vt:variant>
        <vt:i4>5922</vt:i4>
      </vt:variant>
      <vt:variant>
        <vt:i4>0</vt:i4>
      </vt:variant>
      <vt:variant>
        <vt:i4>5</vt:i4>
      </vt:variant>
      <vt:variant>
        <vt:lpwstr/>
      </vt:variant>
      <vt:variant>
        <vt:lpwstr>_Toc253578870</vt:lpwstr>
      </vt:variant>
      <vt:variant>
        <vt:i4>1638462</vt:i4>
      </vt:variant>
      <vt:variant>
        <vt:i4>5916</vt:i4>
      </vt:variant>
      <vt:variant>
        <vt:i4>0</vt:i4>
      </vt:variant>
      <vt:variant>
        <vt:i4>5</vt:i4>
      </vt:variant>
      <vt:variant>
        <vt:lpwstr/>
      </vt:variant>
      <vt:variant>
        <vt:lpwstr>_Toc253578869</vt:lpwstr>
      </vt:variant>
      <vt:variant>
        <vt:i4>1638462</vt:i4>
      </vt:variant>
      <vt:variant>
        <vt:i4>5910</vt:i4>
      </vt:variant>
      <vt:variant>
        <vt:i4>0</vt:i4>
      </vt:variant>
      <vt:variant>
        <vt:i4>5</vt:i4>
      </vt:variant>
      <vt:variant>
        <vt:lpwstr/>
      </vt:variant>
      <vt:variant>
        <vt:lpwstr>_Toc253578868</vt:lpwstr>
      </vt:variant>
      <vt:variant>
        <vt:i4>1638462</vt:i4>
      </vt:variant>
      <vt:variant>
        <vt:i4>5904</vt:i4>
      </vt:variant>
      <vt:variant>
        <vt:i4>0</vt:i4>
      </vt:variant>
      <vt:variant>
        <vt:i4>5</vt:i4>
      </vt:variant>
      <vt:variant>
        <vt:lpwstr/>
      </vt:variant>
      <vt:variant>
        <vt:lpwstr>_Toc253578867</vt:lpwstr>
      </vt:variant>
      <vt:variant>
        <vt:i4>1638462</vt:i4>
      </vt:variant>
      <vt:variant>
        <vt:i4>5898</vt:i4>
      </vt:variant>
      <vt:variant>
        <vt:i4>0</vt:i4>
      </vt:variant>
      <vt:variant>
        <vt:i4>5</vt:i4>
      </vt:variant>
      <vt:variant>
        <vt:lpwstr/>
      </vt:variant>
      <vt:variant>
        <vt:lpwstr>_Toc253578866</vt:lpwstr>
      </vt:variant>
      <vt:variant>
        <vt:i4>1638462</vt:i4>
      </vt:variant>
      <vt:variant>
        <vt:i4>5892</vt:i4>
      </vt:variant>
      <vt:variant>
        <vt:i4>0</vt:i4>
      </vt:variant>
      <vt:variant>
        <vt:i4>5</vt:i4>
      </vt:variant>
      <vt:variant>
        <vt:lpwstr/>
      </vt:variant>
      <vt:variant>
        <vt:lpwstr>_Toc253578865</vt:lpwstr>
      </vt:variant>
      <vt:variant>
        <vt:i4>1638462</vt:i4>
      </vt:variant>
      <vt:variant>
        <vt:i4>5886</vt:i4>
      </vt:variant>
      <vt:variant>
        <vt:i4>0</vt:i4>
      </vt:variant>
      <vt:variant>
        <vt:i4>5</vt:i4>
      </vt:variant>
      <vt:variant>
        <vt:lpwstr/>
      </vt:variant>
      <vt:variant>
        <vt:lpwstr>_Toc253578864</vt:lpwstr>
      </vt:variant>
      <vt:variant>
        <vt:i4>1638462</vt:i4>
      </vt:variant>
      <vt:variant>
        <vt:i4>5880</vt:i4>
      </vt:variant>
      <vt:variant>
        <vt:i4>0</vt:i4>
      </vt:variant>
      <vt:variant>
        <vt:i4>5</vt:i4>
      </vt:variant>
      <vt:variant>
        <vt:lpwstr/>
      </vt:variant>
      <vt:variant>
        <vt:lpwstr>_Toc253578863</vt:lpwstr>
      </vt:variant>
      <vt:variant>
        <vt:i4>1638462</vt:i4>
      </vt:variant>
      <vt:variant>
        <vt:i4>5874</vt:i4>
      </vt:variant>
      <vt:variant>
        <vt:i4>0</vt:i4>
      </vt:variant>
      <vt:variant>
        <vt:i4>5</vt:i4>
      </vt:variant>
      <vt:variant>
        <vt:lpwstr/>
      </vt:variant>
      <vt:variant>
        <vt:lpwstr>_Toc253578862</vt:lpwstr>
      </vt:variant>
      <vt:variant>
        <vt:i4>1638462</vt:i4>
      </vt:variant>
      <vt:variant>
        <vt:i4>5868</vt:i4>
      </vt:variant>
      <vt:variant>
        <vt:i4>0</vt:i4>
      </vt:variant>
      <vt:variant>
        <vt:i4>5</vt:i4>
      </vt:variant>
      <vt:variant>
        <vt:lpwstr/>
      </vt:variant>
      <vt:variant>
        <vt:lpwstr>_Toc253578861</vt:lpwstr>
      </vt:variant>
      <vt:variant>
        <vt:i4>1638462</vt:i4>
      </vt:variant>
      <vt:variant>
        <vt:i4>5862</vt:i4>
      </vt:variant>
      <vt:variant>
        <vt:i4>0</vt:i4>
      </vt:variant>
      <vt:variant>
        <vt:i4>5</vt:i4>
      </vt:variant>
      <vt:variant>
        <vt:lpwstr/>
      </vt:variant>
      <vt:variant>
        <vt:lpwstr>_Toc253578860</vt:lpwstr>
      </vt:variant>
      <vt:variant>
        <vt:i4>1703998</vt:i4>
      </vt:variant>
      <vt:variant>
        <vt:i4>5856</vt:i4>
      </vt:variant>
      <vt:variant>
        <vt:i4>0</vt:i4>
      </vt:variant>
      <vt:variant>
        <vt:i4>5</vt:i4>
      </vt:variant>
      <vt:variant>
        <vt:lpwstr/>
      </vt:variant>
      <vt:variant>
        <vt:lpwstr>_Toc253578859</vt:lpwstr>
      </vt:variant>
      <vt:variant>
        <vt:i4>1703998</vt:i4>
      </vt:variant>
      <vt:variant>
        <vt:i4>5850</vt:i4>
      </vt:variant>
      <vt:variant>
        <vt:i4>0</vt:i4>
      </vt:variant>
      <vt:variant>
        <vt:i4>5</vt:i4>
      </vt:variant>
      <vt:variant>
        <vt:lpwstr/>
      </vt:variant>
      <vt:variant>
        <vt:lpwstr>_Toc253578858</vt:lpwstr>
      </vt:variant>
      <vt:variant>
        <vt:i4>1703998</vt:i4>
      </vt:variant>
      <vt:variant>
        <vt:i4>5844</vt:i4>
      </vt:variant>
      <vt:variant>
        <vt:i4>0</vt:i4>
      </vt:variant>
      <vt:variant>
        <vt:i4>5</vt:i4>
      </vt:variant>
      <vt:variant>
        <vt:lpwstr/>
      </vt:variant>
      <vt:variant>
        <vt:lpwstr>_Toc253578857</vt:lpwstr>
      </vt:variant>
      <vt:variant>
        <vt:i4>1703998</vt:i4>
      </vt:variant>
      <vt:variant>
        <vt:i4>5838</vt:i4>
      </vt:variant>
      <vt:variant>
        <vt:i4>0</vt:i4>
      </vt:variant>
      <vt:variant>
        <vt:i4>5</vt:i4>
      </vt:variant>
      <vt:variant>
        <vt:lpwstr/>
      </vt:variant>
      <vt:variant>
        <vt:lpwstr>_Toc253578856</vt:lpwstr>
      </vt:variant>
      <vt:variant>
        <vt:i4>1703998</vt:i4>
      </vt:variant>
      <vt:variant>
        <vt:i4>5832</vt:i4>
      </vt:variant>
      <vt:variant>
        <vt:i4>0</vt:i4>
      </vt:variant>
      <vt:variant>
        <vt:i4>5</vt:i4>
      </vt:variant>
      <vt:variant>
        <vt:lpwstr/>
      </vt:variant>
      <vt:variant>
        <vt:lpwstr>_Toc253578855</vt:lpwstr>
      </vt:variant>
      <vt:variant>
        <vt:i4>1703998</vt:i4>
      </vt:variant>
      <vt:variant>
        <vt:i4>5826</vt:i4>
      </vt:variant>
      <vt:variant>
        <vt:i4>0</vt:i4>
      </vt:variant>
      <vt:variant>
        <vt:i4>5</vt:i4>
      </vt:variant>
      <vt:variant>
        <vt:lpwstr/>
      </vt:variant>
      <vt:variant>
        <vt:lpwstr>_Toc253578854</vt:lpwstr>
      </vt:variant>
      <vt:variant>
        <vt:i4>1703998</vt:i4>
      </vt:variant>
      <vt:variant>
        <vt:i4>5820</vt:i4>
      </vt:variant>
      <vt:variant>
        <vt:i4>0</vt:i4>
      </vt:variant>
      <vt:variant>
        <vt:i4>5</vt:i4>
      </vt:variant>
      <vt:variant>
        <vt:lpwstr/>
      </vt:variant>
      <vt:variant>
        <vt:lpwstr>_Toc253578853</vt:lpwstr>
      </vt:variant>
      <vt:variant>
        <vt:i4>1703998</vt:i4>
      </vt:variant>
      <vt:variant>
        <vt:i4>5814</vt:i4>
      </vt:variant>
      <vt:variant>
        <vt:i4>0</vt:i4>
      </vt:variant>
      <vt:variant>
        <vt:i4>5</vt:i4>
      </vt:variant>
      <vt:variant>
        <vt:lpwstr/>
      </vt:variant>
      <vt:variant>
        <vt:lpwstr>_Toc253578852</vt:lpwstr>
      </vt:variant>
      <vt:variant>
        <vt:i4>1703998</vt:i4>
      </vt:variant>
      <vt:variant>
        <vt:i4>5808</vt:i4>
      </vt:variant>
      <vt:variant>
        <vt:i4>0</vt:i4>
      </vt:variant>
      <vt:variant>
        <vt:i4>5</vt:i4>
      </vt:variant>
      <vt:variant>
        <vt:lpwstr/>
      </vt:variant>
      <vt:variant>
        <vt:lpwstr>_Toc253578851</vt:lpwstr>
      </vt:variant>
      <vt:variant>
        <vt:i4>1703998</vt:i4>
      </vt:variant>
      <vt:variant>
        <vt:i4>5802</vt:i4>
      </vt:variant>
      <vt:variant>
        <vt:i4>0</vt:i4>
      </vt:variant>
      <vt:variant>
        <vt:i4>5</vt:i4>
      </vt:variant>
      <vt:variant>
        <vt:lpwstr/>
      </vt:variant>
      <vt:variant>
        <vt:lpwstr>_Toc253578850</vt:lpwstr>
      </vt:variant>
      <vt:variant>
        <vt:i4>1769534</vt:i4>
      </vt:variant>
      <vt:variant>
        <vt:i4>5796</vt:i4>
      </vt:variant>
      <vt:variant>
        <vt:i4>0</vt:i4>
      </vt:variant>
      <vt:variant>
        <vt:i4>5</vt:i4>
      </vt:variant>
      <vt:variant>
        <vt:lpwstr/>
      </vt:variant>
      <vt:variant>
        <vt:lpwstr>_Toc253578849</vt:lpwstr>
      </vt:variant>
      <vt:variant>
        <vt:i4>1769534</vt:i4>
      </vt:variant>
      <vt:variant>
        <vt:i4>5790</vt:i4>
      </vt:variant>
      <vt:variant>
        <vt:i4>0</vt:i4>
      </vt:variant>
      <vt:variant>
        <vt:i4>5</vt:i4>
      </vt:variant>
      <vt:variant>
        <vt:lpwstr/>
      </vt:variant>
      <vt:variant>
        <vt:lpwstr>_Toc253578848</vt:lpwstr>
      </vt:variant>
      <vt:variant>
        <vt:i4>1769534</vt:i4>
      </vt:variant>
      <vt:variant>
        <vt:i4>5784</vt:i4>
      </vt:variant>
      <vt:variant>
        <vt:i4>0</vt:i4>
      </vt:variant>
      <vt:variant>
        <vt:i4>5</vt:i4>
      </vt:variant>
      <vt:variant>
        <vt:lpwstr/>
      </vt:variant>
      <vt:variant>
        <vt:lpwstr>_Toc253578847</vt:lpwstr>
      </vt:variant>
      <vt:variant>
        <vt:i4>1769534</vt:i4>
      </vt:variant>
      <vt:variant>
        <vt:i4>5778</vt:i4>
      </vt:variant>
      <vt:variant>
        <vt:i4>0</vt:i4>
      </vt:variant>
      <vt:variant>
        <vt:i4>5</vt:i4>
      </vt:variant>
      <vt:variant>
        <vt:lpwstr/>
      </vt:variant>
      <vt:variant>
        <vt:lpwstr>_Toc253578846</vt:lpwstr>
      </vt:variant>
      <vt:variant>
        <vt:i4>1769534</vt:i4>
      </vt:variant>
      <vt:variant>
        <vt:i4>5772</vt:i4>
      </vt:variant>
      <vt:variant>
        <vt:i4>0</vt:i4>
      </vt:variant>
      <vt:variant>
        <vt:i4>5</vt:i4>
      </vt:variant>
      <vt:variant>
        <vt:lpwstr/>
      </vt:variant>
      <vt:variant>
        <vt:lpwstr>_Toc253578845</vt:lpwstr>
      </vt:variant>
      <vt:variant>
        <vt:i4>1769534</vt:i4>
      </vt:variant>
      <vt:variant>
        <vt:i4>5766</vt:i4>
      </vt:variant>
      <vt:variant>
        <vt:i4>0</vt:i4>
      </vt:variant>
      <vt:variant>
        <vt:i4>5</vt:i4>
      </vt:variant>
      <vt:variant>
        <vt:lpwstr/>
      </vt:variant>
      <vt:variant>
        <vt:lpwstr>_Toc253578844</vt:lpwstr>
      </vt:variant>
      <vt:variant>
        <vt:i4>1769534</vt:i4>
      </vt:variant>
      <vt:variant>
        <vt:i4>5760</vt:i4>
      </vt:variant>
      <vt:variant>
        <vt:i4>0</vt:i4>
      </vt:variant>
      <vt:variant>
        <vt:i4>5</vt:i4>
      </vt:variant>
      <vt:variant>
        <vt:lpwstr/>
      </vt:variant>
      <vt:variant>
        <vt:lpwstr>_Toc253578843</vt:lpwstr>
      </vt:variant>
      <vt:variant>
        <vt:i4>1769534</vt:i4>
      </vt:variant>
      <vt:variant>
        <vt:i4>5754</vt:i4>
      </vt:variant>
      <vt:variant>
        <vt:i4>0</vt:i4>
      </vt:variant>
      <vt:variant>
        <vt:i4>5</vt:i4>
      </vt:variant>
      <vt:variant>
        <vt:lpwstr/>
      </vt:variant>
      <vt:variant>
        <vt:lpwstr>_Toc253578842</vt:lpwstr>
      </vt:variant>
      <vt:variant>
        <vt:i4>1769534</vt:i4>
      </vt:variant>
      <vt:variant>
        <vt:i4>5748</vt:i4>
      </vt:variant>
      <vt:variant>
        <vt:i4>0</vt:i4>
      </vt:variant>
      <vt:variant>
        <vt:i4>5</vt:i4>
      </vt:variant>
      <vt:variant>
        <vt:lpwstr/>
      </vt:variant>
      <vt:variant>
        <vt:lpwstr>_Toc253578841</vt:lpwstr>
      </vt:variant>
      <vt:variant>
        <vt:i4>1769534</vt:i4>
      </vt:variant>
      <vt:variant>
        <vt:i4>5742</vt:i4>
      </vt:variant>
      <vt:variant>
        <vt:i4>0</vt:i4>
      </vt:variant>
      <vt:variant>
        <vt:i4>5</vt:i4>
      </vt:variant>
      <vt:variant>
        <vt:lpwstr/>
      </vt:variant>
      <vt:variant>
        <vt:lpwstr>_Toc253578840</vt:lpwstr>
      </vt:variant>
      <vt:variant>
        <vt:i4>1835070</vt:i4>
      </vt:variant>
      <vt:variant>
        <vt:i4>5736</vt:i4>
      </vt:variant>
      <vt:variant>
        <vt:i4>0</vt:i4>
      </vt:variant>
      <vt:variant>
        <vt:i4>5</vt:i4>
      </vt:variant>
      <vt:variant>
        <vt:lpwstr/>
      </vt:variant>
      <vt:variant>
        <vt:lpwstr>_Toc253578839</vt:lpwstr>
      </vt:variant>
      <vt:variant>
        <vt:i4>1835070</vt:i4>
      </vt:variant>
      <vt:variant>
        <vt:i4>5730</vt:i4>
      </vt:variant>
      <vt:variant>
        <vt:i4>0</vt:i4>
      </vt:variant>
      <vt:variant>
        <vt:i4>5</vt:i4>
      </vt:variant>
      <vt:variant>
        <vt:lpwstr/>
      </vt:variant>
      <vt:variant>
        <vt:lpwstr>_Toc253578838</vt:lpwstr>
      </vt:variant>
      <vt:variant>
        <vt:i4>1835070</vt:i4>
      </vt:variant>
      <vt:variant>
        <vt:i4>5724</vt:i4>
      </vt:variant>
      <vt:variant>
        <vt:i4>0</vt:i4>
      </vt:variant>
      <vt:variant>
        <vt:i4>5</vt:i4>
      </vt:variant>
      <vt:variant>
        <vt:lpwstr/>
      </vt:variant>
      <vt:variant>
        <vt:lpwstr>_Toc253578837</vt:lpwstr>
      </vt:variant>
      <vt:variant>
        <vt:i4>1835070</vt:i4>
      </vt:variant>
      <vt:variant>
        <vt:i4>5718</vt:i4>
      </vt:variant>
      <vt:variant>
        <vt:i4>0</vt:i4>
      </vt:variant>
      <vt:variant>
        <vt:i4>5</vt:i4>
      </vt:variant>
      <vt:variant>
        <vt:lpwstr/>
      </vt:variant>
      <vt:variant>
        <vt:lpwstr>_Toc253578836</vt:lpwstr>
      </vt:variant>
      <vt:variant>
        <vt:i4>1835070</vt:i4>
      </vt:variant>
      <vt:variant>
        <vt:i4>5712</vt:i4>
      </vt:variant>
      <vt:variant>
        <vt:i4>0</vt:i4>
      </vt:variant>
      <vt:variant>
        <vt:i4>5</vt:i4>
      </vt:variant>
      <vt:variant>
        <vt:lpwstr/>
      </vt:variant>
      <vt:variant>
        <vt:lpwstr>_Toc253578835</vt:lpwstr>
      </vt:variant>
      <vt:variant>
        <vt:i4>1835070</vt:i4>
      </vt:variant>
      <vt:variant>
        <vt:i4>5706</vt:i4>
      </vt:variant>
      <vt:variant>
        <vt:i4>0</vt:i4>
      </vt:variant>
      <vt:variant>
        <vt:i4>5</vt:i4>
      </vt:variant>
      <vt:variant>
        <vt:lpwstr/>
      </vt:variant>
      <vt:variant>
        <vt:lpwstr>_Toc253578834</vt:lpwstr>
      </vt:variant>
      <vt:variant>
        <vt:i4>1835070</vt:i4>
      </vt:variant>
      <vt:variant>
        <vt:i4>5700</vt:i4>
      </vt:variant>
      <vt:variant>
        <vt:i4>0</vt:i4>
      </vt:variant>
      <vt:variant>
        <vt:i4>5</vt:i4>
      </vt:variant>
      <vt:variant>
        <vt:lpwstr/>
      </vt:variant>
      <vt:variant>
        <vt:lpwstr>_Toc253578833</vt:lpwstr>
      </vt:variant>
      <vt:variant>
        <vt:i4>1835070</vt:i4>
      </vt:variant>
      <vt:variant>
        <vt:i4>5694</vt:i4>
      </vt:variant>
      <vt:variant>
        <vt:i4>0</vt:i4>
      </vt:variant>
      <vt:variant>
        <vt:i4>5</vt:i4>
      </vt:variant>
      <vt:variant>
        <vt:lpwstr/>
      </vt:variant>
      <vt:variant>
        <vt:lpwstr>_Toc253578832</vt:lpwstr>
      </vt:variant>
      <vt:variant>
        <vt:i4>1835070</vt:i4>
      </vt:variant>
      <vt:variant>
        <vt:i4>5688</vt:i4>
      </vt:variant>
      <vt:variant>
        <vt:i4>0</vt:i4>
      </vt:variant>
      <vt:variant>
        <vt:i4>5</vt:i4>
      </vt:variant>
      <vt:variant>
        <vt:lpwstr/>
      </vt:variant>
      <vt:variant>
        <vt:lpwstr>_Toc253578831</vt:lpwstr>
      </vt:variant>
      <vt:variant>
        <vt:i4>1835070</vt:i4>
      </vt:variant>
      <vt:variant>
        <vt:i4>5682</vt:i4>
      </vt:variant>
      <vt:variant>
        <vt:i4>0</vt:i4>
      </vt:variant>
      <vt:variant>
        <vt:i4>5</vt:i4>
      </vt:variant>
      <vt:variant>
        <vt:lpwstr/>
      </vt:variant>
      <vt:variant>
        <vt:lpwstr>_Toc253578830</vt:lpwstr>
      </vt:variant>
      <vt:variant>
        <vt:i4>1900606</vt:i4>
      </vt:variant>
      <vt:variant>
        <vt:i4>5676</vt:i4>
      </vt:variant>
      <vt:variant>
        <vt:i4>0</vt:i4>
      </vt:variant>
      <vt:variant>
        <vt:i4>5</vt:i4>
      </vt:variant>
      <vt:variant>
        <vt:lpwstr/>
      </vt:variant>
      <vt:variant>
        <vt:lpwstr>_Toc253578829</vt:lpwstr>
      </vt:variant>
      <vt:variant>
        <vt:i4>1900606</vt:i4>
      </vt:variant>
      <vt:variant>
        <vt:i4>5670</vt:i4>
      </vt:variant>
      <vt:variant>
        <vt:i4>0</vt:i4>
      </vt:variant>
      <vt:variant>
        <vt:i4>5</vt:i4>
      </vt:variant>
      <vt:variant>
        <vt:lpwstr/>
      </vt:variant>
      <vt:variant>
        <vt:lpwstr>_Toc253578828</vt:lpwstr>
      </vt:variant>
      <vt:variant>
        <vt:i4>1900606</vt:i4>
      </vt:variant>
      <vt:variant>
        <vt:i4>5664</vt:i4>
      </vt:variant>
      <vt:variant>
        <vt:i4>0</vt:i4>
      </vt:variant>
      <vt:variant>
        <vt:i4>5</vt:i4>
      </vt:variant>
      <vt:variant>
        <vt:lpwstr/>
      </vt:variant>
      <vt:variant>
        <vt:lpwstr>_Toc253578827</vt:lpwstr>
      </vt:variant>
      <vt:variant>
        <vt:i4>1900606</vt:i4>
      </vt:variant>
      <vt:variant>
        <vt:i4>5658</vt:i4>
      </vt:variant>
      <vt:variant>
        <vt:i4>0</vt:i4>
      </vt:variant>
      <vt:variant>
        <vt:i4>5</vt:i4>
      </vt:variant>
      <vt:variant>
        <vt:lpwstr/>
      </vt:variant>
      <vt:variant>
        <vt:lpwstr>_Toc253578826</vt:lpwstr>
      </vt:variant>
      <vt:variant>
        <vt:i4>1900606</vt:i4>
      </vt:variant>
      <vt:variant>
        <vt:i4>5652</vt:i4>
      </vt:variant>
      <vt:variant>
        <vt:i4>0</vt:i4>
      </vt:variant>
      <vt:variant>
        <vt:i4>5</vt:i4>
      </vt:variant>
      <vt:variant>
        <vt:lpwstr/>
      </vt:variant>
      <vt:variant>
        <vt:lpwstr>_Toc253578825</vt:lpwstr>
      </vt:variant>
      <vt:variant>
        <vt:i4>1900606</vt:i4>
      </vt:variant>
      <vt:variant>
        <vt:i4>5646</vt:i4>
      </vt:variant>
      <vt:variant>
        <vt:i4>0</vt:i4>
      </vt:variant>
      <vt:variant>
        <vt:i4>5</vt:i4>
      </vt:variant>
      <vt:variant>
        <vt:lpwstr/>
      </vt:variant>
      <vt:variant>
        <vt:lpwstr>_Toc253578824</vt:lpwstr>
      </vt:variant>
      <vt:variant>
        <vt:i4>1900606</vt:i4>
      </vt:variant>
      <vt:variant>
        <vt:i4>5640</vt:i4>
      </vt:variant>
      <vt:variant>
        <vt:i4>0</vt:i4>
      </vt:variant>
      <vt:variant>
        <vt:i4>5</vt:i4>
      </vt:variant>
      <vt:variant>
        <vt:lpwstr/>
      </vt:variant>
      <vt:variant>
        <vt:lpwstr>_Toc253578823</vt:lpwstr>
      </vt:variant>
      <vt:variant>
        <vt:i4>1900606</vt:i4>
      </vt:variant>
      <vt:variant>
        <vt:i4>5634</vt:i4>
      </vt:variant>
      <vt:variant>
        <vt:i4>0</vt:i4>
      </vt:variant>
      <vt:variant>
        <vt:i4>5</vt:i4>
      </vt:variant>
      <vt:variant>
        <vt:lpwstr/>
      </vt:variant>
      <vt:variant>
        <vt:lpwstr>_Toc253578822</vt:lpwstr>
      </vt:variant>
      <vt:variant>
        <vt:i4>1900606</vt:i4>
      </vt:variant>
      <vt:variant>
        <vt:i4>5628</vt:i4>
      </vt:variant>
      <vt:variant>
        <vt:i4>0</vt:i4>
      </vt:variant>
      <vt:variant>
        <vt:i4>5</vt:i4>
      </vt:variant>
      <vt:variant>
        <vt:lpwstr/>
      </vt:variant>
      <vt:variant>
        <vt:lpwstr>_Toc253578821</vt:lpwstr>
      </vt:variant>
      <vt:variant>
        <vt:i4>1900606</vt:i4>
      </vt:variant>
      <vt:variant>
        <vt:i4>5622</vt:i4>
      </vt:variant>
      <vt:variant>
        <vt:i4>0</vt:i4>
      </vt:variant>
      <vt:variant>
        <vt:i4>5</vt:i4>
      </vt:variant>
      <vt:variant>
        <vt:lpwstr/>
      </vt:variant>
      <vt:variant>
        <vt:lpwstr>_Toc253578820</vt:lpwstr>
      </vt:variant>
      <vt:variant>
        <vt:i4>1966142</vt:i4>
      </vt:variant>
      <vt:variant>
        <vt:i4>5616</vt:i4>
      </vt:variant>
      <vt:variant>
        <vt:i4>0</vt:i4>
      </vt:variant>
      <vt:variant>
        <vt:i4>5</vt:i4>
      </vt:variant>
      <vt:variant>
        <vt:lpwstr/>
      </vt:variant>
      <vt:variant>
        <vt:lpwstr>_Toc253578819</vt:lpwstr>
      </vt:variant>
      <vt:variant>
        <vt:i4>1966142</vt:i4>
      </vt:variant>
      <vt:variant>
        <vt:i4>5610</vt:i4>
      </vt:variant>
      <vt:variant>
        <vt:i4>0</vt:i4>
      </vt:variant>
      <vt:variant>
        <vt:i4>5</vt:i4>
      </vt:variant>
      <vt:variant>
        <vt:lpwstr/>
      </vt:variant>
      <vt:variant>
        <vt:lpwstr>_Toc253578818</vt:lpwstr>
      </vt:variant>
      <vt:variant>
        <vt:i4>1966142</vt:i4>
      </vt:variant>
      <vt:variant>
        <vt:i4>5604</vt:i4>
      </vt:variant>
      <vt:variant>
        <vt:i4>0</vt:i4>
      </vt:variant>
      <vt:variant>
        <vt:i4>5</vt:i4>
      </vt:variant>
      <vt:variant>
        <vt:lpwstr/>
      </vt:variant>
      <vt:variant>
        <vt:lpwstr>_Toc253578817</vt:lpwstr>
      </vt:variant>
      <vt:variant>
        <vt:i4>1966142</vt:i4>
      </vt:variant>
      <vt:variant>
        <vt:i4>5598</vt:i4>
      </vt:variant>
      <vt:variant>
        <vt:i4>0</vt:i4>
      </vt:variant>
      <vt:variant>
        <vt:i4>5</vt:i4>
      </vt:variant>
      <vt:variant>
        <vt:lpwstr/>
      </vt:variant>
      <vt:variant>
        <vt:lpwstr>_Toc253578816</vt:lpwstr>
      </vt:variant>
      <vt:variant>
        <vt:i4>1966142</vt:i4>
      </vt:variant>
      <vt:variant>
        <vt:i4>5592</vt:i4>
      </vt:variant>
      <vt:variant>
        <vt:i4>0</vt:i4>
      </vt:variant>
      <vt:variant>
        <vt:i4>5</vt:i4>
      </vt:variant>
      <vt:variant>
        <vt:lpwstr/>
      </vt:variant>
      <vt:variant>
        <vt:lpwstr>_Toc253578815</vt:lpwstr>
      </vt:variant>
      <vt:variant>
        <vt:i4>1966142</vt:i4>
      </vt:variant>
      <vt:variant>
        <vt:i4>5586</vt:i4>
      </vt:variant>
      <vt:variant>
        <vt:i4>0</vt:i4>
      </vt:variant>
      <vt:variant>
        <vt:i4>5</vt:i4>
      </vt:variant>
      <vt:variant>
        <vt:lpwstr/>
      </vt:variant>
      <vt:variant>
        <vt:lpwstr>_Toc253578814</vt:lpwstr>
      </vt:variant>
      <vt:variant>
        <vt:i4>1966142</vt:i4>
      </vt:variant>
      <vt:variant>
        <vt:i4>5580</vt:i4>
      </vt:variant>
      <vt:variant>
        <vt:i4>0</vt:i4>
      </vt:variant>
      <vt:variant>
        <vt:i4>5</vt:i4>
      </vt:variant>
      <vt:variant>
        <vt:lpwstr/>
      </vt:variant>
      <vt:variant>
        <vt:lpwstr>_Toc253578813</vt:lpwstr>
      </vt:variant>
      <vt:variant>
        <vt:i4>1966142</vt:i4>
      </vt:variant>
      <vt:variant>
        <vt:i4>5574</vt:i4>
      </vt:variant>
      <vt:variant>
        <vt:i4>0</vt:i4>
      </vt:variant>
      <vt:variant>
        <vt:i4>5</vt:i4>
      </vt:variant>
      <vt:variant>
        <vt:lpwstr/>
      </vt:variant>
      <vt:variant>
        <vt:lpwstr>_Toc253578812</vt:lpwstr>
      </vt:variant>
      <vt:variant>
        <vt:i4>1966142</vt:i4>
      </vt:variant>
      <vt:variant>
        <vt:i4>5568</vt:i4>
      </vt:variant>
      <vt:variant>
        <vt:i4>0</vt:i4>
      </vt:variant>
      <vt:variant>
        <vt:i4>5</vt:i4>
      </vt:variant>
      <vt:variant>
        <vt:lpwstr/>
      </vt:variant>
      <vt:variant>
        <vt:lpwstr>_Toc253578811</vt:lpwstr>
      </vt:variant>
      <vt:variant>
        <vt:i4>1966142</vt:i4>
      </vt:variant>
      <vt:variant>
        <vt:i4>5562</vt:i4>
      </vt:variant>
      <vt:variant>
        <vt:i4>0</vt:i4>
      </vt:variant>
      <vt:variant>
        <vt:i4>5</vt:i4>
      </vt:variant>
      <vt:variant>
        <vt:lpwstr/>
      </vt:variant>
      <vt:variant>
        <vt:lpwstr>_Toc253578810</vt:lpwstr>
      </vt:variant>
      <vt:variant>
        <vt:i4>2031678</vt:i4>
      </vt:variant>
      <vt:variant>
        <vt:i4>5556</vt:i4>
      </vt:variant>
      <vt:variant>
        <vt:i4>0</vt:i4>
      </vt:variant>
      <vt:variant>
        <vt:i4>5</vt:i4>
      </vt:variant>
      <vt:variant>
        <vt:lpwstr/>
      </vt:variant>
      <vt:variant>
        <vt:lpwstr>_Toc253578809</vt:lpwstr>
      </vt:variant>
      <vt:variant>
        <vt:i4>2031678</vt:i4>
      </vt:variant>
      <vt:variant>
        <vt:i4>5550</vt:i4>
      </vt:variant>
      <vt:variant>
        <vt:i4>0</vt:i4>
      </vt:variant>
      <vt:variant>
        <vt:i4>5</vt:i4>
      </vt:variant>
      <vt:variant>
        <vt:lpwstr/>
      </vt:variant>
      <vt:variant>
        <vt:lpwstr>_Toc253578808</vt:lpwstr>
      </vt:variant>
      <vt:variant>
        <vt:i4>2031678</vt:i4>
      </vt:variant>
      <vt:variant>
        <vt:i4>5544</vt:i4>
      </vt:variant>
      <vt:variant>
        <vt:i4>0</vt:i4>
      </vt:variant>
      <vt:variant>
        <vt:i4>5</vt:i4>
      </vt:variant>
      <vt:variant>
        <vt:lpwstr/>
      </vt:variant>
      <vt:variant>
        <vt:lpwstr>_Toc253578807</vt:lpwstr>
      </vt:variant>
      <vt:variant>
        <vt:i4>2031678</vt:i4>
      </vt:variant>
      <vt:variant>
        <vt:i4>5538</vt:i4>
      </vt:variant>
      <vt:variant>
        <vt:i4>0</vt:i4>
      </vt:variant>
      <vt:variant>
        <vt:i4>5</vt:i4>
      </vt:variant>
      <vt:variant>
        <vt:lpwstr/>
      </vt:variant>
      <vt:variant>
        <vt:lpwstr>_Toc253578806</vt:lpwstr>
      </vt:variant>
      <vt:variant>
        <vt:i4>2031678</vt:i4>
      </vt:variant>
      <vt:variant>
        <vt:i4>5532</vt:i4>
      </vt:variant>
      <vt:variant>
        <vt:i4>0</vt:i4>
      </vt:variant>
      <vt:variant>
        <vt:i4>5</vt:i4>
      </vt:variant>
      <vt:variant>
        <vt:lpwstr/>
      </vt:variant>
      <vt:variant>
        <vt:lpwstr>_Toc253578805</vt:lpwstr>
      </vt:variant>
      <vt:variant>
        <vt:i4>2031678</vt:i4>
      </vt:variant>
      <vt:variant>
        <vt:i4>5526</vt:i4>
      </vt:variant>
      <vt:variant>
        <vt:i4>0</vt:i4>
      </vt:variant>
      <vt:variant>
        <vt:i4>5</vt:i4>
      </vt:variant>
      <vt:variant>
        <vt:lpwstr/>
      </vt:variant>
      <vt:variant>
        <vt:lpwstr>_Toc253578804</vt:lpwstr>
      </vt:variant>
      <vt:variant>
        <vt:i4>2031678</vt:i4>
      </vt:variant>
      <vt:variant>
        <vt:i4>5520</vt:i4>
      </vt:variant>
      <vt:variant>
        <vt:i4>0</vt:i4>
      </vt:variant>
      <vt:variant>
        <vt:i4>5</vt:i4>
      </vt:variant>
      <vt:variant>
        <vt:lpwstr/>
      </vt:variant>
      <vt:variant>
        <vt:lpwstr>_Toc253578803</vt:lpwstr>
      </vt:variant>
      <vt:variant>
        <vt:i4>2031678</vt:i4>
      </vt:variant>
      <vt:variant>
        <vt:i4>5514</vt:i4>
      </vt:variant>
      <vt:variant>
        <vt:i4>0</vt:i4>
      </vt:variant>
      <vt:variant>
        <vt:i4>5</vt:i4>
      </vt:variant>
      <vt:variant>
        <vt:lpwstr/>
      </vt:variant>
      <vt:variant>
        <vt:lpwstr>_Toc253578802</vt:lpwstr>
      </vt:variant>
      <vt:variant>
        <vt:i4>2031678</vt:i4>
      </vt:variant>
      <vt:variant>
        <vt:i4>5508</vt:i4>
      </vt:variant>
      <vt:variant>
        <vt:i4>0</vt:i4>
      </vt:variant>
      <vt:variant>
        <vt:i4>5</vt:i4>
      </vt:variant>
      <vt:variant>
        <vt:lpwstr/>
      </vt:variant>
      <vt:variant>
        <vt:lpwstr>_Toc253578801</vt:lpwstr>
      </vt:variant>
      <vt:variant>
        <vt:i4>2031678</vt:i4>
      </vt:variant>
      <vt:variant>
        <vt:i4>5502</vt:i4>
      </vt:variant>
      <vt:variant>
        <vt:i4>0</vt:i4>
      </vt:variant>
      <vt:variant>
        <vt:i4>5</vt:i4>
      </vt:variant>
      <vt:variant>
        <vt:lpwstr/>
      </vt:variant>
      <vt:variant>
        <vt:lpwstr>_Toc253578800</vt:lpwstr>
      </vt:variant>
      <vt:variant>
        <vt:i4>1441841</vt:i4>
      </vt:variant>
      <vt:variant>
        <vt:i4>5496</vt:i4>
      </vt:variant>
      <vt:variant>
        <vt:i4>0</vt:i4>
      </vt:variant>
      <vt:variant>
        <vt:i4>5</vt:i4>
      </vt:variant>
      <vt:variant>
        <vt:lpwstr/>
      </vt:variant>
      <vt:variant>
        <vt:lpwstr>_Toc253578799</vt:lpwstr>
      </vt:variant>
      <vt:variant>
        <vt:i4>1441841</vt:i4>
      </vt:variant>
      <vt:variant>
        <vt:i4>5490</vt:i4>
      </vt:variant>
      <vt:variant>
        <vt:i4>0</vt:i4>
      </vt:variant>
      <vt:variant>
        <vt:i4>5</vt:i4>
      </vt:variant>
      <vt:variant>
        <vt:lpwstr/>
      </vt:variant>
      <vt:variant>
        <vt:lpwstr>_Toc253578798</vt:lpwstr>
      </vt:variant>
      <vt:variant>
        <vt:i4>1441841</vt:i4>
      </vt:variant>
      <vt:variant>
        <vt:i4>5484</vt:i4>
      </vt:variant>
      <vt:variant>
        <vt:i4>0</vt:i4>
      </vt:variant>
      <vt:variant>
        <vt:i4>5</vt:i4>
      </vt:variant>
      <vt:variant>
        <vt:lpwstr/>
      </vt:variant>
      <vt:variant>
        <vt:lpwstr>_Toc253578797</vt:lpwstr>
      </vt:variant>
      <vt:variant>
        <vt:i4>1441841</vt:i4>
      </vt:variant>
      <vt:variant>
        <vt:i4>5478</vt:i4>
      </vt:variant>
      <vt:variant>
        <vt:i4>0</vt:i4>
      </vt:variant>
      <vt:variant>
        <vt:i4>5</vt:i4>
      </vt:variant>
      <vt:variant>
        <vt:lpwstr/>
      </vt:variant>
      <vt:variant>
        <vt:lpwstr>_Toc253578796</vt:lpwstr>
      </vt:variant>
      <vt:variant>
        <vt:i4>1441841</vt:i4>
      </vt:variant>
      <vt:variant>
        <vt:i4>5472</vt:i4>
      </vt:variant>
      <vt:variant>
        <vt:i4>0</vt:i4>
      </vt:variant>
      <vt:variant>
        <vt:i4>5</vt:i4>
      </vt:variant>
      <vt:variant>
        <vt:lpwstr/>
      </vt:variant>
      <vt:variant>
        <vt:lpwstr>_Toc253578795</vt:lpwstr>
      </vt:variant>
      <vt:variant>
        <vt:i4>1441841</vt:i4>
      </vt:variant>
      <vt:variant>
        <vt:i4>5466</vt:i4>
      </vt:variant>
      <vt:variant>
        <vt:i4>0</vt:i4>
      </vt:variant>
      <vt:variant>
        <vt:i4>5</vt:i4>
      </vt:variant>
      <vt:variant>
        <vt:lpwstr/>
      </vt:variant>
      <vt:variant>
        <vt:lpwstr>_Toc253578794</vt:lpwstr>
      </vt:variant>
      <vt:variant>
        <vt:i4>1441841</vt:i4>
      </vt:variant>
      <vt:variant>
        <vt:i4>5460</vt:i4>
      </vt:variant>
      <vt:variant>
        <vt:i4>0</vt:i4>
      </vt:variant>
      <vt:variant>
        <vt:i4>5</vt:i4>
      </vt:variant>
      <vt:variant>
        <vt:lpwstr/>
      </vt:variant>
      <vt:variant>
        <vt:lpwstr>_Toc253578793</vt:lpwstr>
      </vt:variant>
      <vt:variant>
        <vt:i4>1441841</vt:i4>
      </vt:variant>
      <vt:variant>
        <vt:i4>5454</vt:i4>
      </vt:variant>
      <vt:variant>
        <vt:i4>0</vt:i4>
      </vt:variant>
      <vt:variant>
        <vt:i4>5</vt:i4>
      </vt:variant>
      <vt:variant>
        <vt:lpwstr/>
      </vt:variant>
      <vt:variant>
        <vt:lpwstr>_Toc253578792</vt:lpwstr>
      </vt:variant>
      <vt:variant>
        <vt:i4>1441841</vt:i4>
      </vt:variant>
      <vt:variant>
        <vt:i4>5448</vt:i4>
      </vt:variant>
      <vt:variant>
        <vt:i4>0</vt:i4>
      </vt:variant>
      <vt:variant>
        <vt:i4>5</vt:i4>
      </vt:variant>
      <vt:variant>
        <vt:lpwstr/>
      </vt:variant>
      <vt:variant>
        <vt:lpwstr>_Toc253578791</vt:lpwstr>
      </vt:variant>
      <vt:variant>
        <vt:i4>1441841</vt:i4>
      </vt:variant>
      <vt:variant>
        <vt:i4>5442</vt:i4>
      </vt:variant>
      <vt:variant>
        <vt:i4>0</vt:i4>
      </vt:variant>
      <vt:variant>
        <vt:i4>5</vt:i4>
      </vt:variant>
      <vt:variant>
        <vt:lpwstr/>
      </vt:variant>
      <vt:variant>
        <vt:lpwstr>_Toc253578790</vt:lpwstr>
      </vt:variant>
      <vt:variant>
        <vt:i4>1507377</vt:i4>
      </vt:variant>
      <vt:variant>
        <vt:i4>5436</vt:i4>
      </vt:variant>
      <vt:variant>
        <vt:i4>0</vt:i4>
      </vt:variant>
      <vt:variant>
        <vt:i4>5</vt:i4>
      </vt:variant>
      <vt:variant>
        <vt:lpwstr/>
      </vt:variant>
      <vt:variant>
        <vt:lpwstr>_Toc253578789</vt:lpwstr>
      </vt:variant>
      <vt:variant>
        <vt:i4>1507377</vt:i4>
      </vt:variant>
      <vt:variant>
        <vt:i4>5430</vt:i4>
      </vt:variant>
      <vt:variant>
        <vt:i4>0</vt:i4>
      </vt:variant>
      <vt:variant>
        <vt:i4>5</vt:i4>
      </vt:variant>
      <vt:variant>
        <vt:lpwstr/>
      </vt:variant>
      <vt:variant>
        <vt:lpwstr>_Toc253578788</vt:lpwstr>
      </vt:variant>
      <vt:variant>
        <vt:i4>1507377</vt:i4>
      </vt:variant>
      <vt:variant>
        <vt:i4>5424</vt:i4>
      </vt:variant>
      <vt:variant>
        <vt:i4>0</vt:i4>
      </vt:variant>
      <vt:variant>
        <vt:i4>5</vt:i4>
      </vt:variant>
      <vt:variant>
        <vt:lpwstr/>
      </vt:variant>
      <vt:variant>
        <vt:lpwstr>_Toc253578787</vt:lpwstr>
      </vt:variant>
      <vt:variant>
        <vt:i4>1507377</vt:i4>
      </vt:variant>
      <vt:variant>
        <vt:i4>5418</vt:i4>
      </vt:variant>
      <vt:variant>
        <vt:i4>0</vt:i4>
      </vt:variant>
      <vt:variant>
        <vt:i4>5</vt:i4>
      </vt:variant>
      <vt:variant>
        <vt:lpwstr/>
      </vt:variant>
      <vt:variant>
        <vt:lpwstr>_Toc253578786</vt:lpwstr>
      </vt:variant>
      <vt:variant>
        <vt:i4>1507377</vt:i4>
      </vt:variant>
      <vt:variant>
        <vt:i4>5412</vt:i4>
      </vt:variant>
      <vt:variant>
        <vt:i4>0</vt:i4>
      </vt:variant>
      <vt:variant>
        <vt:i4>5</vt:i4>
      </vt:variant>
      <vt:variant>
        <vt:lpwstr/>
      </vt:variant>
      <vt:variant>
        <vt:lpwstr>_Toc253578785</vt:lpwstr>
      </vt:variant>
      <vt:variant>
        <vt:i4>1507377</vt:i4>
      </vt:variant>
      <vt:variant>
        <vt:i4>5406</vt:i4>
      </vt:variant>
      <vt:variant>
        <vt:i4>0</vt:i4>
      </vt:variant>
      <vt:variant>
        <vt:i4>5</vt:i4>
      </vt:variant>
      <vt:variant>
        <vt:lpwstr/>
      </vt:variant>
      <vt:variant>
        <vt:lpwstr>_Toc253578784</vt:lpwstr>
      </vt:variant>
      <vt:variant>
        <vt:i4>1507377</vt:i4>
      </vt:variant>
      <vt:variant>
        <vt:i4>5400</vt:i4>
      </vt:variant>
      <vt:variant>
        <vt:i4>0</vt:i4>
      </vt:variant>
      <vt:variant>
        <vt:i4>5</vt:i4>
      </vt:variant>
      <vt:variant>
        <vt:lpwstr/>
      </vt:variant>
      <vt:variant>
        <vt:lpwstr>_Toc253578783</vt:lpwstr>
      </vt:variant>
      <vt:variant>
        <vt:i4>1507377</vt:i4>
      </vt:variant>
      <vt:variant>
        <vt:i4>5394</vt:i4>
      </vt:variant>
      <vt:variant>
        <vt:i4>0</vt:i4>
      </vt:variant>
      <vt:variant>
        <vt:i4>5</vt:i4>
      </vt:variant>
      <vt:variant>
        <vt:lpwstr/>
      </vt:variant>
      <vt:variant>
        <vt:lpwstr>_Toc253578782</vt:lpwstr>
      </vt:variant>
      <vt:variant>
        <vt:i4>1507377</vt:i4>
      </vt:variant>
      <vt:variant>
        <vt:i4>5388</vt:i4>
      </vt:variant>
      <vt:variant>
        <vt:i4>0</vt:i4>
      </vt:variant>
      <vt:variant>
        <vt:i4>5</vt:i4>
      </vt:variant>
      <vt:variant>
        <vt:lpwstr/>
      </vt:variant>
      <vt:variant>
        <vt:lpwstr>_Toc253578781</vt:lpwstr>
      </vt:variant>
      <vt:variant>
        <vt:i4>1507377</vt:i4>
      </vt:variant>
      <vt:variant>
        <vt:i4>5382</vt:i4>
      </vt:variant>
      <vt:variant>
        <vt:i4>0</vt:i4>
      </vt:variant>
      <vt:variant>
        <vt:i4>5</vt:i4>
      </vt:variant>
      <vt:variant>
        <vt:lpwstr/>
      </vt:variant>
      <vt:variant>
        <vt:lpwstr>_Toc253578780</vt:lpwstr>
      </vt:variant>
      <vt:variant>
        <vt:i4>1572913</vt:i4>
      </vt:variant>
      <vt:variant>
        <vt:i4>5376</vt:i4>
      </vt:variant>
      <vt:variant>
        <vt:i4>0</vt:i4>
      </vt:variant>
      <vt:variant>
        <vt:i4>5</vt:i4>
      </vt:variant>
      <vt:variant>
        <vt:lpwstr/>
      </vt:variant>
      <vt:variant>
        <vt:lpwstr>_Toc253578779</vt:lpwstr>
      </vt:variant>
      <vt:variant>
        <vt:i4>1572913</vt:i4>
      </vt:variant>
      <vt:variant>
        <vt:i4>5370</vt:i4>
      </vt:variant>
      <vt:variant>
        <vt:i4>0</vt:i4>
      </vt:variant>
      <vt:variant>
        <vt:i4>5</vt:i4>
      </vt:variant>
      <vt:variant>
        <vt:lpwstr/>
      </vt:variant>
      <vt:variant>
        <vt:lpwstr>_Toc253578778</vt:lpwstr>
      </vt:variant>
      <vt:variant>
        <vt:i4>1572913</vt:i4>
      </vt:variant>
      <vt:variant>
        <vt:i4>5364</vt:i4>
      </vt:variant>
      <vt:variant>
        <vt:i4>0</vt:i4>
      </vt:variant>
      <vt:variant>
        <vt:i4>5</vt:i4>
      </vt:variant>
      <vt:variant>
        <vt:lpwstr/>
      </vt:variant>
      <vt:variant>
        <vt:lpwstr>_Toc253578777</vt:lpwstr>
      </vt:variant>
      <vt:variant>
        <vt:i4>1572913</vt:i4>
      </vt:variant>
      <vt:variant>
        <vt:i4>5358</vt:i4>
      </vt:variant>
      <vt:variant>
        <vt:i4>0</vt:i4>
      </vt:variant>
      <vt:variant>
        <vt:i4>5</vt:i4>
      </vt:variant>
      <vt:variant>
        <vt:lpwstr/>
      </vt:variant>
      <vt:variant>
        <vt:lpwstr>_Toc253578776</vt:lpwstr>
      </vt:variant>
      <vt:variant>
        <vt:i4>1572913</vt:i4>
      </vt:variant>
      <vt:variant>
        <vt:i4>5352</vt:i4>
      </vt:variant>
      <vt:variant>
        <vt:i4>0</vt:i4>
      </vt:variant>
      <vt:variant>
        <vt:i4>5</vt:i4>
      </vt:variant>
      <vt:variant>
        <vt:lpwstr/>
      </vt:variant>
      <vt:variant>
        <vt:lpwstr>_Toc253578775</vt:lpwstr>
      </vt:variant>
      <vt:variant>
        <vt:i4>1572913</vt:i4>
      </vt:variant>
      <vt:variant>
        <vt:i4>5346</vt:i4>
      </vt:variant>
      <vt:variant>
        <vt:i4>0</vt:i4>
      </vt:variant>
      <vt:variant>
        <vt:i4>5</vt:i4>
      </vt:variant>
      <vt:variant>
        <vt:lpwstr/>
      </vt:variant>
      <vt:variant>
        <vt:lpwstr>_Toc253578774</vt:lpwstr>
      </vt:variant>
      <vt:variant>
        <vt:i4>1572913</vt:i4>
      </vt:variant>
      <vt:variant>
        <vt:i4>5340</vt:i4>
      </vt:variant>
      <vt:variant>
        <vt:i4>0</vt:i4>
      </vt:variant>
      <vt:variant>
        <vt:i4>5</vt:i4>
      </vt:variant>
      <vt:variant>
        <vt:lpwstr/>
      </vt:variant>
      <vt:variant>
        <vt:lpwstr>_Toc253578773</vt:lpwstr>
      </vt:variant>
      <vt:variant>
        <vt:i4>1572913</vt:i4>
      </vt:variant>
      <vt:variant>
        <vt:i4>5334</vt:i4>
      </vt:variant>
      <vt:variant>
        <vt:i4>0</vt:i4>
      </vt:variant>
      <vt:variant>
        <vt:i4>5</vt:i4>
      </vt:variant>
      <vt:variant>
        <vt:lpwstr/>
      </vt:variant>
      <vt:variant>
        <vt:lpwstr>_Toc253578772</vt:lpwstr>
      </vt:variant>
      <vt:variant>
        <vt:i4>1572913</vt:i4>
      </vt:variant>
      <vt:variant>
        <vt:i4>5328</vt:i4>
      </vt:variant>
      <vt:variant>
        <vt:i4>0</vt:i4>
      </vt:variant>
      <vt:variant>
        <vt:i4>5</vt:i4>
      </vt:variant>
      <vt:variant>
        <vt:lpwstr/>
      </vt:variant>
      <vt:variant>
        <vt:lpwstr>_Toc253578771</vt:lpwstr>
      </vt:variant>
      <vt:variant>
        <vt:i4>1572913</vt:i4>
      </vt:variant>
      <vt:variant>
        <vt:i4>5322</vt:i4>
      </vt:variant>
      <vt:variant>
        <vt:i4>0</vt:i4>
      </vt:variant>
      <vt:variant>
        <vt:i4>5</vt:i4>
      </vt:variant>
      <vt:variant>
        <vt:lpwstr/>
      </vt:variant>
      <vt:variant>
        <vt:lpwstr>_Toc253578770</vt:lpwstr>
      </vt:variant>
      <vt:variant>
        <vt:i4>1638449</vt:i4>
      </vt:variant>
      <vt:variant>
        <vt:i4>5316</vt:i4>
      </vt:variant>
      <vt:variant>
        <vt:i4>0</vt:i4>
      </vt:variant>
      <vt:variant>
        <vt:i4>5</vt:i4>
      </vt:variant>
      <vt:variant>
        <vt:lpwstr/>
      </vt:variant>
      <vt:variant>
        <vt:lpwstr>_Toc253578769</vt:lpwstr>
      </vt:variant>
      <vt:variant>
        <vt:i4>1638449</vt:i4>
      </vt:variant>
      <vt:variant>
        <vt:i4>5310</vt:i4>
      </vt:variant>
      <vt:variant>
        <vt:i4>0</vt:i4>
      </vt:variant>
      <vt:variant>
        <vt:i4>5</vt:i4>
      </vt:variant>
      <vt:variant>
        <vt:lpwstr/>
      </vt:variant>
      <vt:variant>
        <vt:lpwstr>_Toc253578768</vt:lpwstr>
      </vt:variant>
      <vt:variant>
        <vt:i4>1638449</vt:i4>
      </vt:variant>
      <vt:variant>
        <vt:i4>5304</vt:i4>
      </vt:variant>
      <vt:variant>
        <vt:i4>0</vt:i4>
      </vt:variant>
      <vt:variant>
        <vt:i4>5</vt:i4>
      </vt:variant>
      <vt:variant>
        <vt:lpwstr/>
      </vt:variant>
      <vt:variant>
        <vt:lpwstr>_Toc253578767</vt:lpwstr>
      </vt:variant>
      <vt:variant>
        <vt:i4>1638449</vt:i4>
      </vt:variant>
      <vt:variant>
        <vt:i4>5298</vt:i4>
      </vt:variant>
      <vt:variant>
        <vt:i4>0</vt:i4>
      </vt:variant>
      <vt:variant>
        <vt:i4>5</vt:i4>
      </vt:variant>
      <vt:variant>
        <vt:lpwstr/>
      </vt:variant>
      <vt:variant>
        <vt:lpwstr>_Toc253578766</vt:lpwstr>
      </vt:variant>
      <vt:variant>
        <vt:i4>1638449</vt:i4>
      </vt:variant>
      <vt:variant>
        <vt:i4>5292</vt:i4>
      </vt:variant>
      <vt:variant>
        <vt:i4>0</vt:i4>
      </vt:variant>
      <vt:variant>
        <vt:i4>5</vt:i4>
      </vt:variant>
      <vt:variant>
        <vt:lpwstr/>
      </vt:variant>
      <vt:variant>
        <vt:lpwstr>_Toc253578765</vt:lpwstr>
      </vt:variant>
      <vt:variant>
        <vt:i4>1638449</vt:i4>
      </vt:variant>
      <vt:variant>
        <vt:i4>5286</vt:i4>
      </vt:variant>
      <vt:variant>
        <vt:i4>0</vt:i4>
      </vt:variant>
      <vt:variant>
        <vt:i4>5</vt:i4>
      </vt:variant>
      <vt:variant>
        <vt:lpwstr/>
      </vt:variant>
      <vt:variant>
        <vt:lpwstr>_Toc253578764</vt:lpwstr>
      </vt:variant>
      <vt:variant>
        <vt:i4>1638449</vt:i4>
      </vt:variant>
      <vt:variant>
        <vt:i4>5280</vt:i4>
      </vt:variant>
      <vt:variant>
        <vt:i4>0</vt:i4>
      </vt:variant>
      <vt:variant>
        <vt:i4>5</vt:i4>
      </vt:variant>
      <vt:variant>
        <vt:lpwstr/>
      </vt:variant>
      <vt:variant>
        <vt:lpwstr>_Toc253578763</vt:lpwstr>
      </vt:variant>
      <vt:variant>
        <vt:i4>1638449</vt:i4>
      </vt:variant>
      <vt:variant>
        <vt:i4>5274</vt:i4>
      </vt:variant>
      <vt:variant>
        <vt:i4>0</vt:i4>
      </vt:variant>
      <vt:variant>
        <vt:i4>5</vt:i4>
      </vt:variant>
      <vt:variant>
        <vt:lpwstr/>
      </vt:variant>
      <vt:variant>
        <vt:lpwstr>_Toc253578762</vt:lpwstr>
      </vt:variant>
      <vt:variant>
        <vt:i4>1638449</vt:i4>
      </vt:variant>
      <vt:variant>
        <vt:i4>5268</vt:i4>
      </vt:variant>
      <vt:variant>
        <vt:i4>0</vt:i4>
      </vt:variant>
      <vt:variant>
        <vt:i4>5</vt:i4>
      </vt:variant>
      <vt:variant>
        <vt:lpwstr/>
      </vt:variant>
      <vt:variant>
        <vt:lpwstr>_Toc253578761</vt:lpwstr>
      </vt:variant>
      <vt:variant>
        <vt:i4>1638449</vt:i4>
      </vt:variant>
      <vt:variant>
        <vt:i4>5262</vt:i4>
      </vt:variant>
      <vt:variant>
        <vt:i4>0</vt:i4>
      </vt:variant>
      <vt:variant>
        <vt:i4>5</vt:i4>
      </vt:variant>
      <vt:variant>
        <vt:lpwstr/>
      </vt:variant>
      <vt:variant>
        <vt:lpwstr>_Toc253578760</vt:lpwstr>
      </vt:variant>
      <vt:variant>
        <vt:i4>1703985</vt:i4>
      </vt:variant>
      <vt:variant>
        <vt:i4>5256</vt:i4>
      </vt:variant>
      <vt:variant>
        <vt:i4>0</vt:i4>
      </vt:variant>
      <vt:variant>
        <vt:i4>5</vt:i4>
      </vt:variant>
      <vt:variant>
        <vt:lpwstr/>
      </vt:variant>
      <vt:variant>
        <vt:lpwstr>_Toc253578759</vt:lpwstr>
      </vt:variant>
      <vt:variant>
        <vt:i4>1703985</vt:i4>
      </vt:variant>
      <vt:variant>
        <vt:i4>5250</vt:i4>
      </vt:variant>
      <vt:variant>
        <vt:i4>0</vt:i4>
      </vt:variant>
      <vt:variant>
        <vt:i4>5</vt:i4>
      </vt:variant>
      <vt:variant>
        <vt:lpwstr/>
      </vt:variant>
      <vt:variant>
        <vt:lpwstr>_Toc253578758</vt:lpwstr>
      </vt:variant>
      <vt:variant>
        <vt:i4>1703985</vt:i4>
      </vt:variant>
      <vt:variant>
        <vt:i4>5244</vt:i4>
      </vt:variant>
      <vt:variant>
        <vt:i4>0</vt:i4>
      </vt:variant>
      <vt:variant>
        <vt:i4>5</vt:i4>
      </vt:variant>
      <vt:variant>
        <vt:lpwstr/>
      </vt:variant>
      <vt:variant>
        <vt:lpwstr>_Toc253578757</vt:lpwstr>
      </vt:variant>
      <vt:variant>
        <vt:i4>1703985</vt:i4>
      </vt:variant>
      <vt:variant>
        <vt:i4>5238</vt:i4>
      </vt:variant>
      <vt:variant>
        <vt:i4>0</vt:i4>
      </vt:variant>
      <vt:variant>
        <vt:i4>5</vt:i4>
      </vt:variant>
      <vt:variant>
        <vt:lpwstr/>
      </vt:variant>
      <vt:variant>
        <vt:lpwstr>_Toc253578756</vt:lpwstr>
      </vt:variant>
      <vt:variant>
        <vt:i4>1703985</vt:i4>
      </vt:variant>
      <vt:variant>
        <vt:i4>5232</vt:i4>
      </vt:variant>
      <vt:variant>
        <vt:i4>0</vt:i4>
      </vt:variant>
      <vt:variant>
        <vt:i4>5</vt:i4>
      </vt:variant>
      <vt:variant>
        <vt:lpwstr/>
      </vt:variant>
      <vt:variant>
        <vt:lpwstr>_Toc253578755</vt:lpwstr>
      </vt:variant>
      <vt:variant>
        <vt:i4>1703985</vt:i4>
      </vt:variant>
      <vt:variant>
        <vt:i4>5226</vt:i4>
      </vt:variant>
      <vt:variant>
        <vt:i4>0</vt:i4>
      </vt:variant>
      <vt:variant>
        <vt:i4>5</vt:i4>
      </vt:variant>
      <vt:variant>
        <vt:lpwstr/>
      </vt:variant>
      <vt:variant>
        <vt:lpwstr>_Toc253578754</vt:lpwstr>
      </vt:variant>
      <vt:variant>
        <vt:i4>1703985</vt:i4>
      </vt:variant>
      <vt:variant>
        <vt:i4>5220</vt:i4>
      </vt:variant>
      <vt:variant>
        <vt:i4>0</vt:i4>
      </vt:variant>
      <vt:variant>
        <vt:i4>5</vt:i4>
      </vt:variant>
      <vt:variant>
        <vt:lpwstr/>
      </vt:variant>
      <vt:variant>
        <vt:lpwstr>_Toc253578753</vt:lpwstr>
      </vt:variant>
      <vt:variant>
        <vt:i4>1703985</vt:i4>
      </vt:variant>
      <vt:variant>
        <vt:i4>5214</vt:i4>
      </vt:variant>
      <vt:variant>
        <vt:i4>0</vt:i4>
      </vt:variant>
      <vt:variant>
        <vt:i4>5</vt:i4>
      </vt:variant>
      <vt:variant>
        <vt:lpwstr/>
      </vt:variant>
      <vt:variant>
        <vt:lpwstr>_Toc253578752</vt:lpwstr>
      </vt:variant>
      <vt:variant>
        <vt:i4>1703985</vt:i4>
      </vt:variant>
      <vt:variant>
        <vt:i4>5208</vt:i4>
      </vt:variant>
      <vt:variant>
        <vt:i4>0</vt:i4>
      </vt:variant>
      <vt:variant>
        <vt:i4>5</vt:i4>
      </vt:variant>
      <vt:variant>
        <vt:lpwstr/>
      </vt:variant>
      <vt:variant>
        <vt:lpwstr>_Toc253578751</vt:lpwstr>
      </vt:variant>
      <vt:variant>
        <vt:i4>1703985</vt:i4>
      </vt:variant>
      <vt:variant>
        <vt:i4>5202</vt:i4>
      </vt:variant>
      <vt:variant>
        <vt:i4>0</vt:i4>
      </vt:variant>
      <vt:variant>
        <vt:i4>5</vt:i4>
      </vt:variant>
      <vt:variant>
        <vt:lpwstr/>
      </vt:variant>
      <vt:variant>
        <vt:lpwstr>_Toc253578750</vt:lpwstr>
      </vt:variant>
      <vt:variant>
        <vt:i4>1769521</vt:i4>
      </vt:variant>
      <vt:variant>
        <vt:i4>5196</vt:i4>
      </vt:variant>
      <vt:variant>
        <vt:i4>0</vt:i4>
      </vt:variant>
      <vt:variant>
        <vt:i4>5</vt:i4>
      </vt:variant>
      <vt:variant>
        <vt:lpwstr/>
      </vt:variant>
      <vt:variant>
        <vt:lpwstr>_Toc253578749</vt:lpwstr>
      </vt:variant>
      <vt:variant>
        <vt:i4>1769521</vt:i4>
      </vt:variant>
      <vt:variant>
        <vt:i4>5190</vt:i4>
      </vt:variant>
      <vt:variant>
        <vt:i4>0</vt:i4>
      </vt:variant>
      <vt:variant>
        <vt:i4>5</vt:i4>
      </vt:variant>
      <vt:variant>
        <vt:lpwstr/>
      </vt:variant>
      <vt:variant>
        <vt:lpwstr>_Toc253578748</vt:lpwstr>
      </vt:variant>
      <vt:variant>
        <vt:i4>1769521</vt:i4>
      </vt:variant>
      <vt:variant>
        <vt:i4>5184</vt:i4>
      </vt:variant>
      <vt:variant>
        <vt:i4>0</vt:i4>
      </vt:variant>
      <vt:variant>
        <vt:i4>5</vt:i4>
      </vt:variant>
      <vt:variant>
        <vt:lpwstr/>
      </vt:variant>
      <vt:variant>
        <vt:lpwstr>_Toc253578747</vt:lpwstr>
      </vt:variant>
      <vt:variant>
        <vt:i4>1769521</vt:i4>
      </vt:variant>
      <vt:variant>
        <vt:i4>5178</vt:i4>
      </vt:variant>
      <vt:variant>
        <vt:i4>0</vt:i4>
      </vt:variant>
      <vt:variant>
        <vt:i4>5</vt:i4>
      </vt:variant>
      <vt:variant>
        <vt:lpwstr/>
      </vt:variant>
      <vt:variant>
        <vt:lpwstr>_Toc253578746</vt:lpwstr>
      </vt:variant>
      <vt:variant>
        <vt:i4>1769521</vt:i4>
      </vt:variant>
      <vt:variant>
        <vt:i4>5172</vt:i4>
      </vt:variant>
      <vt:variant>
        <vt:i4>0</vt:i4>
      </vt:variant>
      <vt:variant>
        <vt:i4>5</vt:i4>
      </vt:variant>
      <vt:variant>
        <vt:lpwstr/>
      </vt:variant>
      <vt:variant>
        <vt:lpwstr>_Toc253578745</vt:lpwstr>
      </vt:variant>
      <vt:variant>
        <vt:i4>1769521</vt:i4>
      </vt:variant>
      <vt:variant>
        <vt:i4>5166</vt:i4>
      </vt:variant>
      <vt:variant>
        <vt:i4>0</vt:i4>
      </vt:variant>
      <vt:variant>
        <vt:i4>5</vt:i4>
      </vt:variant>
      <vt:variant>
        <vt:lpwstr/>
      </vt:variant>
      <vt:variant>
        <vt:lpwstr>_Toc253578744</vt:lpwstr>
      </vt:variant>
      <vt:variant>
        <vt:i4>1769521</vt:i4>
      </vt:variant>
      <vt:variant>
        <vt:i4>5160</vt:i4>
      </vt:variant>
      <vt:variant>
        <vt:i4>0</vt:i4>
      </vt:variant>
      <vt:variant>
        <vt:i4>5</vt:i4>
      </vt:variant>
      <vt:variant>
        <vt:lpwstr/>
      </vt:variant>
      <vt:variant>
        <vt:lpwstr>_Toc253578743</vt:lpwstr>
      </vt:variant>
      <vt:variant>
        <vt:i4>1769521</vt:i4>
      </vt:variant>
      <vt:variant>
        <vt:i4>5154</vt:i4>
      </vt:variant>
      <vt:variant>
        <vt:i4>0</vt:i4>
      </vt:variant>
      <vt:variant>
        <vt:i4>5</vt:i4>
      </vt:variant>
      <vt:variant>
        <vt:lpwstr/>
      </vt:variant>
      <vt:variant>
        <vt:lpwstr>_Toc253578742</vt:lpwstr>
      </vt:variant>
      <vt:variant>
        <vt:i4>1769521</vt:i4>
      </vt:variant>
      <vt:variant>
        <vt:i4>5148</vt:i4>
      </vt:variant>
      <vt:variant>
        <vt:i4>0</vt:i4>
      </vt:variant>
      <vt:variant>
        <vt:i4>5</vt:i4>
      </vt:variant>
      <vt:variant>
        <vt:lpwstr/>
      </vt:variant>
      <vt:variant>
        <vt:lpwstr>_Toc253578741</vt:lpwstr>
      </vt:variant>
      <vt:variant>
        <vt:i4>1769521</vt:i4>
      </vt:variant>
      <vt:variant>
        <vt:i4>5142</vt:i4>
      </vt:variant>
      <vt:variant>
        <vt:i4>0</vt:i4>
      </vt:variant>
      <vt:variant>
        <vt:i4>5</vt:i4>
      </vt:variant>
      <vt:variant>
        <vt:lpwstr/>
      </vt:variant>
      <vt:variant>
        <vt:lpwstr>_Toc253578740</vt:lpwstr>
      </vt:variant>
      <vt:variant>
        <vt:i4>1835057</vt:i4>
      </vt:variant>
      <vt:variant>
        <vt:i4>5136</vt:i4>
      </vt:variant>
      <vt:variant>
        <vt:i4>0</vt:i4>
      </vt:variant>
      <vt:variant>
        <vt:i4>5</vt:i4>
      </vt:variant>
      <vt:variant>
        <vt:lpwstr/>
      </vt:variant>
      <vt:variant>
        <vt:lpwstr>_Toc253578739</vt:lpwstr>
      </vt:variant>
      <vt:variant>
        <vt:i4>1835057</vt:i4>
      </vt:variant>
      <vt:variant>
        <vt:i4>5130</vt:i4>
      </vt:variant>
      <vt:variant>
        <vt:i4>0</vt:i4>
      </vt:variant>
      <vt:variant>
        <vt:i4>5</vt:i4>
      </vt:variant>
      <vt:variant>
        <vt:lpwstr/>
      </vt:variant>
      <vt:variant>
        <vt:lpwstr>_Toc253578738</vt:lpwstr>
      </vt:variant>
      <vt:variant>
        <vt:i4>1835057</vt:i4>
      </vt:variant>
      <vt:variant>
        <vt:i4>5124</vt:i4>
      </vt:variant>
      <vt:variant>
        <vt:i4>0</vt:i4>
      </vt:variant>
      <vt:variant>
        <vt:i4>5</vt:i4>
      </vt:variant>
      <vt:variant>
        <vt:lpwstr/>
      </vt:variant>
      <vt:variant>
        <vt:lpwstr>_Toc253578737</vt:lpwstr>
      </vt:variant>
      <vt:variant>
        <vt:i4>1835057</vt:i4>
      </vt:variant>
      <vt:variant>
        <vt:i4>5118</vt:i4>
      </vt:variant>
      <vt:variant>
        <vt:i4>0</vt:i4>
      </vt:variant>
      <vt:variant>
        <vt:i4>5</vt:i4>
      </vt:variant>
      <vt:variant>
        <vt:lpwstr/>
      </vt:variant>
      <vt:variant>
        <vt:lpwstr>_Toc253578736</vt:lpwstr>
      </vt:variant>
      <vt:variant>
        <vt:i4>1835057</vt:i4>
      </vt:variant>
      <vt:variant>
        <vt:i4>5112</vt:i4>
      </vt:variant>
      <vt:variant>
        <vt:i4>0</vt:i4>
      </vt:variant>
      <vt:variant>
        <vt:i4>5</vt:i4>
      </vt:variant>
      <vt:variant>
        <vt:lpwstr/>
      </vt:variant>
      <vt:variant>
        <vt:lpwstr>_Toc253578735</vt:lpwstr>
      </vt:variant>
      <vt:variant>
        <vt:i4>1835057</vt:i4>
      </vt:variant>
      <vt:variant>
        <vt:i4>5106</vt:i4>
      </vt:variant>
      <vt:variant>
        <vt:i4>0</vt:i4>
      </vt:variant>
      <vt:variant>
        <vt:i4>5</vt:i4>
      </vt:variant>
      <vt:variant>
        <vt:lpwstr/>
      </vt:variant>
      <vt:variant>
        <vt:lpwstr>_Toc253578734</vt:lpwstr>
      </vt:variant>
      <vt:variant>
        <vt:i4>1835057</vt:i4>
      </vt:variant>
      <vt:variant>
        <vt:i4>5100</vt:i4>
      </vt:variant>
      <vt:variant>
        <vt:i4>0</vt:i4>
      </vt:variant>
      <vt:variant>
        <vt:i4>5</vt:i4>
      </vt:variant>
      <vt:variant>
        <vt:lpwstr/>
      </vt:variant>
      <vt:variant>
        <vt:lpwstr>_Toc253578733</vt:lpwstr>
      </vt:variant>
      <vt:variant>
        <vt:i4>1835057</vt:i4>
      </vt:variant>
      <vt:variant>
        <vt:i4>5094</vt:i4>
      </vt:variant>
      <vt:variant>
        <vt:i4>0</vt:i4>
      </vt:variant>
      <vt:variant>
        <vt:i4>5</vt:i4>
      </vt:variant>
      <vt:variant>
        <vt:lpwstr/>
      </vt:variant>
      <vt:variant>
        <vt:lpwstr>_Toc253578732</vt:lpwstr>
      </vt:variant>
      <vt:variant>
        <vt:i4>1835057</vt:i4>
      </vt:variant>
      <vt:variant>
        <vt:i4>5088</vt:i4>
      </vt:variant>
      <vt:variant>
        <vt:i4>0</vt:i4>
      </vt:variant>
      <vt:variant>
        <vt:i4>5</vt:i4>
      </vt:variant>
      <vt:variant>
        <vt:lpwstr/>
      </vt:variant>
      <vt:variant>
        <vt:lpwstr>_Toc253578731</vt:lpwstr>
      </vt:variant>
      <vt:variant>
        <vt:i4>1835057</vt:i4>
      </vt:variant>
      <vt:variant>
        <vt:i4>5082</vt:i4>
      </vt:variant>
      <vt:variant>
        <vt:i4>0</vt:i4>
      </vt:variant>
      <vt:variant>
        <vt:i4>5</vt:i4>
      </vt:variant>
      <vt:variant>
        <vt:lpwstr/>
      </vt:variant>
      <vt:variant>
        <vt:lpwstr>_Toc253578730</vt:lpwstr>
      </vt:variant>
      <vt:variant>
        <vt:i4>1900593</vt:i4>
      </vt:variant>
      <vt:variant>
        <vt:i4>5076</vt:i4>
      </vt:variant>
      <vt:variant>
        <vt:i4>0</vt:i4>
      </vt:variant>
      <vt:variant>
        <vt:i4>5</vt:i4>
      </vt:variant>
      <vt:variant>
        <vt:lpwstr/>
      </vt:variant>
      <vt:variant>
        <vt:lpwstr>_Toc253578729</vt:lpwstr>
      </vt:variant>
      <vt:variant>
        <vt:i4>1900593</vt:i4>
      </vt:variant>
      <vt:variant>
        <vt:i4>5070</vt:i4>
      </vt:variant>
      <vt:variant>
        <vt:i4>0</vt:i4>
      </vt:variant>
      <vt:variant>
        <vt:i4>5</vt:i4>
      </vt:variant>
      <vt:variant>
        <vt:lpwstr/>
      </vt:variant>
      <vt:variant>
        <vt:lpwstr>_Toc253578728</vt:lpwstr>
      </vt:variant>
      <vt:variant>
        <vt:i4>1900593</vt:i4>
      </vt:variant>
      <vt:variant>
        <vt:i4>5064</vt:i4>
      </vt:variant>
      <vt:variant>
        <vt:i4>0</vt:i4>
      </vt:variant>
      <vt:variant>
        <vt:i4>5</vt:i4>
      </vt:variant>
      <vt:variant>
        <vt:lpwstr/>
      </vt:variant>
      <vt:variant>
        <vt:lpwstr>_Toc253578727</vt:lpwstr>
      </vt:variant>
      <vt:variant>
        <vt:i4>1900593</vt:i4>
      </vt:variant>
      <vt:variant>
        <vt:i4>5058</vt:i4>
      </vt:variant>
      <vt:variant>
        <vt:i4>0</vt:i4>
      </vt:variant>
      <vt:variant>
        <vt:i4>5</vt:i4>
      </vt:variant>
      <vt:variant>
        <vt:lpwstr/>
      </vt:variant>
      <vt:variant>
        <vt:lpwstr>_Toc253578726</vt:lpwstr>
      </vt:variant>
      <vt:variant>
        <vt:i4>1900593</vt:i4>
      </vt:variant>
      <vt:variant>
        <vt:i4>5052</vt:i4>
      </vt:variant>
      <vt:variant>
        <vt:i4>0</vt:i4>
      </vt:variant>
      <vt:variant>
        <vt:i4>5</vt:i4>
      </vt:variant>
      <vt:variant>
        <vt:lpwstr/>
      </vt:variant>
      <vt:variant>
        <vt:lpwstr>_Toc253578725</vt:lpwstr>
      </vt:variant>
      <vt:variant>
        <vt:i4>1900593</vt:i4>
      </vt:variant>
      <vt:variant>
        <vt:i4>5046</vt:i4>
      </vt:variant>
      <vt:variant>
        <vt:i4>0</vt:i4>
      </vt:variant>
      <vt:variant>
        <vt:i4>5</vt:i4>
      </vt:variant>
      <vt:variant>
        <vt:lpwstr/>
      </vt:variant>
      <vt:variant>
        <vt:lpwstr>_Toc253578724</vt:lpwstr>
      </vt:variant>
      <vt:variant>
        <vt:i4>1900593</vt:i4>
      </vt:variant>
      <vt:variant>
        <vt:i4>5040</vt:i4>
      </vt:variant>
      <vt:variant>
        <vt:i4>0</vt:i4>
      </vt:variant>
      <vt:variant>
        <vt:i4>5</vt:i4>
      </vt:variant>
      <vt:variant>
        <vt:lpwstr/>
      </vt:variant>
      <vt:variant>
        <vt:lpwstr>_Toc253578723</vt:lpwstr>
      </vt:variant>
      <vt:variant>
        <vt:i4>1900593</vt:i4>
      </vt:variant>
      <vt:variant>
        <vt:i4>5034</vt:i4>
      </vt:variant>
      <vt:variant>
        <vt:i4>0</vt:i4>
      </vt:variant>
      <vt:variant>
        <vt:i4>5</vt:i4>
      </vt:variant>
      <vt:variant>
        <vt:lpwstr/>
      </vt:variant>
      <vt:variant>
        <vt:lpwstr>_Toc253578722</vt:lpwstr>
      </vt:variant>
      <vt:variant>
        <vt:i4>1900593</vt:i4>
      </vt:variant>
      <vt:variant>
        <vt:i4>5028</vt:i4>
      </vt:variant>
      <vt:variant>
        <vt:i4>0</vt:i4>
      </vt:variant>
      <vt:variant>
        <vt:i4>5</vt:i4>
      </vt:variant>
      <vt:variant>
        <vt:lpwstr/>
      </vt:variant>
      <vt:variant>
        <vt:lpwstr>_Toc253578721</vt:lpwstr>
      </vt:variant>
      <vt:variant>
        <vt:i4>1900593</vt:i4>
      </vt:variant>
      <vt:variant>
        <vt:i4>5022</vt:i4>
      </vt:variant>
      <vt:variant>
        <vt:i4>0</vt:i4>
      </vt:variant>
      <vt:variant>
        <vt:i4>5</vt:i4>
      </vt:variant>
      <vt:variant>
        <vt:lpwstr/>
      </vt:variant>
      <vt:variant>
        <vt:lpwstr>_Toc253578720</vt:lpwstr>
      </vt:variant>
      <vt:variant>
        <vt:i4>1966129</vt:i4>
      </vt:variant>
      <vt:variant>
        <vt:i4>5016</vt:i4>
      </vt:variant>
      <vt:variant>
        <vt:i4>0</vt:i4>
      </vt:variant>
      <vt:variant>
        <vt:i4>5</vt:i4>
      </vt:variant>
      <vt:variant>
        <vt:lpwstr/>
      </vt:variant>
      <vt:variant>
        <vt:lpwstr>_Toc253578719</vt:lpwstr>
      </vt:variant>
      <vt:variant>
        <vt:i4>1966129</vt:i4>
      </vt:variant>
      <vt:variant>
        <vt:i4>5010</vt:i4>
      </vt:variant>
      <vt:variant>
        <vt:i4>0</vt:i4>
      </vt:variant>
      <vt:variant>
        <vt:i4>5</vt:i4>
      </vt:variant>
      <vt:variant>
        <vt:lpwstr/>
      </vt:variant>
      <vt:variant>
        <vt:lpwstr>_Toc253578718</vt:lpwstr>
      </vt:variant>
      <vt:variant>
        <vt:i4>1966129</vt:i4>
      </vt:variant>
      <vt:variant>
        <vt:i4>5004</vt:i4>
      </vt:variant>
      <vt:variant>
        <vt:i4>0</vt:i4>
      </vt:variant>
      <vt:variant>
        <vt:i4>5</vt:i4>
      </vt:variant>
      <vt:variant>
        <vt:lpwstr/>
      </vt:variant>
      <vt:variant>
        <vt:lpwstr>_Toc253578717</vt:lpwstr>
      </vt:variant>
      <vt:variant>
        <vt:i4>1966129</vt:i4>
      </vt:variant>
      <vt:variant>
        <vt:i4>4998</vt:i4>
      </vt:variant>
      <vt:variant>
        <vt:i4>0</vt:i4>
      </vt:variant>
      <vt:variant>
        <vt:i4>5</vt:i4>
      </vt:variant>
      <vt:variant>
        <vt:lpwstr/>
      </vt:variant>
      <vt:variant>
        <vt:lpwstr>_Toc253578716</vt:lpwstr>
      </vt:variant>
      <vt:variant>
        <vt:i4>1966129</vt:i4>
      </vt:variant>
      <vt:variant>
        <vt:i4>4992</vt:i4>
      </vt:variant>
      <vt:variant>
        <vt:i4>0</vt:i4>
      </vt:variant>
      <vt:variant>
        <vt:i4>5</vt:i4>
      </vt:variant>
      <vt:variant>
        <vt:lpwstr/>
      </vt:variant>
      <vt:variant>
        <vt:lpwstr>_Toc253578715</vt:lpwstr>
      </vt:variant>
      <vt:variant>
        <vt:i4>1966129</vt:i4>
      </vt:variant>
      <vt:variant>
        <vt:i4>4986</vt:i4>
      </vt:variant>
      <vt:variant>
        <vt:i4>0</vt:i4>
      </vt:variant>
      <vt:variant>
        <vt:i4>5</vt:i4>
      </vt:variant>
      <vt:variant>
        <vt:lpwstr/>
      </vt:variant>
      <vt:variant>
        <vt:lpwstr>_Toc253578714</vt:lpwstr>
      </vt:variant>
      <vt:variant>
        <vt:i4>1966129</vt:i4>
      </vt:variant>
      <vt:variant>
        <vt:i4>4980</vt:i4>
      </vt:variant>
      <vt:variant>
        <vt:i4>0</vt:i4>
      </vt:variant>
      <vt:variant>
        <vt:i4>5</vt:i4>
      </vt:variant>
      <vt:variant>
        <vt:lpwstr/>
      </vt:variant>
      <vt:variant>
        <vt:lpwstr>_Toc253578713</vt:lpwstr>
      </vt:variant>
      <vt:variant>
        <vt:i4>1966129</vt:i4>
      </vt:variant>
      <vt:variant>
        <vt:i4>4974</vt:i4>
      </vt:variant>
      <vt:variant>
        <vt:i4>0</vt:i4>
      </vt:variant>
      <vt:variant>
        <vt:i4>5</vt:i4>
      </vt:variant>
      <vt:variant>
        <vt:lpwstr/>
      </vt:variant>
      <vt:variant>
        <vt:lpwstr>_Toc253578712</vt:lpwstr>
      </vt:variant>
      <vt:variant>
        <vt:i4>1966129</vt:i4>
      </vt:variant>
      <vt:variant>
        <vt:i4>4968</vt:i4>
      </vt:variant>
      <vt:variant>
        <vt:i4>0</vt:i4>
      </vt:variant>
      <vt:variant>
        <vt:i4>5</vt:i4>
      </vt:variant>
      <vt:variant>
        <vt:lpwstr/>
      </vt:variant>
      <vt:variant>
        <vt:lpwstr>_Toc253578711</vt:lpwstr>
      </vt:variant>
      <vt:variant>
        <vt:i4>1966129</vt:i4>
      </vt:variant>
      <vt:variant>
        <vt:i4>4962</vt:i4>
      </vt:variant>
      <vt:variant>
        <vt:i4>0</vt:i4>
      </vt:variant>
      <vt:variant>
        <vt:i4>5</vt:i4>
      </vt:variant>
      <vt:variant>
        <vt:lpwstr/>
      </vt:variant>
      <vt:variant>
        <vt:lpwstr>_Toc253578710</vt:lpwstr>
      </vt:variant>
      <vt:variant>
        <vt:i4>2031665</vt:i4>
      </vt:variant>
      <vt:variant>
        <vt:i4>4956</vt:i4>
      </vt:variant>
      <vt:variant>
        <vt:i4>0</vt:i4>
      </vt:variant>
      <vt:variant>
        <vt:i4>5</vt:i4>
      </vt:variant>
      <vt:variant>
        <vt:lpwstr/>
      </vt:variant>
      <vt:variant>
        <vt:lpwstr>_Toc253578709</vt:lpwstr>
      </vt:variant>
      <vt:variant>
        <vt:i4>2031665</vt:i4>
      </vt:variant>
      <vt:variant>
        <vt:i4>4950</vt:i4>
      </vt:variant>
      <vt:variant>
        <vt:i4>0</vt:i4>
      </vt:variant>
      <vt:variant>
        <vt:i4>5</vt:i4>
      </vt:variant>
      <vt:variant>
        <vt:lpwstr/>
      </vt:variant>
      <vt:variant>
        <vt:lpwstr>_Toc253578708</vt:lpwstr>
      </vt:variant>
      <vt:variant>
        <vt:i4>2031665</vt:i4>
      </vt:variant>
      <vt:variant>
        <vt:i4>4944</vt:i4>
      </vt:variant>
      <vt:variant>
        <vt:i4>0</vt:i4>
      </vt:variant>
      <vt:variant>
        <vt:i4>5</vt:i4>
      </vt:variant>
      <vt:variant>
        <vt:lpwstr/>
      </vt:variant>
      <vt:variant>
        <vt:lpwstr>_Toc253578707</vt:lpwstr>
      </vt:variant>
      <vt:variant>
        <vt:i4>2031665</vt:i4>
      </vt:variant>
      <vt:variant>
        <vt:i4>4938</vt:i4>
      </vt:variant>
      <vt:variant>
        <vt:i4>0</vt:i4>
      </vt:variant>
      <vt:variant>
        <vt:i4>5</vt:i4>
      </vt:variant>
      <vt:variant>
        <vt:lpwstr/>
      </vt:variant>
      <vt:variant>
        <vt:lpwstr>_Toc253578706</vt:lpwstr>
      </vt:variant>
      <vt:variant>
        <vt:i4>2031665</vt:i4>
      </vt:variant>
      <vt:variant>
        <vt:i4>4932</vt:i4>
      </vt:variant>
      <vt:variant>
        <vt:i4>0</vt:i4>
      </vt:variant>
      <vt:variant>
        <vt:i4>5</vt:i4>
      </vt:variant>
      <vt:variant>
        <vt:lpwstr/>
      </vt:variant>
      <vt:variant>
        <vt:lpwstr>_Toc253578705</vt:lpwstr>
      </vt:variant>
      <vt:variant>
        <vt:i4>2031665</vt:i4>
      </vt:variant>
      <vt:variant>
        <vt:i4>4926</vt:i4>
      </vt:variant>
      <vt:variant>
        <vt:i4>0</vt:i4>
      </vt:variant>
      <vt:variant>
        <vt:i4>5</vt:i4>
      </vt:variant>
      <vt:variant>
        <vt:lpwstr/>
      </vt:variant>
      <vt:variant>
        <vt:lpwstr>_Toc253578704</vt:lpwstr>
      </vt:variant>
      <vt:variant>
        <vt:i4>2031665</vt:i4>
      </vt:variant>
      <vt:variant>
        <vt:i4>4920</vt:i4>
      </vt:variant>
      <vt:variant>
        <vt:i4>0</vt:i4>
      </vt:variant>
      <vt:variant>
        <vt:i4>5</vt:i4>
      </vt:variant>
      <vt:variant>
        <vt:lpwstr/>
      </vt:variant>
      <vt:variant>
        <vt:lpwstr>_Toc253578703</vt:lpwstr>
      </vt:variant>
      <vt:variant>
        <vt:i4>2031665</vt:i4>
      </vt:variant>
      <vt:variant>
        <vt:i4>4914</vt:i4>
      </vt:variant>
      <vt:variant>
        <vt:i4>0</vt:i4>
      </vt:variant>
      <vt:variant>
        <vt:i4>5</vt:i4>
      </vt:variant>
      <vt:variant>
        <vt:lpwstr/>
      </vt:variant>
      <vt:variant>
        <vt:lpwstr>_Toc253578702</vt:lpwstr>
      </vt:variant>
      <vt:variant>
        <vt:i4>2031665</vt:i4>
      </vt:variant>
      <vt:variant>
        <vt:i4>4908</vt:i4>
      </vt:variant>
      <vt:variant>
        <vt:i4>0</vt:i4>
      </vt:variant>
      <vt:variant>
        <vt:i4>5</vt:i4>
      </vt:variant>
      <vt:variant>
        <vt:lpwstr/>
      </vt:variant>
      <vt:variant>
        <vt:lpwstr>_Toc253578701</vt:lpwstr>
      </vt:variant>
      <vt:variant>
        <vt:i4>2031665</vt:i4>
      </vt:variant>
      <vt:variant>
        <vt:i4>4902</vt:i4>
      </vt:variant>
      <vt:variant>
        <vt:i4>0</vt:i4>
      </vt:variant>
      <vt:variant>
        <vt:i4>5</vt:i4>
      </vt:variant>
      <vt:variant>
        <vt:lpwstr/>
      </vt:variant>
      <vt:variant>
        <vt:lpwstr>_Toc253578700</vt:lpwstr>
      </vt:variant>
      <vt:variant>
        <vt:i4>1441840</vt:i4>
      </vt:variant>
      <vt:variant>
        <vt:i4>4896</vt:i4>
      </vt:variant>
      <vt:variant>
        <vt:i4>0</vt:i4>
      </vt:variant>
      <vt:variant>
        <vt:i4>5</vt:i4>
      </vt:variant>
      <vt:variant>
        <vt:lpwstr/>
      </vt:variant>
      <vt:variant>
        <vt:lpwstr>_Toc253578699</vt:lpwstr>
      </vt:variant>
      <vt:variant>
        <vt:i4>1441840</vt:i4>
      </vt:variant>
      <vt:variant>
        <vt:i4>4890</vt:i4>
      </vt:variant>
      <vt:variant>
        <vt:i4>0</vt:i4>
      </vt:variant>
      <vt:variant>
        <vt:i4>5</vt:i4>
      </vt:variant>
      <vt:variant>
        <vt:lpwstr/>
      </vt:variant>
      <vt:variant>
        <vt:lpwstr>_Toc253578698</vt:lpwstr>
      </vt:variant>
      <vt:variant>
        <vt:i4>1441840</vt:i4>
      </vt:variant>
      <vt:variant>
        <vt:i4>4884</vt:i4>
      </vt:variant>
      <vt:variant>
        <vt:i4>0</vt:i4>
      </vt:variant>
      <vt:variant>
        <vt:i4>5</vt:i4>
      </vt:variant>
      <vt:variant>
        <vt:lpwstr/>
      </vt:variant>
      <vt:variant>
        <vt:lpwstr>_Toc253578697</vt:lpwstr>
      </vt:variant>
      <vt:variant>
        <vt:i4>1441840</vt:i4>
      </vt:variant>
      <vt:variant>
        <vt:i4>4878</vt:i4>
      </vt:variant>
      <vt:variant>
        <vt:i4>0</vt:i4>
      </vt:variant>
      <vt:variant>
        <vt:i4>5</vt:i4>
      </vt:variant>
      <vt:variant>
        <vt:lpwstr/>
      </vt:variant>
      <vt:variant>
        <vt:lpwstr>_Toc253578696</vt:lpwstr>
      </vt:variant>
      <vt:variant>
        <vt:i4>1441840</vt:i4>
      </vt:variant>
      <vt:variant>
        <vt:i4>4872</vt:i4>
      </vt:variant>
      <vt:variant>
        <vt:i4>0</vt:i4>
      </vt:variant>
      <vt:variant>
        <vt:i4>5</vt:i4>
      </vt:variant>
      <vt:variant>
        <vt:lpwstr/>
      </vt:variant>
      <vt:variant>
        <vt:lpwstr>_Toc253578695</vt:lpwstr>
      </vt:variant>
      <vt:variant>
        <vt:i4>1441840</vt:i4>
      </vt:variant>
      <vt:variant>
        <vt:i4>4866</vt:i4>
      </vt:variant>
      <vt:variant>
        <vt:i4>0</vt:i4>
      </vt:variant>
      <vt:variant>
        <vt:i4>5</vt:i4>
      </vt:variant>
      <vt:variant>
        <vt:lpwstr/>
      </vt:variant>
      <vt:variant>
        <vt:lpwstr>_Toc253578694</vt:lpwstr>
      </vt:variant>
      <vt:variant>
        <vt:i4>1441840</vt:i4>
      </vt:variant>
      <vt:variant>
        <vt:i4>4860</vt:i4>
      </vt:variant>
      <vt:variant>
        <vt:i4>0</vt:i4>
      </vt:variant>
      <vt:variant>
        <vt:i4>5</vt:i4>
      </vt:variant>
      <vt:variant>
        <vt:lpwstr/>
      </vt:variant>
      <vt:variant>
        <vt:lpwstr>_Toc253578693</vt:lpwstr>
      </vt:variant>
      <vt:variant>
        <vt:i4>1441840</vt:i4>
      </vt:variant>
      <vt:variant>
        <vt:i4>4854</vt:i4>
      </vt:variant>
      <vt:variant>
        <vt:i4>0</vt:i4>
      </vt:variant>
      <vt:variant>
        <vt:i4>5</vt:i4>
      </vt:variant>
      <vt:variant>
        <vt:lpwstr/>
      </vt:variant>
      <vt:variant>
        <vt:lpwstr>_Toc253578692</vt:lpwstr>
      </vt:variant>
      <vt:variant>
        <vt:i4>1441840</vt:i4>
      </vt:variant>
      <vt:variant>
        <vt:i4>4848</vt:i4>
      </vt:variant>
      <vt:variant>
        <vt:i4>0</vt:i4>
      </vt:variant>
      <vt:variant>
        <vt:i4>5</vt:i4>
      </vt:variant>
      <vt:variant>
        <vt:lpwstr/>
      </vt:variant>
      <vt:variant>
        <vt:lpwstr>_Toc253578691</vt:lpwstr>
      </vt:variant>
      <vt:variant>
        <vt:i4>1441840</vt:i4>
      </vt:variant>
      <vt:variant>
        <vt:i4>4842</vt:i4>
      </vt:variant>
      <vt:variant>
        <vt:i4>0</vt:i4>
      </vt:variant>
      <vt:variant>
        <vt:i4>5</vt:i4>
      </vt:variant>
      <vt:variant>
        <vt:lpwstr/>
      </vt:variant>
      <vt:variant>
        <vt:lpwstr>_Toc253578690</vt:lpwstr>
      </vt:variant>
      <vt:variant>
        <vt:i4>1507376</vt:i4>
      </vt:variant>
      <vt:variant>
        <vt:i4>4836</vt:i4>
      </vt:variant>
      <vt:variant>
        <vt:i4>0</vt:i4>
      </vt:variant>
      <vt:variant>
        <vt:i4>5</vt:i4>
      </vt:variant>
      <vt:variant>
        <vt:lpwstr/>
      </vt:variant>
      <vt:variant>
        <vt:lpwstr>_Toc253578689</vt:lpwstr>
      </vt:variant>
      <vt:variant>
        <vt:i4>1507376</vt:i4>
      </vt:variant>
      <vt:variant>
        <vt:i4>4830</vt:i4>
      </vt:variant>
      <vt:variant>
        <vt:i4>0</vt:i4>
      </vt:variant>
      <vt:variant>
        <vt:i4>5</vt:i4>
      </vt:variant>
      <vt:variant>
        <vt:lpwstr/>
      </vt:variant>
      <vt:variant>
        <vt:lpwstr>_Toc253578688</vt:lpwstr>
      </vt:variant>
      <vt:variant>
        <vt:i4>1507376</vt:i4>
      </vt:variant>
      <vt:variant>
        <vt:i4>4824</vt:i4>
      </vt:variant>
      <vt:variant>
        <vt:i4>0</vt:i4>
      </vt:variant>
      <vt:variant>
        <vt:i4>5</vt:i4>
      </vt:variant>
      <vt:variant>
        <vt:lpwstr/>
      </vt:variant>
      <vt:variant>
        <vt:lpwstr>_Toc253578687</vt:lpwstr>
      </vt:variant>
      <vt:variant>
        <vt:i4>1507376</vt:i4>
      </vt:variant>
      <vt:variant>
        <vt:i4>4818</vt:i4>
      </vt:variant>
      <vt:variant>
        <vt:i4>0</vt:i4>
      </vt:variant>
      <vt:variant>
        <vt:i4>5</vt:i4>
      </vt:variant>
      <vt:variant>
        <vt:lpwstr/>
      </vt:variant>
      <vt:variant>
        <vt:lpwstr>_Toc253578686</vt:lpwstr>
      </vt:variant>
      <vt:variant>
        <vt:i4>1507376</vt:i4>
      </vt:variant>
      <vt:variant>
        <vt:i4>4812</vt:i4>
      </vt:variant>
      <vt:variant>
        <vt:i4>0</vt:i4>
      </vt:variant>
      <vt:variant>
        <vt:i4>5</vt:i4>
      </vt:variant>
      <vt:variant>
        <vt:lpwstr/>
      </vt:variant>
      <vt:variant>
        <vt:lpwstr>_Toc253578685</vt:lpwstr>
      </vt:variant>
      <vt:variant>
        <vt:i4>1507376</vt:i4>
      </vt:variant>
      <vt:variant>
        <vt:i4>4806</vt:i4>
      </vt:variant>
      <vt:variant>
        <vt:i4>0</vt:i4>
      </vt:variant>
      <vt:variant>
        <vt:i4>5</vt:i4>
      </vt:variant>
      <vt:variant>
        <vt:lpwstr/>
      </vt:variant>
      <vt:variant>
        <vt:lpwstr>_Toc253578684</vt:lpwstr>
      </vt:variant>
      <vt:variant>
        <vt:i4>1507376</vt:i4>
      </vt:variant>
      <vt:variant>
        <vt:i4>4800</vt:i4>
      </vt:variant>
      <vt:variant>
        <vt:i4>0</vt:i4>
      </vt:variant>
      <vt:variant>
        <vt:i4>5</vt:i4>
      </vt:variant>
      <vt:variant>
        <vt:lpwstr/>
      </vt:variant>
      <vt:variant>
        <vt:lpwstr>_Toc253578683</vt:lpwstr>
      </vt:variant>
      <vt:variant>
        <vt:i4>1507376</vt:i4>
      </vt:variant>
      <vt:variant>
        <vt:i4>4794</vt:i4>
      </vt:variant>
      <vt:variant>
        <vt:i4>0</vt:i4>
      </vt:variant>
      <vt:variant>
        <vt:i4>5</vt:i4>
      </vt:variant>
      <vt:variant>
        <vt:lpwstr/>
      </vt:variant>
      <vt:variant>
        <vt:lpwstr>_Toc253578682</vt:lpwstr>
      </vt:variant>
      <vt:variant>
        <vt:i4>1507376</vt:i4>
      </vt:variant>
      <vt:variant>
        <vt:i4>4788</vt:i4>
      </vt:variant>
      <vt:variant>
        <vt:i4>0</vt:i4>
      </vt:variant>
      <vt:variant>
        <vt:i4>5</vt:i4>
      </vt:variant>
      <vt:variant>
        <vt:lpwstr/>
      </vt:variant>
      <vt:variant>
        <vt:lpwstr>_Toc253578681</vt:lpwstr>
      </vt:variant>
      <vt:variant>
        <vt:i4>1507376</vt:i4>
      </vt:variant>
      <vt:variant>
        <vt:i4>4782</vt:i4>
      </vt:variant>
      <vt:variant>
        <vt:i4>0</vt:i4>
      </vt:variant>
      <vt:variant>
        <vt:i4>5</vt:i4>
      </vt:variant>
      <vt:variant>
        <vt:lpwstr/>
      </vt:variant>
      <vt:variant>
        <vt:lpwstr>_Toc253578680</vt:lpwstr>
      </vt:variant>
      <vt:variant>
        <vt:i4>1572912</vt:i4>
      </vt:variant>
      <vt:variant>
        <vt:i4>4776</vt:i4>
      </vt:variant>
      <vt:variant>
        <vt:i4>0</vt:i4>
      </vt:variant>
      <vt:variant>
        <vt:i4>5</vt:i4>
      </vt:variant>
      <vt:variant>
        <vt:lpwstr/>
      </vt:variant>
      <vt:variant>
        <vt:lpwstr>_Toc253578679</vt:lpwstr>
      </vt:variant>
      <vt:variant>
        <vt:i4>1572912</vt:i4>
      </vt:variant>
      <vt:variant>
        <vt:i4>4770</vt:i4>
      </vt:variant>
      <vt:variant>
        <vt:i4>0</vt:i4>
      </vt:variant>
      <vt:variant>
        <vt:i4>5</vt:i4>
      </vt:variant>
      <vt:variant>
        <vt:lpwstr/>
      </vt:variant>
      <vt:variant>
        <vt:lpwstr>_Toc253578678</vt:lpwstr>
      </vt:variant>
      <vt:variant>
        <vt:i4>1572912</vt:i4>
      </vt:variant>
      <vt:variant>
        <vt:i4>4764</vt:i4>
      </vt:variant>
      <vt:variant>
        <vt:i4>0</vt:i4>
      </vt:variant>
      <vt:variant>
        <vt:i4>5</vt:i4>
      </vt:variant>
      <vt:variant>
        <vt:lpwstr/>
      </vt:variant>
      <vt:variant>
        <vt:lpwstr>_Toc253578677</vt:lpwstr>
      </vt:variant>
      <vt:variant>
        <vt:i4>1572912</vt:i4>
      </vt:variant>
      <vt:variant>
        <vt:i4>4758</vt:i4>
      </vt:variant>
      <vt:variant>
        <vt:i4>0</vt:i4>
      </vt:variant>
      <vt:variant>
        <vt:i4>5</vt:i4>
      </vt:variant>
      <vt:variant>
        <vt:lpwstr/>
      </vt:variant>
      <vt:variant>
        <vt:lpwstr>_Toc253578676</vt:lpwstr>
      </vt:variant>
      <vt:variant>
        <vt:i4>1572912</vt:i4>
      </vt:variant>
      <vt:variant>
        <vt:i4>4752</vt:i4>
      </vt:variant>
      <vt:variant>
        <vt:i4>0</vt:i4>
      </vt:variant>
      <vt:variant>
        <vt:i4>5</vt:i4>
      </vt:variant>
      <vt:variant>
        <vt:lpwstr/>
      </vt:variant>
      <vt:variant>
        <vt:lpwstr>_Toc253578675</vt:lpwstr>
      </vt:variant>
      <vt:variant>
        <vt:i4>1572912</vt:i4>
      </vt:variant>
      <vt:variant>
        <vt:i4>4746</vt:i4>
      </vt:variant>
      <vt:variant>
        <vt:i4>0</vt:i4>
      </vt:variant>
      <vt:variant>
        <vt:i4>5</vt:i4>
      </vt:variant>
      <vt:variant>
        <vt:lpwstr/>
      </vt:variant>
      <vt:variant>
        <vt:lpwstr>_Toc253578674</vt:lpwstr>
      </vt:variant>
      <vt:variant>
        <vt:i4>1572912</vt:i4>
      </vt:variant>
      <vt:variant>
        <vt:i4>4740</vt:i4>
      </vt:variant>
      <vt:variant>
        <vt:i4>0</vt:i4>
      </vt:variant>
      <vt:variant>
        <vt:i4>5</vt:i4>
      </vt:variant>
      <vt:variant>
        <vt:lpwstr/>
      </vt:variant>
      <vt:variant>
        <vt:lpwstr>_Toc253578673</vt:lpwstr>
      </vt:variant>
      <vt:variant>
        <vt:i4>1572912</vt:i4>
      </vt:variant>
      <vt:variant>
        <vt:i4>4734</vt:i4>
      </vt:variant>
      <vt:variant>
        <vt:i4>0</vt:i4>
      </vt:variant>
      <vt:variant>
        <vt:i4>5</vt:i4>
      </vt:variant>
      <vt:variant>
        <vt:lpwstr/>
      </vt:variant>
      <vt:variant>
        <vt:lpwstr>_Toc253578672</vt:lpwstr>
      </vt:variant>
      <vt:variant>
        <vt:i4>1572912</vt:i4>
      </vt:variant>
      <vt:variant>
        <vt:i4>4728</vt:i4>
      </vt:variant>
      <vt:variant>
        <vt:i4>0</vt:i4>
      </vt:variant>
      <vt:variant>
        <vt:i4>5</vt:i4>
      </vt:variant>
      <vt:variant>
        <vt:lpwstr/>
      </vt:variant>
      <vt:variant>
        <vt:lpwstr>_Toc253578671</vt:lpwstr>
      </vt:variant>
      <vt:variant>
        <vt:i4>1572912</vt:i4>
      </vt:variant>
      <vt:variant>
        <vt:i4>4722</vt:i4>
      </vt:variant>
      <vt:variant>
        <vt:i4>0</vt:i4>
      </vt:variant>
      <vt:variant>
        <vt:i4>5</vt:i4>
      </vt:variant>
      <vt:variant>
        <vt:lpwstr/>
      </vt:variant>
      <vt:variant>
        <vt:lpwstr>_Toc253578670</vt:lpwstr>
      </vt:variant>
      <vt:variant>
        <vt:i4>1638448</vt:i4>
      </vt:variant>
      <vt:variant>
        <vt:i4>4716</vt:i4>
      </vt:variant>
      <vt:variant>
        <vt:i4>0</vt:i4>
      </vt:variant>
      <vt:variant>
        <vt:i4>5</vt:i4>
      </vt:variant>
      <vt:variant>
        <vt:lpwstr/>
      </vt:variant>
      <vt:variant>
        <vt:lpwstr>_Toc253578669</vt:lpwstr>
      </vt:variant>
      <vt:variant>
        <vt:i4>1638448</vt:i4>
      </vt:variant>
      <vt:variant>
        <vt:i4>4710</vt:i4>
      </vt:variant>
      <vt:variant>
        <vt:i4>0</vt:i4>
      </vt:variant>
      <vt:variant>
        <vt:i4>5</vt:i4>
      </vt:variant>
      <vt:variant>
        <vt:lpwstr/>
      </vt:variant>
      <vt:variant>
        <vt:lpwstr>_Toc253578668</vt:lpwstr>
      </vt:variant>
      <vt:variant>
        <vt:i4>1638448</vt:i4>
      </vt:variant>
      <vt:variant>
        <vt:i4>4704</vt:i4>
      </vt:variant>
      <vt:variant>
        <vt:i4>0</vt:i4>
      </vt:variant>
      <vt:variant>
        <vt:i4>5</vt:i4>
      </vt:variant>
      <vt:variant>
        <vt:lpwstr/>
      </vt:variant>
      <vt:variant>
        <vt:lpwstr>_Toc253578667</vt:lpwstr>
      </vt:variant>
      <vt:variant>
        <vt:i4>1638448</vt:i4>
      </vt:variant>
      <vt:variant>
        <vt:i4>4698</vt:i4>
      </vt:variant>
      <vt:variant>
        <vt:i4>0</vt:i4>
      </vt:variant>
      <vt:variant>
        <vt:i4>5</vt:i4>
      </vt:variant>
      <vt:variant>
        <vt:lpwstr/>
      </vt:variant>
      <vt:variant>
        <vt:lpwstr>_Toc253578666</vt:lpwstr>
      </vt:variant>
      <vt:variant>
        <vt:i4>1638448</vt:i4>
      </vt:variant>
      <vt:variant>
        <vt:i4>4692</vt:i4>
      </vt:variant>
      <vt:variant>
        <vt:i4>0</vt:i4>
      </vt:variant>
      <vt:variant>
        <vt:i4>5</vt:i4>
      </vt:variant>
      <vt:variant>
        <vt:lpwstr/>
      </vt:variant>
      <vt:variant>
        <vt:lpwstr>_Toc253578665</vt:lpwstr>
      </vt:variant>
      <vt:variant>
        <vt:i4>1638448</vt:i4>
      </vt:variant>
      <vt:variant>
        <vt:i4>4686</vt:i4>
      </vt:variant>
      <vt:variant>
        <vt:i4>0</vt:i4>
      </vt:variant>
      <vt:variant>
        <vt:i4>5</vt:i4>
      </vt:variant>
      <vt:variant>
        <vt:lpwstr/>
      </vt:variant>
      <vt:variant>
        <vt:lpwstr>_Toc253578664</vt:lpwstr>
      </vt:variant>
      <vt:variant>
        <vt:i4>1638448</vt:i4>
      </vt:variant>
      <vt:variant>
        <vt:i4>4680</vt:i4>
      </vt:variant>
      <vt:variant>
        <vt:i4>0</vt:i4>
      </vt:variant>
      <vt:variant>
        <vt:i4>5</vt:i4>
      </vt:variant>
      <vt:variant>
        <vt:lpwstr/>
      </vt:variant>
      <vt:variant>
        <vt:lpwstr>_Toc253578663</vt:lpwstr>
      </vt:variant>
      <vt:variant>
        <vt:i4>1638448</vt:i4>
      </vt:variant>
      <vt:variant>
        <vt:i4>4674</vt:i4>
      </vt:variant>
      <vt:variant>
        <vt:i4>0</vt:i4>
      </vt:variant>
      <vt:variant>
        <vt:i4>5</vt:i4>
      </vt:variant>
      <vt:variant>
        <vt:lpwstr/>
      </vt:variant>
      <vt:variant>
        <vt:lpwstr>_Toc253578662</vt:lpwstr>
      </vt:variant>
      <vt:variant>
        <vt:i4>1638448</vt:i4>
      </vt:variant>
      <vt:variant>
        <vt:i4>4668</vt:i4>
      </vt:variant>
      <vt:variant>
        <vt:i4>0</vt:i4>
      </vt:variant>
      <vt:variant>
        <vt:i4>5</vt:i4>
      </vt:variant>
      <vt:variant>
        <vt:lpwstr/>
      </vt:variant>
      <vt:variant>
        <vt:lpwstr>_Toc253578661</vt:lpwstr>
      </vt:variant>
      <vt:variant>
        <vt:i4>1638448</vt:i4>
      </vt:variant>
      <vt:variant>
        <vt:i4>4662</vt:i4>
      </vt:variant>
      <vt:variant>
        <vt:i4>0</vt:i4>
      </vt:variant>
      <vt:variant>
        <vt:i4>5</vt:i4>
      </vt:variant>
      <vt:variant>
        <vt:lpwstr/>
      </vt:variant>
      <vt:variant>
        <vt:lpwstr>_Toc253578660</vt:lpwstr>
      </vt:variant>
      <vt:variant>
        <vt:i4>1703984</vt:i4>
      </vt:variant>
      <vt:variant>
        <vt:i4>4656</vt:i4>
      </vt:variant>
      <vt:variant>
        <vt:i4>0</vt:i4>
      </vt:variant>
      <vt:variant>
        <vt:i4>5</vt:i4>
      </vt:variant>
      <vt:variant>
        <vt:lpwstr/>
      </vt:variant>
      <vt:variant>
        <vt:lpwstr>_Toc253578659</vt:lpwstr>
      </vt:variant>
      <vt:variant>
        <vt:i4>1703984</vt:i4>
      </vt:variant>
      <vt:variant>
        <vt:i4>4650</vt:i4>
      </vt:variant>
      <vt:variant>
        <vt:i4>0</vt:i4>
      </vt:variant>
      <vt:variant>
        <vt:i4>5</vt:i4>
      </vt:variant>
      <vt:variant>
        <vt:lpwstr/>
      </vt:variant>
      <vt:variant>
        <vt:lpwstr>_Toc253578658</vt:lpwstr>
      </vt:variant>
      <vt:variant>
        <vt:i4>1703984</vt:i4>
      </vt:variant>
      <vt:variant>
        <vt:i4>4644</vt:i4>
      </vt:variant>
      <vt:variant>
        <vt:i4>0</vt:i4>
      </vt:variant>
      <vt:variant>
        <vt:i4>5</vt:i4>
      </vt:variant>
      <vt:variant>
        <vt:lpwstr/>
      </vt:variant>
      <vt:variant>
        <vt:lpwstr>_Toc253578657</vt:lpwstr>
      </vt:variant>
      <vt:variant>
        <vt:i4>1703984</vt:i4>
      </vt:variant>
      <vt:variant>
        <vt:i4>4638</vt:i4>
      </vt:variant>
      <vt:variant>
        <vt:i4>0</vt:i4>
      </vt:variant>
      <vt:variant>
        <vt:i4>5</vt:i4>
      </vt:variant>
      <vt:variant>
        <vt:lpwstr/>
      </vt:variant>
      <vt:variant>
        <vt:lpwstr>_Toc253578656</vt:lpwstr>
      </vt:variant>
      <vt:variant>
        <vt:i4>1703984</vt:i4>
      </vt:variant>
      <vt:variant>
        <vt:i4>4632</vt:i4>
      </vt:variant>
      <vt:variant>
        <vt:i4>0</vt:i4>
      </vt:variant>
      <vt:variant>
        <vt:i4>5</vt:i4>
      </vt:variant>
      <vt:variant>
        <vt:lpwstr/>
      </vt:variant>
      <vt:variant>
        <vt:lpwstr>_Toc253578655</vt:lpwstr>
      </vt:variant>
      <vt:variant>
        <vt:i4>1703984</vt:i4>
      </vt:variant>
      <vt:variant>
        <vt:i4>4626</vt:i4>
      </vt:variant>
      <vt:variant>
        <vt:i4>0</vt:i4>
      </vt:variant>
      <vt:variant>
        <vt:i4>5</vt:i4>
      </vt:variant>
      <vt:variant>
        <vt:lpwstr/>
      </vt:variant>
      <vt:variant>
        <vt:lpwstr>_Toc253578654</vt:lpwstr>
      </vt:variant>
      <vt:variant>
        <vt:i4>1703984</vt:i4>
      </vt:variant>
      <vt:variant>
        <vt:i4>4620</vt:i4>
      </vt:variant>
      <vt:variant>
        <vt:i4>0</vt:i4>
      </vt:variant>
      <vt:variant>
        <vt:i4>5</vt:i4>
      </vt:variant>
      <vt:variant>
        <vt:lpwstr/>
      </vt:variant>
      <vt:variant>
        <vt:lpwstr>_Toc253578653</vt:lpwstr>
      </vt:variant>
      <vt:variant>
        <vt:i4>1703984</vt:i4>
      </vt:variant>
      <vt:variant>
        <vt:i4>4614</vt:i4>
      </vt:variant>
      <vt:variant>
        <vt:i4>0</vt:i4>
      </vt:variant>
      <vt:variant>
        <vt:i4>5</vt:i4>
      </vt:variant>
      <vt:variant>
        <vt:lpwstr/>
      </vt:variant>
      <vt:variant>
        <vt:lpwstr>_Toc253578652</vt:lpwstr>
      </vt:variant>
      <vt:variant>
        <vt:i4>1703984</vt:i4>
      </vt:variant>
      <vt:variant>
        <vt:i4>4608</vt:i4>
      </vt:variant>
      <vt:variant>
        <vt:i4>0</vt:i4>
      </vt:variant>
      <vt:variant>
        <vt:i4>5</vt:i4>
      </vt:variant>
      <vt:variant>
        <vt:lpwstr/>
      </vt:variant>
      <vt:variant>
        <vt:lpwstr>_Toc253578651</vt:lpwstr>
      </vt:variant>
      <vt:variant>
        <vt:i4>1703984</vt:i4>
      </vt:variant>
      <vt:variant>
        <vt:i4>4602</vt:i4>
      </vt:variant>
      <vt:variant>
        <vt:i4>0</vt:i4>
      </vt:variant>
      <vt:variant>
        <vt:i4>5</vt:i4>
      </vt:variant>
      <vt:variant>
        <vt:lpwstr/>
      </vt:variant>
      <vt:variant>
        <vt:lpwstr>_Toc253578650</vt:lpwstr>
      </vt:variant>
      <vt:variant>
        <vt:i4>1769520</vt:i4>
      </vt:variant>
      <vt:variant>
        <vt:i4>4596</vt:i4>
      </vt:variant>
      <vt:variant>
        <vt:i4>0</vt:i4>
      </vt:variant>
      <vt:variant>
        <vt:i4>5</vt:i4>
      </vt:variant>
      <vt:variant>
        <vt:lpwstr/>
      </vt:variant>
      <vt:variant>
        <vt:lpwstr>_Toc253578649</vt:lpwstr>
      </vt:variant>
      <vt:variant>
        <vt:i4>1769520</vt:i4>
      </vt:variant>
      <vt:variant>
        <vt:i4>4590</vt:i4>
      </vt:variant>
      <vt:variant>
        <vt:i4>0</vt:i4>
      </vt:variant>
      <vt:variant>
        <vt:i4>5</vt:i4>
      </vt:variant>
      <vt:variant>
        <vt:lpwstr/>
      </vt:variant>
      <vt:variant>
        <vt:lpwstr>_Toc253578648</vt:lpwstr>
      </vt:variant>
      <vt:variant>
        <vt:i4>1769520</vt:i4>
      </vt:variant>
      <vt:variant>
        <vt:i4>4584</vt:i4>
      </vt:variant>
      <vt:variant>
        <vt:i4>0</vt:i4>
      </vt:variant>
      <vt:variant>
        <vt:i4>5</vt:i4>
      </vt:variant>
      <vt:variant>
        <vt:lpwstr/>
      </vt:variant>
      <vt:variant>
        <vt:lpwstr>_Toc253578647</vt:lpwstr>
      </vt:variant>
      <vt:variant>
        <vt:i4>1769520</vt:i4>
      </vt:variant>
      <vt:variant>
        <vt:i4>4578</vt:i4>
      </vt:variant>
      <vt:variant>
        <vt:i4>0</vt:i4>
      </vt:variant>
      <vt:variant>
        <vt:i4>5</vt:i4>
      </vt:variant>
      <vt:variant>
        <vt:lpwstr/>
      </vt:variant>
      <vt:variant>
        <vt:lpwstr>_Toc253578646</vt:lpwstr>
      </vt:variant>
      <vt:variant>
        <vt:i4>1769520</vt:i4>
      </vt:variant>
      <vt:variant>
        <vt:i4>4572</vt:i4>
      </vt:variant>
      <vt:variant>
        <vt:i4>0</vt:i4>
      </vt:variant>
      <vt:variant>
        <vt:i4>5</vt:i4>
      </vt:variant>
      <vt:variant>
        <vt:lpwstr/>
      </vt:variant>
      <vt:variant>
        <vt:lpwstr>_Toc253578645</vt:lpwstr>
      </vt:variant>
      <vt:variant>
        <vt:i4>1769520</vt:i4>
      </vt:variant>
      <vt:variant>
        <vt:i4>4566</vt:i4>
      </vt:variant>
      <vt:variant>
        <vt:i4>0</vt:i4>
      </vt:variant>
      <vt:variant>
        <vt:i4>5</vt:i4>
      </vt:variant>
      <vt:variant>
        <vt:lpwstr/>
      </vt:variant>
      <vt:variant>
        <vt:lpwstr>_Toc253578644</vt:lpwstr>
      </vt:variant>
      <vt:variant>
        <vt:i4>1769520</vt:i4>
      </vt:variant>
      <vt:variant>
        <vt:i4>4560</vt:i4>
      </vt:variant>
      <vt:variant>
        <vt:i4>0</vt:i4>
      </vt:variant>
      <vt:variant>
        <vt:i4>5</vt:i4>
      </vt:variant>
      <vt:variant>
        <vt:lpwstr/>
      </vt:variant>
      <vt:variant>
        <vt:lpwstr>_Toc253578643</vt:lpwstr>
      </vt:variant>
      <vt:variant>
        <vt:i4>1769520</vt:i4>
      </vt:variant>
      <vt:variant>
        <vt:i4>4554</vt:i4>
      </vt:variant>
      <vt:variant>
        <vt:i4>0</vt:i4>
      </vt:variant>
      <vt:variant>
        <vt:i4>5</vt:i4>
      </vt:variant>
      <vt:variant>
        <vt:lpwstr/>
      </vt:variant>
      <vt:variant>
        <vt:lpwstr>_Toc253578642</vt:lpwstr>
      </vt:variant>
      <vt:variant>
        <vt:i4>1769520</vt:i4>
      </vt:variant>
      <vt:variant>
        <vt:i4>4548</vt:i4>
      </vt:variant>
      <vt:variant>
        <vt:i4>0</vt:i4>
      </vt:variant>
      <vt:variant>
        <vt:i4>5</vt:i4>
      </vt:variant>
      <vt:variant>
        <vt:lpwstr/>
      </vt:variant>
      <vt:variant>
        <vt:lpwstr>_Toc253578641</vt:lpwstr>
      </vt:variant>
      <vt:variant>
        <vt:i4>1769520</vt:i4>
      </vt:variant>
      <vt:variant>
        <vt:i4>4542</vt:i4>
      </vt:variant>
      <vt:variant>
        <vt:i4>0</vt:i4>
      </vt:variant>
      <vt:variant>
        <vt:i4>5</vt:i4>
      </vt:variant>
      <vt:variant>
        <vt:lpwstr/>
      </vt:variant>
      <vt:variant>
        <vt:lpwstr>_Toc253578640</vt:lpwstr>
      </vt:variant>
      <vt:variant>
        <vt:i4>1835056</vt:i4>
      </vt:variant>
      <vt:variant>
        <vt:i4>4536</vt:i4>
      </vt:variant>
      <vt:variant>
        <vt:i4>0</vt:i4>
      </vt:variant>
      <vt:variant>
        <vt:i4>5</vt:i4>
      </vt:variant>
      <vt:variant>
        <vt:lpwstr/>
      </vt:variant>
      <vt:variant>
        <vt:lpwstr>_Toc253578639</vt:lpwstr>
      </vt:variant>
      <vt:variant>
        <vt:i4>1835056</vt:i4>
      </vt:variant>
      <vt:variant>
        <vt:i4>4530</vt:i4>
      </vt:variant>
      <vt:variant>
        <vt:i4>0</vt:i4>
      </vt:variant>
      <vt:variant>
        <vt:i4>5</vt:i4>
      </vt:variant>
      <vt:variant>
        <vt:lpwstr/>
      </vt:variant>
      <vt:variant>
        <vt:lpwstr>_Toc253578638</vt:lpwstr>
      </vt:variant>
      <vt:variant>
        <vt:i4>1835056</vt:i4>
      </vt:variant>
      <vt:variant>
        <vt:i4>4524</vt:i4>
      </vt:variant>
      <vt:variant>
        <vt:i4>0</vt:i4>
      </vt:variant>
      <vt:variant>
        <vt:i4>5</vt:i4>
      </vt:variant>
      <vt:variant>
        <vt:lpwstr/>
      </vt:variant>
      <vt:variant>
        <vt:lpwstr>_Toc253578637</vt:lpwstr>
      </vt:variant>
      <vt:variant>
        <vt:i4>1835056</vt:i4>
      </vt:variant>
      <vt:variant>
        <vt:i4>4518</vt:i4>
      </vt:variant>
      <vt:variant>
        <vt:i4>0</vt:i4>
      </vt:variant>
      <vt:variant>
        <vt:i4>5</vt:i4>
      </vt:variant>
      <vt:variant>
        <vt:lpwstr/>
      </vt:variant>
      <vt:variant>
        <vt:lpwstr>_Toc253578636</vt:lpwstr>
      </vt:variant>
      <vt:variant>
        <vt:i4>1835056</vt:i4>
      </vt:variant>
      <vt:variant>
        <vt:i4>4512</vt:i4>
      </vt:variant>
      <vt:variant>
        <vt:i4>0</vt:i4>
      </vt:variant>
      <vt:variant>
        <vt:i4>5</vt:i4>
      </vt:variant>
      <vt:variant>
        <vt:lpwstr/>
      </vt:variant>
      <vt:variant>
        <vt:lpwstr>_Toc253578635</vt:lpwstr>
      </vt:variant>
      <vt:variant>
        <vt:i4>1835056</vt:i4>
      </vt:variant>
      <vt:variant>
        <vt:i4>4506</vt:i4>
      </vt:variant>
      <vt:variant>
        <vt:i4>0</vt:i4>
      </vt:variant>
      <vt:variant>
        <vt:i4>5</vt:i4>
      </vt:variant>
      <vt:variant>
        <vt:lpwstr/>
      </vt:variant>
      <vt:variant>
        <vt:lpwstr>_Toc253578634</vt:lpwstr>
      </vt:variant>
      <vt:variant>
        <vt:i4>1835056</vt:i4>
      </vt:variant>
      <vt:variant>
        <vt:i4>4500</vt:i4>
      </vt:variant>
      <vt:variant>
        <vt:i4>0</vt:i4>
      </vt:variant>
      <vt:variant>
        <vt:i4>5</vt:i4>
      </vt:variant>
      <vt:variant>
        <vt:lpwstr/>
      </vt:variant>
      <vt:variant>
        <vt:lpwstr>_Toc253578633</vt:lpwstr>
      </vt:variant>
      <vt:variant>
        <vt:i4>1835056</vt:i4>
      </vt:variant>
      <vt:variant>
        <vt:i4>4494</vt:i4>
      </vt:variant>
      <vt:variant>
        <vt:i4>0</vt:i4>
      </vt:variant>
      <vt:variant>
        <vt:i4>5</vt:i4>
      </vt:variant>
      <vt:variant>
        <vt:lpwstr/>
      </vt:variant>
      <vt:variant>
        <vt:lpwstr>_Toc253578632</vt:lpwstr>
      </vt:variant>
      <vt:variant>
        <vt:i4>1835056</vt:i4>
      </vt:variant>
      <vt:variant>
        <vt:i4>4488</vt:i4>
      </vt:variant>
      <vt:variant>
        <vt:i4>0</vt:i4>
      </vt:variant>
      <vt:variant>
        <vt:i4>5</vt:i4>
      </vt:variant>
      <vt:variant>
        <vt:lpwstr/>
      </vt:variant>
      <vt:variant>
        <vt:lpwstr>_Toc253578631</vt:lpwstr>
      </vt:variant>
      <vt:variant>
        <vt:i4>1835056</vt:i4>
      </vt:variant>
      <vt:variant>
        <vt:i4>4482</vt:i4>
      </vt:variant>
      <vt:variant>
        <vt:i4>0</vt:i4>
      </vt:variant>
      <vt:variant>
        <vt:i4>5</vt:i4>
      </vt:variant>
      <vt:variant>
        <vt:lpwstr/>
      </vt:variant>
      <vt:variant>
        <vt:lpwstr>_Toc253578630</vt:lpwstr>
      </vt:variant>
      <vt:variant>
        <vt:i4>1900592</vt:i4>
      </vt:variant>
      <vt:variant>
        <vt:i4>4476</vt:i4>
      </vt:variant>
      <vt:variant>
        <vt:i4>0</vt:i4>
      </vt:variant>
      <vt:variant>
        <vt:i4>5</vt:i4>
      </vt:variant>
      <vt:variant>
        <vt:lpwstr/>
      </vt:variant>
      <vt:variant>
        <vt:lpwstr>_Toc253578629</vt:lpwstr>
      </vt:variant>
      <vt:variant>
        <vt:i4>1900592</vt:i4>
      </vt:variant>
      <vt:variant>
        <vt:i4>4470</vt:i4>
      </vt:variant>
      <vt:variant>
        <vt:i4>0</vt:i4>
      </vt:variant>
      <vt:variant>
        <vt:i4>5</vt:i4>
      </vt:variant>
      <vt:variant>
        <vt:lpwstr/>
      </vt:variant>
      <vt:variant>
        <vt:lpwstr>_Toc253578628</vt:lpwstr>
      </vt:variant>
      <vt:variant>
        <vt:i4>1900592</vt:i4>
      </vt:variant>
      <vt:variant>
        <vt:i4>4464</vt:i4>
      </vt:variant>
      <vt:variant>
        <vt:i4>0</vt:i4>
      </vt:variant>
      <vt:variant>
        <vt:i4>5</vt:i4>
      </vt:variant>
      <vt:variant>
        <vt:lpwstr/>
      </vt:variant>
      <vt:variant>
        <vt:lpwstr>_Toc253578627</vt:lpwstr>
      </vt:variant>
      <vt:variant>
        <vt:i4>1900592</vt:i4>
      </vt:variant>
      <vt:variant>
        <vt:i4>4458</vt:i4>
      </vt:variant>
      <vt:variant>
        <vt:i4>0</vt:i4>
      </vt:variant>
      <vt:variant>
        <vt:i4>5</vt:i4>
      </vt:variant>
      <vt:variant>
        <vt:lpwstr/>
      </vt:variant>
      <vt:variant>
        <vt:lpwstr>_Toc253578626</vt:lpwstr>
      </vt:variant>
      <vt:variant>
        <vt:i4>1900592</vt:i4>
      </vt:variant>
      <vt:variant>
        <vt:i4>4452</vt:i4>
      </vt:variant>
      <vt:variant>
        <vt:i4>0</vt:i4>
      </vt:variant>
      <vt:variant>
        <vt:i4>5</vt:i4>
      </vt:variant>
      <vt:variant>
        <vt:lpwstr/>
      </vt:variant>
      <vt:variant>
        <vt:lpwstr>_Toc253578625</vt:lpwstr>
      </vt:variant>
      <vt:variant>
        <vt:i4>1900592</vt:i4>
      </vt:variant>
      <vt:variant>
        <vt:i4>4446</vt:i4>
      </vt:variant>
      <vt:variant>
        <vt:i4>0</vt:i4>
      </vt:variant>
      <vt:variant>
        <vt:i4>5</vt:i4>
      </vt:variant>
      <vt:variant>
        <vt:lpwstr/>
      </vt:variant>
      <vt:variant>
        <vt:lpwstr>_Toc253578624</vt:lpwstr>
      </vt:variant>
      <vt:variant>
        <vt:i4>1900592</vt:i4>
      </vt:variant>
      <vt:variant>
        <vt:i4>4440</vt:i4>
      </vt:variant>
      <vt:variant>
        <vt:i4>0</vt:i4>
      </vt:variant>
      <vt:variant>
        <vt:i4>5</vt:i4>
      </vt:variant>
      <vt:variant>
        <vt:lpwstr/>
      </vt:variant>
      <vt:variant>
        <vt:lpwstr>_Toc253578623</vt:lpwstr>
      </vt:variant>
      <vt:variant>
        <vt:i4>1900592</vt:i4>
      </vt:variant>
      <vt:variant>
        <vt:i4>4434</vt:i4>
      </vt:variant>
      <vt:variant>
        <vt:i4>0</vt:i4>
      </vt:variant>
      <vt:variant>
        <vt:i4>5</vt:i4>
      </vt:variant>
      <vt:variant>
        <vt:lpwstr/>
      </vt:variant>
      <vt:variant>
        <vt:lpwstr>_Toc253578622</vt:lpwstr>
      </vt:variant>
      <vt:variant>
        <vt:i4>1900592</vt:i4>
      </vt:variant>
      <vt:variant>
        <vt:i4>4428</vt:i4>
      </vt:variant>
      <vt:variant>
        <vt:i4>0</vt:i4>
      </vt:variant>
      <vt:variant>
        <vt:i4>5</vt:i4>
      </vt:variant>
      <vt:variant>
        <vt:lpwstr/>
      </vt:variant>
      <vt:variant>
        <vt:lpwstr>_Toc253578621</vt:lpwstr>
      </vt:variant>
      <vt:variant>
        <vt:i4>1900592</vt:i4>
      </vt:variant>
      <vt:variant>
        <vt:i4>4422</vt:i4>
      </vt:variant>
      <vt:variant>
        <vt:i4>0</vt:i4>
      </vt:variant>
      <vt:variant>
        <vt:i4>5</vt:i4>
      </vt:variant>
      <vt:variant>
        <vt:lpwstr/>
      </vt:variant>
      <vt:variant>
        <vt:lpwstr>_Toc253578620</vt:lpwstr>
      </vt:variant>
      <vt:variant>
        <vt:i4>1966128</vt:i4>
      </vt:variant>
      <vt:variant>
        <vt:i4>4416</vt:i4>
      </vt:variant>
      <vt:variant>
        <vt:i4>0</vt:i4>
      </vt:variant>
      <vt:variant>
        <vt:i4>5</vt:i4>
      </vt:variant>
      <vt:variant>
        <vt:lpwstr/>
      </vt:variant>
      <vt:variant>
        <vt:lpwstr>_Toc253578619</vt:lpwstr>
      </vt:variant>
      <vt:variant>
        <vt:i4>1966128</vt:i4>
      </vt:variant>
      <vt:variant>
        <vt:i4>4410</vt:i4>
      </vt:variant>
      <vt:variant>
        <vt:i4>0</vt:i4>
      </vt:variant>
      <vt:variant>
        <vt:i4>5</vt:i4>
      </vt:variant>
      <vt:variant>
        <vt:lpwstr/>
      </vt:variant>
      <vt:variant>
        <vt:lpwstr>_Toc253578618</vt:lpwstr>
      </vt:variant>
      <vt:variant>
        <vt:i4>1966128</vt:i4>
      </vt:variant>
      <vt:variant>
        <vt:i4>4404</vt:i4>
      </vt:variant>
      <vt:variant>
        <vt:i4>0</vt:i4>
      </vt:variant>
      <vt:variant>
        <vt:i4>5</vt:i4>
      </vt:variant>
      <vt:variant>
        <vt:lpwstr/>
      </vt:variant>
      <vt:variant>
        <vt:lpwstr>_Toc253578617</vt:lpwstr>
      </vt:variant>
      <vt:variant>
        <vt:i4>1966128</vt:i4>
      </vt:variant>
      <vt:variant>
        <vt:i4>4398</vt:i4>
      </vt:variant>
      <vt:variant>
        <vt:i4>0</vt:i4>
      </vt:variant>
      <vt:variant>
        <vt:i4>5</vt:i4>
      </vt:variant>
      <vt:variant>
        <vt:lpwstr/>
      </vt:variant>
      <vt:variant>
        <vt:lpwstr>_Toc253578616</vt:lpwstr>
      </vt:variant>
      <vt:variant>
        <vt:i4>1966128</vt:i4>
      </vt:variant>
      <vt:variant>
        <vt:i4>4392</vt:i4>
      </vt:variant>
      <vt:variant>
        <vt:i4>0</vt:i4>
      </vt:variant>
      <vt:variant>
        <vt:i4>5</vt:i4>
      </vt:variant>
      <vt:variant>
        <vt:lpwstr/>
      </vt:variant>
      <vt:variant>
        <vt:lpwstr>_Toc253578615</vt:lpwstr>
      </vt:variant>
      <vt:variant>
        <vt:i4>1966128</vt:i4>
      </vt:variant>
      <vt:variant>
        <vt:i4>4386</vt:i4>
      </vt:variant>
      <vt:variant>
        <vt:i4>0</vt:i4>
      </vt:variant>
      <vt:variant>
        <vt:i4>5</vt:i4>
      </vt:variant>
      <vt:variant>
        <vt:lpwstr/>
      </vt:variant>
      <vt:variant>
        <vt:lpwstr>_Toc253578614</vt:lpwstr>
      </vt:variant>
      <vt:variant>
        <vt:i4>1966128</vt:i4>
      </vt:variant>
      <vt:variant>
        <vt:i4>4380</vt:i4>
      </vt:variant>
      <vt:variant>
        <vt:i4>0</vt:i4>
      </vt:variant>
      <vt:variant>
        <vt:i4>5</vt:i4>
      </vt:variant>
      <vt:variant>
        <vt:lpwstr/>
      </vt:variant>
      <vt:variant>
        <vt:lpwstr>_Toc253578613</vt:lpwstr>
      </vt:variant>
      <vt:variant>
        <vt:i4>1966128</vt:i4>
      </vt:variant>
      <vt:variant>
        <vt:i4>4374</vt:i4>
      </vt:variant>
      <vt:variant>
        <vt:i4>0</vt:i4>
      </vt:variant>
      <vt:variant>
        <vt:i4>5</vt:i4>
      </vt:variant>
      <vt:variant>
        <vt:lpwstr/>
      </vt:variant>
      <vt:variant>
        <vt:lpwstr>_Toc253578612</vt:lpwstr>
      </vt:variant>
      <vt:variant>
        <vt:i4>1966128</vt:i4>
      </vt:variant>
      <vt:variant>
        <vt:i4>4368</vt:i4>
      </vt:variant>
      <vt:variant>
        <vt:i4>0</vt:i4>
      </vt:variant>
      <vt:variant>
        <vt:i4>5</vt:i4>
      </vt:variant>
      <vt:variant>
        <vt:lpwstr/>
      </vt:variant>
      <vt:variant>
        <vt:lpwstr>_Toc253578611</vt:lpwstr>
      </vt:variant>
      <vt:variant>
        <vt:i4>1966128</vt:i4>
      </vt:variant>
      <vt:variant>
        <vt:i4>4362</vt:i4>
      </vt:variant>
      <vt:variant>
        <vt:i4>0</vt:i4>
      </vt:variant>
      <vt:variant>
        <vt:i4>5</vt:i4>
      </vt:variant>
      <vt:variant>
        <vt:lpwstr/>
      </vt:variant>
      <vt:variant>
        <vt:lpwstr>_Toc253578610</vt:lpwstr>
      </vt:variant>
      <vt:variant>
        <vt:i4>2031664</vt:i4>
      </vt:variant>
      <vt:variant>
        <vt:i4>4356</vt:i4>
      </vt:variant>
      <vt:variant>
        <vt:i4>0</vt:i4>
      </vt:variant>
      <vt:variant>
        <vt:i4>5</vt:i4>
      </vt:variant>
      <vt:variant>
        <vt:lpwstr/>
      </vt:variant>
      <vt:variant>
        <vt:lpwstr>_Toc253578609</vt:lpwstr>
      </vt:variant>
      <vt:variant>
        <vt:i4>2031664</vt:i4>
      </vt:variant>
      <vt:variant>
        <vt:i4>4350</vt:i4>
      </vt:variant>
      <vt:variant>
        <vt:i4>0</vt:i4>
      </vt:variant>
      <vt:variant>
        <vt:i4>5</vt:i4>
      </vt:variant>
      <vt:variant>
        <vt:lpwstr/>
      </vt:variant>
      <vt:variant>
        <vt:lpwstr>_Toc253578608</vt:lpwstr>
      </vt:variant>
      <vt:variant>
        <vt:i4>2031664</vt:i4>
      </vt:variant>
      <vt:variant>
        <vt:i4>4344</vt:i4>
      </vt:variant>
      <vt:variant>
        <vt:i4>0</vt:i4>
      </vt:variant>
      <vt:variant>
        <vt:i4>5</vt:i4>
      </vt:variant>
      <vt:variant>
        <vt:lpwstr/>
      </vt:variant>
      <vt:variant>
        <vt:lpwstr>_Toc253578607</vt:lpwstr>
      </vt:variant>
      <vt:variant>
        <vt:i4>2031664</vt:i4>
      </vt:variant>
      <vt:variant>
        <vt:i4>4338</vt:i4>
      </vt:variant>
      <vt:variant>
        <vt:i4>0</vt:i4>
      </vt:variant>
      <vt:variant>
        <vt:i4>5</vt:i4>
      </vt:variant>
      <vt:variant>
        <vt:lpwstr/>
      </vt:variant>
      <vt:variant>
        <vt:lpwstr>_Toc253578606</vt:lpwstr>
      </vt:variant>
      <vt:variant>
        <vt:i4>2031664</vt:i4>
      </vt:variant>
      <vt:variant>
        <vt:i4>4332</vt:i4>
      </vt:variant>
      <vt:variant>
        <vt:i4>0</vt:i4>
      </vt:variant>
      <vt:variant>
        <vt:i4>5</vt:i4>
      </vt:variant>
      <vt:variant>
        <vt:lpwstr/>
      </vt:variant>
      <vt:variant>
        <vt:lpwstr>_Toc253578605</vt:lpwstr>
      </vt:variant>
      <vt:variant>
        <vt:i4>2031664</vt:i4>
      </vt:variant>
      <vt:variant>
        <vt:i4>4326</vt:i4>
      </vt:variant>
      <vt:variant>
        <vt:i4>0</vt:i4>
      </vt:variant>
      <vt:variant>
        <vt:i4>5</vt:i4>
      </vt:variant>
      <vt:variant>
        <vt:lpwstr/>
      </vt:variant>
      <vt:variant>
        <vt:lpwstr>_Toc253578604</vt:lpwstr>
      </vt:variant>
      <vt:variant>
        <vt:i4>2031664</vt:i4>
      </vt:variant>
      <vt:variant>
        <vt:i4>4320</vt:i4>
      </vt:variant>
      <vt:variant>
        <vt:i4>0</vt:i4>
      </vt:variant>
      <vt:variant>
        <vt:i4>5</vt:i4>
      </vt:variant>
      <vt:variant>
        <vt:lpwstr/>
      </vt:variant>
      <vt:variant>
        <vt:lpwstr>_Toc253578603</vt:lpwstr>
      </vt:variant>
      <vt:variant>
        <vt:i4>2031664</vt:i4>
      </vt:variant>
      <vt:variant>
        <vt:i4>4314</vt:i4>
      </vt:variant>
      <vt:variant>
        <vt:i4>0</vt:i4>
      </vt:variant>
      <vt:variant>
        <vt:i4>5</vt:i4>
      </vt:variant>
      <vt:variant>
        <vt:lpwstr/>
      </vt:variant>
      <vt:variant>
        <vt:lpwstr>_Toc253578602</vt:lpwstr>
      </vt:variant>
      <vt:variant>
        <vt:i4>2031664</vt:i4>
      </vt:variant>
      <vt:variant>
        <vt:i4>4308</vt:i4>
      </vt:variant>
      <vt:variant>
        <vt:i4>0</vt:i4>
      </vt:variant>
      <vt:variant>
        <vt:i4>5</vt:i4>
      </vt:variant>
      <vt:variant>
        <vt:lpwstr/>
      </vt:variant>
      <vt:variant>
        <vt:lpwstr>_Toc253578601</vt:lpwstr>
      </vt:variant>
      <vt:variant>
        <vt:i4>2031664</vt:i4>
      </vt:variant>
      <vt:variant>
        <vt:i4>4302</vt:i4>
      </vt:variant>
      <vt:variant>
        <vt:i4>0</vt:i4>
      </vt:variant>
      <vt:variant>
        <vt:i4>5</vt:i4>
      </vt:variant>
      <vt:variant>
        <vt:lpwstr/>
      </vt:variant>
      <vt:variant>
        <vt:lpwstr>_Toc253578600</vt:lpwstr>
      </vt:variant>
      <vt:variant>
        <vt:i4>1441843</vt:i4>
      </vt:variant>
      <vt:variant>
        <vt:i4>4296</vt:i4>
      </vt:variant>
      <vt:variant>
        <vt:i4>0</vt:i4>
      </vt:variant>
      <vt:variant>
        <vt:i4>5</vt:i4>
      </vt:variant>
      <vt:variant>
        <vt:lpwstr/>
      </vt:variant>
      <vt:variant>
        <vt:lpwstr>_Toc253578599</vt:lpwstr>
      </vt:variant>
      <vt:variant>
        <vt:i4>1441843</vt:i4>
      </vt:variant>
      <vt:variant>
        <vt:i4>4290</vt:i4>
      </vt:variant>
      <vt:variant>
        <vt:i4>0</vt:i4>
      </vt:variant>
      <vt:variant>
        <vt:i4>5</vt:i4>
      </vt:variant>
      <vt:variant>
        <vt:lpwstr/>
      </vt:variant>
      <vt:variant>
        <vt:lpwstr>_Toc253578598</vt:lpwstr>
      </vt:variant>
      <vt:variant>
        <vt:i4>1441843</vt:i4>
      </vt:variant>
      <vt:variant>
        <vt:i4>4284</vt:i4>
      </vt:variant>
      <vt:variant>
        <vt:i4>0</vt:i4>
      </vt:variant>
      <vt:variant>
        <vt:i4>5</vt:i4>
      </vt:variant>
      <vt:variant>
        <vt:lpwstr/>
      </vt:variant>
      <vt:variant>
        <vt:lpwstr>_Toc253578597</vt:lpwstr>
      </vt:variant>
      <vt:variant>
        <vt:i4>1441843</vt:i4>
      </vt:variant>
      <vt:variant>
        <vt:i4>4278</vt:i4>
      </vt:variant>
      <vt:variant>
        <vt:i4>0</vt:i4>
      </vt:variant>
      <vt:variant>
        <vt:i4>5</vt:i4>
      </vt:variant>
      <vt:variant>
        <vt:lpwstr/>
      </vt:variant>
      <vt:variant>
        <vt:lpwstr>_Toc253578596</vt:lpwstr>
      </vt:variant>
      <vt:variant>
        <vt:i4>1441843</vt:i4>
      </vt:variant>
      <vt:variant>
        <vt:i4>4272</vt:i4>
      </vt:variant>
      <vt:variant>
        <vt:i4>0</vt:i4>
      </vt:variant>
      <vt:variant>
        <vt:i4>5</vt:i4>
      </vt:variant>
      <vt:variant>
        <vt:lpwstr/>
      </vt:variant>
      <vt:variant>
        <vt:lpwstr>_Toc253578595</vt:lpwstr>
      </vt:variant>
      <vt:variant>
        <vt:i4>1441843</vt:i4>
      </vt:variant>
      <vt:variant>
        <vt:i4>4266</vt:i4>
      </vt:variant>
      <vt:variant>
        <vt:i4>0</vt:i4>
      </vt:variant>
      <vt:variant>
        <vt:i4>5</vt:i4>
      </vt:variant>
      <vt:variant>
        <vt:lpwstr/>
      </vt:variant>
      <vt:variant>
        <vt:lpwstr>_Toc253578594</vt:lpwstr>
      </vt:variant>
      <vt:variant>
        <vt:i4>1441843</vt:i4>
      </vt:variant>
      <vt:variant>
        <vt:i4>4260</vt:i4>
      </vt:variant>
      <vt:variant>
        <vt:i4>0</vt:i4>
      </vt:variant>
      <vt:variant>
        <vt:i4>5</vt:i4>
      </vt:variant>
      <vt:variant>
        <vt:lpwstr/>
      </vt:variant>
      <vt:variant>
        <vt:lpwstr>_Toc253578593</vt:lpwstr>
      </vt:variant>
      <vt:variant>
        <vt:i4>1441843</vt:i4>
      </vt:variant>
      <vt:variant>
        <vt:i4>4254</vt:i4>
      </vt:variant>
      <vt:variant>
        <vt:i4>0</vt:i4>
      </vt:variant>
      <vt:variant>
        <vt:i4>5</vt:i4>
      </vt:variant>
      <vt:variant>
        <vt:lpwstr/>
      </vt:variant>
      <vt:variant>
        <vt:lpwstr>_Toc253578592</vt:lpwstr>
      </vt:variant>
      <vt:variant>
        <vt:i4>1441843</vt:i4>
      </vt:variant>
      <vt:variant>
        <vt:i4>4248</vt:i4>
      </vt:variant>
      <vt:variant>
        <vt:i4>0</vt:i4>
      </vt:variant>
      <vt:variant>
        <vt:i4>5</vt:i4>
      </vt:variant>
      <vt:variant>
        <vt:lpwstr/>
      </vt:variant>
      <vt:variant>
        <vt:lpwstr>_Toc253578591</vt:lpwstr>
      </vt:variant>
      <vt:variant>
        <vt:i4>1441843</vt:i4>
      </vt:variant>
      <vt:variant>
        <vt:i4>4242</vt:i4>
      </vt:variant>
      <vt:variant>
        <vt:i4>0</vt:i4>
      </vt:variant>
      <vt:variant>
        <vt:i4>5</vt:i4>
      </vt:variant>
      <vt:variant>
        <vt:lpwstr/>
      </vt:variant>
      <vt:variant>
        <vt:lpwstr>_Toc253578590</vt:lpwstr>
      </vt:variant>
      <vt:variant>
        <vt:i4>1507379</vt:i4>
      </vt:variant>
      <vt:variant>
        <vt:i4>4236</vt:i4>
      </vt:variant>
      <vt:variant>
        <vt:i4>0</vt:i4>
      </vt:variant>
      <vt:variant>
        <vt:i4>5</vt:i4>
      </vt:variant>
      <vt:variant>
        <vt:lpwstr/>
      </vt:variant>
      <vt:variant>
        <vt:lpwstr>_Toc253578589</vt:lpwstr>
      </vt:variant>
      <vt:variant>
        <vt:i4>1507379</vt:i4>
      </vt:variant>
      <vt:variant>
        <vt:i4>4230</vt:i4>
      </vt:variant>
      <vt:variant>
        <vt:i4>0</vt:i4>
      </vt:variant>
      <vt:variant>
        <vt:i4>5</vt:i4>
      </vt:variant>
      <vt:variant>
        <vt:lpwstr/>
      </vt:variant>
      <vt:variant>
        <vt:lpwstr>_Toc253578588</vt:lpwstr>
      </vt:variant>
      <vt:variant>
        <vt:i4>1507379</vt:i4>
      </vt:variant>
      <vt:variant>
        <vt:i4>4224</vt:i4>
      </vt:variant>
      <vt:variant>
        <vt:i4>0</vt:i4>
      </vt:variant>
      <vt:variant>
        <vt:i4>5</vt:i4>
      </vt:variant>
      <vt:variant>
        <vt:lpwstr/>
      </vt:variant>
      <vt:variant>
        <vt:lpwstr>_Toc253578587</vt:lpwstr>
      </vt:variant>
      <vt:variant>
        <vt:i4>1507379</vt:i4>
      </vt:variant>
      <vt:variant>
        <vt:i4>4218</vt:i4>
      </vt:variant>
      <vt:variant>
        <vt:i4>0</vt:i4>
      </vt:variant>
      <vt:variant>
        <vt:i4>5</vt:i4>
      </vt:variant>
      <vt:variant>
        <vt:lpwstr/>
      </vt:variant>
      <vt:variant>
        <vt:lpwstr>_Toc253578586</vt:lpwstr>
      </vt:variant>
      <vt:variant>
        <vt:i4>1507379</vt:i4>
      </vt:variant>
      <vt:variant>
        <vt:i4>4212</vt:i4>
      </vt:variant>
      <vt:variant>
        <vt:i4>0</vt:i4>
      </vt:variant>
      <vt:variant>
        <vt:i4>5</vt:i4>
      </vt:variant>
      <vt:variant>
        <vt:lpwstr/>
      </vt:variant>
      <vt:variant>
        <vt:lpwstr>_Toc253578585</vt:lpwstr>
      </vt:variant>
      <vt:variant>
        <vt:i4>1507379</vt:i4>
      </vt:variant>
      <vt:variant>
        <vt:i4>4206</vt:i4>
      </vt:variant>
      <vt:variant>
        <vt:i4>0</vt:i4>
      </vt:variant>
      <vt:variant>
        <vt:i4>5</vt:i4>
      </vt:variant>
      <vt:variant>
        <vt:lpwstr/>
      </vt:variant>
      <vt:variant>
        <vt:lpwstr>_Toc253578584</vt:lpwstr>
      </vt:variant>
      <vt:variant>
        <vt:i4>1507379</vt:i4>
      </vt:variant>
      <vt:variant>
        <vt:i4>4200</vt:i4>
      </vt:variant>
      <vt:variant>
        <vt:i4>0</vt:i4>
      </vt:variant>
      <vt:variant>
        <vt:i4>5</vt:i4>
      </vt:variant>
      <vt:variant>
        <vt:lpwstr/>
      </vt:variant>
      <vt:variant>
        <vt:lpwstr>_Toc253578583</vt:lpwstr>
      </vt:variant>
      <vt:variant>
        <vt:i4>1507379</vt:i4>
      </vt:variant>
      <vt:variant>
        <vt:i4>4194</vt:i4>
      </vt:variant>
      <vt:variant>
        <vt:i4>0</vt:i4>
      </vt:variant>
      <vt:variant>
        <vt:i4>5</vt:i4>
      </vt:variant>
      <vt:variant>
        <vt:lpwstr/>
      </vt:variant>
      <vt:variant>
        <vt:lpwstr>_Toc253578582</vt:lpwstr>
      </vt:variant>
      <vt:variant>
        <vt:i4>1507379</vt:i4>
      </vt:variant>
      <vt:variant>
        <vt:i4>4188</vt:i4>
      </vt:variant>
      <vt:variant>
        <vt:i4>0</vt:i4>
      </vt:variant>
      <vt:variant>
        <vt:i4>5</vt:i4>
      </vt:variant>
      <vt:variant>
        <vt:lpwstr/>
      </vt:variant>
      <vt:variant>
        <vt:lpwstr>_Toc253578581</vt:lpwstr>
      </vt:variant>
      <vt:variant>
        <vt:i4>1507379</vt:i4>
      </vt:variant>
      <vt:variant>
        <vt:i4>4182</vt:i4>
      </vt:variant>
      <vt:variant>
        <vt:i4>0</vt:i4>
      </vt:variant>
      <vt:variant>
        <vt:i4>5</vt:i4>
      </vt:variant>
      <vt:variant>
        <vt:lpwstr/>
      </vt:variant>
      <vt:variant>
        <vt:lpwstr>_Toc253578580</vt:lpwstr>
      </vt:variant>
      <vt:variant>
        <vt:i4>1572915</vt:i4>
      </vt:variant>
      <vt:variant>
        <vt:i4>4176</vt:i4>
      </vt:variant>
      <vt:variant>
        <vt:i4>0</vt:i4>
      </vt:variant>
      <vt:variant>
        <vt:i4>5</vt:i4>
      </vt:variant>
      <vt:variant>
        <vt:lpwstr/>
      </vt:variant>
      <vt:variant>
        <vt:lpwstr>_Toc253578579</vt:lpwstr>
      </vt:variant>
      <vt:variant>
        <vt:i4>1572915</vt:i4>
      </vt:variant>
      <vt:variant>
        <vt:i4>4170</vt:i4>
      </vt:variant>
      <vt:variant>
        <vt:i4>0</vt:i4>
      </vt:variant>
      <vt:variant>
        <vt:i4>5</vt:i4>
      </vt:variant>
      <vt:variant>
        <vt:lpwstr/>
      </vt:variant>
      <vt:variant>
        <vt:lpwstr>_Toc253578578</vt:lpwstr>
      </vt:variant>
      <vt:variant>
        <vt:i4>1572915</vt:i4>
      </vt:variant>
      <vt:variant>
        <vt:i4>4164</vt:i4>
      </vt:variant>
      <vt:variant>
        <vt:i4>0</vt:i4>
      </vt:variant>
      <vt:variant>
        <vt:i4>5</vt:i4>
      </vt:variant>
      <vt:variant>
        <vt:lpwstr/>
      </vt:variant>
      <vt:variant>
        <vt:lpwstr>_Toc253578577</vt:lpwstr>
      </vt:variant>
      <vt:variant>
        <vt:i4>1572915</vt:i4>
      </vt:variant>
      <vt:variant>
        <vt:i4>4158</vt:i4>
      </vt:variant>
      <vt:variant>
        <vt:i4>0</vt:i4>
      </vt:variant>
      <vt:variant>
        <vt:i4>5</vt:i4>
      </vt:variant>
      <vt:variant>
        <vt:lpwstr/>
      </vt:variant>
      <vt:variant>
        <vt:lpwstr>_Toc253578576</vt:lpwstr>
      </vt:variant>
      <vt:variant>
        <vt:i4>1572915</vt:i4>
      </vt:variant>
      <vt:variant>
        <vt:i4>4152</vt:i4>
      </vt:variant>
      <vt:variant>
        <vt:i4>0</vt:i4>
      </vt:variant>
      <vt:variant>
        <vt:i4>5</vt:i4>
      </vt:variant>
      <vt:variant>
        <vt:lpwstr/>
      </vt:variant>
      <vt:variant>
        <vt:lpwstr>_Toc253578575</vt:lpwstr>
      </vt:variant>
      <vt:variant>
        <vt:i4>1572915</vt:i4>
      </vt:variant>
      <vt:variant>
        <vt:i4>4146</vt:i4>
      </vt:variant>
      <vt:variant>
        <vt:i4>0</vt:i4>
      </vt:variant>
      <vt:variant>
        <vt:i4>5</vt:i4>
      </vt:variant>
      <vt:variant>
        <vt:lpwstr/>
      </vt:variant>
      <vt:variant>
        <vt:lpwstr>_Toc253578574</vt:lpwstr>
      </vt:variant>
      <vt:variant>
        <vt:i4>1572915</vt:i4>
      </vt:variant>
      <vt:variant>
        <vt:i4>4140</vt:i4>
      </vt:variant>
      <vt:variant>
        <vt:i4>0</vt:i4>
      </vt:variant>
      <vt:variant>
        <vt:i4>5</vt:i4>
      </vt:variant>
      <vt:variant>
        <vt:lpwstr/>
      </vt:variant>
      <vt:variant>
        <vt:lpwstr>_Toc253578573</vt:lpwstr>
      </vt:variant>
      <vt:variant>
        <vt:i4>1572915</vt:i4>
      </vt:variant>
      <vt:variant>
        <vt:i4>4134</vt:i4>
      </vt:variant>
      <vt:variant>
        <vt:i4>0</vt:i4>
      </vt:variant>
      <vt:variant>
        <vt:i4>5</vt:i4>
      </vt:variant>
      <vt:variant>
        <vt:lpwstr/>
      </vt:variant>
      <vt:variant>
        <vt:lpwstr>_Toc253578572</vt:lpwstr>
      </vt:variant>
      <vt:variant>
        <vt:i4>1572915</vt:i4>
      </vt:variant>
      <vt:variant>
        <vt:i4>4128</vt:i4>
      </vt:variant>
      <vt:variant>
        <vt:i4>0</vt:i4>
      </vt:variant>
      <vt:variant>
        <vt:i4>5</vt:i4>
      </vt:variant>
      <vt:variant>
        <vt:lpwstr/>
      </vt:variant>
      <vt:variant>
        <vt:lpwstr>_Toc253578571</vt:lpwstr>
      </vt:variant>
      <vt:variant>
        <vt:i4>1572915</vt:i4>
      </vt:variant>
      <vt:variant>
        <vt:i4>4122</vt:i4>
      </vt:variant>
      <vt:variant>
        <vt:i4>0</vt:i4>
      </vt:variant>
      <vt:variant>
        <vt:i4>5</vt:i4>
      </vt:variant>
      <vt:variant>
        <vt:lpwstr/>
      </vt:variant>
      <vt:variant>
        <vt:lpwstr>_Toc253578570</vt:lpwstr>
      </vt:variant>
      <vt:variant>
        <vt:i4>1638451</vt:i4>
      </vt:variant>
      <vt:variant>
        <vt:i4>4116</vt:i4>
      </vt:variant>
      <vt:variant>
        <vt:i4>0</vt:i4>
      </vt:variant>
      <vt:variant>
        <vt:i4>5</vt:i4>
      </vt:variant>
      <vt:variant>
        <vt:lpwstr/>
      </vt:variant>
      <vt:variant>
        <vt:lpwstr>_Toc253578569</vt:lpwstr>
      </vt:variant>
      <vt:variant>
        <vt:i4>1638451</vt:i4>
      </vt:variant>
      <vt:variant>
        <vt:i4>4110</vt:i4>
      </vt:variant>
      <vt:variant>
        <vt:i4>0</vt:i4>
      </vt:variant>
      <vt:variant>
        <vt:i4>5</vt:i4>
      </vt:variant>
      <vt:variant>
        <vt:lpwstr/>
      </vt:variant>
      <vt:variant>
        <vt:lpwstr>_Toc253578568</vt:lpwstr>
      </vt:variant>
      <vt:variant>
        <vt:i4>1638451</vt:i4>
      </vt:variant>
      <vt:variant>
        <vt:i4>4104</vt:i4>
      </vt:variant>
      <vt:variant>
        <vt:i4>0</vt:i4>
      </vt:variant>
      <vt:variant>
        <vt:i4>5</vt:i4>
      </vt:variant>
      <vt:variant>
        <vt:lpwstr/>
      </vt:variant>
      <vt:variant>
        <vt:lpwstr>_Toc253578567</vt:lpwstr>
      </vt:variant>
      <vt:variant>
        <vt:i4>1638451</vt:i4>
      </vt:variant>
      <vt:variant>
        <vt:i4>4098</vt:i4>
      </vt:variant>
      <vt:variant>
        <vt:i4>0</vt:i4>
      </vt:variant>
      <vt:variant>
        <vt:i4>5</vt:i4>
      </vt:variant>
      <vt:variant>
        <vt:lpwstr/>
      </vt:variant>
      <vt:variant>
        <vt:lpwstr>_Toc253578566</vt:lpwstr>
      </vt:variant>
      <vt:variant>
        <vt:i4>1638451</vt:i4>
      </vt:variant>
      <vt:variant>
        <vt:i4>4092</vt:i4>
      </vt:variant>
      <vt:variant>
        <vt:i4>0</vt:i4>
      </vt:variant>
      <vt:variant>
        <vt:i4>5</vt:i4>
      </vt:variant>
      <vt:variant>
        <vt:lpwstr/>
      </vt:variant>
      <vt:variant>
        <vt:lpwstr>_Toc253578565</vt:lpwstr>
      </vt:variant>
      <vt:variant>
        <vt:i4>1638451</vt:i4>
      </vt:variant>
      <vt:variant>
        <vt:i4>4086</vt:i4>
      </vt:variant>
      <vt:variant>
        <vt:i4>0</vt:i4>
      </vt:variant>
      <vt:variant>
        <vt:i4>5</vt:i4>
      </vt:variant>
      <vt:variant>
        <vt:lpwstr/>
      </vt:variant>
      <vt:variant>
        <vt:lpwstr>_Toc253578564</vt:lpwstr>
      </vt:variant>
      <vt:variant>
        <vt:i4>1638451</vt:i4>
      </vt:variant>
      <vt:variant>
        <vt:i4>4080</vt:i4>
      </vt:variant>
      <vt:variant>
        <vt:i4>0</vt:i4>
      </vt:variant>
      <vt:variant>
        <vt:i4>5</vt:i4>
      </vt:variant>
      <vt:variant>
        <vt:lpwstr/>
      </vt:variant>
      <vt:variant>
        <vt:lpwstr>_Toc253578563</vt:lpwstr>
      </vt:variant>
      <vt:variant>
        <vt:i4>1638451</vt:i4>
      </vt:variant>
      <vt:variant>
        <vt:i4>4074</vt:i4>
      </vt:variant>
      <vt:variant>
        <vt:i4>0</vt:i4>
      </vt:variant>
      <vt:variant>
        <vt:i4>5</vt:i4>
      </vt:variant>
      <vt:variant>
        <vt:lpwstr/>
      </vt:variant>
      <vt:variant>
        <vt:lpwstr>_Toc253578562</vt:lpwstr>
      </vt:variant>
      <vt:variant>
        <vt:i4>1638451</vt:i4>
      </vt:variant>
      <vt:variant>
        <vt:i4>4068</vt:i4>
      </vt:variant>
      <vt:variant>
        <vt:i4>0</vt:i4>
      </vt:variant>
      <vt:variant>
        <vt:i4>5</vt:i4>
      </vt:variant>
      <vt:variant>
        <vt:lpwstr/>
      </vt:variant>
      <vt:variant>
        <vt:lpwstr>_Toc253578561</vt:lpwstr>
      </vt:variant>
      <vt:variant>
        <vt:i4>1638451</vt:i4>
      </vt:variant>
      <vt:variant>
        <vt:i4>4062</vt:i4>
      </vt:variant>
      <vt:variant>
        <vt:i4>0</vt:i4>
      </vt:variant>
      <vt:variant>
        <vt:i4>5</vt:i4>
      </vt:variant>
      <vt:variant>
        <vt:lpwstr/>
      </vt:variant>
      <vt:variant>
        <vt:lpwstr>_Toc253578560</vt:lpwstr>
      </vt:variant>
      <vt:variant>
        <vt:i4>1703987</vt:i4>
      </vt:variant>
      <vt:variant>
        <vt:i4>4056</vt:i4>
      </vt:variant>
      <vt:variant>
        <vt:i4>0</vt:i4>
      </vt:variant>
      <vt:variant>
        <vt:i4>5</vt:i4>
      </vt:variant>
      <vt:variant>
        <vt:lpwstr/>
      </vt:variant>
      <vt:variant>
        <vt:lpwstr>_Toc253578559</vt:lpwstr>
      </vt:variant>
      <vt:variant>
        <vt:i4>1703987</vt:i4>
      </vt:variant>
      <vt:variant>
        <vt:i4>4050</vt:i4>
      </vt:variant>
      <vt:variant>
        <vt:i4>0</vt:i4>
      </vt:variant>
      <vt:variant>
        <vt:i4>5</vt:i4>
      </vt:variant>
      <vt:variant>
        <vt:lpwstr/>
      </vt:variant>
      <vt:variant>
        <vt:lpwstr>_Toc253578558</vt:lpwstr>
      </vt:variant>
      <vt:variant>
        <vt:i4>1703987</vt:i4>
      </vt:variant>
      <vt:variant>
        <vt:i4>4044</vt:i4>
      </vt:variant>
      <vt:variant>
        <vt:i4>0</vt:i4>
      </vt:variant>
      <vt:variant>
        <vt:i4>5</vt:i4>
      </vt:variant>
      <vt:variant>
        <vt:lpwstr/>
      </vt:variant>
      <vt:variant>
        <vt:lpwstr>_Toc253578557</vt:lpwstr>
      </vt:variant>
      <vt:variant>
        <vt:i4>1703987</vt:i4>
      </vt:variant>
      <vt:variant>
        <vt:i4>4038</vt:i4>
      </vt:variant>
      <vt:variant>
        <vt:i4>0</vt:i4>
      </vt:variant>
      <vt:variant>
        <vt:i4>5</vt:i4>
      </vt:variant>
      <vt:variant>
        <vt:lpwstr/>
      </vt:variant>
      <vt:variant>
        <vt:lpwstr>_Toc253578556</vt:lpwstr>
      </vt:variant>
      <vt:variant>
        <vt:i4>1703987</vt:i4>
      </vt:variant>
      <vt:variant>
        <vt:i4>4032</vt:i4>
      </vt:variant>
      <vt:variant>
        <vt:i4>0</vt:i4>
      </vt:variant>
      <vt:variant>
        <vt:i4>5</vt:i4>
      </vt:variant>
      <vt:variant>
        <vt:lpwstr/>
      </vt:variant>
      <vt:variant>
        <vt:lpwstr>_Toc253578555</vt:lpwstr>
      </vt:variant>
      <vt:variant>
        <vt:i4>1703987</vt:i4>
      </vt:variant>
      <vt:variant>
        <vt:i4>4026</vt:i4>
      </vt:variant>
      <vt:variant>
        <vt:i4>0</vt:i4>
      </vt:variant>
      <vt:variant>
        <vt:i4>5</vt:i4>
      </vt:variant>
      <vt:variant>
        <vt:lpwstr/>
      </vt:variant>
      <vt:variant>
        <vt:lpwstr>_Toc253578554</vt:lpwstr>
      </vt:variant>
      <vt:variant>
        <vt:i4>1703987</vt:i4>
      </vt:variant>
      <vt:variant>
        <vt:i4>4020</vt:i4>
      </vt:variant>
      <vt:variant>
        <vt:i4>0</vt:i4>
      </vt:variant>
      <vt:variant>
        <vt:i4>5</vt:i4>
      </vt:variant>
      <vt:variant>
        <vt:lpwstr/>
      </vt:variant>
      <vt:variant>
        <vt:lpwstr>_Toc253578553</vt:lpwstr>
      </vt:variant>
      <vt:variant>
        <vt:i4>1703987</vt:i4>
      </vt:variant>
      <vt:variant>
        <vt:i4>4014</vt:i4>
      </vt:variant>
      <vt:variant>
        <vt:i4>0</vt:i4>
      </vt:variant>
      <vt:variant>
        <vt:i4>5</vt:i4>
      </vt:variant>
      <vt:variant>
        <vt:lpwstr/>
      </vt:variant>
      <vt:variant>
        <vt:lpwstr>_Toc253578552</vt:lpwstr>
      </vt:variant>
      <vt:variant>
        <vt:i4>1703987</vt:i4>
      </vt:variant>
      <vt:variant>
        <vt:i4>4008</vt:i4>
      </vt:variant>
      <vt:variant>
        <vt:i4>0</vt:i4>
      </vt:variant>
      <vt:variant>
        <vt:i4>5</vt:i4>
      </vt:variant>
      <vt:variant>
        <vt:lpwstr/>
      </vt:variant>
      <vt:variant>
        <vt:lpwstr>_Toc253578551</vt:lpwstr>
      </vt:variant>
      <vt:variant>
        <vt:i4>1703987</vt:i4>
      </vt:variant>
      <vt:variant>
        <vt:i4>4002</vt:i4>
      </vt:variant>
      <vt:variant>
        <vt:i4>0</vt:i4>
      </vt:variant>
      <vt:variant>
        <vt:i4>5</vt:i4>
      </vt:variant>
      <vt:variant>
        <vt:lpwstr/>
      </vt:variant>
      <vt:variant>
        <vt:lpwstr>_Toc253578550</vt:lpwstr>
      </vt:variant>
      <vt:variant>
        <vt:i4>1769523</vt:i4>
      </vt:variant>
      <vt:variant>
        <vt:i4>3996</vt:i4>
      </vt:variant>
      <vt:variant>
        <vt:i4>0</vt:i4>
      </vt:variant>
      <vt:variant>
        <vt:i4>5</vt:i4>
      </vt:variant>
      <vt:variant>
        <vt:lpwstr/>
      </vt:variant>
      <vt:variant>
        <vt:lpwstr>_Toc253578549</vt:lpwstr>
      </vt:variant>
      <vt:variant>
        <vt:i4>1769523</vt:i4>
      </vt:variant>
      <vt:variant>
        <vt:i4>3990</vt:i4>
      </vt:variant>
      <vt:variant>
        <vt:i4>0</vt:i4>
      </vt:variant>
      <vt:variant>
        <vt:i4>5</vt:i4>
      </vt:variant>
      <vt:variant>
        <vt:lpwstr/>
      </vt:variant>
      <vt:variant>
        <vt:lpwstr>_Toc253578548</vt:lpwstr>
      </vt:variant>
      <vt:variant>
        <vt:i4>1769523</vt:i4>
      </vt:variant>
      <vt:variant>
        <vt:i4>3984</vt:i4>
      </vt:variant>
      <vt:variant>
        <vt:i4>0</vt:i4>
      </vt:variant>
      <vt:variant>
        <vt:i4>5</vt:i4>
      </vt:variant>
      <vt:variant>
        <vt:lpwstr/>
      </vt:variant>
      <vt:variant>
        <vt:lpwstr>_Toc253578547</vt:lpwstr>
      </vt:variant>
      <vt:variant>
        <vt:i4>1769523</vt:i4>
      </vt:variant>
      <vt:variant>
        <vt:i4>3978</vt:i4>
      </vt:variant>
      <vt:variant>
        <vt:i4>0</vt:i4>
      </vt:variant>
      <vt:variant>
        <vt:i4>5</vt:i4>
      </vt:variant>
      <vt:variant>
        <vt:lpwstr/>
      </vt:variant>
      <vt:variant>
        <vt:lpwstr>_Toc253578546</vt:lpwstr>
      </vt:variant>
      <vt:variant>
        <vt:i4>1769523</vt:i4>
      </vt:variant>
      <vt:variant>
        <vt:i4>3972</vt:i4>
      </vt:variant>
      <vt:variant>
        <vt:i4>0</vt:i4>
      </vt:variant>
      <vt:variant>
        <vt:i4>5</vt:i4>
      </vt:variant>
      <vt:variant>
        <vt:lpwstr/>
      </vt:variant>
      <vt:variant>
        <vt:lpwstr>_Toc253578545</vt:lpwstr>
      </vt:variant>
      <vt:variant>
        <vt:i4>1769523</vt:i4>
      </vt:variant>
      <vt:variant>
        <vt:i4>3966</vt:i4>
      </vt:variant>
      <vt:variant>
        <vt:i4>0</vt:i4>
      </vt:variant>
      <vt:variant>
        <vt:i4>5</vt:i4>
      </vt:variant>
      <vt:variant>
        <vt:lpwstr/>
      </vt:variant>
      <vt:variant>
        <vt:lpwstr>_Toc253578544</vt:lpwstr>
      </vt:variant>
      <vt:variant>
        <vt:i4>1769523</vt:i4>
      </vt:variant>
      <vt:variant>
        <vt:i4>3960</vt:i4>
      </vt:variant>
      <vt:variant>
        <vt:i4>0</vt:i4>
      </vt:variant>
      <vt:variant>
        <vt:i4>5</vt:i4>
      </vt:variant>
      <vt:variant>
        <vt:lpwstr/>
      </vt:variant>
      <vt:variant>
        <vt:lpwstr>_Toc253578543</vt:lpwstr>
      </vt:variant>
      <vt:variant>
        <vt:i4>1769523</vt:i4>
      </vt:variant>
      <vt:variant>
        <vt:i4>3954</vt:i4>
      </vt:variant>
      <vt:variant>
        <vt:i4>0</vt:i4>
      </vt:variant>
      <vt:variant>
        <vt:i4>5</vt:i4>
      </vt:variant>
      <vt:variant>
        <vt:lpwstr/>
      </vt:variant>
      <vt:variant>
        <vt:lpwstr>_Toc253578542</vt:lpwstr>
      </vt:variant>
      <vt:variant>
        <vt:i4>1769523</vt:i4>
      </vt:variant>
      <vt:variant>
        <vt:i4>3948</vt:i4>
      </vt:variant>
      <vt:variant>
        <vt:i4>0</vt:i4>
      </vt:variant>
      <vt:variant>
        <vt:i4>5</vt:i4>
      </vt:variant>
      <vt:variant>
        <vt:lpwstr/>
      </vt:variant>
      <vt:variant>
        <vt:lpwstr>_Toc253578541</vt:lpwstr>
      </vt:variant>
      <vt:variant>
        <vt:i4>1769523</vt:i4>
      </vt:variant>
      <vt:variant>
        <vt:i4>3942</vt:i4>
      </vt:variant>
      <vt:variant>
        <vt:i4>0</vt:i4>
      </vt:variant>
      <vt:variant>
        <vt:i4>5</vt:i4>
      </vt:variant>
      <vt:variant>
        <vt:lpwstr/>
      </vt:variant>
      <vt:variant>
        <vt:lpwstr>_Toc253578540</vt:lpwstr>
      </vt:variant>
      <vt:variant>
        <vt:i4>1835059</vt:i4>
      </vt:variant>
      <vt:variant>
        <vt:i4>3936</vt:i4>
      </vt:variant>
      <vt:variant>
        <vt:i4>0</vt:i4>
      </vt:variant>
      <vt:variant>
        <vt:i4>5</vt:i4>
      </vt:variant>
      <vt:variant>
        <vt:lpwstr/>
      </vt:variant>
      <vt:variant>
        <vt:lpwstr>_Toc253578539</vt:lpwstr>
      </vt:variant>
      <vt:variant>
        <vt:i4>1835059</vt:i4>
      </vt:variant>
      <vt:variant>
        <vt:i4>3930</vt:i4>
      </vt:variant>
      <vt:variant>
        <vt:i4>0</vt:i4>
      </vt:variant>
      <vt:variant>
        <vt:i4>5</vt:i4>
      </vt:variant>
      <vt:variant>
        <vt:lpwstr/>
      </vt:variant>
      <vt:variant>
        <vt:lpwstr>_Toc253578538</vt:lpwstr>
      </vt:variant>
      <vt:variant>
        <vt:i4>1835059</vt:i4>
      </vt:variant>
      <vt:variant>
        <vt:i4>3924</vt:i4>
      </vt:variant>
      <vt:variant>
        <vt:i4>0</vt:i4>
      </vt:variant>
      <vt:variant>
        <vt:i4>5</vt:i4>
      </vt:variant>
      <vt:variant>
        <vt:lpwstr/>
      </vt:variant>
      <vt:variant>
        <vt:lpwstr>_Toc253578537</vt:lpwstr>
      </vt:variant>
      <vt:variant>
        <vt:i4>1835059</vt:i4>
      </vt:variant>
      <vt:variant>
        <vt:i4>3918</vt:i4>
      </vt:variant>
      <vt:variant>
        <vt:i4>0</vt:i4>
      </vt:variant>
      <vt:variant>
        <vt:i4>5</vt:i4>
      </vt:variant>
      <vt:variant>
        <vt:lpwstr/>
      </vt:variant>
      <vt:variant>
        <vt:lpwstr>_Toc253578536</vt:lpwstr>
      </vt:variant>
      <vt:variant>
        <vt:i4>1835059</vt:i4>
      </vt:variant>
      <vt:variant>
        <vt:i4>3912</vt:i4>
      </vt:variant>
      <vt:variant>
        <vt:i4>0</vt:i4>
      </vt:variant>
      <vt:variant>
        <vt:i4>5</vt:i4>
      </vt:variant>
      <vt:variant>
        <vt:lpwstr/>
      </vt:variant>
      <vt:variant>
        <vt:lpwstr>_Toc253578535</vt:lpwstr>
      </vt:variant>
      <vt:variant>
        <vt:i4>1835059</vt:i4>
      </vt:variant>
      <vt:variant>
        <vt:i4>3906</vt:i4>
      </vt:variant>
      <vt:variant>
        <vt:i4>0</vt:i4>
      </vt:variant>
      <vt:variant>
        <vt:i4>5</vt:i4>
      </vt:variant>
      <vt:variant>
        <vt:lpwstr/>
      </vt:variant>
      <vt:variant>
        <vt:lpwstr>_Toc253578534</vt:lpwstr>
      </vt:variant>
      <vt:variant>
        <vt:i4>1835059</vt:i4>
      </vt:variant>
      <vt:variant>
        <vt:i4>3900</vt:i4>
      </vt:variant>
      <vt:variant>
        <vt:i4>0</vt:i4>
      </vt:variant>
      <vt:variant>
        <vt:i4>5</vt:i4>
      </vt:variant>
      <vt:variant>
        <vt:lpwstr/>
      </vt:variant>
      <vt:variant>
        <vt:lpwstr>_Toc253578533</vt:lpwstr>
      </vt:variant>
      <vt:variant>
        <vt:i4>1835059</vt:i4>
      </vt:variant>
      <vt:variant>
        <vt:i4>3894</vt:i4>
      </vt:variant>
      <vt:variant>
        <vt:i4>0</vt:i4>
      </vt:variant>
      <vt:variant>
        <vt:i4>5</vt:i4>
      </vt:variant>
      <vt:variant>
        <vt:lpwstr/>
      </vt:variant>
      <vt:variant>
        <vt:lpwstr>_Toc253578532</vt:lpwstr>
      </vt:variant>
      <vt:variant>
        <vt:i4>1835059</vt:i4>
      </vt:variant>
      <vt:variant>
        <vt:i4>3888</vt:i4>
      </vt:variant>
      <vt:variant>
        <vt:i4>0</vt:i4>
      </vt:variant>
      <vt:variant>
        <vt:i4>5</vt:i4>
      </vt:variant>
      <vt:variant>
        <vt:lpwstr/>
      </vt:variant>
      <vt:variant>
        <vt:lpwstr>_Toc253578531</vt:lpwstr>
      </vt:variant>
      <vt:variant>
        <vt:i4>1835059</vt:i4>
      </vt:variant>
      <vt:variant>
        <vt:i4>3882</vt:i4>
      </vt:variant>
      <vt:variant>
        <vt:i4>0</vt:i4>
      </vt:variant>
      <vt:variant>
        <vt:i4>5</vt:i4>
      </vt:variant>
      <vt:variant>
        <vt:lpwstr/>
      </vt:variant>
      <vt:variant>
        <vt:lpwstr>_Toc253578530</vt:lpwstr>
      </vt:variant>
      <vt:variant>
        <vt:i4>1900595</vt:i4>
      </vt:variant>
      <vt:variant>
        <vt:i4>3876</vt:i4>
      </vt:variant>
      <vt:variant>
        <vt:i4>0</vt:i4>
      </vt:variant>
      <vt:variant>
        <vt:i4>5</vt:i4>
      </vt:variant>
      <vt:variant>
        <vt:lpwstr/>
      </vt:variant>
      <vt:variant>
        <vt:lpwstr>_Toc253578529</vt:lpwstr>
      </vt:variant>
      <vt:variant>
        <vt:i4>1900595</vt:i4>
      </vt:variant>
      <vt:variant>
        <vt:i4>3870</vt:i4>
      </vt:variant>
      <vt:variant>
        <vt:i4>0</vt:i4>
      </vt:variant>
      <vt:variant>
        <vt:i4>5</vt:i4>
      </vt:variant>
      <vt:variant>
        <vt:lpwstr/>
      </vt:variant>
      <vt:variant>
        <vt:lpwstr>_Toc253578528</vt:lpwstr>
      </vt:variant>
      <vt:variant>
        <vt:i4>1900595</vt:i4>
      </vt:variant>
      <vt:variant>
        <vt:i4>3864</vt:i4>
      </vt:variant>
      <vt:variant>
        <vt:i4>0</vt:i4>
      </vt:variant>
      <vt:variant>
        <vt:i4>5</vt:i4>
      </vt:variant>
      <vt:variant>
        <vt:lpwstr/>
      </vt:variant>
      <vt:variant>
        <vt:lpwstr>_Toc253578527</vt:lpwstr>
      </vt:variant>
      <vt:variant>
        <vt:i4>1900595</vt:i4>
      </vt:variant>
      <vt:variant>
        <vt:i4>3858</vt:i4>
      </vt:variant>
      <vt:variant>
        <vt:i4>0</vt:i4>
      </vt:variant>
      <vt:variant>
        <vt:i4>5</vt:i4>
      </vt:variant>
      <vt:variant>
        <vt:lpwstr/>
      </vt:variant>
      <vt:variant>
        <vt:lpwstr>_Toc253578526</vt:lpwstr>
      </vt:variant>
      <vt:variant>
        <vt:i4>1900595</vt:i4>
      </vt:variant>
      <vt:variant>
        <vt:i4>3852</vt:i4>
      </vt:variant>
      <vt:variant>
        <vt:i4>0</vt:i4>
      </vt:variant>
      <vt:variant>
        <vt:i4>5</vt:i4>
      </vt:variant>
      <vt:variant>
        <vt:lpwstr/>
      </vt:variant>
      <vt:variant>
        <vt:lpwstr>_Toc253578525</vt:lpwstr>
      </vt:variant>
      <vt:variant>
        <vt:i4>1900595</vt:i4>
      </vt:variant>
      <vt:variant>
        <vt:i4>3846</vt:i4>
      </vt:variant>
      <vt:variant>
        <vt:i4>0</vt:i4>
      </vt:variant>
      <vt:variant>
        <vt:i4>5</vt:i4>
      </vt:variant>
      <vt:variant>
        <vt:lpwstr/>
      </vt:variant>
      <vt:variant>
        <vt:lpwstr>_Toc253578524</vt:lpwstr>
      </vt:variant>
      <vt:variant>
        <vt:i4>1900595</vt:i4>
      </vt:variant>
      <vt:variant>
        <vt:i4>3840</vt:i4>
      </vt:variant>
      <vt:variant>
        <vt:i4>0</vt:i4>
      </vt:variant>
      <vt:variant>
        <vt:i4>5</vt:i4>
      </vt:variant>
      <vt:variant>
        <vt:lpwstr/>
      </vt:variant>
      <vt:variant>
        <vt:lpwstr>_Toc253578523</vt:lpwstr>
      </vt:variant>
      <vt:variant>
        <vt:i4>1900595</vt:i4>
      </vt:variant>
      <vt:variant>
        <vt:i4>3834</vt:i4>
      </vt:variant>
      <vt:variant>
        <vt:i4>0</vt:i4>
      </vt:variant>
      <vt:variant>
        <vt:i4>5</vt:i4>
      </vt:variant>
      <vt:variant>
        <vt:lpwstr/>
      </vt:variant>
      <vt:variant>
        <vt:lpwstr>_Toc253578522</vt:lpwstr>
      </vt:variant>
      <vt:variant>
        <vt:i4>1900595</vt:i4>
      </vt:variant>
      <vt:variant>
        <vt:i4>3828</vt:i4>
      </vt:variant>
      <vt:variant>
        <vt:i4>0</vt:i4>
      </vt:variant>
      <vt:variant>
        <vt:i4>5</vt:i4>
      </vt:variant>
      <vt:variant>
        <vt:lpwstr/>
      </vt:variant>
      <vt:variant>
        <vt:lpwstr>_Toc253578521</vt:lpwstr>
      </vt:variant>
      <vt:variant>
        <vt:i4>1900595</vt:i4>
      </vt:variant>
      <vt:variant>
        <vt:i4>3822</vt:i4>
      </vt:variant>
      <vt:variant>
        <vt:i4>0</vt:i4>
      </vt:variant>
      <vt:variant>
        <vt:i4>5</vt:i4>
      </vt:variant>
      <vt:variant>
        <vt:lpwstr/>
      </vt:variant>
      <vt:variant>
        <vt:lpwstr>_Toc253578520</vt:lpwstr>
      </vt:variant>
      <vt:variant>
        <vt:i4>1966131</vt:i4>
      </vt:variant>
      <vt:variant>
        <vt:i4>3816</vt:i4>
      </vt:variant>
      <vt:variant>
        <vt:i4>0</vt:i4>
      </vt:variant>
      <vt:variant>
        <vt:i4>5</vt:i4>
      </vt:variant>
      <vt:variant>
        <vt:lpwstr/>
      </vt:variant>
      <vt:variant>
        <vt:lpwstr>_Toc253578519</vt:lpwstr>
      </vt:variant>
      <vt:variant>
        <vt:i4>1966131</vt:i4>
      </vt:variant>
      <vt:variant>
        <vt:i4>3810</vt:i4>
      </vt:variant>
      <vt:variant>
        <vt:i4>0</vt:i4>
      </vt:variant>
      <vt:variant>
        <vt:i4>5</vt:i4>
      </vt:variant>
      <vt:variant>
        <vt:lpwstr/>
      </vt:variant>
      <vt:variant>
        <vt:lpwstr>_Toc253578518</vt:lpwstr>
      </vt:variant>
      <vt:variant>
        <vt:i4>1966131</vt:i4>
      </vt:variant>
      <vt:variant>
        <vt:i4>3804</vt:i4>
      </vt:variant>
      <vt:variant>
        <vt:i4>0</vt:i4>
      </vt:variant>
      <vt:variant>
        <vt:i4>5</vt:i4>
      </vt:variant>
      <vt:variant>
        <vt:lpwstr/>
      </vt:variant>
      <vt:variant>
        <vt:lpwstr>_Toc253578517</vt:lpwstr>
      </vt:variant>
      <vt:variant>
        <vt:i4>1966131</vt:i4>
      </vt:variant>
      <vt:variant>
        <vt:i4>3798</vt:i4>
      </vt:variant>
      <vt:variant>
        <vt:i4>0</vt:i4>
      </vt:variant>
      <vt:variant>
        <vt:i4>5</vt:i4>
      </vt:variant>
      <vt:variant>
        <vt:lpwstr/>
      </vt:variant>
      <vt:variant>
        <vt:lpwstr>_Toc253578516</vt:lpwstr>
      </vt:variant>
      <vt:variant>
        <vt:i4>1966131</vt:i4>
      </vt:variant>
      <vt:variant>
        <vt:i4>3792</vt:i4>
      </vt:variant>
      <vt:variant>
        <vt:i4>0</vt:i4>
      </vt:variant>
      <vt:variant>
        <vt:i4>5</vt:i4>
      </vt:variant>
      <vt:variant>
        <vt:lpwstr/>
      </vt:variant>
      <vt:variant>
        <vt:lpwstr>_Toc253578515</vt:lpwstr>
      </vt:variant>
      <vt:variant>
        <vt:i4>1966131</vt:i4>
      </vt:variant>
      <vt:variant>
        <vt:i4>3786</vt:i4>
      </vt:variant>
      <vt:variant>
        <vt:i4>0</vt:i4>
      </vt:variant>
      <vt:variant>
        <vt:i4>5</vt:i4>
      </vt:variant>
      <vt:variant>
        <vt:lpwstr/>
      </vt:variant>
      <vt:variant>
        <vt:lpwstr>_Toc253578514</vt:lpwstr>
      </vt:variant>
      <vt:variant>
        <vt:i4>1966131</vt:i4>
      </vt:variant>
      <vt:variant>
        <vt:i4>3780</vt:i4>
      </vt:variant>
      <vt:variant>
        <vt:i4>0</vt:i4>
      </vt:variant>
      <vt:variant>
        <vt:i4>5</vt:i4>
      </vt:variant>
      <vt:variant>
        <vt:lpwstr/>
      </vt:variant>
      <vt:variant>
        <vt:lpwstr>_Toc253578513</vt:lpwstr>
      </vt:variant>
      <vt:variant>
        <vt:i4>1966131</vt:i4>
      </vt:variant>
      <vt:variant>
        <vt:i4>3774</vt:i4>
      </vt:variant>
      <vt:variant>
        <vt:i4>0</vt:i4>
      </vt:variant>
      <vt:variant>
        <vt:i4>5</vt:i4>
      </vt:variant>
      <vt:variant>
        <vt:lpwstr/>
      </vt:variant>
      <vt:variant>
        <vt:lpwstr>_Toc253578512</vt:lpwstr>
      </vt:variant>
      <vt:variant>
        <vt:i4>1966131</vt:i4>
      </vt:variant>
      <vt:variant>
        <vt:i4>3768</vt:i4>
      </vt:variant>
      <vt:variant>
        <vt:i4>0</vt:i4>
      </vt:variant>
      <vt:variant>
        <vt:i4>5</vt:i4>
      </vt:variant>
      <vt:variant>
        <vt:lpwstr/>
      </vt:variant>
      <vt:variant>
        <vt:lpwstr>_Toc253578511</vt:lpwstr>
      </vt:variant>
      <vt:variant>
        <vt:i4>1966131</vt:i4>
      </vt:variant>
      <vt:variant>
        <vt:i4>3762</vt:i4>
      </vt:variant>
      <vt:variant>
        <vt:i4>0</vt:i4>
      </vt:variant>
      <vt:variant>
        <vt:i4>5</vt:i4>
      </vt:variant>
      <vt:variant>
        <vt:lpwstr/>
      </vt:variant>
      <vt:variant>
        <vt:lpwstr>_Toc253578510</vt:lpwstr>
      </vt:variant>
      <vt:variant>
        <vt:i4>2031667</vt:i4>
      </vt:variant>
      <vt:variant>
        <vt:i4>3756</vt:i4>
      </vt:variant>
      <vt:variant>
        <vt:i4>0</vt:i4>
      </vt:variant>
      <vt:variant>
        <vt:i4>5</vt:i4>
      </vt:variant>
      <vt:variant>
        <vt:lpwstr/>
      </vt:variant>
      <vt:variant>
        <vt:lpwstr>_Toc253578509</vt:lpwstr>
      </vt:variant>
      <vt:variant>
        <vt:i4>2031667</vt:i4>
      </vt:variant>
      <vt:variant>
        <vt:i4>3750</vt:i4>
      </vt:variant>
      <vt:variant>
        <vt:i4>0</vt:i4>
      </vt:variant>
      <vt:variant>
        <vt:i4>5</vt:i4>
      </vt:variant>
      <vt:variant>
        <vt:lpwstr/>
      </vt:variant>
      <vt:variant>
        <vt:lpwstr>_Toc253578508</vt:lpwstr>
      </vt:variant>
      <vt:variant>
        <vt:i4>2031667</vt:i4>
      </vt:variant>
      <vt:variant>
        <vt:i4>3744</vt:i4>
      </vt:variant>
      <vt:variant>
        <vt:i4>0</vt:i4>
      </vt:variant>
      <vt:variant>
        <vt:i4>5</vt:i4>
      </vt:variant>
      <vt:variant>
        <vt:lpwstr/>
      </vt:variant>
      <vt:variant>
        <vt:lpwstr>_Toc253578507</vt:lpwstr>
      </vt:variant>
      <vt:variant>
        <vt:i4>2031667</vt:i4>
      </vt:variant>
      <vt:variant>
        <vt:i4>3738</vt:i4>
      </vt:variant>
      <vt:variant>
        <vt:i4>0</vt:i4>
      </vt:variant>
      <vt:variant>
        <vt:i4>5</vt:i4>
      </vt:variant>
      <vt:variant>
        <vt:lpwstr/>
      </vt:variant>
      <vt:variant>
        <vt:lpwstr>_Toc253578506</vt:lpwstr>
      </vt:variant>
      <vt:variant>
        <vt:i4>2031667</vt:i4>
      </vt:variant>
      <vt:variant>
        <vt:i4>3732</vt:i4>
      </vt:variant>
      <vt:variant>
        <vt:i4>0</vt:i4>
      </vt:variant>
      <vt:variant>
        <vt:i4>5</vt:i4>
      </vt:variant>
      <vt:variant>
        <vt:lpwstr/>
      </vt:variant>
      <vt:variant>
        <vt:lpwstr>_Toc253578505</vt:lpwstr>
      </vt:variant>
      <vt:variant>
        <vt:i4>2031667</vt:i4>
      </vt:variant>
      <vt:variant>
        <vt:i4>3726</vt:i4>
      </vt:variant>
      <vt:variant>
        <vt:i4>0</vt:i4>
      </vt:variant>
      <vt:variant>
        <vt:i4>5</vt:i4>
      </vt:variant>
      <vt:variant>
        <vt:lpwstr/>
      </vt:variant>
      <vt:variant>
        <vt:lpwstr>_Toc253578504</vt:lpwstr>
      </vt:variant>
      <vt:variant>
        <vt:i4>2031667</vt:i4>
      </vt:variant>
      <vt:variant>
        <vt:i4>3720</vt:i4>
      </vt:variant>
      <vt:variant>
        <vt:i4>0</vt:i4>
      </vt:variant>
      <vt:variant>
        <vt:i4>5</vt:i4>
      </vt:variant>
      <vt:variant>
        <vt:lpwstr/>
      </vt:variant>
      <vt:variant>
        <vt:lpwstr>_Toc253578503</vt:lpwstr>
      </vt:variant>
      <vt:variant>
        <vt:i4>2031667</vt:i4>
      </vt:variant>
      <vt:variant>
        <vt:i4>3714</vt:i4>
      </vt:variant>
      <vt:variant>
        <vt:i4>0</vt:i4>
      </vt:variant>
      <vt:variant>
        <vt:i4>5</vt:i4>
      </vt:variant>
      <vt:variant>
        <vt:lpwstr/>
      </vt:variant>
      <vt:variant>
        <vt:lpwstr>_Toc253578502</vt:lpwstr>
      </vt:variant>
      <vt:variant>
        <vt:i4>2031667</vt:i4>
      </vt:variant>
      <vt:variant>
        <vt:i4>3708</vt:i4>
      </vt:variant>
      <vt:variant>
        <vt:i4>0</vt:i4>
      </vt:variant>
      <vt:variant>
        <vt:i4>5</vt:i4>
      </vt:variant>
      <vt:variant>
        <vt:lpwstr/>
      </vt:variant>
      <vt:variant>
        <vt:lpwstr>_Toc253578501</vt:lpwstr>
      </vt:variant>
      <vt:variant>
        <vt:i4>2031667</vt:i4>
      </vt:variant>
      <vt:variant>
        <vt:i4>3702</vt:i4>
      </vt:variant>
      <vt:variant>
        <vt:i4>0</vt:i4>
      </vt:variant>
      <vt:variant>
        <vt:i4>5</vt:i4>
      </vt:variant>
      <vt:variant>
        <vt:lpwstr/>
      </vt:variant>
      <vt:variant>
        <vt:lpwstr>_Toc253578500</vt:lpwstr>
      </vt:variant>
      <vt:variant>
        <vt:i4>1441842</vt:i4>
      </vt:variant>
      <vt:variant>
        <vt:i4>3696</vt:i4>
      </vt:variant>
      <vt:variant>
        <vt:i4>0</vt:i4>
      </vt:variant>
      <vt:variant>
        <vt:i4>5</vt:i4>
      </vt:variant>
      <vt:variant>
        <vt:lpwstr/>
      </vt:variant>
      <vt:variant>
        <vt:lpwstr>_Toc253578499</vt:lpwstr>
      </vt:variant>
      <vt:variant>
        <vt:i4>1441842</vt:i4>
      </vt:variant>
      <vt:variant>
        <vt:i4>3690</vt:i4>
      </vt:variant>
      <vt:variant>
        <vt:i4>0</vt:i4>
      </vt:variant>
      <vt:variant>
        <vt:i4>5</vt:i4>
      </vt:variant>
      <vt:variant>
        <vt:lpwstr/>
      </vt:variant>
      <vt:variant>
        <vt:lpwstr>_Toc253578498</vt:lpwstr>
      </vt:variant>
      <vt:variant>
        <vt:i4>1441842</vt:i4>
      </vt:variant>
      <vt:variant>
        <vt:i4>3684</vt:i4>
      </vt:variant>
      <vt:variant>
        <vt:i4>0</vt:i4>
      </vt:variant>
      <vt:variant>
        <vt:i4>5</vt:i4>
      </vt:variant>
      <vt:variant>
        <vt:lpwstr/>
      </vt:variant>
      <vt:variant>
        <vt:lpwstr>_Toc253578497</vt:lpwstr>
      </vt:variant>
      <vt:variant>
        <vt:i4>1441842</vt:i4>
      </vt:variant>
      <vt:variant>
        <vt:i4>3678</vt:i4>
      </vt:variant>
      <vt:variant>
        <vt:i4>0</vt:i4>
      </vt:variant>
      <vt:variant>
        <vt:i4>5</vt:i4>
      </vt:variant>
      <vt:variant>
        <vt:lpwstr/>
      </vt:variant>
      <vt:variant>
        <vt:lpwstr>_Toc253578496</vt:lpwstr>
      </vt:variant>
      <vt:variant>
        <vt:i4>1441842</vt:i4>
      </vt:variant>
      <vt:variant>
        <vt:i4>3672</vt:i4>
      </vt:variant>
      <vt:variant>
        <vt:i4>0</vt:i4>
      </vt:variant>
      <vt:variant>
        <vt:i4>5</vt:i4>
      </vt:variant>
      <vt:variant>
        <vt:lpwstr/>
      </vt:variant>
      <vt:variant>
        <vt:lpwstr>_Toc253578495</vt:lpwstr>
      </vt:variant>
      <vt:variant>
        <vt:i4>1441842</vt:i4>
      </vt:variant>
      <vt:variant>
        <vt:i4>3666</vt:i4>
      </vt:variant>
      <vt:variant>
        <vt:i4>0</vt:i4>
      </vt:variant>
      <vt:variant>
        <vt:i4>5</vt:i4>
      </vt:variant>
      <vt:variant>
        <vt:lpwstr/>
      </vt:variant>
      <vt:variant>
        <vt:lpwstr>_Toc253578494</vt:lpwstr>
      </vt:variant>
      <vt:variant>
        <vt:i4>1441842</vt:i4>
      </vt:variant>
      <vt:variant>
        <vt:i4>3660</vt:i4>
      </vt:variant>
      <vt:variant>
        <vt:i4>0</vt:i4>
      </vt:variant>
      <vt:variant>
        <vt:i4>5</vt:i4>
      </vt:variant>
      <vt:variant>
        <vt:lpwstr/>
      </vt:variant>
      <vt:variant>
        <vt:lpwstr>_Toc253578493</vt:lpwstr>
      </vt:variant>
      <vt:variant>
        <vt:i4>1441842</vt:i4>
      </vt:variant>
      <vt:variant>
        <vt:i4>3654</vt:i4>
      </vt:variant>
      <vt:variant>
        <vt:i4>0</vt:i4>
      </vt:variant>
      <vt:variant>
        <vt:i4>5</vt:i4>
      </vt:variant>
      <vt:variant>
        <vt:lpwstr/>
      </vt:variant>
      <vt:variant>
        <vt:lpwstr>_Toc253578492</vt:lpwstr>
      </vt:variant>
      <vt:variant>
        <vt:i4>1441842</vt:i4>
      </vt:variant>
      <vt:variant>
        <vt:i4>3648</vt:i4>
      </vt:variant>
      <vt:variant>
        <vt:i4>0</vt:i4>
      </vt:variant>
      <vt:variant>
        <vt:i4>5</vt:i4>
      </vt:variant>
      <vt:variant>
        <vt:lpwstr/>
      </vt:variant>
      <vt:variant>
        <vt:lpwstr>_Toc253578491</vt:lpwstr>
      </vt:variant>
      <vt:variant>
        <vt:i4>1441842</vt:i4>
      </vt:variant>
      <vt:variant>
        <vt:i4>3642</vt:i4>
      </vt:variant>
      <vt:variant>
        <vt:i4>0</vt:i4>
      </vt:variant>
      <vt:variant>
        <vt:i4>5</vt:i4>
      </vt:variant>
      <vt:variant>
        <vt:lpwstr/>
      </vt:variant>
      <vt:variant>
        <vt:lpwstr>_Toc253578490</vt:lpwstr>
      </vt:variant>
      <vt:variant>
        <vt:i4>1507378</vt:i4>
      </vt:variant>
      <vt:variant>
        <vt:i4>3636</vt:i4>
      </vt:variant>
      <vt:variant>
        <vt:i4>0</vt:i4>
      </vt:variant>
      <vt:variant>
        <vt:i4>5</vt:i4>
      </vt:variant>
      <vt:variant>
        <vt:lpwstr/>
      </vt:variant>
      <vt:variant>
        <vt:lpwstr>_Toc253578489</vt:lpwstr>
      </vt:variant>
      <vt:variant>
        <vt:i4>1507378</vt:i4>
      </vt:variant>
      <vt:variant>
        <vt:i4>3630</vt:i4>
      </vt:variant>
      <vt:variant>
        <vt:i4>0</vt:i4>
      </vt:variant>
      <vt:variant>
        <vt:i4>5</vt:i4>
      </vt:variant>
      <vt:variant>
        <vt:lpwstr/>
      </vt:variant>
      <vt:variant>
        <vt:lpwstr>_Toc253578488</vt:lpwstr>
      </vt:variant>
      <vt:variant>
        <vt:i4>1507378</vt:i4>
      </vt:variant>
      <vt:variant>
        <vt:i4>3624</vt:i4>
      </vt:variant>
      <vt:variant>
        <vt:i4>0</vt:i4>
      </vt:variant>
      <vt:variant>
        <vt:i4>5</vt:i4>
      </vt:variant>
      <vt:variant>
        <vt:lpwstr/>
      </vt:variant>
      <vt:variant>
        <vt:lpwstr>_Toc253578487</vt:lpwstr>
      </vt:variant>
      <vt:variant>
        <vt:i4>1507378</vt:i4>
      </vt:variant>
      <vt:variant>
        <vt:i4>3618</vt:i4>
      </vt:variant>
      <vt:variant>
        <vt:i4>0</vt:i4>
      </vt:variant>
      <vt:variant>
        <vt:i4>5</vt:i4>
      </vt:variant>
      <vt:variant>
        <vt:lpwstr/>
      </vt:variant>
      <vt:variant>
        <vt:lpwstr>_Toc253578486</vt:lpwstr>
      </vt:variant>
      <vt:variant>
        <vt:i4>1507378</vt:i4>
      </vt:variant>
      <vt:variant>
        <vt:i4>3612</vt:i4>
      </vt:variant>
      <vt:variant>
        <vt:i4>0</vt:i4>
      </vt:variant>
      <vt:variant>
        <vt:i4>5</vt:i4>
      </vt:variant>
      <vt:variant>
        <vt:lpwstr/>
      </vt:variant>
      <vt:variant>
        <vt:lpwstr>_Toc253578485</vt:lpwstr>
      </vt:variant>
      <vt:variant>
        <vt:i4>1507378</vt:i4>
      </vt:variant>
      <vt:variant>
        <vt:i4>3606</vt:i4>
      </vt:variant>
      <vt:variant>
        <vt:i4>0</vt:i4>
      </vt:variant>
      <vt:variant>
        <vt:i4>5</vt:i4>
      </vt:variant>
      <vt:variant>
        <vt:lpwstr/>
      </vt:variant>
      <vt:variant>
        <vt:lpwstr>_Toc253578484</vt:lpwstr>
      </vt:variant>
      <vt:variant>
        <vt:i4>1507378</vt:i4>
      </vt:variant>
      <vt:variant>
        <vt:i4>3600</vt:i4>
      </vt:variant>
      <vt:variant>
        <vt:i4>0</vt:i4>
      </vt:variant>
      <vt:variant>
        <vt:i4>5</vt:i4>
      </vt:variant>
      <vt:variant>
        <vt:lpwstr/>
      </vt:variant>
      <vt:variant>
        <vt:lpwstr>_Toc253578483</vt:lpwstr>
      </vt:variant>
      <vt:variant>
        <vt:i4>1507378</vt:i4>
      </vt:variant>
      <vt:variant>
        <vt:i4>3594</vt:i4>
      </vt:variant>
      <vt:variant>
        <vt:i4>0</vt:i4>
      </vt:variant>
      <vt:variant>
        <vt:i4>5</vt:i4>
      </vt:variant>
      <vt:variant>
        <vt:lpwstr/>
      </vt:variant>
      <vt:variant>
        <vt:lpwstr>_Toc253578482</vt:lpwstr>
      </vt:variant>
      <vt:variant>
        <vt:i4>1507378</vt:i4>
      </vt:variant>
      <vt:variant>
        <vt:i4>3588</vt:i4>
      </vt:variant>
      <vt:variant>
        <vt:i4>0</vt:i4>
      </vt:variant>
      <vt:variant>
        <vt:i4>5</vt:i4>
      </vt:variant>
      <vt:variant>
        <vt:lpwstr/>
      </vt:variant>
      <vt:variant>
        <vt:lpwstr>_Toc253578481</vt:lpwstr>
      </vt:variant>
      <vt:variant>
        <vt:i4>1507378</vt:i4>
      </vt:variant>
      <vt:variant>
        <vt:i4>3582</vt:i4>
      </vt:variant>
      <vt:variant>
        <vt:i4>0</vt:i4>
      </vt:variant>
      <vt:variant>
        <vt:i4>5</vt:i4>
      </vt:variant>
      <vt:variant>
        <vt:lpwstr/>
      </vt:variant>
      <vt:variant>
        <vt:lpwstr>_Toc253578480</vt:lpwstr>
      </vt:variant>
      <vt:variant>
        <vt:i4>1572914</vt:i4>
      </vt:variant>
      <vt:variant>
        <vt:i4>3576</vt:i4>
      </vt:variant>
      <vt:variant>
        <vt:i4>0</vt:i4>
      </vt:variant>
      <vt:variant>
        <vt:i4>5</vt:i4>
      </vt:variant>
      <vt:variant>
        <vt:lpwstr/>
      </vt:variant>
      <vt:variant>
        <vt:lpwstr>_Toc253578479</vt:lpwstr>
      </vt:variant>
      <vt:variant>
        <vt:i4>1572914</vt:i4>
      </vt:variant>
      <vt:variant>
        <vt:i4>3570</vt:i4>
      </vt:variant>
      <vt:variant>
        <vt:i4>0</vt:i4>
      </vt:variant>
      <vt:variant>
        <vt:i4>5</vt:i4>
      </vt:variant>
      <vt:variant>
        <vt:lpwstr/>
      </vt:variant>
      <vt:variant>
        <vt:lpwstr>_Toc253578478</vt:lpwstr>
      </vt:variant>
      <vt:variant>
        <vt:i4>1572914</vt:i4>
      </vt:variant>
      <vt:variant>
        <vt:i4>3564</vt:i4>
      </vt:variant>
      <vt:variant>
        <vt:i4>0</vt:i4>
      </vt:variant>
      <vt:variant>
        <vt:i4>5</vt:i4>
      </vt:variant>
      <vt:variant>
        <vt:lpwstr/>
      </vt:variant>
      <vt:variant>
        <vt:lpwstr>_Toc253578477</vt:lpwstr>
      </vt:variant>
      <vt:variant>
        <vt:i4>1572914</vt:i4>
      </vt:variant>
      <vt:variant>
        <vt:i4>3558</vt:i4>
      </vt:variant>
      <vt:variant>
        <vt:i4>0</vt:i4>
      </vt:variant>
      <vt:variant>
        <vt:i4>5</vt:i4>
      </vt:variant>
      <vt:variant>
        <vt:lpwstr/>
      </vt:variant>
      <vt:variant>
        <vt:lpwstr>_Toc253578476</vt:lpwstr>
      </vt:variant>
      <vt:variant>
        <vt:i4>1572914</vt:i4>
      </vt:variant>
      <vt:variant>
        <vt:i4>3552</vt:i4>
      </vt:variant>
      <vt:variant>
        <vt:i4>0</vt:i4>
      </vt:variant>
      <vt:variant>
        <vt:i4>5</vt:i4>
      </vt:variant>
      <vt:variant>
        <vt:lpwstr/>
      </vt:variant>
      <vt:variant>
        <vt:lpwstr>_Toc253578475</vt:lpwstr>
      </vt:variant>
      <vt:variant>
        <vt:i4>1572914</vt:i4>
      </vt:variant>
      <vt:variant>
        <vt:i4>3546</vt:i4>
      </vt:variant>
      <vt:variant>
        <vt:i4>0</vt:i4>
      </vt:variant>
      <vt:variant>
        <vt:i4>5</vt:i4>
      </vt:variant>
      <vt:variant>
        <vt:lpwstr/>
      </vt:variant>
      <vt:variant>
        <vt:lpwstr>_Toc253578474</vt:lpwstr>
      </vt:variant>
      <vt:variant>
        <vt:i4>1572914</vt:i4>
      </vt:variant>
      <vt:variant>
        <vt:i4>3540</vt:i4>
      </vt:variant>
      <vt:variant>
        <vt:i4>0</vt:i4>
      </vt:variant>
      <vt:variant>
        <vt:i4>5</vt:i4>
      </vt:variant>
      <vt:variant>
        <vt:lpwstr/>
      </vt:variant>
      <vt:variant>
        <vt:lpwstr>_Toc253578473</vt:lpwstr>
      </vt:variant>
      <vt:variant>
        <vt:i4>1572914</vt:i4>
      </vt:variant>
      <vt:variant>
        <vt:i4>3534</vt:i4>
      </vt:variant>
      <vt:variant>
        <vt:i4>0</vt:i4>
      </vt:variant>
      <vt:variant>
        <vt:i4>5</vt:i4>
      </vt:variant>
      <vt:variant>
        <vt:lpwstr/>
      </vt:variant>
      <vt:variant>
        <vt:lpwstr>_Toc253578472</vt:lpwstr>
      </vt:variant>
      <vt:variant>
        <vt:i4>1572914</vt:i4>
      </vt:variant>
      <vt:variant>
        <vt:i4>3528</vt:i4>
      </vt:variant>
      <vt:variant>
        <vt:i4>0</vt:i4>
      </vt:variant>
      <vt:variant>
        <vt:i4>5</vt:i4>
      </vt:variant>
      <vt:variant>
        <vt:lpwstr/>
      </vt:variant>
      <vt:variant>
        <vt:lpwstr>_Toc253578471</vt:lpwstr>
      </vt:variant>
      <vt:variant>
        <vt:i4>1572914</vt:i4>
      </vt:variant>
      <vt:variant>
        <vt:i4>3522</vt:i4>
      </vt:variant>
      <vt:variant>
        <vt:i4>0</vt:i4>
      </vt:variant>
      <vt:variant>
        <vt:i4>5</vt:i4>
      </vt:variant>
      <vt:variant>
        <vt:lpwstr/>
      </vt:variant>
      <vt:variant>
        <vt:lpwstr>_Toc253578470</vt:lpwstr>
      </vt:variant>
      <vt:variant>
        <vt:i4>1638450</vt:i4>
      </vt:variant>
      <vt:variant>
        <vt:i4>3516</vt:i4>
      </vt:variant>
      <vt:variant>
        <vt:i4>0</vt:i4>
      </vt:variant>
      <vt:variant>
        <vt:i4>5</vt:i4>
      </vt:variant>
      <vt:variant>
        <vt:lpwstr/>
      </vt:variant>
      <vt:variant>
        <vt:lpwstr>_Toc253578469</vt:lpwstr>
      </vt:variant>
      <vt:variant>
        <vt:i4>1638450</vt:i4>
      </vt:variant>
      <vt:variant>
        <vt:i4>3510</vt:i4>
      </vt:variant>
      <vt:variant>
        <vt:i4>0</vt:i4>
      </vt:variant>
      <vt:variant>
        <vt:i4>5</vt:i4>
      </vt:variant>
      <vt:variant>
        <vt:lpwstr/>
      </vt:variant>
      <vt:variant>
        <vt:lpwstr>_Toc253578468</vt:lpwstr>
      </vt:variant>
      <vt:variant>
        <vt:i4>1638450</vt:i4>
      </vt:variant>
      <vt:variant>
        <vt:i4>3504</vt:i4>
      </vt:variant>
      <vt:variant>
        <vt:i4>0</vt:i4>
      </vt:variant>
      <vt:variant>
        <vt:i4>5</vt:i4>
      </vt:variant>
      <vt:variant>
        <vt:lpwstr/>
      </vt:variant>
      <vt:variant>
        <vt:lpwstr>_Toc253578467</vt:lpwstr>
      </vt:variant>
      <vt:variant>
        <vt:i4>1638450</vt:i4>
      </vt:variant>
      <vt:variant>
        <vt:i4>3498</vt:i4>
      </vt:variant>
      <vt:variant>
        <vt:i4>0</vt:i4>
      </vt:variant>
      <vt:variant>
        <vt:i4>5</vt:i4>
      </vt:variant>
      <vt:variant>
        <vt:lpwstr/>
      </vt:variant>
      <vt:variant>
        <vt:lpwstr>_Toc253578466</vt:lpwstr>
      </vt:variant>
      <vt:variant>
        <vt:i4>1638450</vt:i4>
      </vt:variant>
      <vt:variant>
        <vt:i4>3492</vt:i4>
      </vt:variant>
      <vt:variant>
        <vt:i4>0</vt:i4>
      </vt:variant>
      <vt:variant>
        <vt:i4>5</vt:i4>
      </vt:variant>
      <vt:variant>
        <vt:lpwstr/>
      </vt:variant>
      <vt:variant>
        <vt:lpwstr>_Toc253578465</vt:lpwstr>
      </vt:variant>
      <vt:variant>
        <vt:i4>1638450</vt:i4>
      </vt:variant>
      <vt:variant>
        <vt:i4>3486</vt:i4>
      </vt:variant>
      <vt:variant>
        <vt:i4>0</vt:i4>
      </vt:variant>
      <vt:variant>
        <vt:i4>5</vt:i4>
      </vt:variant>
      <vt:variant>
        <vt:lpwstr/>
      </vt:variant>
      <vt:variant>
        <vt:lpwstr>_Toc253578464</vt:lpwstr>
      </vt:variant>
      <vt:variant>
        <vt:i4>1638450</vt:i4>
      </vt:variant>
      <vt:variant>
        <vt:i4>3480</vt:i4>
      </vt:variant>
      <vt:variant>
        <vt:i4>0</vt:i4>
      </vt:variant>
      <vt:variant>
        <vt:i4>5</vt:i4>
      </vt:variant>
      <vt:variant>
        <vt:lpwstr/>
      </vt:variant>
      <vt:variant>
        <vt:lpwstr>_Toc253578463</vt:lpwstr>
      </vt:variant>
      <vt:variant>
        <vt:i4>1638450</vt:i4>
      </vt:variant>
      <vt:variant>
        <vt:i4>3474</vt:i4>
      </vt:variant>
      <vt:variant>
        <vt:i4>0</vt:i4>
      </vt:variant>
      <vt:variant>
        <vt:i4>5</vt:i4>
      </vt:variant>
      <vt:variant>
        <vt:lpwstr/>
      </vt:variant>
      <vt:variant>
        <vt:lpwstr>_Toc253578462</vt:lpwstr>
      </vt:variant>
      <vt:variant>
        <vt:i4>1638450</vt:i4>
      </vt:variant>
      <vt:variant>
        <vt:i4>3468</vt:i4>
      </vt:variant>
      <vt:variant>
        <vt:i4>0</vt:i4>
      </vt:variant>
      <vt:variant>
        <vt:i4>5</vt:i4>
      </vt:variant>
      <vt:variant>
        <vt:lpwstr/>
      </vt:variant>
      <vt:variant>
        <vt:lpwstr>_Toc253578461</vt:lpwstr>
      </vt:variant>
      <vt:variant>
        <vt:i4>1638450</vt:i4>
      </vt:variant>
      <vt:variant>
        <vt:i4>3462</vt:i4>
      </vt:variant>
      <vt:variant>
        <vt:i4>0</vt:i4>
      </vt:variant>
      <vt:variant>
        <vt:i4>5</vt:i4>
      </vt:variant>
      <vt:variant>
        <vt:lpwstr/>
      </vt:variant>
      <vt:variant>
        <vt:lpwstr>_Toc253578460</vt:lpwstr>
      </vt:variant>
      <vt:variant>
        <vt:i4>1703986</vt:i4>
      </vt:variant>
      <vt:variant>
        <vt:i4>3456</vt:i4>
      </vt:variant>
      <vt:variant>
        <vt:i4>0</vt:i4>
      </vt:variant>
      <vt:variant>
        <vt:i4>5</vt:i4>
      </vt:variant>
      <vt:variant>
        <vt:lpwstr/>
      </vt:variant>
      <vt:variant>
        <vt:lpwstr>_Toc253578459</vt:lpwstr>
      </vt:variant>
      <vt:variant>
        <vt:i4>1703986</vt:i4>
      </vt:variant>
      <vt:variant>
        <vt:i4>3450</vt:i4>
      </vt:variant>
      <vt:variant>
        <vt:i4>0</vt:i4>
      </vt:variant>
      <vt:variant>
        <vt:i4>5</vt:i4>
      </vt:variant>
      <vt:variant>
        <vt:lpwstr/>
      </vt:variant>
      <vt:variant>
        <vt:lpwstr>_Toc253578458</vt:lpwstr>
      </vt:variant>
      <vt:variant>
        <vt:i4>1703986</vt:i4>
      </vt:variant>
      <vt:variant>
        <vt:i4>3444</vt:i4>
      </vt:variant>
      <vt:variant>
        <vt:i4>0</vt:i4>
      </vt:variant>
      <vt:variant>
        <vt:i4>5</vt:i4>
      </vt:variant>
      <vt:variant>
        <vt:lpwstr/>
      </vt:variant>
      <vt:variant>
        <vt:lpwstr>_Toc253578457</vt:lpwstr>
      </vt:variant>
      <vt:variant>
        <vt:i4>1703986</vt:i4>
      </vt:variant>
      <vt:variant>
        <vt:i4>3438</vt:i4>
      </vt:variant>
      <vt:variant>
        <vt:i4>0</vt:i4>
      </vt:variant>
      <vt:variant>
        <vt:i4>5</vt:i4>
      </vt:variant>
      <vt:variant>
        <vt:lpwstr/>
      </vt:variant>
      <vt:variant>
        <vt:lpwstr>_Toc253578456</vt:lpwstr>
      </vt:variant>
      <vt:variant>
        <vt:i4>1703986</vt:i4>
      </vt:variant>
      <vt:variant>
        <vt:i4>3432</vt:i4>
      </vt:variant>
      <vt:variant>
        <vt:i4>0</vt:i4>
      </vt:variant>
      <vt:variant>
        <vt:i4>5</vt:i4>
      </vt:variant>
      <vt:variant>
        <vt:lpwstr/>
      </vt:variant>
      <vt:variant>
        <vt:lpwstr>_Toc253578455</vt:lpwstr>
      </vt:variant>
      <vt:variant>
        <vt:i4>1703986</vt:i4>
      </vt:variant>
      <vt:variant>
        <vt:i4>3426</vt:i4>
      </vt:variant>
      <vt:variant>
        <vt:i4>0</vt:i4>
      </vt:variant>
      <vt:variant>
        <vt:i4>5</vt:i4>
      </vt:variant>
      <vt:variant>
        <vt:lpwstr/>
      </vt:variant>
      <vt:variant>
        <vt:lpwstr>_Toc253578454</vt:lpwstr>
      </vt:variant>
      <vt:variant>
        <vt:i4>1703986</vt:i4>
      </vt:variant>
      <vt:variant>
        <vt:i4>3420</vt:i4>
      </vt:variant>
      <vt:variant>
        <vt:i4>0</vt:i4>
      </vt:variant>
      <vt:variant>
        <vt:i4>5</vt:i4>
      </vt:variant>
      <vt:variant>
        <vt:lpwstr/>
      </vt:variant>
      <vt:variant>
        <vt:lpwstr>_Toc253578453</vt:lpwstr>
      </vt:variant>
      <vt:variant>
        <vt:i4>1703986</vt:i4>
      </vt:variant>
      <vt:variant>
        <vt:i4>3414</vt:i4>
      </vt:variant>
      <vt:variant>
        <vt:i4>0</vt:i4>
      </vt:variant>
      <vt:variant>
        <vt:i4>5</vt:i4>
      </vt:variant>
      <vt:variant>
        <vt:lpwstr/>
      </vt:variant>
      <vt:variant>
        <vt:lpwstr>_Toc253578452</vt:lpwstr>
      </vt:variant>
      <vt:variant>
        <vt:i4>1703986</vt:i4>
      </vt:variant>
      <vt:variant>
        <vt:i4>3408</vt:i4>
      </vt:variant>
      <vt:variant>
        <vt:i4>0</vt:i4>
      </vt:variant>
      <vt:variant>
        <vt:i4>5</vt:i4>
      </vt:variant>
      <vt:variant>
        <vt:lpwstr/>
      </vt:variant>
      <vt:variant>
        <vt:lpwstr>_Toc253578451</vt:lpwstr>
      </vt:variant>
      <vt:variant>
        <vt:i4>1703986</vt:i4>
      </vt:variant>
      <vt:variant>
        <vt:i4>3402</vt:i4>
      </vt:variant>
      <vt:variant>
        <vt:i4>0</vt:i4>
      </vt:variant>
      <vt:variant>
        <vt:i4>5</vt:i4>
      </vt:variant>
      <vt:variant>
        <vt:lpwstr/>
      </vt:variant>
      <vt:variant>
        <vt:lpwstr>_Toc253578450</vt:lpwstr>
      </vt:variant>
      <vt:variant>
        <vt:i4>1769522</vt:i4>
      </vt:variant>
      <vt:variant>
        <vt:i4>3396</vt:i4>
      </vt:variant>
      <vt:variant>
        <vt:i4>0</vt:i4>
      </vt:variant>
      <vt:variant>
        <vt:i4>5</vt:i4>
      </vt:variant>
      <vt:variant>
        <vt:lpwstr/>
      </vt:variant>
      <vt:variant>
        <vt:lpwstr>_Toc253578449</vt:lpwstr>
      </vt:variant>
      <vt:variant>
        <vt:i4>1769522</vt:i4>
      </vt:variant>
      <vt:variant>
        <vt:i4>3390</vt:i4>
      </vt:variant>
      <vt:variant>
        <vt:i4>0</vt:i4>
      </vt:variant>
      <vt:variant>
        <vt:i4>5</vt:i4>
      </vt:variant>
      <vt:variant>
        <vt:lpwstr/>
      </vt:variant>
      <vt:variant>
        <vt:lpwstr>_Toc253578448</vt:lpwstr>
      </vt:variant>
      <vt:variant>
        <vt:i4>1769522</vt:i4>
      </vt:variant>
      <vt:variant>
        <vt:i4>3384</vt:i4>
      </vt:variant>
      <vt:variant>
        <vt:i4>0</vt:i4>
      </vt:variant>
      <vt:variant>
        <vt:i4>5</vt:i4>
      </vt:variant>
      <vt:variant>
        <vt:lpwstr/>
      </vt:variant>
      <vt:variant>
        <vt:lpwstr>_Toc253578447</vt:lpwstr>
      </vt:variant>
      <vt:variant>
        <vt:i4>1769522</vt:i4>
      </vt:variant>
      <vt:variant>
        <vt:i4>3378</vt:i4>
      </vt:variant>
      <vt:variant>
        <vt:i4>0</vt:i4>
      </vt:variant>
      <vt:variant>
        <vt:i4>5</vt:i4>
      </vt:variant>
      <vt:variant>
        <vt:lpwstr/>
      </vt:variant>
      <vt:variant>
        <vt:lpwstr>_Toc253578446</vt:lpwstr>
      </vt:variant>
      <vt:variant>
        <vt:i4>1769522</vt:i4>
      </vt:variant>
      <vt:variant>
        <vt:i4>3372</vt:i4>
      </vt:variant>
      <vt:variant>
        <vt:i4>0</vt:i4>
      </vt:variant>
      <vt:variant>
        <vt:i4>5</vt:i4>
      </vt:variant>
      <vt:variant>
        <vt:lpwstr/>
      </vt:variant>
      <vt:variant>
        <vt:lpwstr>_Toc253578445</vt:lpwstr>
      </vt:variant>
      <vt:variant>
        <vt:i4>1769522</vt:i4>
      </vt:variant>
      <vt:variant>
        <vt:i4>3366</vt:i4>
      </vt:variant>
      <vt:variant>
        <vt:i4>0</vt:i4>
      </vt:variant>
      <vt:variant>
        <vt:i4>5</vt:i4>
      </vt:variant>
      <vt:variant>
        <vt:lpwstr/>
      </vt:variant>
      <vt:variant>
        <vt:lpwstr>_Toc253578444</vt:lpwstr>
      </vt:variant>
      <vt:variant>
        <vt:i4>1769522</vt:i4>
      </vt:variant>
      <vt:variant>
        <vt:i4>3360</vt:i4>
      </vt:variant>
      <vt:variant>
        <vt:i4>0</vt:i4>
      </vt:variant>
      <vt:variant>
        <vt:i4>5</vt:i4>
      </vt:variant>
      <vt:variant>
        <vt:lpwstr/>
      </vt:variant>
      <vt:variant>
        <vt:lpwstr>_Toc253578443</vt:lpwstr>
      </vt:variant>
      <vt:variant>
        <vt:i4>1769522</vt:i4>
      </vt:variant>
      <vt:variant>
        <vt:i4>3354</vt:i4>
      </vt:variant>
      <vt:variant>
        <vt:i4>0</vt:i4>
      </vt:variant>
      <vt:variant>
        <vt:i4>5</vt:i4>
      </vt:variant>
      <vt:variant>
        <vt:lpwstr/>
      </vt:variant>
      <vt:variant>
        <vt:lpwstr>_Toc253578442</vt:lpwstr>
      </vt:variant>
      <vt:variant>
        <vt:i4>1769522</vt:i4>
      </vt:variant>
      <vt:variant>
        <vt:i4>3348</vt:i4>
      </vt:variant>
      <vt:variant>
        <vt:i4>0</vt:i4>
      </vt:variant>
      <vt:variant>
        <vt:i4>5</vt:i4>
      </vt:variant>
      <vt:variant>
        <vt:lpwstr/>
      </vt:variant>
      <vt:variant>
        <vt:lpwstr>_Toc253578441</vt:lpwstr>
      </vt:variant>
      <vt:variant>
        <vt:i4>1769522</vt:i4>
      </vt:variant>
      <vt:variant>
        <vt:i4>3342</vt:i4>
      </vt:variant>
      <vt:variant>
        <vt:i4>0</vt:i4>
      </vt:variant>
      <vt:variant>
        <vt:i4>5</vt:i4>
      </vt:variant>
      <vt:variant>
        <vt:lpwstr/>
      </vt:variant>
      <vt:variant>
        <vt:lpwstr>_Toc253578440</vt:lpwstr>
      </vt:variant>
      <vt:variant>
        <vt:i4>1835058</vt:i4>
      </vt:variant>
      <vt:variant>
        <vt:i4>3336</vt:i4>
      </vt:variant>
      <vt:variant>
        <vt:i4>0</vt:i4>
      </vt:variant>
      <vt:variant>
        <vt:i4>5</vt:i4>
      </vt:variant>
      <vt:variant>
        <vt:lpwstr/>
      </vt:variant>
      <vt:variant>
        <vt:lpwstr>_Toc253578439</vt:lpwstr>
      </vt:variant>
      <vt:variant>
        <vt:i4>1835058</vt:i4>
      </vt:variant>
      <vt:variant>
        <vt:i4>3330</vt:i4>
      </vt:variant>
      <vt:variant>
        <vt:i4>0</vt:i4>
      </vt:variant>
      <vt:variant>
        <vt:i4>5</vt:i4>
      </vt:variant>
      <vt:variant>
        <vt:lpwstr/>
      </vt:variant>
      <vt:variant>
        <vt:lpwstr>_Toc253578438</vt:lpwstr>
      </vt:variant>
      <vt:variant>
        <vt:i4>1835058</vt:i4>
      </vt:variant>
      <vt:variant>
        <vt:i4>3324</vt:i4>
      </vt:variant>
      <vt:variant>
        <vt:i4>0</vt:i4>
      </vt:variant>
      <vt:variant>
        <vt:i4>5</vt:i4>
      </vt:variant>
      <vt:variant>
        <vt:lpwstr/>
      </vt:variant>
      <vt:variant>
        <vt:lpwstr>_Toc253578437</vt:lpwstr>
      </vt:variant>
      <vt:variant>
        <vt:i4>1835058</vt:i4>
      </vt:variant>
      <vt:variant>
        <vt:i4>3318</vt:i4>
      </vt:variant>
      <vt:variant>
        <vt:i4>0</vt:i4>
      </vt:variant>
      <vt:variant>
        <vt:i4>5</vt:i4>
      </vt:variant>
      <vt:variant>
        <vt:lpwstr/>
      </vt:variant>
      <vt:variant>
        <vt:lpwstr>_Toc253578436</vt:lpwstr>
      </vt:variant>
      <vt:variant>
        <vt:i4>1835058</vt:i4>
      </vt:variant>
      <vt:variant>
        <vt:i4>3312</vt:i4>
      </vt:variant>
      <vt:variant>
        <vt:i4>0</vt:i4>
      </vt:variant>
      <vt:variant>
        <vt:i4>5</vt:i4>
      </vt:variant>
      <vt:variant>
        <vt:lpwstr/>
      </vt:variant>
      <vt:variant>
        <vt:lpwstr>_Toc253578435</vt:lpwstr>
      </vt:variant>
      <vt:variant>
        <vt:i4>1835058</vt:i4>
      </vt:variant>
      <vt:variant>
        <vt:i4>3306</vt:i4>
      </vt:variant>
      <vt:variant>
        <vt:i4>0</vt:i4>
      </vt:variant>
      <vt:variant>
        <vt:i4>5</vt:i4>
      </vt:variant>
      <vt:variant>
        <vt:lpwstr/>
      </vt:variant>
      <vt:variant>
        <vt:lpwstr>_Toc253578434</vt:lpwstr>
      </vt:variant>
      <vt:variant>
        <vt:i4>1835058</vt:i4>
      </vt:variant>
      <vt:variant>
        <vt:i4>3300</vt:i4>
      </vt:variant>
      <vt:variant>
        <vt:i4>0</vt:i4>
      </vt:variant>
      <vt:variant>
        <vt:i4>5</vt:i4>
      </vt:variant>
      <vt:variant>
        <vt:lpwstr/>
      </vt:variant>
      <vt:variant>
        <vt:lpwstr>_Toc253578433</vt:lpwstr>
      </vt:variant>
      <vt:variant>
        <vt:i4>1835058</vt:i4>
      </vt:variant>
      <vt:variant>
        <vt:i4>3294</vt:i4>
      </vt:variant>
      <vt:variant>
        <vt:i4>0</vt:i4>
      </vt:variant>
      <vt:variant>
        <vt:i4>5</vt:i4>
      </vt:variant>
      <vt:variant>
        <vt:lpwstr/>
      </vt:variant>
      <vt:variant>
        <vt:lpwstr>_Toc253578432</vt:lpwstr>
      </vt:variant>
      <vt:variant>
        <vt:i4>1835058</vt:i4>
      </vt:variant>
      <vt:variant>
        <vt:i4>3288</vt:i4>
      </vt:variant>
      <vt:variant>
        <vt:i4>0</vt:i4>
      </vt:variant>
      <vt:variant>
        <vt:i4>5</vt:i4>
      </vt:variant>
      <vt:variant>
        <vt:lpwstr/>
      </vt:variant>
      <vt:variant>
        <vt:lpwstr>_Toc253578431</vt:lpwstr>
      </vt:variant>
      <vt:variant>
        <vt:i4>1835058</vt:i4>
      </vt:variant>
      <vt:variant>
        <vt:i4>3282</vt:i4>
      </vt:variant>
      <vt:variant>
        <vt:i4>0</vt:i4>
      </vt:variant>
      <vt:variant>
        <vt:i4>5</vt:i4>
      </vt:variant>
      <vt:variant>
        <vt:lpwstr/>
      </vt:variant>
      <vt:variant>
        <vt:lpwstr>_Toc253578430</vt:lpwstr>
      </vt:variant>
      <vt:variant>
        <vt:i4>1900594</vt:i4>
      </vt:variant>
      <vt:variant>
        <vt:i4>3276</vt:i4>
      </vt:variant>
      <vt:variant>
        <vt:i4>0</vt:i4>
      </vt:variant>
      <vt:variant>
        <vt:i4>5</vt:i4>
      </vt:variant>
      <vt:variant>
        <vt:lpwstr/>
      </vt:variant>
      <vt:variant>
        <vt:lpwstr>_Toc253578429</vt:lpwstr>
      </vt:variant>
      <vt:variant>
        <vt:i4>1900594</vt:i4>
      </vt:variant>
      <vt:variant>
        <vt:i4>3270</vt:i4>
      </vt:variant>
      <vt:variant>
        <vt:i4>0</vt:i4>
      </vt:variant>
      <vt:variant>
        <vt:i4>5</vt:i4>
      </vt:variant>
      <vt:variant>
        <vt:lpwstr/>
      </vt:variant>
      <vt:variant>
        <vt:lpwstr>_Toc253578428</vt:lpwstr>
      </vt:variant>
      <vt:variant>
        <vt:i4>1900594</vt:i4>
      </vt:variant>
      <vt:variant>
        <vt:i4>3264</vt:i4>
      </vt:variant>
      <vt:variant>
        <vt:i4>0</vt:i4>
      </vt:variant>
      <vt:variant>
        <vt:i4>5</vt:i4>
      </vt:variant>
      <vt:variant>
        <vt:lpwstr/>
      </vt:variant>
      <vt:variant>
        <vt:lpwstr>_Toc253578427</vt:lpwstr>
      </vt:variant>
      <vt:variant>
        <vt:i4>1900594</vt:i4>
      </vt:variant>
      <vt:variant>
        <vt:i4>3258</vt:i4>
      </vt:variant>
      <vt:variant>
        <vt:i4>0</vt:i4>
      </vt:variant>
      <vt:variant>
        <vt:i4>5</vt:i4>
      </vt:variant>
      <vt:variant>
        <vt:lpwstr/>
      </vt:variant>
      <vt:variant>
        <vt:lpwstr>_Toc253578426</vt:lpwstr>
      </vt:variant>
      <vt:variant>
        <vt:i4>1900594</vt:i4>
      </vt:variant>
      <vt:variant>
        <vt:i4>3252</vt:i4>
      </vt:variant>
      <vt:variant>
        <vt:i4>0</vt:i4>
      </vt:variant>
      <vt:variant>
        <vt:i4>5</vt:i4>
      </vt:variant>
      <vt:variant>
        <vt:lpwstr/>
      </vt:variant>
      <vt:variant>
        <vt:lpwstr>_Toc253578425</vt:lpwstr>
      </vt:variant>
      <vt:variant>
        <vt:i4>1900594</vt:i4>
      </vt:variant>
      <vt:variant>
        <vt:i4>3246</vt:i4>
      </vt:variant>
      <vt:variant>
        <vt:i4>0</vt:i4>
      </vt:variant>
      <vt:variant>
        <vt:i4>5</vt:i4>
      </vt:variant>
      <vt:variant>
        <vt:lpwstr/>
      </vt:variant>
      <vt:variant>
        <vt:lpwstr>_Toc253578424</vt:lpwstr>
      </vt:variant>
      <vt:variant>
        <vt:i4>1900594</vt:i4>
      </vt:variant>
      <vt:variant>
        <vt:i4>3240</vt:i4>
      </vt:variant>
      <vt:variant>
        <vt:i4>0</vt:i4>
      </vt:variant>
      <vt:variant>
        <vt:i4>5</vt:i4>
      </vt:variant>
      <vt:variant>
        <vt:lpwstr/>
      </vt:variant>
      <vt:variant>
        <vt:lpwstr>_Toc253578423</vt:lpwstr>
      </vt:variant>
      <vt:variant>
        <vt:i4>1900594</vt:i4>
      </vt:variant>
      <vt:variant>
        <vt:i4>3234</vt:i4>
      </vt:variant>
      <vt:variant>
        <vt:i4>0</vt:i4>
      </vt:variant>
      <vt:variant>
        <vt:i4>5</vt:i4>
      </vt:variant>
      <vt:variant>
        <vt:lpwstr/>
      </vt:variant>
      <vt:variant>
        <vt:lpwstr>_Toc253578422</vt:lpwstr>
      </vt:variant>
      <vt:variant>
        <vt:i4>1900594</vt:i4>
      </vt:variant>
      <vt:variant>
        <vt:i4>3228</vt:i4>
      </vt:variant>
      <vt:variant>
        <vt:i4>0</vt:i4>
      </vt:variant>
      <vt:variant>
        <vt:i4>5</vt:i4>
      </vt:variant>
      <vt:variant>
        <vt:lpwstr/>
      </vt:variant>
      <vt:variant>
        <vt:lpwstr>_Toc253578421</vt:lpwstr>
      </vt:variant>
      <vt:variant>
        <vt:i4>1900594</vt:i4>
      </vt:variant>
      <vt:variant>
        <vt:i4>3222</vt:i4>
      </vt:variant>
      <vt:variant>
        <vt:i4>0</vt:i4>
      </vt:variant>
      <vt:variant>
        <vt:i4>5</vt:i4>
      </vt:variant>
      <vt:variant>
        <vt:lpwstr/>
      </vt:variant>
      <vt:variant>
        <vt:lpwstr>_Toc253578420</vt:lpwstr>
      </vt:variant>
      <vt:variant>
        <vt:i4>1966130</vt:i4>
      </vt:variant>
      <vt:variant>
        <vt:i4>3216</vt:i4>
      </vt:variant>
      <vt:variant>
        <vt:i4>0</vt:i4>
      </vt:variant>
      <vt:variant>
        <vt:i4>5</vt:i4>
      </vt:variant>
      <vt:variant>
        <vt:lpwstr/>
      </vt:variant>
      <vt:variant>
        <vt:lpwstr>_Toc253578419</vt:lpwstr>
      </vt:variant>
      <vt:variant>
        <vt:i4>1966130</vt:i4>
      </vt:variant>
      <vt:variant>
        <vt:i4>3210</vt:i4>
      </vt:variant>
      <vt:variant>
        <vt:i4>0</vt:i4>
      </vt:variant>
      <vt:variant>
        <vt:i4>5</vt:i4>
      </vt:variant>
      <vt:variant>
        <vt:lpwstr/>
      </vt:variant>
      <vt:variant>
        <vt:lpwstr>_Toc253578418</vt:lpwstr>
      </vt:variant>
      <vt:variant>
        <vt:i4>1966130</vt:i4>
      </vt:variant>
      <vt:variant>
        <vt:i4>3204</vt:i4>
      </vt:variant>
      <vt:variant>
        <vt:i4>0</vt:i4>
      </vt:variant>
      <vt:variant>
        <vt:i4>5</vt:i4>
      </vt:variant>
      <vt:variant>
        <vt:lpwstr/>
      </vt:variant>
      <vt:variant>
        <vt:lpwstr>_Toc253578417</vt:lpwstr>
      </vt:variant>
      <vt:variant>
        <vt:i4>1966130</vt:i4>
      </vt:variant>
      <vt:variant>
        <vt:i4>3198</vt:i4>
      </vt:variant>
      <vt:variant>
        <vt:i4>0</vt:i4>
      </vt:variant>
      <vt:variant>
        <vt:i4>5</vt:i4>
      </vt:variant>
      <vt:variant>
        <vt:lpwstr/>
      </vt:variant>
      <vt:variant>
        <vt:lpwstr>_Toc253578416</vt:lpwstr>
      </vt:variant>
      <vt:variant>
        <vt:i4>1966130</vt:i4>
      </vt:variant>
      <vt:variant>
        <vt:i4>3192</vt:i4>
      </vt:variant>
      <vt:variant>
        <vt:i4>0</vt:i4>
      </vt:variant>
      <vt:variant>
        <vt:i4>5</vt:i4>
      </vt:variant>
      <vt:variant>
        <vt:lpwstr/>
      </vt:variant>
      <vt:variant>
        <vt:lpwstr>_Toc253578415</vt:lpwstr>
      </vt:variant>
      <vt:variant>
        <vt:i4>1966130</vt:i4>
      </vt:variant>
      <vt:variant>
        <vt:i4>3186</vt:i4>
      </vt:variant>
      <vt:variant>
        <vt:i4>0</vt:i4>
      </vt:variant>
      <vt:variant>
        <vt:i4>5</vt:i4>
      </vt:variant>
      <vt:variant>
        <vt:lpwstr/>
      </vt:variant>
      <vt:variant>
        <vt:lpwstr>_Toc253578414</vt:lpwstr>
      </vt:variant>
      <vt:variant>
        <vt:i4>1966130</vt:i4>
      </vt:variant>
      <vt:variant>
        <vt:i4>3180</vt:i4>
      </vt:variant>
      <vt:variant>
        <vt:i4>0</vt:i4>
      </vt:variant>
      <vt:variant>
        <vt:i4>5</vt:i4>
      </vt:variant>
      <vt:variant>
        <vt:lpwstr/>
      </vt:variant>
      <vt:variant>
        <vt:lpwstr>_Toc253578413</vt:lpwstr>
      </vt:variant>
      <vt:variant>
        <vt:i4>1966130</vt:i4>
      </vt:variant>
      <vt:variant>
        <vt:i4>3174</vt:i4>
      </vt:variant>
      <vt:variant>
        <vt:i4>0</vt:i4>
      </vt:variant>
      <vt:variant>
        <vt:i4>5</vt:i4>
      </vt:variant>
      <vt:variant>
        <vt:lpwstr/>
      </vt:variant>
      <vt:variant>
        <vt:lpwstr>_Toc253578412</vt:lpwstr>
      </vt:variant>
      <vt:variant>
        <vt:i4>1966130</vt:i4>
      </vt:variant>
      <vt:variant>
        <vt:i4>3168</vt:i4>
      </vt:variant>
      <vt:variant>
        <vt:i4>0</vt:i4>
      </vt:variant>
      <vt:variant>
        <vt:i4>5</vt:i4>
      </vt:variant>
      <vt:variant>
        <vt:lpwstr/>
      </vt:variant>
      <vt:variant>
        <vt:lpwstr>_Toc253578411</vt:lpwstr>
      </vt:variant>
      <vt:variant>
        <vt:i4>1966130</vt:i4>
      </vt:variant>
      <vt:variant>
        <vt:i4>3162</vt:i4>
      </vt:variant>
      <vt:variant>
        <vt:i4>0</vt:i4>
      </vt:variant>
      <vt:variant>
        <vt:i4>5</vt:i4>
      </vt:variant>
      <vt:variant>
        <vt:lpwstr/>
      </vt:variant>
      <vt:variant>
        <vt:lpwstr>_Toc253578410</vt:lpwstr>
      </vt:variant>
      <vt:variant>
        <vt:i4>2031666</vt:i4>
      </vt:variant>
      <vt:variant>
        <vt:i4>3156</vt:i4>
      </vt:variant>
      <vt:variant>
        <vt:i4>0</vt:i4>
      </vt:variant>
      <vt:variant>
        <vt:i4>5</vt:i4>
      </vt:variant>
      <vt:variant>
        <vt:lpwstr/>
      </vt:variant>
      <vt:variant>
        <vt:lpwstr>_Toc253578409</vt:lpwstr>
      </vt:variant>
      <vt:variant>
        <vt:i4>2031666</vt:i4>
      </vt:variant>
      <vt:variant>
        <vt:i4>3150</vt:i4>
      </vt:variant>
      <vt:variant>
        <vt:i4>0</vt:i4>
      </vt:variant>
      <vt:variant>
        <vt:i4>5</vt:i4>
      </vt:variant>
      <vt:variant>
        <vt:lpwstr/>
      </vt:variant>
      <vt:variant>
        <vt:lpwstr>_Toc253578408</vt:lpwstr>
      </vt:variant>
      <vt:variant>
        <vt:i4>2031666</vt:i4>
      </vt:variant>
      <vt:variant>
        <vt:i4>3144</vt:i4>
      </vt:variant>
      <vt:variant>
        <vt:i4>0</vt:i4>
      </vt:variant>
      <vt:variant>
        <vt:i4>5</vt:i4>
      </vt:variant>
      <vt:variant>
        <vt:lpwstr/>
      </vt:variant>
      <vt:variant>
        <vt:lpwstr>_Toc253578407</vt:lpwstr>
      </vt:variant>
      <vt:variant>
        <vt:i4>2031666</vt:i4>
      </vt:variant>
      <vt:variant>
        <vt:i4>3138</vt:i4>
      </vt:variant>
      <vt:variant>
        <vt:i4>0</vt:i4>
      </vt:variant>
      <vt:variant>
        <vt:i4>5</vt:i4>
      </vt:variant>
      <vt:variant>
        <vt:lpwstr/>
      </vt:variant>
      <vt:variant>
        <vt:lpwstr>_Toc253578406</vt:lpwstr>
      </vt:variant>
      <vt:variant>
        <vt:i4>2031666</vt:i4>
      </vt:variant>
      <vt:variant>
        <vt:i4>3132</vt:i4>
      </vt:variant>
      <vt:variant>
        <vt:i4>0</vt:i4>
      </vt:variant>
      <vt:variant>
        <vt:i4>5</vt:i4>
      </vt:variant>
      <vt:variant>
        <vt:lpwstr/>
      </vt:variant>
      <vt:variant>
        <vt:lpwstr>_Toc253578405</vt:lpwstr>
      </vt:variant>
      <vt:variant>
        <vt:i4>2031666</vt:i4>
      </vt:variant>
      <vt:variant>
        <vt:i4>3126</vt:i4>
      </vt:variant>
      <vt:variant>
        <vt:i4>0</vt:i4>
      </vt:variant>
      <vt:variant>
        <vt:i4>5</vt:i4>
      </vt:variant>
      <vt:variant>
        <vt:lpwstr/>
      </vt:variant>
      <vt:variant>
        <vt:lpwstr>_Toc253578404</vt:lpwstr>
      </vt:variant>
      <vt:variant>
        <vt:i4>2031666</vt:i4>
      </vt:variant>
      <vt:variant>
        <vt:i4>3120</vt:i4>
      </vt:variant>
      <vt:variant>
        <vt:i4>0</vt:i4>
      </vt:variant>
      <vt:variant>
        <vt:i4>5</vt:i4>
      </vt:variant>
      <vt:variant>
        <vt:lpwstr/>
      </vt:variant>
      <vt:variant>
        <vt:lpwstr>_Toc253578403</vt:lpwstr>
      </vt:variant>
      <vt:variant>
        <vt:i4>2031666</vt:i4>
      </vt:variant>
      <vt:variant>
        <vt:i4>3114</vt:i4>
      </vt:variant>
      <vt:variant>
        <vt:i4>0</vt:i4>
      </vt:variant>
      <vt:variant>
        <vt:i4>5</vt:i4>
      </vt:variant>
      <vt:variant>
        <vt:lpwstr/>
      </vt:variant>
      <vt:variant>
        <vt:lpwstr>_Toc253578402</vt:lpwstr>
      </vt:variant>
      <vt:variant>
        <vt:i4>2031666</vt:i4>
      </vt:variant>
      <vt:variant>
        <vt:i4>3108</vt:i4>
      </vt:variant>
      <vt:variant>
        <vt:i4>0</vt:i4>
      </vt:variant>
      <vt:variant>
        <vt:i4>5</vt:i4>
      </vt:variant>
      <vt:variant>
        <vt:lpwstr/>
      </vt:variant>
      <vt:variant>
        <vt:lpwstr>_Toc253578401</vt:lpwstr>
      </vt:variant>
      <vt:variant>
        <vt:i4>2031666</vt:i4>
      </vt:variant>
      <vt:variant>
        <vt:i4>3102</vt:i4>
      </vt:variant>
      <vt:variant>
        <vt:i4>0</vt:i4>
      </vt:variant>
      <vt:variant>
        <vt:i4>5</vt:i4>
      </vt:variant>
      <vt:variant>
        <vt:lpwstr/>
      </vt:variant>
      <vt:variant>
        <vt:lpwstr>_Toc253578400</vt:lpwstr>
      </vt:variant>
      <vt:variant>
        <vt:i4>1441845</vt:i4>
      </vt:variant>
      <vt:variant>
        <vt:i4>3096</vt:i4>
      </vt:variant>
      <vt:variant>
        <vt:i4>0</vt:i4>
      </vt:variant>
      <vt:variant>
        <vt:i4>5</vt:i4>
      </vt:variant>
      <vt:variant>
        <vt:lpwstr/>
      </vt:variant>
      <vt:variant>
        <vt:lpwstr>_Toc253578399</vt:lpwstr>
      </vt:variant>
      <vt:variant>
        <vt:i4>1441845</vt:i4>
      </vt:variant>
      <vt:variant>
        <vt:i4>3090</vt:i4>
      </vt:variant>
      <vt:variant>
        <vt:i4>0</vt:i4>
      </vt:variant>
      <vt:variant>
        <vt:i4>5</vt:i4>
      </vt:variant>
      <vt:variant>
        <vt:lpwstr/>
      </vt:variant>
      <vt:variant>
        <vt:lpwstr>_Toc253578398</vt:lpwstr>
      </vt:variant>
      <vt:variant>
        <vt:i4>1441845</vt:i4>
      </vt:variant>
      <vt:variant>
        <vt:i4>3084</vt:i4>
      </vt:variant>
      <vt:variant>
        <vt:i4>0</vt:i4>
      </vt:variant>
      <vt:variant>
        <vt:i4>5</vt:i4>
      </vt:variant>
      <vt:variant>
        <vt:lpwstr/>
      </vt:variant>
      <vt:variant>
        <vt:lpwstr>_Toc253578397</vt:lpwstr>
      </vt:variant>
      <vt:variant>
        <vt:i4>1441845</vt:i4>
      </vt:variant>
      <vt:variant>
        <vt:i4>3078</vt:i4>
      </vt:variant>
      <vt:variant>
        <vt:i4>0</vt:i4>
      </vt:variant>
      <vt:variant>
        <vt:i4>5</vt:i4>
      </vt:variant>
      <vt:variant>
        <vt:lpwstr/>
      </vt:variant>
      <vt:variant>
        <vt:lpwstr>_Toc253578396</vt:lpwstr>
      </vt:variant>
      <vt:variant>
        <vt:i4>1441845</vt:i4>
      </vt:variant>
      <vt:variant>
        <vt:i4>3072</vt:i4>
      </vt:variant>
      <vt:variant>
        <vt:i4>0</vt:i4>
      </vt:variant>
      <vt:variant>
        <vt:i4>5</vt:i4>
      </vt:variant>
      <vt:variant>
        <vt:lpwstr/>
      </vt:variant>
      <vt:variant>
        <vt:lpwstr>_Toc253578395</vt:lpwstr>
      </vt:variant>
      <vt:variant>
        <vt:i4>1441845</vt:i4>
      </vt:variant>
      <vt:variant>
        <vt:i4>3066</vt:i4>
      </vt:variant>
      <vt:variant>
        <vt:i4>0</vt:i4>
      </vt:variant>
      <vt:variant>
        <vt:i4>5</vt:i4>
      </vt:variant>
      <vt:variant>
        <vt:lpwstr/>
      </vt:variant>
      <vt:variant>
        <vt:lpwstr>_Toc253578394</vt:lpwstr>
      </vt:variant>
      <vt:variant>
        <vt:i4>1441845</vt:i4>
      </vt:variant>
      <vt:variant>
        <vt:i4>3060</vt:i4>
      </vt:variant>
      <vt:variant>
        <vt:i4>0</vt:i4>
      </vt:variant>
      <vt:variant>
        <vt:i4>5</vt:i4>
      </vt:variant>
      <vt:variant>
        <vt:lpwstr/>
      </vt:variant>
      <vt:variant>
        <vt:lpwstr>_Toc253578393</vt:lpwstr>
      </vt:variant>
      <vt:variant>
        <vt:i4>1441845</vt:i4>
      </vt:variant>
      <vt:variant>
        <vt:i4>3054</vt:i4>
      </vt:variant>
      <vt:variant>
        <vt:i4>0</vt:i4>
      </vt:variant>
      <vt:variant>
        <vt:i4>5</vt:i4>
      </vt:variant>
      <vt:variant>
        <vt:lpwstr/>
      </vt:variant>
      <vt:variant>
        <vt:lpwstr>_Toc253578392</vt:lpwstr>
      </vt:variant>
      <vt:variant>
        <vt:i4>1441845</vt:i4>
      </vt:variant>
      <vt:variant>
        <vt:i4>3048</vt:i4>
      </vt:variant>
      <vt:variant>
        <vt:i4>0</vt:i4>
      </vt:variant>
      <vt:variant>
        <vt:i4>5</vt:i4>
      </vt:variant>
      <vt:variant>
        <vt:lpwstr/>
      </vt:variant>
      <vt:variant>
        <vt:lpwstr>_Toc253578391</vt:lpwstr>
      </vt:variant>
      <vt:variant>
        <vt:i4>1441845</vt:i4>
      </vt:variant>
      <vt:variant>
        <vt:i4>3042</vt:i4>
      </vt:variant>
      <vt:variant>
        <vt:i4>0</vt:i4>
      </vt:variant>
      <vt:variant>
        <vt:i4>5</vt:i4>
      </vt:variant>
      <vt:variant>
        <vt:lpwstr/>
      </vt:variant>
      <vt:variant>
        <vt:lpwstr>_Toc253578390</vt:lpwstr>
      </vt:variant>
      <vt:variant>
        <vt:i4>1507381</vt:i4>
      </vt:variant>
      <vt:variant>
        <vt:i4>3036</vt:i4>
      </vt:variant>
      <vt:variant>
        <vt:i4>0</vt:i4>
      </vt:variant>
      <vt:variant>
        <vt:i4>5</vt:i4>
      </vt:variant>
      <vt:variant>
        <vt:lpwstr/>
      </vt:variant>
      <vt:variant>
        <vt:lpwstr>_Toc253578389</vt:lpwstr>
      </vt:variant>
      <vt:variant>
        <vt:i4>1507381</vt:i4>
      </vt:variant>
      <vt:variant>
        <vt:i4>3030</vt:i4>
      </vt:variant>
      <vt:variant>
        <vt:i4>0</vt:i4>
      </vt:variant>
      <vt:variant>
        <vt:i4>5</vt:i4>
      </vt:variant>
      <vt:variant>
        <vt:lpwstr/>
      </vt:variant>
      <vt:variant>
        <vt:lpwstr>_Toc253578388</vt:lpwstr>
      </vt:variant>
      <vt:variant>
        <vt:i4>1507381</vt:i4>
      </vt:variant>
      <vt:variant>
        <vt:i4>3024</vt:i4>
      </vt:variant>
      <vt:variant>
        <vt:i4>0</vt:i4>
      </vt:variant>
      <vt:variant>
        <vt:i4>5</vt:i4>
      </vt:variant>
      <vt:variant>
        <vt:lpwstr/>
      </vt:variant>
      <vt:variant>
        <vt:lpwstr>_Toc253578387</vt:lpwstr>
      </vt:variant>
      <vt:variant>
        <vt:i4>1507381</vt:i4>
      </vt:variant>
      <vt:variant>
        <vt:i4>3018</vt:i4>
      </vt:variant>
      <vt:variant>
        <vt:i4>0</vt:i4>
      </vt:variant>
      <vt:variant>
        <vt:i4>5</vt:i4>
      </vt:variant>
      <vt:variant>
        <vt:lpwstr/>
      </vt:variant>
      <vt:variant>
        <vt:lpwstr>_Toc253578386</vt:lpwstr>
      </vt:variant>
      <vt:variant>
        <vt:i4>1507381</vt:i4>
      </vt:variant>
      <vt:variant>
        <vt:i4>3012</vt:i4>
      </vt:variant>
      <vt:variant>
        <vt:i4>0</vt:i4>
      </vt:variant>
      <vt:variant>
        <vt:i4>5</vt:i4>
      </vt:variant>
      <vt:variant>
        <vt:lpwstr/>
      </vt:variant>
      <vt:variant>
        <vt:lpwstr>_Toc253578385</vt:lpwstr>
      </vt:variant>
      <vt:variant>
        <vt:i4>1507381</vt:i4>
      </vt:variant>
      <vt:variant>
        <vt:i4>3006</vt:i4>
      </vt:variant>
      <vt:variant>
        <vt:i4>0</vt:i4>
      </vt:variant>
      <vt:variant>
        <vt:i4>5</vt:i4>
      </vt:variant>
      <vt:variant>
        <vt:lpwstr/>
      </vt:variant>
      <vt:variant>
        <vt:lpwstr>_Toc253578384</vt:lpwstr>
      </vt:variant>
      <vt:variant>
        <vt:i4>1507381</vt:i4>
      </vt:variant>
      <vt:variant>
        <vt:i4>3000</vt:i4>
      </vt:variant>
      <vt:variant>
        <vt:i4>0</vt:i4>
      </vt:variant>
      <vt:variant>
        <vt:i4>5</vt:i4>
      </vt:variant>
      <vt:variant>
        <vt:lpwstr/>
      </vt:variant>
      <vt:variant>
        <vt:lpwstr>_Toc253578383</vt:lpwstr>
      </vt:variant>
      <vt:variant>
        <vt:i4>1507381</vt:i4>
      </vt:variant>
      <vt:variant>
        <vt:i4>2994</vt:i4>
      </vt:variant>
      <vt:variant>
        <vt:i4>0</vt:i4>
      </vt:variant>
      <vt:variant>
        <vt:i4>5</vt:i4>
      </vt:variant>
      <vt:variant>
        <vt:lpwstr/>
      </vt:variant>
      <vt:variant>
        <vt:lpwstr>_Toc253578382</vt:lpwstr>
      </vt:variant>
      <vt:variant>
        <vt:i4>1507381</vt:i4>
      </vt:variant>
      <vt:variant>
        <vt:i4>2988</vt:i4>
      </vt:variant>
      <vt:variant>
        <vt:i4>0</vt:i4>
      </vt:variant>
      <vt:variant>
        <vt:i4>5</vt:i4>
      </vt:variant>
      <vt:variant>
        <vt:lpwstr/>
      </vt:variant>
      <vt:variant>
        <vt:lpwstr>_Toc253578381</vt:lpwstr>
      </vt:variant>
      <vt:variant>
        <vt:i4>1507381</vt:i4>
      </vt:variant>
      <vt:variant>
        <vt:i4>2982</vt:i4>
      </vt:variant>
      <vt:variant>
        <vt:i4>0</vt:i4>
      </vt:variant>
      <vt:variant>
        <vt:i4>5</vt:i4>
      </vt:variant>
      <vt:variant>
        <vt:lpwstr/>
      </vt:variant>
      <vt:variant>
        <vt:lpwstr>_Toc253578380</vt:lpwstr>
      </vt:variant>
      <vt:variant>
        <vt:i4>1572917</vt:i4>
      </vt:variant>
      <vt:variant>
        <vt:i4>2976</vt:i4>
      </vt:variant>
      <vt:variant>
        <vt:i4>0</vt:i4>
      </vt:variant>
      <vt:variant>
        <vt:i4>5</vt:i4>
      </vt:variant>
      <vt:variant>
        <vt:lpwstr/>
      </vt:variant>
      <vt:variant>
        <vt:lpwstr>_Toc253578379</vt:lpwstr>
      </vt:variant>
      <vt:variant>
        <vt:i4>1572917</vt:i4>
      </vt:variant>
      <vt:variant>
        <vt:i4>2970</vt:i4>
      </vt:variant>
      <vt:variant>
        <vt:i4>0</vt:i4>
      </vt:variant>
      <vt:variant>
        <vt:i4>5</vt:i4>
      </vt:variant>
      <vt:variant>
        <vt:lpwstr/>
      </vt:variant>
      <vt:variant>
        <vt:lpwstr>_Toc253578378</vt:lpwstr>
      </vt:variant>
      <vt:variant>
        <vt:i4>1572917</vt:i4>
      </vt:variant>
      <vt:variant>
        <vt:i4>2964</vt:i4>
      </vt:variant>
      <vt:variant>
        <vt:i4>0</vt:i4>
      </vt:variant>
      <vt:variant>
        <vt:i4>5</vt:i4>
      </vt:variant>
      <vt:variant>
        <vt:lpwstr/>
      </vt:variant>
      <vt:variant>
        <vt:lpwstr>_Toc253578377</vt:lpwstr>
      </vt:variant>
      <vt:variant>
        <vt:i4>1572917</vt:i4>
      </vt:variant>
      <vt:variant>
        <vt:i4>2958</vt:i4>
      </vt:variant>
      <vt:variant>
        <vt:i4>0</vt:i4>
      </vt:variant>
      <vt:variant>
        <vt:i4>5</vt:i4>
      </vt:variant>
      <vt:variant>
        <vt:lpwstr/>
      </vt:variant>
      <vt:variant>
        <vt:lpwstr>_Toc253578376</vt:lpwstr>
      </vt:variant>
      <vt:variant>
        <vt:i4>1572917</vt:i4>
      </vt:variant>
      <vt:variant>
        <vt:i4>2952</vt:i4>
      </vt:variant>
      <vt:variant>
        <vt:i4>0</vt:i4>
      </vt:variant>
      <vt:variant>
        <vt:i4>5</vt:i4>
      </vt:variant>
      <vt:variant>
        <vt:lpwstr/>
      </vt:variant>
      <vt:variant>
        <vt:lpwstr>_Toc253578375</vt:lpwstr>
      </vt:variant>
      <vt:variant>
        <vt:i4>1572917</vt:i4>
      </vt:variant>
      <vt:variant>
        <vt:i4>2946</vt:i4>
      </vt:variant>
      <vt:variant>
        <vt:i4>0</vt:i4>
      </vt:variant>
      <vt:variant>
        <vt:i4>5</vt:i4>
      </vt:variant>
      <vt:variant>
        <vt:lpwstr/>
      </vt:variant>
      <vt:variant>
        <vt:lpwstr>_Toc253578374</vt:lpwstr>
      </vt:variant>
      <vt:variant>
        <vt:i4>1572917</vt:i4>
      </vt:variant>
      <vt:variant>
        <vt:i4>2940</vt:i4>
      </vt:variant>
      <vt:variant>
        <vt:i4>0</vt:i4>
      </vt:variant>
      <vt:variant>
        <vt:i4>5</vt:i4>
      </vt:variant>
      <vt:variant>
        <vt:lpwstr/>
      </vt:variant>
      <vt:variant>
        <vt:lpwstr>_Toc253578373</vt:lpwstr>
      </vt:variant>
      <vt:variant>
        <vt:i4>1572917</vt:i4>
      </vt:variant>
      <vt:variant>
        <vt:i4>2934</vt:i4>
      </vt:variant>
      <vt:variant>
        <vt:i4>0</vt:i4>
      </vt:variant>
      <vt:variant>
        <vt:i4>5</vt:i4>
      </vt:variant>
      <vt:variant>
        <vt:lpwstr/>
      </vt:variant>
      <vt:variant>
        <vt:lpwstr>_Toc253578372</vt:lpwstr>
      </vt:variant>
      <vt:variant>
        <vt:i4>1572917</vt:i4>
      </vt:variant>
      <vt:variant>
        <vt:i4>2928</vt:i4>
      </vt:variant>
      <vt:variant>
        <vt:i4>0</vt:i4>
      </vt:variant>
      <vt:variant>
        <vt:i4>5</vt:i4>
      </vt:variant>
      <vt:variant>
        <vt:lpwstr/>
      </vt:variant>
      <vt:variant>
        <vt:lpwstr>_Toc253578371</vt:lpwstr>
      </vt:variant>
      <vt:variant>
        <vt:i4>1572917</vt:i4>
      </vt:variant>
      <vt:variant>
        <vt:i4>2922</vt:i4>
      </vt:variant>
      <vt:variant>
        <vt:i4>0</vt:i4>
      </vt:variant>
      <vt:variant>
        <vt:i4>5</vt:i4>
      </vt:variant>
      <vt:variant>
        <vt:lpwstr/>
      </vt:variant>
      <vt:variant>
        <vt:lpwstr>_Toc253578370</vt:lpwstr>
      </vt:variant>
      <vt:variant>
        <vt:i4>1638453</vt:i4>
      </vt:variant>
      <vt:variant>
        <vt:i4>2916</vt:i4>
      </vt:variant>
      <vt:variant>
        <vt:i4>0</vt:i4>
      </vt:variant>
      <vt:variant>
        <vt:i4>5</vt:i4>
      </vt:variant>
      <vt:variant>
        <vt:lpwstr/>
      </vt:variant>
      <vt:variant>
        <vt:lpwstr>_Toc253578369</vt:lpwstr>
      </vt:variant>
      <vt:variant>
        <vt:i4>1638453</vt:i4>
      </vt:variant>
      <vt:variant>
        <vt:i4>2910</vt:i4>
      </vt:variant>
      <vt:variant>
        <vt:i4>0</vt:i4>
      </vt:variant>
      <vt:variant>
        <vt:i4>5</vt:i4>
      </vt:variant>
      <vt:variant>
        <vt:lpwstr/>
      </vt:variant>
      <vt:variant>
        <vt:lpwstr>_Toc253578368</vt:lpwstr>
      </vt:variant>
      <vt:variant>
        <vt:i4>1638453</vt:i4>
      </vt:variant>
      <vt:variant>
        <vt:i4>2904</vt:i4>
      </vt:variant>
      <vt:variant>
        <vt:i4>0</vt:i4>
      </vt:variant>
      <vt:variant>
        <vt:i4>5</vt:i4>
      </vt:variant>
      <vt:variant>
        <vt:lpwstr/>
      </vt:variant>
      <vt:variant>
        <vt:lpwstr>_Toc253578367</vt:lpwstr>
      </vt:variant>
      <vt:variant>
        <vt:i4>1638453</vt:i4>
      </vt:variant>
      <vt:variant>
        <vt:i4>2898</vt:i4>
      </vt:variant>
      <vt:variant>
        <vt:i4>0</vt:i4>
      </vt:variant>
      <vt:variant>
        <vt:i4>5</vt:i4>
      </vt:variant>
      <vt:variant>
        <vt:lpwstr/>
      </vt:variant>
      <vt:variant>
        <vt:lpwstr>_Toc253578366</vt:lpwstr>
      </vt:variant>
      <vt:variant>
        <vt:i4>1638453</vt:i4>
      </vt:variant>
      <vt:variant>
        <vt:i4>2892</vt:i4>
      </vt:variant>
      <vt:variant>
        <vt:i4>0</vt:i4>
      </vt:variant>
      <vt:variant>
        <vt:i4>5</vt:i4>
      </vt:variant>
      <vt:variant>
        <vt:lpwstr/>
      </vt:variant>
      <vt:variant>
        <vt:lpwstr>_Toc253578365</vt:lpwstr>
      </vt:variant>
      <vt:variant>
        <vt:i4>1638453</vt:i4>
      </vt:variant>
      <vt:variant>
        <vt:i4>2886</vt:i4>
      </vt:variant>
      <vt:variant>
        <vt:i4>0</vt:i4>
      </vt:variant>
      <vt:variant>
        <vt:i4>5</vt:i4>
      </vt:variant>
      <vt:variant>
        <vt:lpwstr/>
      </vt:variant>
      <vt:variant>
        <vt:lpwstr>_Toc253578364</vt:lpwstr>
      </vt:variant>
      <vt:variant>
        <vt:i4>1638453</vt:i4>
      </vt:variant>
      <vt:variant>
        <vt:i4>2880</vt:i4>
      </vt:variant>
      <vt:variant>
        <vt:i4>0</vt:i4>
      </vt:variant>
      <vt:variant>
        <vt:i4>5</vt:i4>
      </vt:variant>
      <vt:variant>
        <vt:lpwstr/>
      </vt:variant>
      <vt:variant>
        <vt:lpwstr>_Toc253578363</vt:lpwstr>
      </vt:variant>
      <vt:variant>
        <vt:i4>1638453</vt:i4>
      </vt:variant>
      <vt:variant>
        <vt:i4>2874</vt:i4>
      </vt:variant>
      <vt:variant>
        <vt:i4>0</vt:i4>
      </vt:variant>
      <vt:variant>
        <vt:i4>5</vt:i4>
      </vt:variant>
      <vt:variant>
        <vt:lpwstr/>
      </vt:variant>
      <vt:variant>
        <vt:lpwstr>_Toc253578362</vt:lpwstr>
      </vt:variant>
      <vt:variant>
        <vt:i4>1638453</vt:i4>
      </vt:variant>
      <vt:variant>
        <vt:i4>2868</vt:i4>
      </vt:variant>
      <vt:variant>
        <vt:i4>0</vt:i4>
      </vt:variant>
      <vt:variant>
        <vt:i4>5</vt:i4>
      </vt:variant>
      <vt:variant>
        <vt:lpwstr/>
      </vt:variant>
      <vt:variant>
        <vt:lpwstr>_Toc253578361</vt:lpwstr>
      </vt:variant>
      <vt:variant>
        <vt:i4>1638453</vt:i4>
      </vt:variant>
      <vt:variant>
        <vt:i4>2862</vt:i4>
      </vt:variant>
      <vt:variant>
        <vt:i4>0</vt:i4>
      </vt:variant>
      <vt:variant>
        <vt:i4>5</vt:i4>
      </vt:variant>
      <vt:variant>
        <vt:lpwstr/>
      </vt:variant>
      <vt:variant>
        <vt:lpwstr>_Toc253578360</vt:lpwstr>
      </vt:variant>
      <vt:variant>
        <vt:i4>1703989</vt:i4>
      </vt:variant>
      <vt:variant>
        <vt:i4>2856</vt:i4>
      </vt:variant>
      <vt:variant>
        <vt:i4>0</vt:i4>
      </vt:variant>
      <vt:variant>
        <vt:i4>5</vt:i4>
      </vt:variant>
      <vt:variant>
        <vt:lpwstr/>
      </vt:variant>
      <vt:variant>
        <vt:lpwstr>_Toc253578359</vt:lpwstr>
      </vt:variant>
      <vt:variant>
        <vt:i4>1703989</vt:i4>
      </vt:variant>
      <vt:variant>
        <vt:i4>2850</vt:i4>
      </vt:variant>
      <vt:variant>
        <vt:i4>0</vt:i4>
      </vt:variant>
      <vt:variant>
        <vt:i4>5</vt:i4>
      </vt:variant>
      <vt:variant>
        <vt:lpwstr/>
      </vt:variant>
      <vt:variant>
        <vt:lpwstr>_Toc253578358</vt:lpwstr>
      </vt:variant>
      <vt:variant>
        <vt:i4>1703989</vt:i4>
      </vt:variant>
      <vt:variant>
        <vt:i4>2844</vt:i4>
      </vt:variant>
      <vt:variant>
        <vt:i4>0</vt:i4>
      </vt:variant>
      <vt:variant>
        <vt:i4>5</vt:i4>
      </vt:variant>
      <vt:variant>
        <vt:lpwstr/>
      </vt:variant>
      <vt:variant>
        <vt:lpwstr>_Toc253578357</vt:lpwstr>
      </vt:variant>
      <vt:variant>
        <vt:i4>1703989</vt:i4>
      </vt:variant>
      <vt:variant>
        <vt:i4>2838</vt:i4>
      </vt:variant>
      <vt:variant>
        <vt:i4>0</vt:i4>
      </vt:variant>
      <vt:variant>
        <vt:i4>5</vt:i4>
      </vt:variant>
      <vt:variant>
        <vt:lpwstr/>
      </vt:variant>
      <vt:variant>
        <vt:lpwstr>_Toc253578356</vt:lpwstr>
      </vt:variant>
      <vt:variant>
        <vt:i4>1703989</vt:i4>
      </vt:variant>
      <vt:variant>
        <vt:i4>2832</vt:i4>
      </vt:variant>
      <vt:variant>
        <vt:i4>0</vt:i4>
      </vt:variant>
      <vt:variant>
        <vt:i4>5</vt:i4>
      </vt:variant>
      <vt:variant>
        <vt:lpwstr/>
      </vt:variant>
      <vt:variant>
        <vt:lpwstr>_Toc253578355</vt:lpwstr>
      </vt:variant>
      <vt:variant>
        <vt:i4>1703989</vt:i4>
      </vt:variant>
      <vt:variant>
        <vt:i4>2826</vt:i4>
      </vt:variant>
      <vt:variant>
        <vt:i4>0</vt:i4>
      </vt:variant>
      <vt:variant>
        <vt:i4>5</vt:i4>
      </vt:variant>
      <vt:variant>
        <vt:lpwstr/>
      </vt:variant>
      <vt:variant>
        <vt:lpwstr>_Toc253578354</vt:lpwstr>
      </vt:variant>
      <vt:variant>
        <vt:i4>1703989</vt:i4>
      </vt:variant>
      <vt:variant>
        <vt:i4>2820</vt:i4>
      </vt:variant>
      <vt:variant>
        <vt:i4>0</vt:i4>
      </vt:variant>
      <vt:variant>
        <vt:i4>5</vt:i4>
      </vt:variant>
      <vt:variant>
        <vt:lpwstr/>
      </vt:variant>
      <vt:variant>
        <vt:lpwstr>_Toc253578353</vt:lpwstr>
      </vt:variant>
      <vt:variant>
        <vt:i4>1703989</vt:i4>
      </vt:variant>
      <vt:variant>
        <vt:i4>2814</vt:i4>
      </vt:variant>
      <vt:variant>
        <vt:i4>0</vt:i4>
      </vt:variant>
      <vt:variant>
        <vt:i4>5</vt:i4>
      </vt:variant>
      <vt:variant>
        <vt:lpwstr/>
      </vt:variant>
      <vt:variant>
        <vt:lpwstr>_Toc253578352</vt:lpwstr>
      </vt:variant>
      <vt:variant>
        <vt:i4>1703989</vt:i4>
      </vt:variant>
      <vt:variant>
        <vt:i4>2808</vt:i4>
      </vt:variant>
      <vt:variant>
        <vt:i4>0</vt:i4>
      </vt:variant>
      <vt:variant>
        <vt:i4>5</vt:i4>
      </vt:variant>
      <vt:variant>
        <vt:lpwstr/>
      </vt:variant>
      <vt:variant>
        <vt:lpwstr>_Toc253578351</vt:lpwstr>
      </vt:variant>
      <vt:variant>
        <vt:i4>1703989</vt:i4>
      </vt:variant>
      <vt:variant>
        <vt:i4>2802</vt:i4>
      </vt:variant>
      <vt:variant>
        <vt:i4>0</vt:i4>
      </vt:variant>
      <vt:variant>
        <vt:i4>5</vt:i4>
      </vt:variant>
      <vt:variant>
        <vt:lpwstr/>
      </vt:variant>
      <vt:variant>
        <vt:lpwstr>_Toc253578350</vt:lpwstr>
      </vt:variant>
      <vt:variant>
        <vt:i4>1769525</vt:i4>
      </vt:variant>
      <vt:variant>
        <vt:i4>2796</vt:i4>
      </vt:variant>
      <vt:variant>
        <vt:i4>0</vt:i4>
      </vt:variant>
      <vt:variant>
        <vt:i4>5</vt:i4>
      </vt:variant>
      <vt:variant>
        <vt:lpwstr/>
      </vt:variant>
      <vt:variant>
        <vt:lpwstr>_Toc253578349</vt:lpwstr>
      </vt:variant>
      <vt:variant>
        <vt:i4>1769525</vt:i4>
      </vt:variant>
      <vt:variant>
        <vt:i4>2790</vt:i4>
      </vt:variant>
      <vt:variant>
        <vt:i4>0</vt:i4>
      </vt:variant>
      <vt:variant>
        <vt:i4>5</vt:i4>
      </vt:variant>
      <vt:variant>
        <vt:lpwstr/>
      </vt:variant>
      <vt:variant>
        <vt:lpwstr>_Toc253578348</vt:lpwstr>
      </vt:variant>
      <vt:variant>
        <vt:i4>589841</vt:i4>
      </vt:variant>
      <vt:variant>
        <vt:i4>2729</vt:i4>
      </vt:variant>
      <vt:variant>
        <vt:i4>0</vt:i4>
      </vt:variant>
      <vt:variant>
        <vt:i4>5</vt:i4>
      </vt:variant>
      <vt:variant>
        <vt:lpwstr>http://fr-par-rgueho2:8080/myshapepos310/jfn</vt:lpwstr>
      </vt:variant>
      <vt:variant>
        <vt:lpwstr/>
      </vt:variant>
      <vt:variant>
        <vt:i4>7405685</vt:i4>
      </vt:variant>
      <vt:variant>
        <vt:i4>2682</vt:i4>
      </vt:variant>
      <vt:variant>
        <vt:i4>0</vt:i4>
      </vt:variant>
      <vt:variant>
        <vt:i4>5</vt:i4>
      </vt:variant>
      <vt:variant>
        <vt:lpwstr/>
      </vt:variant>
      <vt:variant>
        <vt:lpwstr>_Actor_security</vt:lpwstr>
      </vt:variant>
      <vt:variant>
        <vt:i4>7405685</vt:i4>
      </vt:variant>
      <vt:variant>
        <vt:i4>2679</vt:i4>
      </vt:variant>
      <vt:variant>
        <vt:i4>0</vt:i4>
      </vt:variant>
      <vt:variant>
        <vt:i4>5</vt:i4>
      </vt:variant>
      <vt:variant>
        <vt:lpwstr/>
      </vt:variant>
      <vt:variant>
        <vt:lpwstr>_Actor_security</vt:lpwstr>
      </vt:variant>
      <vt:variant>
        <vt:i4>6750291</vt:i4>
      </vt:variant>
      <vt:variant>
        <vt:i4>2676</vt:i4>
      </vt:variant>
      <vt:variant>
        <vt:i4>0</vt:i4>
      </vt:variant>
      <vt:variant>
        <vt:i4>5</vt:i4>
      </vt:variant>
      <vt:variant>
        <vt:lpwstr/>
      </vt:variant>
      <vt:variant>
        <vt:lpwstr>_Actors</vt:lpwstr>
      </vt:variant>
      <vt:variant>
        <vt:i4>6881310</vt:i4>
      </vt:variant>
      <vt:variant>
        <vt:i4>2673</vt:i4>
      </vt:variant>
      <vt:variant>
        <vt:i4>0</vt:i4>
      </vt:variant>
      <vt:variant>
        <vt:i4>5</vt:i4>
      </vt:variant>
      <vt:variant>
        <vt:lpwstr/>
      </vt:variant>
      <vt:variant>
        <vt:lpwstr>_Capability_8_–</vt:lpwstr>
      </vt:variant>
      <vt:variant>
        <vt:i4>1507386</vt:i4>
      </vt:variant>
      <vt:variant>
        <vt:i4>2663</vt:i4>
      </vt:variant>
      <vt:variant>
        <vt:i4>0</vt:i4>
      </vt:variant>
      <vt:variant>
        <vt:i4>5</vt:i4>
      </vt:variant>
      <vt:variant>
        <vt:lpwstr/>
      </vt:variant>
      <vt:variant>
        <vt:lpwstr>_Toc234982485</vt:lpwstr>
      </vt:variant>
      <vt:variant>
        <vt:i4>3801207</vt:i4>
      </vt:variant>
      <vt:variant>
        <vt:i4>2655</vt:i4>
      </vt:variant>
      <vt:variant>
        <vt:i4>0</vt:i4>
      </vt:variant>
      <vt:variant>
        <vt:i4>5</vt:i4>
      </vt:variant>
      <vt:variant>
        <vt:lpwstr/>
      </vt:variant>
      <vt:variant>
        <vt:lpwstr>_Use_Case:_</vt:lpwstr>
      </vt:variant>
      <vt:variant>
        <vt:i4>1769525</vt:i4>
      </vt:variant>
      <vt:variant>
        <vt:i4>2636</vt:i4>
      </vt:variant>
      <vt:variant>
        <vt:i4>0</vt:i4>
      </vt:variant>
      <vt:variant>
        <vt:i4>5</vt:i4>
      </vt:variant>
      <vt:variant>
        <vt:lpwstr/>
      </vt:variant>
      <vt:variant>
        <vt:lpwstr>_Toc253578346</vt:lpwstr>
      </vt:variant>
      <vt:variant>
        <vt:i4>1769525</vt:i4>
      </vt:variant>
      <vt:variant>
        <vt:i4>2630</vt:i4>
      </vt:variant>
      <vt:variant>
        <vt:i4>0</vt:i4>
      </vt:variant>
      <vt:variant>
        <vt:i4>5</vt:i4>
      </vt:variant>
      <vt:variant>
        <vt:lpwstr/>
      </vt:variant>
      <vt:variant>
        <vt:lpwstr>_Toc253578345</vt:lpwstr>
      </vt:variant>
      <vt:variant>
        <vt:i4>1769525</vt:i4>
      </vt:variant>
      <vt:variant>
        <vt:i4>2624</vt:i4>
      </vt:variant>
      <vt:variant>
        <vt:i4>0</vt:i4>
      </vt:variant>
      <vt:variant>
        <vt:i4>5</vt:i4>
      </vt:variant>
      <vt:variant>
        <vt:lpwstr/>
      </vt:variant>
      <vt:variant>
        <vt:lpwstr>_Toc253578344</vt:lpwstr>
      </vt:variant>
      <vt:variant>
        <vt:i4>1769525</vt:i4>
      </vt:variant>
      <vt:variant>
        <vt:i4>2618</vt:i4>
      </vt:variant>
      <vt:variant>
        <vt:i4>0</vt:i4>
      </vt:variant>
      <vt:variant>
        <vt:i4>5</vt:i4>
      </vt:variant>
      <vt:variant>
        <vt:lpwstr/>
      </vt:variant>
      <vt:variant>
        <vt:lpwstr>_Toc253578343</vt:lpwstr>
      </vt:variant>
      <vt:variant>
        <vt:i4>1769525</vt:i4>
      </vt:variant>
      <vt:variant>
        <vt:i4>2612</vt:i4>
      </vt:variant>
      <vt:variant>
        <vt:i4>0</vt:i4>
      </vt:variant>
      <vt:variant>
        <vt:i4>5</vt:i4>
      </vt:variant>
      <vt:variant>
        <vt:lpwstr/>
      </vt:variant>
      <vt:variant>
        <vt:lpwstr>_Toc253578342</vt:lpwstr>
      </vt:variant>
      <vt:variant>
        <vt:i4>1769525</vt:i4>
      </vt:variant>
      <vt:variant>
        <vt:i4>2606</vt:i4>
      </vt:variant>
      <vt:variant>
        <vt:i4>0</vt:i4>
      </vt:variant>
      <vt:variant>
        <vt:i4>5</vt:i4>
      </vt:variant>
      <vt:variant>
        <vt:lpwstr/>
      </vt:variant>
      <vt:variant>
        <vt:lpwstr>_Toc253578341</vt:lpwstr>
      </vt:variant>
      <vt:variant>
        <vt:i4>1769525</vt:i4>
      </vt:variant>
      <vt:variant>
        <vt:i4>2600</vt:i4>
      </vt:variant>
      <vt:variant>
        <vt:i4>0</vt:i4>
      </vt:variant>
      <vt:variant>
        <vt:i4>5</vt:i4>
      </vt:variant>
      <vt:variant>
        <vt:lpwstr/>
      </vt:variant>
      <vt:variant>
        <vt:lpwstr>_Toc253578340</vt:lpwstr>
      </vt:variant>
      <vt:variant>
        <vt:i4>1835061</vt:i4>
      </vt:variant>
      <vt:variant>
        <vt:i4>2594</vt:i4>
      </vt:variant>
      <vt:variant>
        <vt:i4>0</vt:i4>
      </vt:variant>
      <vt:variant>
        <vt:i4>5</vt:i4>
      </vt:variant>
      <vt:variant>
        <vt:lpwstr/>
      </vt:variant>
      <vt:variant>
        <vt:lpwstr>_Toc253578339</vt:lpwstr>
      </vt:variant>
      <vt:variant>
        <vt:i4>1835061</vt:i4>
      </vt:variant>
      <vt:variant>
        <vt:i4>2588</vt:i4>
      </vt:variant>
      <vt:variant>
        <vt:i4>0</vt:i4>
      </vt:variant>
      <vt:variant>
        <vt:i4>5</vt:i4>
      </vt:variant>
      <vt:variant>
        <vt:lpwstr/>
      </vt:variant>
      <vt:variant>
        <vt:lpwstr>_Toc253578338</vt:lpwstr>
      </vt:variant>
      <vt:variant>
        <vt:i4>1835061</vt:i4>
      </vt:variant>
      <vt:variant>
        <vt:i4>2582</vt:i4>
      </vt:variant>
      <vt:variant>
        <vt:i4>0</vt:i4>
      </vt:variant>
      <vt:variant>
        <vt:i4>5</vt:i4>
      </vt:variant>
      <vt:variant>
        <vt:lpwstr/>
      </vt:variant>
      <vt:variant>
        <vt:lpwstr>_Toc253578337</vt:lpwstr>
      </vt:variant>
      <vt:variant>
        <vt:i4>1835061</vt:i4>
      </vt:variant>
      <vt:variant>
        <vt:i4>2576</vt:i4>
      </vt:variant>
      <vt:variant>
        <vt:i4>0</vt:i4>
      </vt:variant>
      <vt:variant>
        <vt:i4>5</vt:i4>
      </vt:variant>
      <vt:variant>
        <vt:lpwstr/>
      </vt:variant>
      <vt:variant>
        <vt:lpwstr>_Toc253578336</vt:lpwstr>
      </vt:variant>
      <vt:variant>
        <vt:i4>1835061</vt:i4>
      </vt:variant>
      <vt:variant>
        <vt:i4>2570</vt:i4>
      </vt:variant>
      <vt:variant>
        <vt:i4>0</vt:i4>
      </vt:variant>
      <vt:variant>
        <vt:i4>5</vt:i4>
      </vt:variant>
      <vt:variant>
        <vt:lpwstr/>
      </vt:variant>
      <vt:variant>
        <vt:lpwstr>_Toc253578335</vt:lpwstr>
      </vt:variant>
      <vt:variant>
        <vt:i4>1835061</vt:i4>
      </vt:variant>
      <vt:variant>
        <vt:i4>2564</vt:i4>
      </vt:variant>
      <vt:variant>
        <vt:i4>0</vt:i4>
      </vt:variant>
      <vt:variant>
        <vt:i4>5</vt:i4>
      </vt:variant>
      <vt:variant>
        <vt:lpwstr/>
      </vt:variant>
      <vt:variant>
        <vt:lpwstr>_Toc253578334</vt:lpwstr>
      </vt:variant>
      <vt:variant>
        <vt:i4>1835061</vt:i4>
      </vt:variant>
      <vt:variant>
        <vt:i4>2558</vt:i4>
      </vt:variant>
      <vt:variant>
        <vt:i4>0</vt:i4>
      </vt:variant>
      <vt:variant>
        <vt:i4>5</vt:i4>
      </vt:variant>
      <vt:variant>
        <vt:lpwstr/>
      </vt:variant>
      <vt:variant>
        <vt:lpwstr>_Toc253578333</vt:lpwstr>
      </vt:variant>
      <vt:variant>
        <vt:i4>1835061</vt:i4>
      </vt:variant>
      <vt:variant>
        <vt:i4>2552</vt:i4>
      </vt:variant>
      <vt:variant>
        <vt:i4>0</vt:i4>
      </vt:variant>
      <vt:variant>
        <vt:i4>5</vt:i4>
      </vt:variant>
      <vt:variant>
        <vt:lpwstr/>
      </vt:variant>
      <vt:variant>
        <vt:lpwstr>_Toc253578332</vt:lpwstr>
      </vt:variant>
      <vt:variant>
        <vt:i4>1835061</vt:i4>
      </vt:variant>
      <vt:variant>
        <vt:i4>2546</vt:i4>
      </vt:variant>
      <vt:variant>
        <vt:i4>0</vt:i4>
      </vt:variant>
      <vt:variant>
        <vt:i4>5</vt:i4>
      </vt:variant>
      <vt:variant>
        <vt:lpwstr/>
      </vt:variant>
      <vt:variant>
        <vt:lpwstr>_Toc253578331</vt:lpwstr>
      </vt:variant>
      <vt:variant>
        <vt:i4>1835061</vt:i4>
      </vt:variant>
      <vt:variant>
        <vt:i4>2540</vt:i4>
      </vt:variant>
      <vt:variant>
        <vt:i4>0</vt:i4>
      </vt:variant>
      <vt:variant>
        <vt:i4>5</vt:i4>
      </vt:variant>
      <vt:variant>
        <vt:lpwstr/>
      </vt:variant>
      <vt:variant>
        <vt:lpwstr>_Toc253578330</vt:lpwstr>
      </vt:variant>
      <vt:variant>
        <vt:i4>1900597</vt:i4>
      </vt:variant>
      <vt:variant>
        <vt:i4>2534</vt:i4>
      </vt:variant>
      <vt:variant>
        <vt:i4>0</vt:i4>
      </vt:variant>
      <vt:variant>
        <vt:i4>5</vt:i4>
      </vt:variant>
      <vt:variant>
        <vt:lpwstr/>
      </vt:variant>
      <vt:variant>
        <vt:lpwstr>_Toc253578329</vt:lpwstr>
      </vt:variant>
      <vt:variant>
        <vt:i4>1900597</vt:i4>
      </vt:variant>
      <vt:variant>
        <vt:i4>2528</vt:i4>
      </vt:variant>
      <vt:variant>
        <vt:i4>0</vt:i4>
      </vt:variant>
      <vt:variant>
        <vt:i4>5</vt:i4>
      </vt:variant>
      <vt:variant>
        <vt:lpwstr/>
      </vt:variant>
      <vt:variant>
        <vt:lpwstr>_Toc253578328</vt:lpwstr>
      </vt:variant>
      <vt:variant>
        <vt:i4>1900597</vt:i4>
      </vt:variant>
      <vt:variant>
        <vt:i4>2522</vt:i4>
      </vt:variant>
      <vt:variant>
        <vt:i4>0</vt:i4>
      </vt:variant>
      <vt:variant>
        <vt:i4>5</vt:i4>
      </vt:variant>
      <vt:variant>
        <vt:lpwstr/>
      </vt:variant>
      <vt:variant>
        <vt:lpwstr>_Toc253578327</vt:lpwstr>
      </vt:variant>
      <vt:variant>
        <vt:i4>1900597</vt:i4>
      </vt:variant>
      <vt:variant>
        <vt:i4>2516</vt:i4>
      </vt:variant>
      <vt:variant>
        <vt:i4>0</vt:i4>
      </vt:variant>
      <vt:variant>
        <vt:i4>5</vt:i4>
      </vt:variant>
      <vt:variant>
        <vt:lpwstr/>
      </vt:variant>
      <vt:variant>
        <vt:lpwstr>_Toc253578326</vt:lpwstr>
      </vt:variant>
      <vt:variant>
        <vt:i4>1900597</vt:i4>
      </vt:variant>
      <vt:variant>
        <vt:i4>2510</vt:i4>
      </vt:variant>
      <vt:variant>
        <vt:i4>0</vt:i4>
      </vt:variant>
      <vt:variant>
        <vt:i4>5</vt:i4>
      </vt:variant>
      <vt:variant>
        <vt:lpwstr/>
      </vt:variant>
      <vt:variant>
        <vt:lpwstr>_Toc253578325</vt:lpwstr>
      </vt:variant>
      <vt:variant>
        <vt:i4>1900597</vt:i4>
      </vt:variant>
      <vt:variant>
        <vt:i4>2504</vt:i4>
      </vt:variant>
      <vt:variant>
        <vt:i4>0</vt:i4>
      </vt:variant>
      <vt:variant>
        <vt:i4>5</vt:i4>
      </vt:variant>
      <vt:variant>
        <vt:lpwstr/>
      </vt:variant>
      <vt:variant>
        <vt:lpwstr>_Toc253578324</vt:lpwstr>
      </vt:variant>
      <vt:variant>
        <vt:i4>1900597</vt:i4>
      </vt:variant>
      <vt:variant>
        <vt:i4>2498</vt:i4>
      </vt:variant>
      <vt:variant>
        <vt:i4>0</vt:i4>
      </vt:variant>
      <vt:variant>
        <vt:i4>5</vt:i4>
      </vt:variant>
      <vt:variant>
        <vt:lpwstr/>
      </vt:variant>
      <vt:variant>
        <vt:lpwstr>_Toc253578323</vt:lpwstr>
      </vt:variant>
      <vt:variant>
        <vt:i4>1900597</vt:i4>
      </vt:variant>
      <vt:variant>
        <vt:i4>2492</vt:i4>
      </vt:variant>
      <vt:variant>
        <vt:i4>0</vt:i4>
      </vt:variant>
      <vt:variant>
        <vt:i4>5</vt:i4>
      </vt:variant>
      <vt:variant>
        <vt:lpwstr/>
      </vt:variant>
      <vt:variant>
        <vt:lpwstr>_Toc253578322</vt:lpwstr>
      </vt:variant>
      <vt:variant>
        <vt:i4>1900597</vt:i4>
      </vt:variant>
      <vt:variant>
        <vt:i4>2486</vt:i4>
      </vt:variant>
      <vt:variant>
        <vt:i4>0</vt:i4>
      </vt:variant>
      <vt:variant>
        <vt:i4>5</vt:i4>
      </vt:variant>
      <vt:variant>
        <vt:lpwstr/>
      </vt:variant>
      <vt:variant>
        <vt:lpwstr>_Toc253578321</vt:lpwstr>
      </vt:variant>
      <vt:variant>
        <vt:i4>1900597</vt:i4>
      </vt:variant>
      <vt:variant>
        <vt:i4>2480</vt:i4>
      </vt:variant>
      <vt:variant>
        <vt:i4>0</vt:i4>
      </vt:variant>
      <vt:variant>
        <vt:i4>5</vt:i4>
      </vt:variant>
      <vt:variant>
        <vt:lpwstr/>
      </vt:variant>
      <vt:variant>
        <vt:lpwstr>_Toc253578320</vt:lpwstr>
      </vt:variant>
      <vt:variant>
        <vt:i4>1966133</vt:i4>
      </vt:variant>
      <vt:variant>
        <vt:i4>2474</vt:i4>
      </vt:variant>
      <vt:variant>
        <vt:i4>0</vt:i4>
      </vt:variant>
      <vt:variant>
        <vt:i4>5</vt:i4>
      </vt:variant>
      <vt:variant>
        <vt:lpwstr/>
      </vt:variant>
      <vt:variant>
        <vt:lpwstr>_Toc253578319</vt:lpwstr>
      </vt:variant>
      <vt:variant>
        <vt:i4>1966133</vt:i4>
      </vt:variant>
      <vt:variant>
        <vt:i4>2468</vt:i4>
      </vt:variant>
      <vt:variant>
        <vt:i4>0</vt:i4>
      </vt:variant>
      <vt:variant>
        <vt:i4>5</vt:i4>
      </vt:variant>
      <vt:variant>
        <vt:lpwstr/>
      </vt:variant>
      <vt:variant>
        <vt:lpwstr>_Toc253578318</vt:lpwstr>
      </vt:variant>
      <vt:variant>
        <vt:i4>1966133</vt:i4>
      </vt:variant>
      <vt:variant>
        <vt:i4>2462</vt:i4>
      </vt:variant>
      <vt:variant>
        <vt:i4>0</vt:i4>
      </vt:variant>
      <vt:variant>
        <vt:i4>5</vt:i4>
      </vt:variant>
      <vt:variant>
        <vt:lpwstr/>
      </vt:variant>
      <vt:variant>
        <vt:lpwstr>_Toc253578317</vt:lpwstr>
      </vt:variant>
      <vt:variant>
        <vt:i4>1966133</vt:i4>
      </vt:variant>
      <vt:variant>
        <vt:i4>2456</vt:i4>
      </vt:variant>
      <vt:variant>
        <vt:i4>0</vt:i4>
      </vt:variant>
      <vt:variant>
        <vt:i4>5</vt:i4>
      </vt:variant>
      <vt:variant>
        <vt:lpwstr/>
      </vt:variant>
      <vt:variant>
        <vt:lpwstr>_Toc253578316</vt:lpwstr>
      </vt:variant>
      <vt:variant>
        <vt:i4>1966133</vt:i4>
      </vt:variant>
      <vt:variant>
        <vt:i4>2450</vt:i4>
      </vt:variant>
      <vt:variant>
        <vt:i4>0</vt:i4>
      </vt:variant>
      <vt:variant>
        <vt:i4>5</vt:i4>
      </vt:variant>
      <vt:variant>
        <vt:lpwstr/>
      </vt:variant>
      <vt:variant>
        <vt:lpwstr>_Toc253578315</vt:lpwstr>
      </vt:variant>
      <vt:variant>
        <vt:i4>1966133</vt:i4>
      </vt:variant>
      <vt:variant>
        <vt:i4>2444</vt:i4>
      </vt:variant>
      <vt:variant>
        <vt:i4>0</vt:i4>
      </vt:variant>
      <vt:variant>
        <vt:i4>5</vt:i4>
      </vt:variant>
      <vt:variant>
        <vt:lpwstr/>
      </vt:variant>
      <vt:variant>
        <vt:lpwstr>_Toc253578314</vt:lpwstr>
      </vt:variant>
      <vt:variant>
        <vt:i4>1966133</vt:i4>
      </vt:variant>
      <vt:variant>
        <vt:i4>2438</vt:i4>
      </vt:variant>
      <vt:variant>
        <vt:i4>0</vt:i4>
      </vt:variant>
      <vt:variant>
        <vt:i4>5</vt:i4>
      </vt:variant>
      <vt:variant>
        <vt:lpwstr/>
      </vt:variant>
      <vt:variant>
        <vt:lpwstr>_Toc253578313</vt:lpwstr>
      </vt:variant>
      <vt:variant>
        <vt:i4>1966133</vt:i4>
      </vt:variant>
      <vt:variant>
        <vt:i4>2432</vt:i4>
      </vt:variant>
      <vt:variant>
        <vt:i4>0</vt:i4>
      </vt:variant>
      <vt:variant>
        <vt:i4>5</vt:i4>
      </vt:variant>
      <vt:variant>
        <vt:lpwstr/>
      </vt:variant>
      <vt:variant>
        <vt:lpwstr>_Toc253578312</vt:lpwstr>
      </vt:variant>
      <vt:variant>
        <vt:i4>1966133</vt:i4>
      </vt:variant>
      <vt:variant>
        <vt:i4>2426</vt:i4>
      </vt:variant>
      <vt:variant>
        <vt:i4>0</vt:i4>
      </vt:variant>
      <vt:variant>
        <vt:i4>5</vt:i4>
      </vt:variant>
      <vt:variant>
        <vt:lpwstr/>
      </vt:variant>
      <vt:variant>
        <vt:lpwstr>_Toc253578311</vt:lpwstr>
      </vt:variant>
      <vt:variant>
        <vt:i4>1966133</vt:i4>
      </vt:variant>
      <vt:variant>
        <vt:i4>2420</vt:i4>
      </vt:variant>
      <vt:variant>
        <vt:i4>0</vt:i4>
      </vt:variant>
      <vt:variant>
        <vt:i4>5</vt:i4>
      </vt:variant>
      <vt:variant>
        <vt:lpwstr/>
      </vt:variant>
      <vt:variant>
        <vt:lpwstr>_Toc253578310</vt:lpwstr>
      </vt:variant>
      <vt:variant>
        <vt:i4>2031669</vt:i4>
      </vt:variant>
      <vt:variant>
        <vt:i4>2414</vt:i4>
      </vt:variant>
      <vt:variant>
        <vt:i4>0</vt:i4>
      </vt:variant>
      <vt:variant>
        <vt:i4>5</vt:i4>
      </vt:variant>
      <vt:variant>
        <vt:lpwstr/>
      </vt:variant>
      <vt:variant>
        <vt:lpwstr>_Toc253578309</vt:lpwstr>
      </vt:variant>
      <vt:variant>
        <vt:i4>2031669</vt:i4>
      </vt:variant>
      <vt:variant>
        <vt:i4>2408</vt:i4>
      </vt:variant>
      <vt:variant>
        <vt:i4>0</vt:i4>
      </vt:variant>
      <vt:variant>
        <vt:i4>5</vt:i4>
      </vt:variant>
      <vt:variant>
        <vt:lpwstr/>
      </vt:variant>
      <vt:variant>
        <vt:lpwstr>_Toc253578308</vt:lpwstr>
      </vt:variant>
      <vt:variant>
        <vt:i4>2031669</vt:i4>
      </vt:variant>
      <vt:variant>
        <vt:i4>2402</vt:i4>
      </vt:variant>
      <vt:variant>
        <vt:i4>0</vt:i4>
      </vt:variant>
      <vt:variant>
        <vt:i4>5</vt:i4>
      </vt:variant>
      <vt:variant>
        <vt:lpwstr/>
      </vt:variant>
      <vt:variant>
        <vt:lpwstr>_Toc253578307</vt:lpwstr>
      </vt:variant>
      <vt:variant>
        <vt:i4>2031669</vt:i4>
      </vt:variant>
      <vt:variant>
        <vt:i4>2396</vt:i4>
      </vt:variant>
      <vt:variant>
        <vt:i4>0</vt:i4>
      </vt:variant>
      <vt:variant>
        <vt:i4>5</vt:i4>
      </vt:variant>
      <vt:variant>
        <vt:lpwstr/>
      </vt:variant>
      <vt:variant>
        <vt:lpwstr>_Toc253578306</vt:lpwstr>
      </vt:variant>
      <vt:variant>
        <vt:i4>2031669</vt:i4>
      </vt:variant>
      <vt:variant>
        <vt:i4>2390</vt:i4>
      </vt:variant>
      <vt:variant>
        <vt:i4>0</vt:i4>
      </vt:variant>
      <vt:variant>
        <vt:i4>5</vt:i4>
      </vt:variant>
      <vt:variant>
        <vt:lpwstr/>
      </vt:variant>
      <vt:variant>
        <vt:lpwstr>_Toc253578305</vt:lpwstr>
      </vt:variant>
      <vt:variant>
        <vt:i4>2031669</vt:i4>
      </vt:variant>
      <vt:variant>
        <vt:i4>2384</vt:i4>
      </vt:variant>
      <vt:variant>
        <vt:i4>0</vt:i4>
      </vt:variant>
      <vt:variant>
        <vt:i4>5</vt:i4>
      </vt:variant>
      <vt:variant>
        <vt:lpwstr/>
      </vt:variant>
      <vt:variant>
        <vt:lpwstr>_Toc253578304</vt:lpwstr>
      </vt:variant>
      <vt:variant>
        <vt:i4>2031669</vt:i4>
      </vt:variant>
      <vt:variant>
        <vt:i4>2378</vt:i4>
      </vt:variant>
      <vt:variant>
        <vt:i4>0</vt:i4>
      </vt:variant>
      <vt:variant>
        <vt:i4>5</vt:i4>
      </vt:variant>
      <vt:variant>
        <vt:lpwstr/>
      </vt:variant>
      <vt:variant>
        <vt:lpwstr>_Toc253578303</vt:lpwstr>
      </vt:variant>
      <vt:variant>
        <vt:i4>2031669</vt:i4>
      </vt:variant>
      <vt:variant>
        <vt:i4>2372</vt:i4>
      </vt:variant>
      <vt:variant>
        <vt:i4>0</vt:i4>
      </vt:variant>
      <vt:variant>
        <vt:i4>5</vt:i4>
      </vt:variant>
      <vt:variant>
        <vt:lpwstr/>
      </vt:variant>
      <vt:variant>
        <vt:lpwstr>_Toc253578302</vt:lpwstr>
      </vt:variant>
      <vt:variant>
        <vt:i4>2031669</vt:i4>
      </vt:variant>
      <vt:variant>
        <vt:i4>2366</vt:i4>
      </vt:variant>
      <vt:variant>
        <vt:i4>0</vt:i4>
      </vt:variant>
      <vt:variant>
        <vt:i4>5</vt:i4>
      </vt:variant>
      <vt:variant>
        <vt:lpwstr/>
      </vt:variant>
      <vt:variant>
        <vt:lpwstr>_Toc253578301</vt:lpwstr>
      </vt:variant>
      <vt:variant>
        <vt:i4>2031669</vt:i4>
      </vt:variant>
      <vt:variant>
        <vt:i4>2360</vt:i4>
      </vt:variant>
      <vt:variant>
        <vt:i4>0</vt:i4>
      </vt:variant>
      <vt:variant>
        <vt:i4>5</vt:i4>
      </vt:variant>
      <vt:variant>
        <vt:lpwstr/>
      </vt:variant>
      <vt:variant>
        <vt:lpwstr>_Toc253578300</vt:lpwstr>
      </vt:variant>
      <vt:variant>
        <vt:i4>1441844</vt:i4>
      </vt:variant>
      <vt:variant>
        <vt:i4>2354</vt:i4>
      </vt:variant>
      <vt:variant>
        <vt:i4>0</vt:i4>
      </vt:variant>
      <vt:variant>
        <vt:i4>5</vt:i4>
      </vt:variant>
      <vt:variant>
        <vt:lpwstr/>
      </vt:variant>
      <vt:variant>
        <vt:lpwstr>_Toc253578299</vt:lpwstr>
      </vt:variant>
      <vt:variant>
        <vt:i4>1441844</vt:i4>
      </vt:variant>
      <vt:variant>
        <vt:i4>2348</vt:i4>
      </vt:variant>
      <vt:variant>
        <vt:i4>0</vt:i4>
      </vt:variant>
      <vt:variant>
        <vt:i4>5</vt:i4>
      </vt:variant>
      <vt:variant>
        <vt:lpwstr/>
      </vt:variant>
      <vt:variant>
        <vt:lpwstr>_Toc253578298</vt:lpwstr>
      </vt:variant>
      <vt:variant>
        <vt:i4>1441844</vt:i4>
      </vt:variant>
      <vt:variant>
        <vt:i4>2342</vt:i4>
      </vt:variant>
      <vt:variant>
        <vt:i4>0</vt:i4>
      </vt:variant>
      <vt:variant>
        <vt:i4>5</vt:i4>
      </vt:variant>
      <vt:variant>
        <vt:lpwstr/>
      </vt:variant>
      <vt:variant>
        <vt:lpwstr>_Toc253578297</vt:lpwstr>
      </vt:variant>
      <vt:variant>
        <vt:i4>1441844</vt:i4>
      </vt:variant>
      <vt:variant>
        <vt:i4>2336</vt:i4>
      </vt:variant>
      <vt:variant>
        <vt:i4>0</vt:i4>
      </vt:variant>
      <vt:variant>
        <vt:i4>5</vt:i4>
      </vt:variant>
      <vt:variant>
        <vt:lpwstr/>
      </vt:variant>
      <vt:variant>
        <vt:lpwstr>_Toc253578296</vt:lpwstr>
      </vt:variant>
      <vt:variant>
        <vt:i4>1441844</vt:i4>
      </vt:variant>
      <vt:variant>
        <vt:i4>2330</vt:i4>
      </vt:variant>
      <vt:variant>
        <vt:i4>0</vt:i4>
      </vt:variant>
      <vt:variant>
        <vt:i4>5</vt:i4>
      </vt:variant>
      <vt:variant>
        <vt:lpwstr/>
      </vt:variant>
      <vt:variant>
        <vt:lpwstr>_Toc253578295</vt:lpwstr>
      </vt:variant>
      <vt:variant>
        <vt:i4>1441844</vt:i4>
      </vt:variant>
      <vt:variant>
        <vt:i4>2324</vt:i4>
      </vt:variant>
      <vt:variant>
        <vt:i4>0</vt:i4>
      </vt:variant>
      <vt:variant>
        <vt:i4>5</vt:i4>
      </vt:variant>
      <vt:variant>
        <vt:lpwstr/>
      </vt:variant>
      <vt:variant>
        <vt:lpwstr>_Toc253578294</vt:lpwstr>
      </vt:variant>
      <vt:variant>
        <vt:i4>1441844</vt:i4>
      </vt:variant>
      <vt:variant>
        <vt:i4>2318</vt:i4>
      </vt:variant>
      <vt:variant>
        <vt:i4>0</vt:i4>
      </vt:variant>
      <vt:variant>
        <vt:i4>5</vt:i4>
      </vt:variant>
      <vt:variant>
        <vt:lpwstr/>
      </vt:variant>
      <vt:variant>
        <vt:lpwstr>_Toc253578293</vt:lpwstr>
      </vt:variant>
      <vt:variant>
        <vt:i4>1441844</vt:i4>
      </vt:variant>
      <vt:variant>
        <vt:i4>2312</vt:i4>
      </vt:variant>
      <vt:variant>
        <vt:i4>0</vt:i4>
      </vt:variant>
      <vt:variant>
        <vt:i4>5</vt:i4>
      </vt:variant>
      <vt:variant>
        <vt:lpwstr/>
      </vt:variant>
      <vt:variant>
        <vt:lpwstr>_Toc253578292</vt:lpwstr>
      </vt:variant>
      <vt:variant>
        <vt:i4>1441844</vt:i4>
      </vt:variant>
      <vt:variant>
        <vt:i4>2306</vt:i4>
      </vt:variant>
      <vt:variant>
        <vt:i4>0</vt:i4>
      </vt:variant>
      <vt:variant>
        <vt:i4>5</vt:i4>
      </vt:variant>
      <vt:variant>
        <vt:lpwstr/>
      </vt:variant>
      <vt:variant>
        <vt:lpwstr>_Toc253578291</vt:lpwstr>
      </vt:variant>
      <vt:variant>
        <vt:i4>1441844</vt:i4>
      </vt:variant>
      <vt:variant>
        <vt:i4>2300</vt:i4>
      </vt:variant>
      <vt:variant>
        <vt:i4>0</vt:i4>
      </vt:variant>
      <vt:variant>
        <vt:i4>5</vt:i4>
      </vt:variant>
      <vt:variant>
        <vt:lpwstr/>
      </vt:variant>
      <vt:variant>
        <vt:lpwstr>_Toc253578290</vt:lpwstr>
      </vt:variant>
      <vt:variant>
        <vt:i4>1507380</vt:i4>
      </vt:variant>
      <vt:variant>
        <vt:i4>2294</vt:i4>
      </vt:variant>
      <vt:variant>
        <vt:i4>0</vt:i4>
      </vt:variant>
      <vt:variant>
        <vt:i4>5</vt:i4>
      </vt:variant>
      <vt:variant>
        <vt:lpwstr/>
      </vt:variant>
      <vt:variant>
        <vt:lpwstr>_Toc253578289</vt:lpwstr>
      </vt:variant>
      <vt:variant>
        <vt:i4>1507380</vt:i4>
      </vt:variant>
      <vt:variant>
        <vt:i4>2288</vt:i4>
      </vt:variant>
      <vt:variant>
        <vt:i4>0</vt:i4>
      </vt:variant>
      <vt:variant>
        <vt:i4>5</vt:i4>
      </vt:variant>
      <vt:variant>
        <vt:lpwstr/>
      </vt:variant>
      <vt:variant>
        <vt:lpwstr>_Toc253578288</vt:lpwstr>
      </vt:variant>
      <vt:variant>
        <vt:i4>1507380</vt:i4>
      </vt:variant>
      <vt:variant>
        <vt:i4>2282</vt:i4>
      </vt:variant>
      <vt:variant>
        <vt:i4>0</vt:i4>
      </vt:variant>
      <vt:variant>
        <vt:i4>5</vt:i4>
      </vt:variant>
      <vt:variant>
        <vt:lpwstr/>
      </vt:variant>
      <vt:variant>
        <vt:lpwstr>_Toc253578287</vt:lpwstr>
      </vt:variant>
      <vt:variant>
        <vt:i4>1507380</vt:i4>
      </vt:variant>
      <vt:variant>
        <vt:i4>2276</vt:i4>
      </vt:variant>
      <vt:variant>
        <vt:i4>0</vt:i4>
      </vt:variant>
      <vt:variant>
        <vt:i4>5</vt:i4>
      </vt:variant>
      <vt:variant>
        <vt:lpwstr/>
      </vt:variant>
      <vt:variant>
        <vt:lpwstr>_Toc253578286</vt:lpwstr>
      </vt:variant>
      <vt:variant>
        <vt:i4>1507380</vt:i4>
      </vt:variant>
      <vt:variant>
        <vt:i4>2270</vt:i4>
      </vt:variant>
      <vt:variant>
        <vt:i4>0</vt:i4>
      </vt:variant>
      <vt:variant>
        <vt:i4>5</vt:i4>
      </vt:variant>
      <vt:variant>
        <vt:lpwstr/>
      </vt:variant>
      <vt:variant>
        <vt:lpwstr>_Toc253578285</vt:lpwstr>
      </vt:variant>
      <vt:variant>
        <vt:i4>1507380</vt:i4>
      </vt:variant>
      <vt:variant>
        <vt:i4>2264</vt:i4>
      </vt:variant>
      <vt:variant>
        <vt:i4>0</vt:i4>
      </vt:variant>
      <vt:variant>
        <vt:i4>5</vt:i4>
      </vt:variant>
      <vt:variant>
        <vt:lpwstr/>
      </vt:variant>
      <vt:variant>
        <vt:lpwstr>_Toc253578284</vt:lpwstr>
      </vt:variant>
      <vt:variant>
        <vt:i4>1507380</vt:i4>
      </vt:variant>
      <vt:variant>
        <vt:i4>2258</vt:i4>
      </vt:variant>
      <vt:variant>
        <vt:i4>0</vt:i4>
      </vt:variant>
      <vt:variant>
        <vt:i4>5</vt:i4>
      </vt:variant>
      <vt:variant>
        <vt:lpwstr/>
      </vt:variant>
      <vt:variant>
        <vt:lpwstr>_Toc253578283</vt:lpwstr>
      </vt:variant>
      <vt:variant>
        <vt:i4>1507380</vt:i4>
      </vt:variant>
      <vt:variant>
        <vt:i4>2252</vt:i4>
      </vt:variant>
      <vt:variant>
        <vt:i4>0</vt:i4>
      </vt:variant>
      <vt:variant>
        <vt:i4>5</vt:i4>
      </vt:variant>
      <vt:variant>
        <vt:lpwstr/>
      </vt:variant>
      <vt:variant>
        <vt:lpwstr>_Toc253578282</vt:lpwstr>
      </vt:variant>
      <vt:variant>
        <vt:i4>1507380</vt:i4>
      </vt:variant>
      <vt:variant>
        <vt:i4>2246</vt:i4>
      </vt:variant>
      <vt:variant>
        <vt:i4>0</vt:i4>
      </vt:variant>
      <vt:variant>
        <vt:i4>5</vt:i4>
      </vt:variant>
      <vt:variant>
        <vt:lpwstr/>
      </vt:variant>
      <vt:variant>
        <vt:lpwstr>_Toc253578281</vt:lpwstr>
      </vt:variant>
      <vt:variant>
        <vt:i4>1507380</vt:i4>
      </vt:variant>
      <vt:variant>
        <vt:i4>2240</vt:i4>
      </vt:variant>
      <vt:variant>
        <vt:i4>0</vt:i4>
      </vt:variant>
      <vt:variant>
        <vt:i4>5</vt:i4>
      </vt:variant>
      <vt:variant>
        <vt:lpwstr/>
      </vt:variant>
      <vt:variant>
        <vt:lpwstr>_Toc253578280</vt:lpwstr>
      </vt:variant>
      <vt:variant>
        <vt:i4>1572916</vt:i4>
      </vt:variant>
      <vt:variant>
        <vt:i4>2234</vt:i4>
      </vt:variant>
      <vt:variant>
        <vt:i4>0</vt:i4>
      </vt:variant>
      <vt:variant>
        <vt:i4>5</vt:i4>
      </vt:variant>
      <vt:variant>
        <vt:lpwstr/>
      </vt:variant>
      <vt:variant>
        <vt:lpwstr>_Toc253578279</vt:lpwstr>
      </vt:variant>
      <vt:variant>
        <vt:i4>1572916</vt:i4>
      </vt:variant>
      <vt:variant>
        <vt:i4>2228</vt:i4>
      </vt:variant>
      <vt:variant>
        <vt:i4>0</vt:i4>
      </vt:variant>
      <vt:variant>
        <vt:i4>5</vt:i4>
      </vt:variant>
      <vt:variant>
        <vt:lpwstr/>
      </vt:variant>
      <vt:variant>
        <vt:lpwstr>_Toc253578278</vt:lpwstr>
      </vt:variant>
      <vt:variant>
        <vt:i4>1572916</vt:i4>
      </vt:variant>
      <vt:variant>
        <vt:i4>2222</vt:i4>
      </vt:variant>
      <vt:variant>
        <vt:i4>0</vt:i4>
      </vt:variant>
      <vt:variant>
        <vt:i4>5</vt:i4>
      </vt:variant>
      <vt:variant>
        <vt:lpwstr/>
      </vt:variant>
      <vt:variant>
        <vt:lpwstr>_Toc253578277</vt:lpwstr>
      </vt:variant>
      <vt:variant>
        <vt:i4>1572916</vt:i4>
      </vt:variant>
      <vt:variant>
        <vt:i4>2216</vt:i4>
      </vt:variant>
      <vt:variant>
        <vt:i4>0</vt:i4>
      </vt:variant>
      <vt:variant>
        <vt:i4>5</vt:i4>
      </vt:variant>
      <vt:variant>
        <vt:lpwstr/>
      </vt:variant>
      <vt:variant>
        <vt:lpwstr>_Toc253578276</vt:lpwstr>
      </vt:variant>
      <vt:variant>
        <vt:i4>1572916</vt:i4>
      </vt:variant>
      <vt:variant>
        <vt:i4>2210</vt:i4>
      </vt:variant>
      <vt:variant>
        <vt:i4>0</vt:i4>
      </vt:variant>
      <vt:variant>
        <vt:i4>5</vt:i4>
      </vt:variant>
      <vt:variant>
        <vt:lpwstr/>
      </vt:variant>
      <vt:variant>
        <vt:lpwstr>_Toc253578275</vt:lpwstr>
      </vt:variant>
      <vt:variant>
        <vt:i4>1572916</vt:i4>
      </vt:variant>
      <vt:variant>
        <vt:i4>2204</vt:i4>
      </vt:variant>
      <vt:variant>
        <vt:i4>0</vt:i4>
      </vt:variant>
      <vt:variant>
        <vt:i4>5</vt:i4>
      </vt:variant>
      <vt:variant>
        <vt:lpwstr/>
      </vt:variant>
      <vt:variant>
        <vt:lpwstr>_Toc253578274</vt:lpwstr>
      </vt:variant>
      <vt:variant>
        <vt:i4>1572916</vt:i4>
      </vt:variant>
      <vt:variant>
        <vt:i4>2198</vt:i4>
      </vt:variant>
      <vt:variant>
        <vt:i4>0</vt:i4>
      </vt:variant>
      <vt:variant>
        <vt:i4>5</vt:i4>
      </vt:variant>
      <vt:variant>
        <vt:lpwstr/>
      </vt:variant>
      <vt:variant>
        <vt:lpwstr>_Toc253578273</vt:lpwstr>
      </vt:variant>
      <vt:variant>
        <vt:i4>1572916</vt:i4>
      </vt:variant>
      <vt:variant>
        <vt:i4>2192</vt:i4>
      </vt:variant>
      <vt:variant>
        <vt:i4>0</vt:i4>
      </vt:variant>
      <vt:variant>
        <vt:i4>5</vt:i4>
      </vt:variant>
      <vt:variant>
        <vt:lpwstr/>
      </vt:variant>
      <vt:variant>
        <vt:lpwstr>_Toc253578272</vt:lpwstr>
      </vt:variant>
      <vt:variant>
        <vt:i4>1572916</vt:i4>
      </vt:variant>
      <vt:variant>
        <vt:i4>2186</vt:i4>
      </vt:variant>
      <vt:variant>
        <vt:i4>0</vt:i4>
      </vt:variant>
      <vt:variant>
        <vt:i4>5</vt:i4>
      </vt:variant>
      <vt:variant>
        <vt:lpwstr/>
      </vt:variant>
      <vt:variant>
        <vt:lpwstr>_Toc253578271</vt:lpwstr>
      </vt:variant>
      <vt:variant>
        <vt:i4>1572916</vt:i4>
      </vt:variant>
      <vt:variant>
        <vt:i4>2180</vt:i4>
      </vt:variant>
      <vt:variant>
        <vt:i4>0</vt:i4>
      </vt:variant>
      <vt:variant>
        <vt:i4>5</vt:i4>
      </vt:variant>
      <vt:variant>
        <vt:lpwstr/>
      </vt:variant>
      <vt:variant>
        <vt:lpwstr>_Toc253578270</vt:lpwstr>
      </vt:variant>
      <vt:variant>
        <vt:i4>1638452</vt:i4>
      </vt:variant>
      <vt:variant>
        <vt:i4>2174</vt:i4>
      </vt:variant>
      <vt:variant>
        <vt:i4>0</vt:i4>
      </vt:variant>
      <vt:variant>
        <vt:i4>5</vt:i4>
      </vt:variant>
      <vt:variant>
        <vt:lpwstr/>
      </vt:variant>
      <vt:variant>
        <vt:lpwstr>_Toc253578269</vt:lpwstr>
      </vt:variant>
      <vt:variant>
        <vt:i4>1638452</vt:i4>
      </vt:variant>
      <vt:variant>
        <vt:i4>2168</vt:i4>
      </vt:variant>
      <vt:variant>
        <vt:i4>0</vt:i4>
      </vt:variant>
      <vt:variant>
        <vt:i4>5</vt:i4>
      </vt:variant>
      <vt:variant>
        <vt:lpwstr/>
      </vt:variant>
      <vt:variant>
        <vt:lpwstr>_Toc253578268</vt:lpwstr>
      </vt:variant>
      <vt:variant>
        <vt:i4>1638452</vt:i4>
      </vt:variant>
      <vt:variant>
        <vt:i4>2162</vt:i4>
      </vt:variant>
      <vt:variant>
        <vt:i4>0</vt:i4>
      </vt:variant>
      <vt:variant>
        <vt:i4>5</vt:i4>
      </vt:variant>
      <vt:variant>
        <vt:lpwstr/>
      </vt:variant>
      <vt:variant>
        <vt:lpwstr>_Toc253578267</vt:lpwstr>
      </vt:variant>
      <vt:variant>
        <vt:i4>1638452</vt:i4>
      </vt:variant>
      <vt:variant>
        <vt:i4>2156</vt:i4>
      </vt:variant>
      <vt:variant>
        <vt:i4>0</vt:i4>
      </vt:variant>
      <vt:variant>
        <vt:i4>5</vt:i4>
      </vt:variant>
      <vt:variant>
        <vt:lpwstr/>
      </vt:variant>
      <vt:variant>
        <vt:lpwstr>_Toc253578266</vt:lpwstr>
      </vt:variant>
      <vt:variant>
        <vt:i4>1638452</vt:i4>
      </vt:variant>
      <vt:variant>
        <vt:i4>2150</vt:i4>
      </vt:variant>
      <vt:variant>
        <vt:i4>0</vt:i4>
      </vt:variant>
      <vt:variant>
        <vt:i4>5</vt:i4>
      </vt:variant>
      <vt:variant>
        <vt:lpwstr/>
      </vt:variant>
      <vt:variant>
        <vt:lpwstr>_Toc253578265</vt:lpwstr>
      </vt:variant>
      <vt:variant>
        <vt:i4>1638452</vt:i4>
      </vt:variant>
      <vt:variant>
        <vt:i4>2144</vt:i4>
      </vt:variant>
      <vt:variant>
        <vt:i4>0</vt:i4>
      </vt:variant>
      <vt:variant>
        <vt:i4>5</vt:i4>
      </vt:variant>
      <vt:variant>
        <vt:lpwstr/>
      </vt:variant>
      <vt:variant>
        <vt:lpwstr>_Toc253578264</vt:lpwstr>
      </vt:variant>
      <vt:variant>
        <vt:i4>1638452</vt:i4>
      </vt:variant>
      <vt:variant>
        <vt:i4>2138</vt:i4>
      </vt:variant>
      <vt:variant>
        <vt:i4>0</vt:i4>
      </vt:variant>
      <vt:variant>
        <vt:i4>5</vt:i4>
      </vt:variant>
      <vt:variant>
        <vt:lpwstr/>
      </vt:variant>
      <vt:variant>
        <vt:lpwstr>_Toc253578263</vt:lpwstr>
      </vt:variant>
      <vt:variant>
        <vt:i4>1638452</vt:i4>
      </vt:variant>
      <vt:variant>
        <vt:i4>2132</vt:i4>
      </vt:variant>
      <vt:variant>
        <vt:i4>0</vt:i4>
      </vt:variant>
      <vt:variant>
        <vt:i4>5</vt:i4>
      </vt:variant>
      <vt:variant>
        <vt:lpwstr/>
      </vt:variant>
      <vt:variant>
        <vt:lpwstr>_Toc253578262</vt:lpwstr>
      </vt:variant>
      <vt:variant>
        <vt:i4>1638452</vt:i4>
      </vt:variant>
      <vt:variant>
        <vt:i4>2126</vt:i4>
      </vt:variant>
      <vt:variant>
        <vt:i4>0</vt:i4>
      </vt:variant>
      <vt:variant>
        <vt:i4>5</vt:i4>
      </vt:variant>
      <vt:variant>
        <vt:lpwstr/>
      </vt:variant>
      <vt:variant>
        <vt:lpwstr>_Toc253578261</vt:lpwstr>
      </vt:variant>
      <vt:variant>
        <vt:i4>1638452</vt:i4>
      </vt:variant>
      <vt:variant>
        <vt:i4>2120</vt:i4>
      </vt:variant>
      <vt:variant>
        <vt:i4>0</vt:i4>
      </vt:variant>
      <vt:variant>
        <vt:i4>5</vt:i4>
      </vt:variant>
      <vt:variant>
        <vt:lpwstr/>
      </vt:variant>
      <vt:variant>
        <vt:lpwstr>_Toc253578260</vt:lpwstr>
      </vt:variant>
      <vt:variant>
        <vt:i4>1703988</vt:i4>
      </vt:variant>
      <vt:variant>
        <vt:i4>2114</vt:i4>
      </vt:variant>
      <vt:variant>
        <vt:i4>0</vt:i4>
      </vt:variant>
      <vt:variant>
        <vt:i4>5</vt:i4>
      </vt:variant>
      <vt:variant>
        <vt:lpwstr/>
      </vt:variant>
      <vt:variant>
        <vt:lpwstr>_Toc253578259</vt:lpwstr>
      </vt:variant>
      <vt:variant>
        <vt:i4>1703988</vt:i4>
      </vt:variant>
      <vt:variant>
        <vt:i4>2108</vt:i4>
      </vt:variant>
      <vt:variant>
        <vt:i4>0</vt:i4>
      </vt:variant>
      <vt:variant>
        <vt:i4>5</vt:i4>
      </vt:variant>
      <vt:variant>
        <vt:lpwstr/>
      </vt:variant>
      <vt:variant>
        <vt:lpwstr>_Toc253578258</vt:lpwstr>
      </vt:variant>
      <vt:variant>
        <vt:i4>1703988</vt:i4>
      </vt:variant>
      <vt:variant>
        <vt:i4>2102</vt:i4>
      </vt:variant>
      <vt:variant>
        <vt:i4>0</vt:i4>
      </vt:variant>
      <vt:variant>
        <vt:i4>5</vt:i4>
      </vt:variant>
      <vt:variant>
        <vt:lpwstr/>
      </vt:variant>
      <vt:variant>
        <vt:lpwstr>_Toc253578257</vt:lpwstr>
      </vt:variant>
      <vt:variant>
        <vt:i4>1703988</vt:i4>
      </vt:variant>
      <vt:variant>
        <vt:i4>2096</vt:i4>
      </vt:variant>
      <vt:variant>
        <vt:i4>0</vt:i4>
      </vt:variant>
      <vt:variant>
        <vt:i4>5</vt:i4>
      </vt:variant>
      <vt:variant>
        <vt:lpwstr/>
      </vt:variant>
      <vt:variant>
        <vt:lpwstr>_Toc253578256</vt:lpwstr>
      </vt:variant>
      <vt:variant>
        <vt:i4>1703988</vt:i4>
      </vt:variant>
      <vt:variant>
        <vt:i4>2090</vt:i4>
      </vt:variant>
      <vt:variant>
        <vt:i4>0</vt:i4>
      </vt:variant>
      <vt:variant>
        <vt:i4>5</vt:i4>
      </vt:variant>
      <vt:variant>
        <vt:lpwstr/>
      </vt:variant>
      <vt:variant>
        <vt:lpwstr>_Toc253578255</vt:lpwstr>
      </vt:variant>
      <vt:variant>
        <vt:i4>1703988</vt:i4>
      </vt:variant>
      <vt:variant>
        <vt:i4>2084</vt:i4>
      </vt:variant>
      <vt:variant>
        <vt:i4>0</vt:i4>
      </vt:variant>
      <vt:variant>
        <vt:i4>5</vt:i4>
      </vt:variant>
      <vt:variant>
        <vt:lpwstr/>
      </vt:variant>
      <vt:variant>
        <vt:lpwstr>_Toc253578254</vt:lpwstr>
      </vt:variant>
      <vt:variant>
        <vt:i4>1703988</vt:i4>
      </vt:variant>
      <vt:variant>
        <vt:i4>2078</vt:i4>
      </vt:variant>
      <vt:variant>
        <vt:i4>0</vt:i4>
      </vt:variant>
      <vt:variant>
        <vt:i4>5</vt:i4>
      </vt:variant>
      <vt:variant>
        <vt:lpwstr/>
      </vt:variant>
      <vt:variant>
        <vt:lpwstr>_Toc253578253</vt:lpwstr>
      </vt:variant>
      <vt:variant>
        <vt:i4>1703988</vt:i4>
      </vt:variant>
      <vt:variant>
        <vt:i4>2072</vt:i4>
      </vt:variant>
      <vt:variant>
        <vt:i4>0</vt:i4>
      </vt:variant>
      <vt:variant>
        <vt:i4>5</vt:i4>
      </vt:variant>
      <vt:variant>
        <vt:lpwstr/>
      </vt:variant>
      <vt:variant>
        <vt:lpwstr>_Toc253578252</vt:lpwstr>
      </vt:variant>
      <vt:variant>
        <vt:i4>1703988</vt:i4>
      </vt:variant>
      <vt:variant>
        <vt:i4>2066</vt:i4>
      </vt:variant>
      <vt:variant>
        <vt:i4>0</vt:i4>
      </vt:variant>
      <vt:variant>
        <vt:i4>5</vt:i4>
      </vt:variant>
      <vt:variant>
        <vt:lpwstr/>
      </vt:variant>
      <vt:variant>
        <vt:lpwstr>_Toc253578251</vt:lpwstr>
      </vt:variant>
      <vt:variant>
        <vt:i4>1703988</vt:i4>
      </vt:variant>
      <vt:variant>
        <vt:i4>2060</vt:i4>
      </vt:variant>
      <vt:variant>
        <vt:i4>0</vt:i4>
      </vt:variant>
      <vt:variant>
        <vt:i4>5</vt:i4>
      </vt:variant>
      <vt:variant>
        <vt:lpwstr/>
      </vt:variant>
      <vt:variant>
        <vt:lpwstr>_Toc253578250</vt:lpwstr>
      </vt:variant>
      <vt:variant>
        <vt:i4>1769524</vt:i4>
      </vt:variant>
      <vt:variant>
        <vt:i4>2054</vt:i4>
      </vt:variant>
      <vt:variant>
        <vt:i4>0</vt:i4>
      </vt:variant>
      <vt:variant>
        <vt:i4>5</vt:i4>
      </vt:variant>
      <vt:variant>
        <vt:lpwstr/>
      </vt:variant>
      <vt:variant>
        <vt:lpwstr>_Toc253578249</vt:lpwstr>
      </vt:variant>
      <vt:variant>
        <vt:i4>1769524</vt:i4>
      </vt:variant>
      <vt:variant>
        <vt:i4>2048</vt:i4>
      </vt:variant>
      <vt:variant>
        <vt:i4>0</vt:i4>
      </vt:variant>
      <vt:variant>
        <vt:i4>5</vt:i4>
      </vt:variant>
      <vt:variant>
        <vt:lpwstr/>
      </vt:variant>
      <vt:variant>
        <vt:lpwstr>_Toc253578248</vt:lpwstr>
      </vt:variant>
      <vt:variant>
        <vt:i4>1769524</vt:i4>
      </vt:variant>
      <vt:variant>
        <vt:i4>2042</vt:i4>
      </vt:variant>
      <vt:variant>
        <vt:i4>0</vt:i4>
      </vt:variant>
      <vt:variant>
        <vt:i4>5</vt:i4>
      </vt:variant>
      <vt:variant>
        <vt:lpwstr/>
      </vt:variant>
      <vt:variant>
        <vt:lpwstr>_Toc253578247</vt:lpwstr>
      </vt:variant>
      <vt:variant>
        <vt:i4>1769524</vt:i4>
      </vt:variant>
      <vt:variant>
        <vt:i4>2036</vt:i4>
      </vt:variant>
      <vt:variant>
        <vt:i4>0</vt:i4>
      </vt:variant>
      <vt:variant>
        <vt:i4>5</vt:i4>
      </vt:variant>
      <vt:variant>
        <vt:lpwstr/>
      </vt:variant>
      <vt:variant>
        <vt:lpwstr>_Toc253578246</vt:lpwstr>
      </vt:variant>
      <vt:variant>
        <vt:i4>1769524</vt:i4>
      </vt:variant>
      <vt:variant>
        <vt:i4>2030</vt:i4>
      </vt:variant>
      <vt:variant>
        <vt:i4>0</vt:i4>
      </vt:variant>
      <vt:variant>
        <vt:i4>5</vt:i4>
      </vt:variant>
      <vt:variant>
        <vt:lpwstr/>
      </vt:variant>
      <vt:variant>
        <vt:lpwstr>_Toc253578245</vt:lpwstr>
      </vt:variant>
      <vt:variant>
        <vt:i4>1769524</vt:i4>
      </vt:variant>
      <vt:variant>
        <vt:i4>2024</vt:i4>
      </vt:variant>
      <vt:variant>
        <vt:i4>0</vt:i4>
      </vt:variant>
      <vt:variant>
        <vt:i4>5</vt:i4>
      </vt:variant>
      <vt:variant>
        <vt:lpwstr/>
      </vt:variant>
      <vt:variant>
        <vt:lpwstr>_Toc253578244</vt:lpwstr>
      </vt:variant>
      <vt:variant>
        <vt:i4>1769524</vt:i4>
      </vt:variant>
      <vt:variant>
        <vt:i4>2018</vt:i4>
      </vt:variant>
      <vt:variant>
        <vt:i4>0</vt:i4>
      </vt:variant>
      <vt:variant>
        <vt:i4>5</vt:i4>
      </vt:variant>
      <vt:variant>
        <vt:lpwstr/>
      </vt:variant>
      <vt:variant>
        <vt:lpwstr>_Toc253578243</vt:lpwstr>
      </vt:variant>
      <vt:variant>
        <vt:i4>1769524</vt:i4>
      </vt:variant>
      <vt:variant>
        <vt:i4>2012</vt:i4>
      </vt:variant>
      <vt:variant>
        <vt:i4>0</vt:i4>
      </vt:variant>
      <vt:variant>
        <vt:i4>5</vt:i4>
      </vt:variant>
      <vt:variant>
        <vt:lpwstr/>
      </vt:variant>
      <vt:variant>
        <vt:lpwstr>_Toc253578242</vt:lpwstr>
      </vt:variant>
      <vt:variant>
        <vt:i4>1769524</vt:i4>
      </vt:variant>
      <vt:variant>
        <vt:i4>2006</vt:i4>
      </vt:variant>
      <vt:variant>
        <vt:i4>0</vt:i4>
      </vt:variant>
      <vt:variant>
        <vt:i4>5</vt:i4>
      </vt:variant>
      <vt:variant>
        <vt:lpwstr/>
      </vt:variant>
      <vt:variant>
        <vt:lpwstr>_Toc253578241</vt:lpwstr>
      </vt:variant>
      <vt:variant>
        <vt:i4>1769524</vt:i4>
      </vt:variant>
      <vt:variant>
        <vt:i4>2000</vt:i4>
      </vt:variant>
      <vt:variant>
        <vt:i4>0</vt:i4>
      </vt:variant>
      <vt:variant>
        <vt:i4>5</vt:i4>
      </vt:variant>
      <vt:variant>
        <vt:lpwstr/>
      </vt:variant>
      <vt:variant>
        <vt:lpwstr>_Toc253578240</vt:lpwstr>
      </vt:variant>
      <vt:variant>
        <vt:i4>1835060</vt:i4>
      </vt:variant>
      <vt:variant>
        <vt:i4>1994</vt:i4>
      </vt:variant>
      <vt:variant>
        <vt:i4>0</vt:i4>
      </vt:variant>
      <vt:variant>
        <vt:i4>5</vt:i4>
      </vt:variant>
      <vt:variant>
        <vt:lpwstr/>
      </vt:variant>
      <vt:variant>
        <vt:lpwstr>_Toc253578239</vt:lpwstr>
      </vt:variant>
      <vt:variant>
        <vt:i4>1835060</vt:i4>
      </vt:variant>
      <vt:variant>
        <vt:i4>1988</vt:i4>
      </vt:variant>
      <vt:variant>
        <vt:i4>0</vt:i4>
      </vt:variant>
      <vt:variant>
        <vt:i4>5</vt:i4>
      </vt:variant>
      <vt:variant>
        <vt:lpwstr/>
      </vt:variant>
      <vt:variant>
        <vt:lpwstr>_Toc253578238</vt:lpwstr>
      </vt:variant>
      <vt:variant>
        <vt:i4>1835060</vt:i4>
      </vt:variant>
      <vt:variant>
        <vt:i4>1982</vt:i4>
      </vt:variant>
      <vt:variant>
        <vt:i4>0</vt:i4>
      </vt:variant>
      <vt:variant>
        <vt:i4>5</vt:i4>
      </vt:variant>
      <vt:variant>
        <vt:lpwstr/>
      </vt:variant>
      <vt:variant>
        <vt:lpwstr>_Toc253578237</vt:lpwstr>
      </vt:variant>
      <vt:variant>
        <vt:i4>1835060</vt:i4>
      </vt:variant>
      <vt:variant>
        <vt:i4>1976</vt:i4>
      </vt:variant>
      <vt:variant>
        <vt:i4>0</vt:i4>
      </vt:variant>
      <vt:variant>
        <vt:i4>5</vt:i4>
      </vt:variant>
      <vt:variant>
        <vt:lpwstr/>
      </vt:variant>
      <vt:variant>
        <vt:lpwstr>_Toc253578236</vt:lpwstr>
      </vt:variant>
      <vt:variant>
        <vt:i4>1835060</vt:i4>
      </vt:variant>
      <vt:variant>
        <vt:i4>1970</vt:i4>
      </vt:variant>
      <vt:variant>
        <vt:i4>0</vt:i4>
      </vt:variant>
      <vt:variant>
        <vt:i4>5</vt:i4>
      </vt:variant>
      <vt:variant>
        <vt:lpwstr/>
      </vt:variant>
      <vt:variant>
        <vt:lpwstr>_Toc253578235</vt:lpwstr>
      </vt:variant>
      <vt:variant>
        <vt:i4>1835060</vt:i4>
      </vt:variant>
      <vt:variant>
        <vt:i4>1964</vt:i4>
      </vt:variant>
      <vt:variant>
        <vt:i4>0</vt:i4>
      </vt:variant>
      <vt:variant>
        <vt:i4>5</vt:i4>
      </vt:variant>
      <vt:variant>
        <vt:lpwstr/>
      </vt:variant>
      <vt:variant>
        <vt:lpwstr>_Toc253578234</vt:lpwstr>
      </vt:variant>
      <vt:variant>
        <vt:i4>1835060</vt:i4>
      </vt:variant>
      <vt:variant>
        <vt:i4>1958</vt:i4>
      </vt:variant>
      <vt:variant>
        <vt:i4>0</vt:i4>
      </vt:variant>
      <vt:variant>
        <vt:i4>5</vt:i4>
      </vt:variant>
      <vt:variant>
        <vt:lpwstr/>
      </vt:variant>
      <vt:variant>
        <vt:lpwstr>_Toc253578233</vt:lpwstr>
      </vt:variant>
      <vt:variant>
        <vt:i4>1835060</vt:i4>
      </vt:variant>
      <vt:variant>
        <vt:i4>1952</vt:i4>
      </vt:variant>
      <vt:variant>
        <vt:i4>0</vt:i4>
      </vt:variant>
      <vt:variant>
        <vt:i4>5</vt:i4>
      </vt:variant>
      <vt:variant>
        <vt:lpwstr/>
      </vt:variant>
      <vt:variant>
        <vt:lpwstr>_Toc253578232</vt:lpwstr>
      </vt:variant>
      <vt:variant>
        <vt:i4>1835060</vt:i4>
      </vt:variant>
      <vt:variant>
        <vt:i4>1946</vt:i4>
      </vt:variant>
      <vt:variant>
        <vt:i4>0</vt:i4>
      </vt:variant>
      <vt:variant>
        <vt:i4>5</vt:i4>
      </vt:variant>
      <vt:variant>
        <vt:lpwstr/>
      </vt:variant>
      <vt:variant>
        <vt:lpwstr>_Toc253578231</vt:lpwstr>
      </vt:variant>
      <vt:variant>
        <vt:i4>1835060</vt:i4>
      </vt:variant>
      <vt:variant>
        <vt:i4>1940</vt:i4>
      </vt:variant>
      <vt:variant>
        <vt:i4>0</vt:i4>
      </vt:variant>
      <vt:variant>
        <vt:i4>5</vt:i4>
      </vt:variant>
      <vt:variant>
        <vt:lpwstr/>
      </vt:variant>
      <vt:variant>
        <vt:lpwstr>_Toc253578230</vt:lpwstr>
      </vt:variant>
      <vt:variant>
        <vt:i4>1900596</vt:i4>
      </vt:variant>
      <vt:variant>
        <vt:i4>1934</vt:i4>
      </vt:variant>
      <vt:variant>
        <vt:i4>0</vt:i4>
      </vt:variant>
      <vt:variant>
        <vt:i4>5</vt:i4>
      </vt:variant>
      <vt:variant>
        <vt:lpwstr/>
      </vt:variant>
      <vt:variant>
        <vt:lpwstr>_Toc253578229</vt:lpwstr>
      </vt:variant>
      <vt:variant>
        <vt:i4>1900596</vt:i4>
      </vt:variant>
      <vt:variant>
        <vt:i4>1928</vt:i4>
      </vt:variant>
      <vt:variant>
        <vt:i4>0</vt:i4>
      </vt:variant>
      <vt:variant>
        <vt:i4>5</vt:i4>
      </vt:variant>
      <vt:variant>
        <vt:lpwstr/>
      </vt:variant>
      <vt:variant>
        <vt:lpwstr>_Toc253578228</vt:lpwstr>
      </vt:variant>
      <vt:variant>
        <vt:i4>1900596</vt:i4>
      </vt:variant>
      <vt:variant>
        <vt:i4>1922</vt:i4>
      </vt:variant>
      <vt:variant>
        <vt:i4>0</vt:i4>
      </vt:variant>
      <vt:variant>
        <vt:i4>5</vt:i4>
      </vt:variant>
      <vt:variant>
        <vt:lpwstr/>
      </vt:variant>
      <vt:variant>
        <vt:lpwstr>_Toc253578227</vt:lpwstr>
      </vt:variant>
      <vt:variant>
        <vt:i4>1900596</vt:i4>
      </vt:variant>
      <vt:variant>
        <vt:i4>1916</vt:i4>
      </vt:variant>
      <vt:variant>
        <vt:i4>0</vt:i4>
      </vt:variant>
      <vt:variant>
        <vt:i4>5</vt:i4>
      </vt:variant>
      <vt:variant>
        <vt:lpwstr/>
      </vt:variant>
      <vt:variant>
        <vt:lpwstr>_Toc253578226</vt:lpwstr>
      </vt:variant>
      <vt:variant>
        <vt:i4>1900596</vt:i4>
      </vt:variant>
      <vt:variant>
        <vt:i4>1910</vt:i4>
      </vt:variant>
      <vt:variant>
        <vt:i4>0</vt:i4>
      </vt:variant>
      <vt:variant>
        <vt:i4>5</vt:i4>
      </vt:variant>
      <vt:variant>
        <vt:lpwstr/>
      </vt:variant>
      <vt:variant>
        <vt:lpwstr>_Toc253578225</vt:lpwstr>
      </vt:variant>
      <vt:variant>
        <vt:i4>1900596</vt:i4>
      </vt:variant>
      <vt:variant>
        <vt:i4>1904</vt:i4>
      </vt:variant>
      <vt:variant>
        <vt:i4>0</vt:i4>
      </vt:variant>
      <vt:variant>
        <vt:i4>5</vt:i4>
      </vt:variant>
      <vt:variant>
        <vt:lpwstr/>
      </vt:variant>
      <vt:variant>
        <vt:lpwstr>_Toc253578224</vt:lpwstr>
      </vt:variant>
      <vt:variant>
        <vt:i4>1900596</vt:i4>
      </vt:variant>
      <vt:variant>
        <vt:i4>1898</vt:i4>
      </vt:variant>
      <vt:variant>
        <vt:i4>0</vt:i4>
      </vt:variant>
      <vt:variant>
        <vt:i4>5</vt:i4>
      </vt:variant>
      <vt:variant>
        <vt:lpwstr/>
      </vt:variant>
      <vt:variant>
        <vt:lpwstr>_Toc253578223</vt:lpwstr>
      </vt:variant>
      <vt:variant>
        <vt:i4>1900596</vt:i4>
      </vt:variant>
      <vt:variant>
        <vt:i4>1892</vt:i4>
      </vt:variant>
      <vt:variant>
        <vt:i4>0</vt:i4>
      </vt:variant>
      <vt:variant>
        <vt:i4>5</vt:i4>
      </vt:variant>
      <vt:variant>
        <vt:lpwstr/>
      </vt:variant>
      <vt:variant>
        <vt:lpwstr>_Toc253578222</vt:lpwstr>
      </vt:variant>
      <vt:variant>
        <vt:i4>1900596</vt:i4>
      </vt:variant>
      <vt:variant>
        <vt:i4>1886</vt:i4>
      </vt:variant>
      <vt:variant>
        <vt:i4>0</vt:i4>
      </vt:variant>
      <vt:variant>
        <vt:i4>5</vt:i4>
      </vt:variant>
      <vt:variant>
        <vt:lpwstr/>
      </vt:variant>
      <vt:variant>
        <vt:lpwstr>_Toc253578221</vt:lpwstr>
      </vt:variant>
      <vt:variant>
        <vt:i4>1900596</vt:i4>
      </vt:variant>
      <vt:variant>
        <vt:i4>1880</vt:i4>
      </vt:variant>
      <vt:variant>
        <vt:i4>0</vt:i4>
      </vt:variant>
      <vt:variant>
        <vt:i4>5</vt:i4>
      </vt:variant>
      <vt:variant>
        <vt:lpwstr/>
      </vt:variant>
      <vt:variant>
        <vt:lpwstr>_Toc253578220</vt:lpwstr>
      </vt:variant>
      <vt:variant>
        <vt:i4>1966132</vt:i4>
      </vt:variant>
      <vt:variant>
        <vt:i4>1874</vt:i4>
      </vt:variant>
      <vt:variant>
        <vt:i4>0</vt:i4>
      </vt:variant>
      <vt:variant>
        <vt:i4>5</vt:i4>
      </vt:variant>
      <vt:variant>
        <vt:lpwstr/>
      </vt:variant>
      <vt:variant>
        <vt:lpwstr>_Toc253578219</vt:lpwstr>
      </vt:variant>
      <vt:variant>
        <vt:i4>1966132</vt:i4>
      </vt:variant>
      <vt:variant>
        <vt:i4>1868</vt:i4>
      </vt:variant>
      <vt:variant>
        <vt:i4>0</vt:i4>
      </vt:variant>
      <vt:variant>
        <vt:i4>5</vt:i4>
      </vt:variant>
      <vt:variant>
        <vt:lpwstr/>
      </vt:variant>
      <vt:variant>
        <vt:lpwstr>_Toc253578218</vt:lpwstr>
      </vt:variant>
      <vt:variant>
        <vt:i4>1966132</vt:i4>
      </vt:variant>
      <vt:variant>
        <vt:i4>1862</vt:i4>
      </vt:variant>
      <vt:variant>
        <vt:i4>0</vt:i4>
      </vt:variant>
      <vt:variant>
        <vt:i4>5</vt:i4>
      </vt:variant>
      <vt:variant>
        <vt:lpwstr/>
      </vt:variant>
      <vt:variant>
        <vt:lpwstr>_Toc253578217</vt:lpwstr>
      </vt:variant>
      <vt:variant>
        <vt:i4>1966132</vt:i4>
      </vt:variant>
      <vt:variant>
        <vt:i4>1856</vt:i4>
      </vt:variant>
      <vt:variant>
        <vt:i4>0</vt:i4>
      </vt:variant>
      <vt:variant>
        <vt:i4>5</vt:i4>
      </vt:variant>
      <vt:variant>
        <vt:lpwstr/>
      </vt:variant>
      <vt:variant>
        <vt:lpwstr>_Toc253578216</vt:lpwstr>
      </vt:variant>
      <vt:variant>
        <vt:i4>1966132</vt:i4>
      </vt:variant>
      <vt:variant>
        <vt:i4>1850</vt:i4>
      </vt:variant>
      <vt:variant>
        <vt:i4>0</vt:i4>
      </vt:variant>
      <vt:variant>
        <vt:i4>5</vt:i4>
      </vt:variant>
      <vt:variant>
        <vt:lpwstr/>
      </vt:variant>
      <vt:variant>
        <vt:lpwstr>_Toc253578215</vt:lpwstr>
      </vt:variant>
      <vt:variant>
        <vt:i4>1966132</vt:i4>
      </vt:variant>
      <vt:variant>
        <vt:i4>1844</vt:i4>
      </vt:variant>
      <vt:variant>
        <vt:i4>0</vt:i4>
      </vt:variant>
      <vt:variant>
        <vt:i4>5</vt:i4>
      </vt:variant>
      <vt:variant>
        <vt:lpwstr/>
      </vt:variant>
      <vt:variant>
        <vt:lpwstr>_Toc253578214</vt:lpwstr>
      </vt:variant>
      <vt:variant>
        <vt:i4>1966132</vt:i4>
      </vt:variant>
      <vt:variant>
        <vt:i4>1838</vt:i4>
      </vt:variant>
      <vt:variant>
        <vt:i4>0</vt:i4>
      </vt:variant>
      <vt:variant>
        <vt:i4>5</vt:i4>
      </vt:variant>
      <vt:variant>
        <vt:lpwstr/>
      </vt:variant>
      <vt:variant>
        <vt:lpwstr>_Toc253578213</vt:lpwstr>
      </vt:variant>
      <vt:variant>
        <vt:i4>1966132</vt:i4>
      </vt:variant>
      <vt:variant>
        <vt:i4>1832</vt:i4>
      </vt:variant>
      <vt:variant>
        <vt:i4>0</vt:i4>
      </vt:variant>
      <vt:variant>
        <vt:i4>5</vt:i4>
      </vt:variant>
      <vt:variant>
        <vt:lpwstr/>
      </vt:variant>
      <vt:variant>
        <vt:lpwstr>_Toc253578212</vt:lpwstr>
      </vt:variant>
      <vt:variant>
        <vt:i4>1966132</vt:i4>
      </vt:variant>
      <vt:variant>
        <vt:i4>1826</vt:i4>
      </vt:variant>
      <vt:variant>
        <vt:i4>0</vt:i4>
      </vt:variant>
      <vt:variant>
        <vt:i4>5</vt:i4>
      </vt:variant>
      <vt:variant>
        <vt:lpwstr/>
      </vt:variant>
      <vt:variant>
        <vt:lpwstr>_Toc253578211</vt:lpwstr>
      </vt:variant>
      <vt:variant>
        <vt:i4>1966132</vt:i4>
      </vt:variant>
      <vt:variant>
        <vt:i4>1820</vt:i4>
      </vt:variant>
      <vt:variant>
        <vt:i4>0</vt:i4>
      </vt:variant>
      <vt:variant>
        <vt:i4>5</vt:i4>
      </vt:variant>
      <vt:variant>
        <vt:lpwstr/>
      </vt:variant>
      <vt:variant>
        <vt:lpwstr>_Toc253578210</vt:lpwstr>
      </vt:variant>
      <vt:variant>
        <vt:i4>2031668</vt:i4>
      </vt:variant>
      <vt:variant>
        <vt:i4>1814</vt:i4>
      </vt:variant>
      <vt:variant>
        <vt:i4>0</vt:i4>
      </vt:variant>
      <vt:variant>
        <vt:i4>5</vt:i4>
      </vt:variant>
      <vt:variant>
        <vt:lpwstr/>
      </vt:variant>
      <vt:variant>
        <vt:lpwstr>_Toc253578209</vt:lpwstr>
      </vt:variant>
      <vt:variant>
        <vt:i4>2031668</vt:i4>
      </vt:variant>
      <vt:variant>
        <vt:i4>1808</vt:i4>
      </vt:variant>
      <vt:variant>
        <vt:i4>0</vt:i4>
      </vt:variant>
      <vt:variant>
        <vt:i4>5</vt:i4>
      </vt:variant>
      <vt:variant>
        <vt:lpwstr/>
      </vt:variant>
      <vt:variant>
        <vt:lpwstr>_Toc253578208</vt:lpwstr>
      </vt:variant>
      <vt:variant>
        <vt:i4>2031668</vt:i4>
      </vt:variant>
      <vt:variant>
        <vt:i4>1802</vt:i4>
      </vt:variant>
      <vt:variant>
        <vt:i4>0</vt:i4>
      </vt:variant>
      <vt:variant>
        <vt:i4>5</vt:i4>
      </vt:variant>
      <vt:variant>
        <vt:lpwstr/>
      </vt:variant>
      <vt:variant>
        <vt:lpwstr>_Toc253578207</vt:lpwstr>
      </vt:variant>
      <vt:variant>
        <vt:i4>2031668</vt:i4>
      </vt:variant>
      <vt:variant>
        <vt:i4>1796</vt:i4>
      </vt:variant>
      <vt:variant>
        <vt:i4>0</vt:i4>
      </vt:variant>
      <vt:variant>
        <vt:i4>5</vt:i4>
      </vt:variant>
      <vt:variant>
        <vt:lpwstr/>
      </vt:variant>
      <vt:variant>
        <vt:lpwstr>_Toc253578206</vt:lpwstr>
      </vt:variant>
      <vt:variant>
        <vt:i4>2031668</vt:i4>
      </vt:variant>
      <vt:variant>
        <vt:i4>1790</vt:i4>
      </vt:variant>
      <vt:variant>
        <vt:i4>0</vt:i4>
      </vt:variant>
      <vt:variant>
        <vt:i4>5</vt:i4>
      </vt:variant>
      <vt:variant>
        <vt:lpwstr/>
      </vt:variant>
      <vt:variant>
        <vt:lpwstr>_Toc253578205</vt:lpwstr>
      </vt:variant>
      <vt:variant>
        <vt:i4>2031668</vt:i4>
      </vt:variant>
      <vt:variant>
        <vt:i4>1784</vt:i4>
      </vt:variant>
      <vt:variant>
        <vt:i4>0</vt:i4>
      </vt:variant>
      <vt:variant>
        <vt:i4>5</vt:i4>
      </vt:variant>
      <vt:variant>
        <vt:lpwstr/>
      </vt:variant>
      <vt:variant>
        <vt:lpwstr>_Toc253578204</vt:lpwstr>
      </vt:variant>
      <vt:variant>
        <vt:i4>2031668</vt:i4>
      </vt:variant>
      <vt:variant>
        <vt:i4>1778</vt:i4>
      </vt:variant>
      <vt:variant>
        <vt:i4>0</vt:i4>
      </vt:variant>
      <vt:variant>
        <vt:i4>5</vt:i4>
      </vt:variant>
      <vt:variant>
        <vt:lpwstr/>
      </vt:variant>
      <vt:variant>
        <vt:lpwstr>_Toc253578203</vt:lpwstr>
      </vt:variant>
      <vt:variant>
        <vt:i4>2031668</vt:i4>
      </vt:variant>
      <vt:variant>
        <vt:i4>1772</vt:i4>
      </vt:variant>
      <vt:variant>
        <vt:i4>0</vt:i4>
      </vt:variant>
      <vt:variant>
        <vt:i4>5</vt:i4>
      </vt:variant>
      <vt:variant>
        <vt:lpwstr/>
      </vt:variant>
      <vt:variant>
        <vt:lpwstr>_Toc253578202</vt:lpwstr>
      </vt:variant>
      <vt:variant>
        <vt:i4>2031668</vt:i4>
      </vt:variant>
      <vt:variant>
        <vt:i4>1766</vt:i4>
      </vt:variant>
      <vt:variant>
        <vt:i4>0</vt:i4>
      </vt:variant>
      <vt:variant>
        <vt:i4>5</vt:i4>
      </vt:variant>
      <vt:variant>
        <vt:lpwstr/>
      </vt:variant>
      <vt:variant>
        <vt:lpwstr>_Toc253578201</vt:lpwstr>
      </vt:variant>
      <vt:variant>
        <vt:i4>2031668</vt:i4>
      </vt:variant>
      <vt:variant>
        <vt:i4>1760</vt:i4>
      </vt:variant>
      <vt:variant>
        <vt:i4>0</vt:i4>
      </vt:variant>
      <vt:variant>
        <vt:i4>5</vt:i4>
      </vt:variant>
      <vt:variant>
        <vt:lpwstr/>
      </vt:variant>
      <vt:variant>
        <vt:lpwstr>_Toc253578200</vt:lpwstr>
      </vt:variant>
      <vt:variant>
        <vt:i4>1441847</vt:i4>
      </vt:variant>
      <vt:variant>
        <vt:i4>1754</vt:i4>
      </vt:variant>
      <vt:variant>
        <vt:i4>0</vt:i4>
      </vt:variant>
      <vt:variant>
        <vt:i4>5</vt:i4>
      </vt:variant>
      <vt:variant>
        <vt:lpwstr/>
      </vt:variant>
      <vt:variant>
        <vt:lpwstr>_Toc253578199</vt:lpwstr>
      </vt:variant>
      <vt:variant>
        <vt:i4>1441847</vt:i4>
      </vt:variant>
      <vt:variant>
        <vt:i4>1748</vt:i4>
      </vt:variant>
      <vt:variant>
        <vt:i4>0</vt:i4>
      </vt:variant>
      <vt:variant>
        <vt:i4>5</vt:i4>
      </vt:variant>
      <vt:variant>
        <vt:lpwstr/>
      </vt:variant>
      <vt:variant>
        <vt:lpwstr>_Toc253578198</vt:lpwstr>
      </vt:variant>
      <vt:variant>
        <vt:i4>1441847</vt:i4>
      </vt:variant>
      <vt:variant>
        <vt:i4>1742</vt:i4>
      </vt:variant>
      <vt:variant>
        <vt:i4>0</vt:i4>
      </vt:variant>
      <vt:variant>
        <vt:i4>5</vt:i4>
      </vt:variant>
      <vt:variant>
        <vt:lpwstr/>
      </vt:variant>
      <vt:variant>
        <vt:lpwstr>_Toc253578197</vt:lpwstr>
      </vt:variant>
      <vt:variant>
        <vt:i4>1441847</vt:i4>
      </vt:variant>
      <vt:variant>
        <vt:i4>1736</vt:i4>
      </vt:variant>
      <vt:variant>
        <vt:i4>0</vt:i4>
      </vt:variant>
      <vt:variant>
        <vt:i4>5</vt:i4>
      </vt:variant>
      <vt:variant>
        <vt:lpwstr/>
      </vt:variant>
      <vt:variant>
        <vt:lpwstr>_Toc253578196</vt:lpwstr>
      </vt:variant>
      <vt:variant>
        <vt:i4>1441847</vt:i4>
      </vt:variant>
      <vt:variant>
        <vt:i4>1730</vt:i4>
      </vt:variant>
      <vt:variant>
        <vt:i4>0</vt:i4>
      </vt:variant>
      <vt:variant>
        <vt:i4>5</vt:i4>
      </vt:variant>
      <vt:variant>
        <vt:lpwstr/>
      </vt:variant>
      <vt:variant>
        <vt:lpwstr>_Toc253578195</vt:lpwstr>
      </vt:variant>
      <vt:variant>
        <vt:i4>1441847</vt:i4>
      </vt:variant>
      <vt:variant>
        <vt:i4>1724</vt:i4>
      </vt:variant>
      <vt:variant>
        <vt:i4>0</vt:i4>
      </vt:variant>
      <vt:variant>
        <vt:i4>5</vt:i4>
      </vt:variant>
      <vt:variant>
        <vt:lpwstr/>
      </vt:variant>
      <vt:variant>
        <vt:lpwstr>_Toc253578194</vt:lpwstr>
      </vt:variant>
      <vt:variant>
        <vt:i4>1441847</vt:i4>
      </vt:variant>
      <vt:variant>
        <vt:i4>1718</vt:i4>
      </vt:variant>
      <vt:variant>
        <vt:i4>0</vt:i4>
      </vt:variant>
      <vt:variant>
        <vt:i4>5</vt:i4>
      </vt:variant>
      <vt:variant>
        <vt:lpwstr/>
      </vt:variant>
      <vt:variant>
        <vt:lpwstr>_Toc253578193</vt:lpwstr>
      </vt:variant>
      <vt:variant>
        <vt:i4>1441847</vt:i4>
      </vt:variant>
      <vt:variant>
        <vt:i4>1712</vt:i4>
      </vt:variant>
      <vt:variant>
        <vt:i4>0</vt:i4>
      </vt:variant>
      <vt:variant>
        <vt:i4>5</vt:i4>
      </vt:variant>
      <vt:variant>
        <vt:lpwstr/>
      </vt:variant>
      <vt:variant>
        <vt:lpwstr>_Toc253578192</vt:lpwstr>
      </vt:variant>
      <vt:variant>
        <vt:i4>1441847</vt:i4>
      </vt:variant>
      <vt:variant>
        <vt:i4>1706</vt:i4>
      </vt:variant>
      <vt:variant>
        <vt:i4>0</vt:i4>
      </vt:variant>
      <vt:variant>
        <vt:i4>5</vt:i4>
      </vt:variant>
      <vt:variant>
        <vt:lpwstr/>
      </vt:variant>
      <vt:variant>
        <vt:lpwstr>_Toc253578191</vt:lpwstr>
      </vt:variant>
      <vt:variant>
        <vt:i4>1441847</vt:i4>
      </vt:variant>
      <vt:variant>
        <vt:i4>1700</vt:i4>
      </vt:variant>
      <vt:variant>
        <vt:i4>0</vt:i4>
      </vt:variant>
      <vt:variant>
        <vt:i4>5</vt:i4>
      </vt:variant>
      <vt:variant>
        <vt:lpwstr/>
      </vt:variant>
      <vt:variant>
        <vt:lpwstr>_Toc253578190</vt:lpwstr>
      </vt:variant>
      <vt:variant>
        <vt:i4>1507383</vt:i4>
      </vt:variant>
      <vt:variant>
        <vt:i4>1694</vt:i4>
      </vt:variant>
      <vt:variant>
        <vt:i4>0</vt:i4>
      </vt:variant>
      <vt:variant>
        <vt:i4>5</vt:i4>
      </vt:variant>
      <vt:variant>
        <vt:lpwstr/>
      </vt:variant>
      <vt:variant>
        <vt:lpwstr>_Toc253578189</vt:lpwstr>
      </vt:variant>
      <vt:variant>
        <vt:i4>1507383</vt:i4>
      </vt:variant>
      <vt:variant>
        <vt:i4>1688</vt:i4>
      </vt:variant>
      <vt:variant>
        <vt:i4>0</vt:i4>
      </vt:variant>
      <vt:variant>
        <vt:i4>5</vt:i4>
      </vt:variant>
      <vt:variant>
        <vt:lpwstr/>
      </vt:variant>
      <vt:variant>
        <vt:lpwstr>_Toc253578188</vt:lpwstr>
      </vt:variant>
      <vt:variant>
        <vt:i4>1507383</vt:i4>
      </vt:variant>
      <vt:variant>
        <vt:i4>1682</vt:i4>
      </vt:variant>
      <vt:variant>
        <vt:i4>0</vt:i4>
      </vt:variant>
      <vt:variant>
        <vt:i4>5</vt:i4>
      </vt:variant>
      <vt:variant>
        <vt:lpwstr/>
      </vt:variant>
      <vt:variant>
        <vt:lpwstr>_Toc253578187</vt:lpwstr>
      </vt:variant>
      <vt:variant>
        <vt:i4>1507383</vt:i4>
      </vt:variant>
      <vt:variant>
        <vt:i4>1676</vt:i4>
      </vt:variant>
      <vt:variant>
        <vt:i4>0</vt:i4>
      </vt:variant>
      <vt:variant>
        <vt:i4>5</vt:i4>
      </vt:variant>
      <vt:variant>
        <vt:lpwstr/>
      </vt:variant>
      <vt:variant>
        <vt:lpwstr>_Toc253578186</vt:lpwstr>
      </vt:variant>
      <vt:variant>
        <vt:i4>1507383</vt:i4>
      </vt:variant>
      <vt:variant>
        <vt:i4>1670</vt:i4>
      </vt:variant>
      <vt:variant>
        <vt:i4>0</vt:i4>
      </vt:variant>
      <vt:variant>
        <vt:i4>5</vt:i4>
      </vt:variant>
      <vt:variant>
        <vt:lpwstr/>
      </vt:variant>
      <vt:variant>
        <vt:lpwstr>_Toc253578185</vt:lpwstr>
      </vt:variant>
      <vt:variant>
        <vt:i4>1507383</vt:i4>
      </vt:variant>
      <vt:variant>
        <vt:i4>1664</vt:i4>
      </vt:variant>
      <vt:variant>
        <vt:i4>0</vt:i4>
      </vt:variant>
      <vt:variant>
        <vt:i4>5</vt:i4>
      </vt:variant>
      <vt:variant>
        <vt:lpwstr/>
      </vt:variant>
      <vt:variant>
        <vt:lpwstr>_Toc253578184</vt:lpwstr>
      </vt:variant>
      <vt:variant>
        <vt:i4>1507383</vt:i4>
      </vt:variant>
      <vt:variant>
        <vt:i4>1658</vt:i4>
      </vt:variant>
      <vt:variant>
        <vt:i4>0</vt:i4>
      </vt:variant>
      <vt:variant>
        <vt:i4>5</vt:i4>
      </vt:variant>
      <vt:variant>
        <vt:lpwstr/>
      </vt:variant>
      <vt:variant>
        <vt:lpwstr>_Toc253578183</vt:lpwstr>
      </vt:variant>
      <vt:variant>
        <vt:i4>1507383</vt:i4>
      </vt:variant>
      <vt:variant>
        <vt:i4>1652</vt:i4>
      </vt:variant>
      <vt:variant>
        <vt:i4>0</vt:i4>
      </vt:variant>
      <vt:variant>
        <vt:i4>5</vt:i4>
      </vt:variant>
      <vt:variant>
        <vt:lpwstr/>
      </vt:variant>
      <vt:variant>
        <vt:lpwstr>_Toc253578182</vt:lpwstr>
      </vt:variant>
      <vt:variant>
        <vt:i4>1507383</vt:i4>
      </vt:variant>
      <vt:variant>
        <vt:i4>1646</vt:i4>
      </vt:variant>
      <vt:variant>
        <vt:i4>0</vt:i4>
      </vt:variant>
      <vt:variant>
        <vt:i4>5</vt:i4>
      </vt:variant>
      <vt:variant>
        <vt:lpwstr/>
      </vt:variant>
      <vt:variant>
        <vt:lpwstr>_Toc253578181</vt:lpwstr>
      </vt:variant>
      <vt:variant>
        <vt:i4>1507383</vt:i4>
      </vt:variant>
      <vt:variant>
        <vt:i4>1640</vt:i4>
      </vt:variant>
      <vt:variant>
        <vt:i4>0</vt:i4>
      </vt:variant>
      <vt:variant>
        <vt:i4>5</vt:i4>
      </vt:variant>
      <vt:variant>
        <vt:lpwstr/>
      </vt:variant>
      <vt:variant>
        <vt:lpwstr>_Toc253578180</vt:lpwstr>
      </vt:variant>
      <vt:variant>
        <vt:i4>1572919</vt:i4>
      </vt:variant>
      <vt:variant>
        <vt:i4>1634</vt:i4>
      </vt:variant>
      <vt:variant>
        <vt:i4>0</vt:i4>
      </vt:variant>
      <vt:variant>
        <vt:i4>5</vt:i4>
      </vt:variant>
      <vt:variant>
        <vt:lpwstr/>
      </vt:variant>
      <vt:variant>
        <vt:lpwstr>_Toc253578179</vt:lpwstr>
      </vt:variant>
      <vt:variant>
        <vt:i4>1572919</vt:i4>
      </vt:variant>
      <vt:variant>
        <vt:i4>1628</vt:i4>
      </vt:variant>
      <vt:variant>
        <vt:i4>0</vt:i4>
      </vt:variant>
      <vt:variant>
        <vt:i4>5</vt:i4>
      </vt:variant>
      <vt:variant>
        <vt:lpwstr/>
      </vt:variant>
      <vt:variant>
        <vt:lpwstr>_Toc253578178</vt:lpwstr>
      </vt:variant>
      <vt:variant>
        <vt:i4>1572919</vt:i4>
      </vt:variant>
      <vt:variant>
        <vt:i4>1622</vt:i4>
      </vt:variant>
      <vt:variant>
        <vt:i4>0</vt:i4>
      </vt:variant>
      <vt:variant>
        <vt:i4>5</vt:i4>
      </vt:variant>
      <vt:variant>
        <vt:lpwstr/>
      </vt:variant>
      <vt:variant>
        <vt:lpwstr>_Toc253578177</vt:lpwstr>
      </vt:variant>
      <vt:variant>
        <vt:i4>1572919</vt:i4>
      </vt:variant>
      <vt:variant>
        <vt:i4>1616</vt:i4>
      </vt:variant>
      <vt:variant>
        <vt:i4>0</vt:i4>
      </vt:variant>
      <vt:variant>
        <vt:i4>5</vt:i4>
      </vt:variant>
      <vt:variant>
        <vt:lpwstr/>
      </vt:variant>
      <vt:variant>
        <vt:lpwstr>_Toc253578176</vt:lpwstr>
      </vt:variant>
      <vt:variant>
        <vt:i4>1572919</vt:i4>
      </vt:variant>
      <vt:variant>
        <vt:i4>1610</vt:i4>
      </vt:variant>
      <vt:variant>
        <vt:i4>0</vt:i4>
      </vt:variant>
      <vt:variant>
        <vt:i4>5</vt:i4>
      </vt:variant>
      <vt:variant>
        <vt:lpwstr/>
      </vt:variant>
      <vt:variant>
        <vt:lpwstr>_Toc253578175</vt:lpwstr>
      </vt:variant>
      <vt:variant>
        <vt:i4>1572919</vt:i4>
      </vt:variant>
      <vt:variant>
        <vt:i4>1604</vt:i4>
      </vt:variant>
      <vt:variant>
        <vt:i4>0</vt:i4>
      </vt:variant>
      <vt:variant>
        <vt:i4>5</vt:i4>
      </vt:variant>
      <vt:variant>
        <vt:lpwstr/>
      </vt:variant>
      <vt:variant>
        <vt:lpwstr>_Toc253578174</vt:lpwstr>
      </vt:variant>
      <vt:variant>
        <vt:i4>1572919</vt:i4>
      </vt:variant>
      <vt:variant>
        <vt:i4>1598</vt:i4>
      </vt:variant>
      <vt:variant>
        <vt:i4>0</vt:i4>
      </vt:variant>
      <vt:variant>
        <vt:i4>5</vt:i4>
      </vt:variant>
      <vt:variant>
        <vt:lpwstr/>
      </vt:variant>
      <vt:variant>
        <vt:lpwstr>_Toc253578173</vt:lpwstr>
      </vt:variant>
      <vt:variant>
        <vt:i4>1572919</vt:i4>
      </vt:variant>
      <vt:variant>
        <vt:i4>1592</vt:i4>
      </vt:variant>
      <vt:variant>
        <vt:i4>0</vt:i4>
      </vt:variant>
      <vt:variant>
        <vt:i4>5</vt:i4>
      </vt:variant>
      <vt:variant>
        <vt:lpwstr/>
      </vt:variant>
      <vt:variant>
        <vt:lpwstr>_Toc253578172</vt:lpwstr>
      </vt:variant>
      <vt:variant>
        <vt:i4>1572919</vt:i4>
      </vt:variant>
      <vt:variant>
        <vt:i4>1586</vt:i4>
      </vt:variant>
      <vt:variant>
        <vt:i4>0</vt:i4>
      </vt:variant>
      <vt:variant>
        <vt:i4>5</vt:i4>
      </vt:variant>
      <vt:variant>
        <vt:lpwstr/>
      </vt:variant>
      <vt:variant>
        <vt:lpwstr>_Toc253578171</vt:lpwstr>
      </vt:variant>
      <vt:variant>
        <vt:i4>1572919</vt:i4>
      </vt:variant>
      <vt:variant>
        <vt:i4>1580</vt:i4>
      </vt:variant>
      <vt:variant>
        <vt:i4>0</vt:i4>
      </vt:variant>
      <vt:variant>
        <vt:i4>5</vt:i4>
      </vt:variant>
      <vt:variant>
        <vt:lpwstr/>
      </vt:variant>
      <vt:variant>
        <vt:lpwstr>_Toc253578170</vt:lpwstr>
      </vt:variant>
      <vt:variant>
        <vt:i4>1638455</vt:i4>
      </vt:variant>
      <vt:variant>
        <vt:i4>1574</vt:i4>
      </vt:variant>
      <vt:variant>
        <vt:i4>0</vt:i4>
      </vt:variant>
      <vt:variant>
        <vt:i4>5</vt:i4>
      </vt:variant>
      <vt:variant>
        <vt:lpwstr/>
      </vt:variant>
      <vt:variant>
        <vt:lpwstr>_Toc253578169</vt:lpwstr>
      </vt:variant>
      <vt:variant>
        <vt:i4>1638455</vt:i4>
      </vt:variant>
      <vt:variant>
        <vt:i4>1568</vt:i4>
      </vt:variant>
      <vt:variant>
        <vt:i4>0</vt:i4>
      </vt:variant>
      <vt:variant>
        <vt:i4>5</vt:i4>
      </vt:variant>
      <vt:variant>
        <vt:lpwstr/>
      </vt:variant>
      <vt:variant>
        <vt:lpwstr>_Toc253578168</vt:lpwstr>
      </vt:variant>
      <vt:variant>
        <vt:i4>1638455</vt:i4>
      </vt:variant>
      <vt:variant>
        <vt:i4>1562</vt:i4>
      </vt:variant>
      <vt:variant>
        <vt:i4>0</vt:i4>
      </vt:variant>
      <vt:variant>
        <vt:i4>5</vt:i4>
      </vt:variant>
      <vt:variant>
        <vt:lpwstr/>
      </vt:variant>
      <vt:variant>
        <vt:lpwstr>_Toc253578167</vt:lpwstr>
      </vt:variant>
      <vt:variant>
        <vt:i4>1638455</vt:i4>
      </vt:variant>
      <vt:variant>
        <vt:i4>1556</vt:i4>
      </vt:variant>
      <vt:variant>
        <vt:i4>0</vt:i4>
      </vt:variant>
      <vt:variant>
        <vt:i4>5</vt:i4>
      </vt:variant>
      <vt:variant>
        <vt:lpwstr/>
      </vt:variant>
      <vt:variant>
        <vt:lpwstr>_Toc253578166</vt:lpwstr>
      </vt:variant>
      <vt:variant>
        <vt:i4>1638455</vt:i4>
      </vt:variant>
      <vt:variant>
        <vt:i4>1550</vt:i4>
      </vt:variant>
      <vt:variant>
        <vt:i4>0</vt:i4>
      </vt:variant>
      <vt:variant>
        <vt:i4>5</vt:i4>
      </vt:variant>
      <vt:variant>
        <vt:lpwstr/>
      </vt:variant>
      <vt:variant>
        <vt:lpwstr>_Toc253578165</vt:lpwstr>
      </vt:variant>
      <vt:variant>
        <vt:i4>1638455</vt:i4>
      </vt:variant>
      <vt:variant>
        <vt:i4>1544</vt:i4>
      </vt:variant>
      <vt:variant>
        <vt:i4>0</vt:i4>
      </vt:variant>
      <vt:variant>
        <vt:i4>5</vt:i4>
      </vt:variant>
      <vt:variant>
        <vt:lpwstr/>
      </vt:variant>
      <vt:variant>
        <vt:lpwstr>_Toc253578164</vt:lpwstr>
      </vt:variant>
      <vt:variant>
        <vt:i4>1638455</vt:i4>
      </vt:variant>
      <vt:variant>
        <vt:i4>1538</vt:i4>
      </vt:variant>
      <vt:variant>
        <vt:i4>0</vt:i4>
      </vt:variant>
      <vt:variant>
        <vt:i4>5</vt:i4>
      </vt:variant>
      <vt:variant>
        <vt:lpwstr/>
      </vt:variant>
      <vt:variant>
        <vt:lpwstr>_Toc253578163</vt:lpwstr>
      </vt:variant>
      <vt:variant>
        <vt:i4>1638455</vt:i4>
      </vt:variant>
      <vt:variant>
        <vt:i4>1532</vt:i4>
      </vt:variant>
      <vt:variant>
        <vt:i4>0</vt:i4>
      </vt:variant>
      <vt:variant>
        <vt:i4>5</vt:i4>
      </vt:variant>
      <vt:variant>
        <vt:lpwstr/>
      </vt:variant>
      <vt:variant>
        <vt:lpwstr>_Toc253578162</vt:lpwstr>
      </vt:variant>
      <vt:variant>
        <vt:i4>1638455</vt:i4>
      </vt:variant>
      <vt:variant>
        <vt:i4>1526</vt:i4>
      </vt:variant>
      <vt:variant>
        <vt:i4>0</vt:i4>
      </vt:variant>
      <vt:variant>
        <vt:i4>5</vt:i4>
      </vt:variant>
      <vt:variant>
        <vt:lpwstr/>
      </vt:variant>
      <vt:variant>
        <vt:lpwstr>_Toc253578161</vt:lpwstr>
      </vt:variant>
      <vt:variant>
        <vt:i4>1638455</vt:i4>
      </vt:variant>
      <vt:variant>
        <vt:i4>1520</vt:i4>
      </vt:variant>
      <vt:variant>
        <vt:i4>0</vt:i4>
      </vt:variant>
      <vt:variant>
        <vt:i4>5</vt:i4>
      </vt:variant>
      <vt:variant>
        <vt:lpwstr/>
      </vt:variant>
      <vt:variant>
        <vt:lpwstr>_Toc253578160</vt:lpwstr>
      </vt:variant>
      <vt:variant>
        <vt:i4>1703991</vt:i4>
      </vt:variant>
      <vt:variant>
        <vt:i4>1514</vt:i4>
      </vt:variant>
      <vt:variant>
        <vt:i4>0</vt:i4>
      </vt:variant>
      <vt:variant>
        <vt:i4>5</vt:i4>
      </vt:variant>
      <vt:variant>
        <vt:lpwstr/>
      </vt:variant>
      <vt:variant>
        <vt:lpwstr>_Toc253578159</vt:lpwstr>
      </vt:variant>
      <vt:variant>
        <vt:i4>1703991</vt:i4>
      </vt:variant>
      <vt:variant>
        <vt:i4>1508</vt:i4>
      </vt:variant>
      <vt:variant>
        <vt:i4>0</vt:i4>
      </vt:variant>
      <vt:variant>
        <vt:i4>5</vt:i4>
      </vt:variant>
      <vt:variant>
        <vt:lpwstr/>
      </vt:variant>
      <vt:variant>
        <vt:lpwstr>_Toc253578158</vt:lpwstr>
      </vt:variant>
      <vt:variant>
        <vt:i4>1703991</vt:i4>
      </vt:variant>
      <vt:variant>
        <vt:i4>1502</vt:i4>
      </vt:variant>
      <vt:variant>
        <vt:i4>0</vt:i4>
      </vt:variant>
      <vt:variant>
        <vt:i4>5</vt:i4>
      </vt:variant>
      <vt:variant>
        <vt:lpwstr/>
      </vt:variant>
      <vt:variant>
        <vt:lpwstr>_Toc253578157</vt:lpwstr>
      </vt:variant>
      <vt:variant>
        <vt:i4>1703991</vt:i4>
      </vt:variant>
      <vt:variant>
        <vt:i4>1496</vt:i4>
      </vt:variant>
      <vt:variant>
        <vt:i4>0</vt:i4>
      </vt:variant>
      <vt:variant>
        <vt:i4>5</vt:i4>
      </vt:variant>
      <vt:variant>
        <vt:lpwstr/>
      </vt:variant>
      <vt:variant>
        <vt:lpwstr>_Toc253578156</vt:lpwstr>
      </vt:variant>
      <vt:variant>
        <vt:i4>1703991</vt:i4>
      </vt:variant>
      <vt:variant>
        <vt:i4>1490</vt:i4>
      </vt:variant>
      <vt:variant>
        <vt:i4>0</vt:i4>
      </vt:variant>
      <vt:variant>
        <vt:i4>5</vt:i4>
      </vt:variant>
      <vt:variant>
        <vt:lpwstr/>
      </vt:variant>
      <vt:variant>
        <vt:lpwstr>_Toc253578155</vt:lpwstr>
      </vt:variant>
      <vt:variant>
        <vt:i4>1703991</vt:i4>
      </vt:variant>
      <vt:variant>
        <vt:i4>1484</vt:i4>
      </vt:variant>
      <vt:variant>
        <vt:i4>0</vt:i4>
      </vt:variant>
      <vt:variant>
        <vt:i4>5</vt:i4>
      </vt:variant>
      <vt:variant>
        <vt:lpwstr/>
      </vt:variant>
      <vt:variant>
        <vt:lpwstr>_Toc253578154</vt:lpwstr>
      </vt:variant>
      <vt:variant>
        <vt:i4>1703991</vt:i4>
      </vt:variant>
      <vt:variant>
        <vt:i4>1478</vt:i4>
      </vt:variant>
      <vt:variant>
        <vt:i4>0</vt:i4>
      </vt:variant>
      <vt:variant>
        <vt:i4>5</vt:i4>
      </vt:variant>
      <vt:variant>
        <vt:lpwstr/>
      </vt:variant>
      <vt:variant>
        <vt:lpwstr>_Toc253578153</vt:lpwstr>
      </vt:variant>
      <vt:variant>
        <vt:i4>1703991</vt:i4>
      </vt:variant>
      <vt:variant>
        <vt:i4>1472</vt:i4>
      </vt:variant>
      <vt:variant>
        <vt:i4>0</vt:i4>
      </vt:variant>
      <vt:variant>
        <vt:i4>5</vt:i4>
      </vt:variant>
      <vt:variant>
        <vt:lpwstr/>
      </vt:variant>
      <vt:variant>
        <vt:lpwstr>_Toc253578152</vt:lpwstr>
      </vt:variant>
      <vt:variant>
        <vt:i4>1703991</vt:i4>
      </vt:variant>
      <vt:variant>
        <vt:i4>1466</vt:i4>
      </vt:variant>
      <vt:variant>
        <vt:i4>0</vt:i4>
      </vt:variant>
      <vt:variant>
        <vt:i4>5</vt:i4>
      </vt:variant>
      <vt:variant>
        <vt:lpwstr/>
      </vt:variant>
      <vt:variant>
        <vt:lpwstr>_Toc253578151</vt:lpwstr>
      </vt:variant>
      <vt:variant>
        <vt:i4>1703991</vt:i4>
      </vt:variant>
      <vt:variant>
        <vt:i4>1460</vt:i4>
      </vt:variant>
      <vt:variant>
        <vt:i4>0</vt:i4>
      </vt:variant>
      <vt:variant>
        <vt:i4>5</vt:i4>
      </vt:variant>
      <vt:variant>
        <vt:lpwstr/>
      </vt:variant>
      <vt:variant>
        <vt:lpwstr>_Toc253578150</vt:lpwstr>
      </vt:variant>
      <vt:variant>
        <vt:i4>1769527</vt:i4>
      </vt:variant>
      <vt:variant>
        <vt:i4>1454</vt:i4>
      </vt:variant>
      <vt:variant>
        <vt:i4>0</vt:i4>
      </vt:variant>
      <vt:variant>
        <vt:i4>5</vt:i4>
      </vt:variant>
      <vt:variant>
        <vt:lpwstr/>
      </vt:variant>
      <vt:variant>
        <vt:lpwstr>_Toc253578149</vt:lpwstr>
      </vt:variant>
      <vt:variant>
        <vt:i4>1769527</vt:i4>
      </vt:variant>
      <vt:variant>
        <vt:i4>1448</vt:i4>
      </vt:variant>
      <vt:variant>
        <vt:i4>0</vt:i4>
      </vt:variant>
      <vt:variant>
        <vt:i4>5</vt:i4>
      </vt:variant>
      <vt:variant>
        <vt:lpwstr/>
      </vt:variant>
      <vt:variant>
        <vt:lpwstr>_Toc253578148</vt:lpwstr>
      </vt:variant>
      <vt:variant>
        <vt:i4>1769527</vt:i4>
      </vt:variant>
      <vt:variant>
        <vt:i4>1442</vt:i4>
      </vt:variant>
      <vt:variant>
        <vt:i4>0</vt:i4>
      </vt:variant>
      <vt:variant>
        <vt:i4>5</vt:i4>
      </vt:variant>
      <vt:variant>
        <vt:lpwstr/>
      </vt:variant>
      <vt:variant>
        <vt:lpwstr>_Toc253578147</vt:lpwstr>
      </vt:variant>
      <vt:variant>
        <vt:i4>1769527</vt:i4>
      </vt:variant>
      <vt:variant>
        <vt:i4>1436</vt:i4>
      </vt:variant>
      <vt:variant>
        <vt:i4>0</vt:i4>
      </vt:variant>
      <vt:variant>
        <vt:i4>5</vt:i4>
      </vt:variant>
      <vt:variant>
        <vt:lpwstr/>
      </vt:variant>
      <vt:variant>
        <vt:lpwstr>_Toc253578146</vt:lpwstr>
      </vt:variant>
      <vt:variant>
        <vt:i4>1769527</vt:i4>
      </vt:variant>
      <vt:variant>
        <vt:i4>1430</vt:i4>
      </vt:variant>
      <vt:variant>
        <vt:i4>0</vt:i4>
      </vt:variant>
      <vt:variant>
        <vt:i4>5</vt:i4>
      </vt:variant>
      <vt:variant>
        <vt:lpwstr/>
      </vt:variant>
      <vt:variant>
        <vt:lpwstr>_Toc253578145</vt:lpwstr>
      </vt:variant>
      <vt:variant>
        <vt:i4>1769527</vt:i4>
      </vt:variant>
      <vt:variant>
        <vt:i4>1424</vt:i4>
      </vt:variant>
      <vt:variant>
        <vt:i4>0</vt:i4>
      </vt:variant>
      <vt:variant>
        <vt:i4>5</vt:i4>
      </vt:variant>
      <vt:variant>
        <vt:lpwstr/>
      </vt:variant>
      <vt:variant>
        <vt:lpwstr>_Toc253578144</vt:lpwstr>
      </vt:variant>
      <vt:variant>
        <vt:i4>1769527</vt:i4>
      </vt:variant>
      <vt:variant>
        <vt:i4>1418</vt:i4>
      </vt:variant>
      <vt:variant>
        <vt:i4>0</vt:i4>
      </vt:variant>
      <vt:variant>
        <vt:i4>5</vt:i4>
      </vt:variant>
      <vt:variant>
        <vt:lpwstr/>
      </vt:variant>
      <vt:variant>
        <vt:lpwstr>_Toc253578143</vt:lpwstr>
      </vt:variant>
      <vt:variant>
        <vt:i4>1769527</vt:i4>
      </vt:variant>
      <vt:variant>
        <vt:i4>1412</vt:i4>
      </vt:variant>
      <vt:variant>
        <vt:i4>0</vt:i4>
      </vt:variant>
      <vt:variant>
        <vt:i4>5</vt:i4>
      </vt:variant>
      <vt:variant>
        <vt:lpwstr/>
      </vt:variant>
      <vt:variant>
        <vt:lpwstr>_Toc253578142</vt:lpwstr>
      </vt:variant>
      <vt:variant>
        <vt:i4>1769527</vt:i4>
      </vt:variant>
      <vt:variant>
        <vt:i4>1406</vt:i4>
      </vt:variant>
      <vt:variant>
        <vt:i4>0</vt:i4>
      </vt:variant>
      <vt:variant>
        <vt:i4>5</vt:i4>
      </vt:variant>
      <vt:variant>
        <vt:lpwstr/>
      </vt:variant>
      <vt:variant>
        <vt:lpwstr>_Toc253578141</vt:lpwstr>
      </vt:variant>
      <vt:variant>
        <vt:i4>1769527</vt:i4>
      </vt:variant>
      <vt:variant>
        <vt:i4>1400</vt:i4>
      </vt:variant>
      <vt:variant>
        <vt:i4>0</vt:i4>
      </vt:variant>
      <vt:variant>
        <vt:i4>5</vt:i4>
      </vt:variant>
      <vt:variant>
        <vt:lpwstr/>
      </vt:variant>
      <vt:variant>
        <vt:lpwstr>_Toc253578140</vt:lpwstr>
      </vt:variant>
      <vt:variant>
        <vt:i4>1835063</vt:i4>
      </vt:variant>
      <vt:variant>
        <vt:i4>1394</vt:i4>
      </vt:variant>
      <vt:variant>
        <vt:i4>0</vt:i4>
      </vt:variant>
      <vt:variant>
        <vt:i4>5</vt:i4>
      </vt:variant>
      <vt:variant>
        <vt:lpwstr/>
      </vt:variant>
      <vt:variant>
        <vt:lpwstr>_Toc253578139</vt:lpwstr>
      </vt:variant>
      <vt:variant>
        <vt:i4>1835063</vt:i4>
      </vt:variant>
      <vt:variant>
        <vt:i4>1388</vt:i4>
      </vt:variant>
      <vt:variant>
        <vt:i4>0</vt:i4>
      </vt:variant>
      <vt:variant>
        <vt:i4>5</vt:i4>
      </vt:variant>
      <vt:variant>
        <vt:lpwstr/>
      </vt:variant>
      <vt:variant>
        <vt:lpwstr>_Toc253578138</vt:lpwstr>
      </vt:variant>
      <vt:variant>
        <vt:i4>1835063</vt:i4>
      </vt:variant>
      <vt:variant>
        <vt:i4>1382</vt:i4>
      </vt:variant>
      <vt:variant>
        <vt:i4>0</vt:i4>
      </vt:variant>
      <vt:variant>
        <vt:i4>5</vt:i4>
      </vt:variant>
      <vt:variant>
        <vt:lpwstr/>
      </vt:variant>
      <vt:variant>
        <vt:lpwstr>_Toc253578137</vt:lpwstr>
      </vt:variant>
      <vt:variant>
        <vt:i4>1835063</vt:i4>
      </vt:variant>
      <vt:variant>
        <vt:i4>1376</vt:i4>
      </vt:variant>
      <vt:variant>
        <vt:i4>0</vt:i4>
      </vt:variant>
      <vt:variant>
        <vt:i4>5</vt:i4>
      </vt:variant>
      <vt:variant>
        <vt:lpwstr/>
      </vt:variant>
      <vt:variant>
        <vt:lpwstr>_Toc253578136</vt:lpwstr>
      </vt:variant>
      <vt:variant>
        <vt:i4>1835063</vt:i4>
      </vt:variant>
      <vt:variant>
        <vt:i4>1370</vt:i4>
      </vt:variant>
      <vt:variant>
        <vt:i4>0</vt:i4>
      </vt:variant>
      <vt:variant>
        <vt:i4>5</vt:i4>
      </vt:variant>
      <vt:variant>
        <vt:lpwstr/>
      </vt:variant>
      <vt:variant>
        <vt:lpwstr>_Toc253578135</vt:lpwstr>
      </vt:variant>
      <vt:variant>
        <vt:i4>1835063</vt:i4>
      </vt:variant>
      <vt:variant>
        <vt:i4>1364</vt:i4>
      </vt:variant>
      <vt:variant>
        <vt:i4>0</vt:i4>
      </vt:variant>
      <vt:variant>
        <vt:i4>5</vt:i4>
      </vt:variant>
      <vt:variant>
        <vt:lpwstr/>
      </vt:variant>
      <vt:variant>
        <vt:lpwstr>_Toc253578134</vt:lpwstr>
      </vt:variant>
      <vt:variant>
        <vt:i4>1835063</vt:i4>
      </vt:variant>
      <vt:variant>
        <vt:i4>1358</vt:i4>
      </vt:variant>
      <vt:variant>
        <vt:i4>0</vt:i4>
      </vt:variant>
      <vt:variant>
        <vt:i4>5</vt:i4>
      </vt:variant>
      <vt:variant>
        <vt:lpwstr/>
      </vt:variant>
      <vt:variant>
        <vt:lpwstr>_Toc253578133</vt:lpwstr>
      </vt:variant>
      <vt:variant>
        <vt:i4>1835063</vt:i4>
      </vt:variant>
      <vt:variant>
        <vt:i4>1352</vt:i4>
      </vt:variant>
      <vt:variant>
        <vt:i4>0</vt:i4>
      </vt:variant>
      <vt:variant>
        <vt:i4>5</vt:i4>
      </vt:variant>
      <vt:variant>
        <vt:lpwstr/>
      </vt:variant>
      <vt:variant>
        <vt:lpwstr>_Toc253578132</vt:lpwstr>
      </vt:variant>
      <vt:variant>
        <vt:i4>1835063</vt:i4>
      </vt:variant>
      <vt:variant>
        <vt:i4>1346</vt:i4>
      </vt:variant>
      <vt:variant>
        <vt:i4>0</vt:i4>
      </vt:variant>
      <vt:variant>
        <vt:i4>5</vt:i4>
      </vt:variant>
      <vt:variant>
        <vt:lpwstr/>
      </vt:variant>
      <vt:variant>
        <vt:lpwstr>_Toc253578131</vt:lpwstr>
      </vt:variant>
      <vt:variant>
        <vt:i4>1835063</vt:i4>
      </vt:variant>
      <vt:variant>
        <vt:i4>1340</vt:i4>
      </vt:variant>
      <vt:variant>
        <vt:i4>0</vt:i4>
      </vt:variant>
      <vt:variant>
        <vt:i4>5</vt:i4>
      </vt:variant>
      <vt:variant>
        <vt:lpwstr/>
      </vt:variant>
      <vt:variant>
        <vt:lpwstr>_Toc253578130</vt:lpwstr>
      </vt:variant>
      <vt:variant>
        <vt:i4>1900599</vt:i4>
      </vt:variant>
      <vt:variant>
        <vt:i4>1334</vt:i4>
      </vt:variant>
      <vt:variant>
        <vt:i4>0</vt:i4>
      </vt:variant>
      <vt:variant>
        <vt:i4>5</vt:i4>
      </vt:variant>
      <vt:variant>
        <vt:lpwstr/>
      </vt:variant>
      <vt:variant>
        <vt:lpwstr>_Toc253578129</vt:lpwstr>
      </vt:variant>
      <vt:variant>
        <vt:i4>1900599</vt:i4>
      </vt:variant>
      <vt:variant>
        <vt:i4>1328</vt:i4>
      </vt:variant>
      <vt:variant>
        <vt:i4>0</vt:i4>
      </vt:variant>
      <vt:variant>
        <vt:i4>5</vt:i4>
      </vt:variant>
      <vt:variant>
        <vt:lpwstr/>
      </vt:variant>
      <vt:variant>
        <vt:lpwstr>_Toc253578128</vt:lpwstr>
      </vt:variant>
      <vt:variant>
        <vt:i4>1900599</vt:i4>
      </vt:variant>
      <vt:variant>
        <vt:i4>1322</vt:i4>
      </vt:variant>
      <vt:variant>
        <vt:i4>0</vt:i4>
      </vt:variant>
      <vt:variant>
        <vt:i4>5</vt:i4>
      </vt:variant>
      <vt:variant>
        <vt:lpwstr/>
      </vt:variant>
      <vt:variant>
        <vt:lpwstr>_Toc253578127</vt:lpwstr>
      </vt:variant>
      <vt:variant>
        <vt:i4>1900599</vt:i4>
      </vt:variant>
      <vt:variant>
        <vt:i4>1316</vt:i4>
      </vt:variant>
      <vt:variant>
        <vt:i4>0</vt:i4>
      </vt:variant>
      <vt:variant>
        <vt:i4>5</vt:i4>
      </vt:variant>
      <vt:variant>
        <vt:lpwstr/>
      </vt:variant>
      <vt:variant>
        <vt:lpwstr>_Toc253578126</vt:lpwstr>
      </vt:variant>
      <vt:variant>
        <vt:i4>1900599</vt:i4>
      </vt:variant>
      <vt:variant>
        <vt:i4>1310</vt:i4>
      </vt:variant>
      <vt:variant>
        <vt:i4>0</vt:i4>
      </vt:variant>
      <vt:variant>
        <vt:i4>5</vt:i4>
      </vt:variant>
      <vt:variant>
        <vt:lpwstr/>
      </vt:variant>
      <vt:variant>
        <vt:lpwstr>_Toc253578125</vt:lpwstr>
      </vt:variant>
      <vt:variant>
        <vt:i4>1900599</vt:i4>
      </vt:variant>
      <vt:variant>
        <vt:i4>1304</vt:i4>
      </vt:variant>
      <vt:variant>
        <vt:i4>0</vt:i4>
      </vt:variant>
      <vt:variant>
        <vt:i4>5</vt:i4>
      </vt:variant>
      <vt:variant>
        <vt:lpwstr/>
      </vt:variant>
      <vt:variant>
        <vt:lpwstr>_Toc253578124</vt:lpwstr>
      </vt:variant>
      <vt:variant>
        <vt:i4>1900599</vt:i4>
      </vt:variant>
      <vt:variant>
        <vt:i4>1298</vt:i4>
      </vt:variant>
      <vt:variant>
        <vt:i4>0</vt:i4>
      </vt:variant>
      <vt:variant>
        <vt:i4>5</vt:i4>
      </vt:variant>
      <vt:variant>
        <vt:lpwstr/>
      </vt:variant>
      <vt:variant>
        <vt:lpwstr>_Toc253578123</vt:lpwstr>
      </vt:variant>
      <vt:variant>
        <vt:i4>1900599</vt:i4>
      </vt:variant>
      <vt:variant>
        <vt:i4>1292</vt:i4>
      </vt:variant>
      <vt:variant>
        <vt:i4>0</vt:i4>
      </vt:variant>
      <vt:variant>
        <vt:i4>5</vt:i4>
      </vt:variant>
      <vt:variant>
        <vt:lpwstr/>
      </vt:variant>
      <vt:variant>
        <vt:lpwstr>_Toc253578122</vt:lpwstr>
      </vt:variant>
      <vt:variant>
        <vt:i4>1900599</vt:i4>
      </vt:variant>
      <vt:variant>
        <vt:i4>1286</vt:i4>
      </vt:variant>
      <vt:variant>
        <vt:i4>0</vt:i4>
      </vt:variant>
      <vt:variant>
        <vt:i4>5</vt:i4>
      </vt:variant>
      <vt:variant>
        <vt:lpwstr/>
      </vt:variant>
      <vt:variant>
        <vt:lpwstr>_Toc253578121</vt:lpwstr>
      </vt:variant>
      <vt:variant>
        <vt:i4>1900599</vt:i4>
      </vt:variant>
      <vt:variant>
        <vt:i4>1280</vt:i4>
      </vt:variant>
      <vt:variant>
        <vt:i4>0</vt:i4>
      </vt:variant>
      <vt:variant>
        <vt:i4>5</vt:i4>
      </vt:variant>
      <vt:variant>
        <vt:lpwstr/>
      </vt:variant>
      <vt:variant>
        <vt:lpwstr>_Toc253578120</vt:lpwstr>
      </vt:variant>
      <vt:variant>
        <vt:i4>1966135</vt:i4>
      </vt:variant>
      <vt:variant>
        <vt:i4>1274</vt:i4>
      </vt:variant>
      <vt:variant>
        <vt:i4>0</vt:i4>
      </vt:variant>
      <vt:variant>
        <vt:i4>5</vt:i4>
      </vt:variant>
      <vt:variant>
        <vt:lpwstr/>
      </vt:variant>
      <vt:variant>
        <vt:lpwstr>_Toc253578119</vt:lpwstr>
      </vt:variant>
      <vt:variant>
        <vt:i4>1966135</vt:i4>
      </vt:variant>
      <vt:variant>
        <vt:i4>1268</vt:i4>
      </vt:variant>
      <vt:variant>
        <vt:i4>0</vt:i4>
      </vt:variant>
      <vt:variant>
        <vt:i4>5</vt:i4>
      </vt:variant>
      <vt:variant>
        <vt:lpwstr/>
      </vt:variant>
      <vt:variant>
        <vt:lpwstr>_Toc253578118</vt:lpwstr>
      </vt:variant>
      <vt:variant>
        <vt:i4>1966135</vt:i4>
      </vt:variant>
      <vt:variant>
        <vt:i4>1262</vt:i4>
      </vt:variant>
      <vt:variant>
        <vt:i4>0</vt:i4>
      </vt:variant>
      <vt:variant>
        <vt:i4>5</vt:i4>
      </vt:variant>
      <vt:variant>
        <vt:lpwstr/>
      </vt:variant>
      <vt:variant>
        <vt:lpwstr>_Toc253578117</vt:lpwstr>
      </vt:variant>
      <vt:variant>
        <vt:i4>1966135</vt:i4>
      </vt:variant>
      <vt:variant>
        <vt:i4>1256</vt:i4>
      </vt:variant>
      <vt:variant>
        <vt:i4>0</vt:i4>
      </vt:variant>
      <vt:variant>
        <vt:i4>5</vt:i4>
      </vt:variant>
      <vt:variant>
        <vt:lpwstr/>
      </vt:variant>
      <vt:variant>
        <vt:lpwstr>_Toc253578116</vt:lpwstr>
      </vt:variant>
      <vt:variant>
        <vt:i4>1966135</vt:i4>
      </vt:variant>
      <vt:variant>
        <vt:i4>1250</vt:i4>
      </vt:variant>
      <vt:variant>
        <vt:i4>0</vt:i4>
      </vt:variant>
      <vt:variant>
        <vt:i4>5</vt:i4>
      </vt:variant>
      <vt:variant>
        <vt:lpwstr/>
      </vt:variant>
      <vt:variant>
        <vt:lpwstr>_Toc253578115</vt:lpwstr>
      </vt:variant>
      <vt:variant>
        <vt:i4>1966135</vt:i4>
      </vt:variant>
      <vt:variant>
        <vt:i4>1244</vt:i4>
      </vt:variant>
      <vt:variant>
        <vt:i4>0</vt:i4>
      </vt:variant>
      <vt:variant>
        <vt:i4>5</vt:i4>
      </vt:variant>
      <vt:variant>
        <vt:lpwstr/>
      </vt:variant>
      <vt:variant>
        <vt:lpwstr>_Toc253578114</vt:lpwstr>
      </vt:variant>
      <vt:variant>
        <vt:i4>1966135</vt:i4>
      </vt:variant>
      <vt:variant>
        <vt:i4>1238</vt:i4>
      </vt:variant>
      <vt:variant>
        <vt:i4>0</vt:i4>
      </vt:variant>
      <vt:variant>
        <vt:i4>5</vt:i4>
      </vt:variant>
      <vt:variant>
        <vt:lpwstr/>
      </vt:variant>
      <vt:variant>
        <vt:lpwstr>_Toc253578113</vt:lpwstr>
      </vt:variant>
      <vt:variant>
        <vt:i4>1966135</vt:i4>
      </vt:variant>
      <vt:variant>
        <vt:i4>1232</vt:i4>
      </vt:variant>
      <vt:variant>
        <vt:i4>0</vt:i4>
      </vt:variant>
      <vt:variant>
        <vt:i4>5</vt:i4>
      </vt:variant>
      <vt:variant>
        <vt:lpwstr/>
      </vt:variant>
      <vt:variant>
        <vt:lpwstr>_Toc253578112</vt:lpwstr>
      </vt:variant>
      <vt:variant>
        <vt:i4>1966135</vt:i4>
      </vt:variant>
      <vt:variant>
        <vt:i4>1226</vt:i4>
      </vt:variant>
      <vt:variant>
        <vt:i4>0</vt:i4>
      </vt:variant>
      <vt:variant>
        <vt:i4>5</vt:i4>
      </vt:variant>
      <vt:variant>
        <vt:lpwstr/>
      </vt:variant>
      <vt:variant>
        <vt:lpwstr>_Toc253578111</vt:lpwstr>
      </vt:variant>
      <vt:variant>
        <vt:i4>1966135</vt:i4>
      </vt:variant>
      <vt:variant>
        <vt:i4>1220</vt:i4>
      </vt:variant>
      <vt:variant>
        <vt:i4>0</vt:i4>
      </vt:variant>
      <vt:variant>
        <vt:i4>5</vt:i4>
      </vt:variant>
      <vt:variant>
        <vt:lpwstr/>
      </vt:variant>
      <vt:variant>
        <vt:lpwstr>_Toc253578110</vt:lpwstr>
      </vt:variant>
      <vt:variant>
        <vt:i4>2031671</vt:i4>
      </vt:variant>
      <vt:variant>
        <vt:i4>1214</vt:i4>
      </vt:variant>
      <vt:variant>
        <vt:i4>0</vt:i4>
      </vt:variant>
      <vt:variant>
        <vt:i4>5</vt:i4>
      </vt:variant>
      <vt:variant>
        <vt:lpwstr/>
      </vt:variant>
      <vt:variant>
        <vt:lpwstr>_Toc253578109</vt:lpwstr>
      </vt:variant>
      <vt:variant>
        <vt:i4>2031671</vt:i4>
      </vt:variant>
      <vt:variant>
        <vt:i4>1208</vt:i4>
      </vt:variant>
      <vt:variant>
        <vt:i4>0</vt:i4>
      </vt:variant>
      <vt:variant>
        <vt:i4>5</vt:i4>
      </vt:variant>
      <vt:variant>
        <vt:lpwstr/>
      </vt:variant>
      <vt:variant>
        <vt:lpwstr>_Toc253578108</vt:lpwstr>
      </vt:variant>
      <vt:variant>
        <vt:i4>2031671</vt:i4>
      </vt:variant>
      <vt:variant>
        <vt:i4>1202</vt:i4>
      </vt:variant>
      <vt:variant>
        <vt:i4>0</vt:i4>
      </vt:variant>
      <vt:variant>
        <vt:i4>5</vt:i4>
      </vt:variant>
      <vt:variant>
        <vt:lpwstr/>
      </vt:variant>
      <vt:variant>
        <vt:lpwstr>_Toc253578107</vt:lpwstr>
      </vt:variant>
      <vt:variant>
        <vt:i4>2031671</vt:i4>
      </vt:variant>
      <vt:variant>
        <vt:i4>1196</vt:i4>
      </vt:variant>
      <vt:variant>
        <vt:i4>0</vt:i4>
      </vt:variant>
      <vt:variant>
        <vt:i4>5</vt:i4>
      </vt:variant>
      <vt:variant>
        <vt:lpwstr/>
      </vt:variant>
      <vt:variant>
        <vt:lpwstr>_Toc253578106</vt:lpwstr>
      </vt:variant>
      <vt:variant>
        <vt:i4>2031671</vt:i4>
      </vt:variant>
      <vt:variant>
        <vt:i4>1190</vt:i4>
      </vt:variant>
      <vt:variant>
        <vt:i4>0</vt:i4>
      </vt:variant>
      <vt:variant>
        <vt:i4>5</vt:i4>
      </vt:variant>
      <vt:variant>
        <vt:lpwstr/>
      </vt:variant>
      <vt:variant>
        <vt:lpwstr>_Toc253578105</vt:lpwstr>
      </vt:variant>
      <vt:variant>
        <vt:i4>2031671</vt:i4>
      </vt:variant>
      <vt:variant>
        <vt:i4>1184</vt:i4>
      </vt:variant>
      <vt:variant>
        <vt:i4>0</vt:i4>
      </vt:variant>
      <vt:variant>
        <vt:i4>5</vt:i4>
      </vt:variant>
      <vt:variant>
        <vt:lpwstr/>
      </vt:variant>
      <vt:variant>
        <vt:lpwstr>_Toc253578104</vt:lpwstr>
      </vt:variant>
      <vt:variant>
        <vt:i4>2031671</vt:i4>
      </vt:variant>
      <vt:variant>
        <vt:i4>1178</vt:i4>
      </vt:variant>
      <vt:variant>
        <vt:i4>0</vt:i4>
      </vt:variant>
      <vt:variant>
        <vt:i4>5</vt:i4>
      </vt:variant>
      <vt:variant>
        <vt:lpwstr/>
      </vt:variant>
      <vt:variant>
        <vt:lpwstr>_Toc253578103</vt:lpwstr>
      </vt:variant>
      <vt:variant>
        <vt:i4>2031671</vt:i4>
      </vt:variant>
      <vt:variant>
        <vt:i4>1172</vt:i4>
      </vt:variant>
      <vt:variant>
        <vt:i4>0</vt:i4>
      </vt:variant>
      <vt:variant>
        <vt:i4>5</vt:i4>
      </vt:variant>
      <vt:variant>
        <vt:lpwstr/>
      </vt:variant>
      <vt:variant>
        <vt:lpwstr>_Toc253578102</vt:lpwstr>
      </vt:variant>
      <vt:variant>
        <vt:i4>2031671</vt:i4>
      </vt:variant>
      <vt:variant>
        <vt:i4>1166</vt:i4>
      </vt:variant>
      <vt:variant>
        <vt:i4>0</vt:i4>
      </vt:variant>
      <vt:variant>
        <vt:i4>5</vt:i4>
      </vt:variant>
      <vt:variant>
        <vt:lpwstr/>
      </vt:variant>
      <vt:variant>
        <vt:lpwstr>_Toc253578101</vt:lpwstr>
      </vt:variant>
      <vt:variant>
        <vt:i4>2031671</vt:i4>
      </vt:variant>
      <vt:variant>
        <vt:i4>1160</vt:i4>
      </vt:variant>
      <vt:variant>
        <vt:i4>0</vt:i4>
      </vt:variant>
      <vt:variant>
        <vt:i4>5</vt:i4>
      </vt:variant>
      <vt:variant>
        <vt:lpwstr/>
      </vt:variant>
      <vt:variant>
        <vt:lpwstr>_Toc253578100</vt:lpwstr>
      </vt:variant>
      <vt:variant>
        <vt:i4>1441846</vt:i4>
      </vt:variant>
      <vt:variant>
        <vt:i4>1154</vt:i4>
      </vt:variant>
      <vt:variant>
        <vt:i4>0</vt:i4>
      </vt:variant>
      <vt:variant>
        <vt:i4>5</vt:i4>
      </vt:variant>
      <vt:variant>
        <vt:lpwstr/>
      </vt:variant>
      <vt:variant>
        <vt:lpwstr>_Toc253578099</vt:lpwstr>
      </vt:variant>
      <vt:variant>
        <vt:i4>1441846</vt:i4>
      </vt:variant>
      <vt:variant>
        <vt:i4>1148</vt:i4>
      </vt:variant>
      <vt:variant>
        <vt:i4>0</vt:i4>
      </vt:variant>
      <vt:variant>
        <vt:i4>5</vt:i4>
      </vt:variant>
      <vt:variant>
        <vt:lpwstr/>
      </vt:variant>
      <vt:variant>
        <vt:lpwstr>_Toc253578098</vt:lpwstr>
      </vt:variant>
      <vt:variant>
        <vt:i4>1441846</vt:i4>
      </vt:variant>
      <vt:variant>
        <vt:i4>1142</vt:i4>
      </vt:variant>
      <vt:variant>
        <vt:i4>0</vt:i4>
      </vt:variant>
      <vt:variant>
        <vt:i4>5</vt:i4>
      </vt:variant>
      <vt:variant>
        <vt:lpwstr/>
      </vt:variant>
      <vt:variant>
        <vt:lpwstr>_Toc253578097</vt:lpwstr>
      </vt:variant>
      <vt:variant>
        <vt:i4>1441846</vt:i4>
      </vt:variant>
      <vt:variant>
        <vt:i4>1136</vt:i4>
      </vt:variant>
      <vt:variant>
        <vt:i4>0</vt:i4>
      </vt:variant>
      <vt:variant>
        <vt:i4>5</vt:i4>
      </vt:variant>
      <vt:variant>
        <vt:lpwstr/>
      </vt:variant>
      <vt:variant>
        <vt:lpwstr>_Toc253578096</vt:lpwstr>
      </vt:variant>
      <vt:variant>
        <vt:i4>1441846</vt:i4>
      </vt:variant>
      <vt:variant>
        <vt:i4>1130</vt:i4>
      </vt:variant>
      <vt:variant>
        <vt:i4>0</vt:i4>
      </vt:variant>
      <vt:variant>
        <vt:i4>5</vt:i4>
      </vt:variant>
      <vt:variant>
        <vt:lpwstr/>
      </vt:variant>
      <vt:variant>
        <vt:lpwstr>_Toc253578095</vt:lpwstr>
      </vt:variant>
      <vt:variant>
        <vt:i4>1441846</vt:i4>
      </vt:variant>
      <vt:variant>
        <vt:i4>1124</vt:i4>
      </vt:variant>
      <vt:variant>
        <vt:i4>0</vt:i4>
      </vt:variant>
      <vt:variant>
        <vt:i4>5</vt:i4>
      </vt:variant>
      <vt:variant>
        <vt:lpwstr/>
      </vt:variant>
      <vt:variant>
        <vt:lpwstr>_Toc253578094</vt:lpwstr>
      </vt:variant>
      <vt:variant>
        <vt:i4>1441846</vt:i4>
      </vt:variant>
      <vt:variant>
        <vt:i4>1118</vt:i4>
      </vt:variant>
      <vt:variant>
        <vt:i4>0</vt:i4>
      </vt:variant>
      <vt:variant>
        <vt:i4>5</vt:i4>
      </vt:variant>
      <vt:variant>
        <vt:lpwstr/>
      </vt:variant>
      <vt:variant>
        <vt:lpwstr>_Toc253578093</vt:lpwstr>
      </vt:variant>
      <vt:variant>
        <vt:i4>1441846</vt:i4>
      </vt:variant>
      <vt:variant>
        <vt:i4>1112</vt:i4>
      </vt:variant>
      <vt:variant>
        <vt:i4>0</vt:i4>
      </vt:variant>
      <vt:variant>
        <vt:i4>5</vt:i4>
      </vt:variant>
      <vt:variant>
        <vt:lpwstr/>
      </vt:variant>
      <vt:variant>
        <vt:lpwstr>_Toc253578092</vt:lpwstr>
      </vt:variant>
      <vt:variant>
        <vt:i4>1441846</vt:i4>
      </vt:variant>
      <vt:variant>
        <vt:i4>1106</vt:i4>
      </vt:variant>
      <vt:variant>
        <vt:i4>0</vt:i4>
      </vt:variant>
      <vt:variant>
        <vt:i4>5</vt:i4>
      </vt:variant>
      <vt:variant>
        <vt:lpwstr/>
      </vt:variant>
      <vt:variant>
        <vt:lpwstr>_Toc253578091</vt:lpwstr>
      </vt:variant>
      <vt:variant>
        <vt:i4>1441846</vt:i4>
      </vt:variant>
      <vt:variant>
        <vt:i4>1100</vt:i4>
      </vt:variant>
      <vt:variant>
        <vt:i4>0</vt:i4>
      </vt:variant>
      <vt:variant>
        <vt:i4>5</vt:i4>
      </vt:variant>
      <vt:variant>
        <vt:lpwstr/>
      </vt:variant>
      <vt:variant>
        <vt:lpwstr>_Toc253578090</vt:lpwstr>
      </vt:variant>
      <vt:variant>
        <vt:i4>1507382</vt:i4>
      </vt:variant>
      <vt:variant>
        <vt:i4>1094</vt:i4>
      </vt:variant>
      <vt:variant>
        <vt:i4>0</vt:i4>
      </vt:variant>
      <vt:variant>
        <vt:i4>5</vt:i4>
      </vt:variant>
      <vt:variant>
        <vt:lpwstr/>
      </vt:variant>
      <vt:variant>
        <vt:lpwstr>_Toc253578089</vt:lpwstr>
      </vt:variant>
      <vt:variant>
        <vt:i4>1507382</vt:i4>
      </vt:variant>
      <vt:variant>
        <vt:i4>1088</vt:i4>
      </vt:variant>
      <vt:variant>
        <vt:i4>0</vt:i4>
      </vt:variant>
      <vt:variant>
        <vt:i4>5</vt:i4>
      </vt:variant>
      <vt:variant>
        <vt:lpwstr/>
      </vt:variant>
      <vt:variant>
        <vt:lpwstr>_Toc253578088</vt:lpwstr>
      </vt:variant>
      <vt:variant>
        <vt:i4>1507382</vt:i4>
      </vt:variant>
      <vt:variant>
        <vt:i4>1082</vt:i4>
      </vt:variant>
      <vt:variant>
        <vt:i4>0</vt:i4>
      </vt:variant>
      <vt:variant>
        <vt:i4>5</vt:i4>
      </vt:variant>
      <vt:variant>
        <vt:lpwstr/>
      </vt:variant>
      <vt:variant>
        <vt:lpwstr>_Toc253578087</vt:lpwstr>
      </vt:variant>
      <vt:variant>
        <vt:i4>1507382</vt:i4>
      </vt:variant>
      <vt:variant>
        <vt:i4>1076</vt:i4>
      </vt:variant>
      <vt:variant>
        <vt:i4>0</vt:i4>
      </vt:variant>
      <vt:variant>
        <vt:i4>5</vt:i4>
      </vt:variant>
      <vt:variant>
        <vt:lpwstr/>
      </vt:variant>
      <vt:variant>
        <vt:lpwstr>_Toc253578086</vt:lpwstr>
      </vt:variant>
      <vt:variant>
        <vt:i4>1507382</vt:i4>
      </vt:variant>
      <vt:variant>
        <vt:i4>1070</vt:i4>
      </vt:variant>
      <vt:variant>
        <vt:i4>0</vt:i4>
      </vt:variant>
      <vt:variant>
        <vt:i4>5</vt:i4>
      </vt:variant>
      <vt:variant>
        <vt:lpwstr/>
      </vt:variant>
      <vt:variant>
        <vt:lpwstr>_Toc253578085</vt:lpwstr>
      </vt:variant>
      <vt:variant>
        <vt:i4>1507382</vt:i4>
      </vt:variant>
      <vt:variant>
        <vt:i4>1064</vt:i4>
      </vt:variant>
      <vt:variant>
        <vt:i4>0</vt:i4>
      </vt:variant>
      <vt:variant>
        <vt:i4>5</vt:i4>
      </vt:variant>
      <vt:variant>
        <vt:lpwstr/>
      </vt:variant>
      <vt:variant>
        <vt:lpwstr>_Toc253578084</vt:lpwstr>
      </vt:variant>
      <vt:variant>
        <vt:i4>1507382</vt:i4>
      </vt:variant>
      <vt:variant>
        <vt:i4>1058</vt:i4>
      </vt:variant>
      <vt:variant>
        <vt:i4>0</vt:i4>
      </vt:variant>
      <vt:variant>
        <vt:i4>5</vt:i4>
      </vt:variant>
      <vt:variant>
        <vt:lpwstr/>
      </vt:variant>
      <vt:variant>
        <vt:lpwstr>_Toc253578083</vt:lpwstr>
      </vt:variant>
      <vt:variant>
        <vt:i4>1507382</vt:i4>
      </vt:variant>
      <vt:variant>
        <vt:i4>1052</vt:i4>
      </vt:variant>
      <vt:variant>
        <vt:i4>0</vt:i4>
      </vt:variant>
      <vt:variant>
        <vt:i4>5</vt:i4>
      </vt:variant>
      <vt:variant>
        <vt:lpwstr/>
      </vt:variant>
      <vt:variant>
        <vt:lpwstr>_Toc253578082</vt:lpwstr>
      </vt:variant>
      <vt:variant>
        <vt:i4>1507382</vt:i4>
      </vt:variant>
      <vt:variant>
        <vt:i4>1046</vt:i4>
      </vt:variant>
      <vt:variant>
        <vt:i4>0</vt:i4>
      </vt:variant>
      <vt:variant>
        <vt:i4>5</vt:i4>
      </vt:variant>
      <vt:variant>
        <vt:lpwstr/>
      </vt:variant>
      <vt:variant>
        <vt:lpwstr>_Toc253578081</vt:lpwstr>
      </vt:variant>
      <vt:variant>
        <vt:i4>1507382</vt:i4>
      </vt:variant>
      <vt:variant>
        <vt:i4>1040</vt:i4>
      </vt:variant>
      <vt:variant>
        <vt:i4>0</vt:i4>
      </vt:variant>
      <vt:variant>
        <vt:i4>5</vt:i4>
      </vt:variant>
      <vt:variant>
        <vt:lpwstr/>
      </vt:variant>
      <vt:variant>
        <vt:lpwstr>_Toc253578080</vt:lpwstr>
      </vt:variant>
      <vt:variant>
        <vt:i4>1572918</vt:i4>
      </vt:variant>
      <vt:variant>
        <vt:i4>1034</vt:i4>
      </vt:variant>
      <vt:variant>
        <vt:i4>0</vt:i4>
      </vt:variant>
      <vt:variant>
        <vt:i4>5</vt:i4>
      </vt:variant>
      <vt:variant>
        <vt:lpwstr/>
      </vt:variant>
      <vt:variant>
        <vt:lpwstr>_Toc253578079</vt:lpwstr>
      </vt:variant>
      <vt:variant>
        <vt:i4>1572918</vt:i4>
      </vt:variant>
      <vt:variant>
        <vt:i4>1028</vt:i4>
      </vt:variant>
      <vt:variant>
        <vt:i4>0</vt:i4>
      </vt:variant>
      <vt:variant>
        <vt:i4>5</vt:i4>
      </vt:variant>
      <vt:variant>
        <vt:lpwstr/>
      </vt:variant>
      <vt:variant>
        <vt:lpwstr>_Toc253578078</vt:lpwstr>
      </vt:variant>
      <vt:variant>
        <vt:i4>1572918</vt:i4>
      </vt:variant>
      <vt:variant>
        <vt:i4>1022</vt:i4>
      </vt:variant>
      <vt:variant>
        <vt:i4>0</vt:i4>
      </vt:variant>
      <vt:variant>
        <vt:i4>5</vt:i4>
      </vt:variant>
      <vt:variant>
        <vt:lpwstr/>
      </vt:variant>
      <vt:variant>
        <vt:lpwstr>_Toc253578077</vt:lpwstr>
      </vt:variant>
      <vt:variant>
        <vt:i4>1572918</vt:i4>
      </vt:variant>
      <vt:variant>
        <vt:i4>1016</vt:i4>
      </vt:variant>
      <vt:variant>
        <vt:i4>0</vt:i4>
      </vt:variant>
      <vt:variant>
        <vt:i4>5</vt:i4>
      </vt:variant>
      <vt:variant>
        <vt:lpwstr/>
      </vt:variant>
      <vt:variant>
        <vt:lpwstr>_Toc253578076</vt:lpwstr>
      </vt:variant>
      <vt:variant>
        <vt:i4>1572918</vt:i4>
      </vt:variant>
      <vt:variant>
        <vt:i4>1010</vt:i4>
      </vt:variant>
      <vt:variant>
        <vt:i4>0</vt:i4>
      </vt:variant>
      <vt:variant>
        <vt:i4>5</vt:i4>
      </vt:variant>
      <vt:variant>
        <vt:lpwstr/>
      </vt:variant>
      <vt:variant>
        <vt:lpwstr>_Toc253578075</vt:lpwstr>
      </vt:variant>
      <vt:variant>
        <vt:i4>1572918</vt:i4>
      </vt:variant>
      <vt:variant>
        <vt:i4>1004</vt:i4>
      </vt:variant>
      <vt:variant>
        <vt:i4>0</vt:i4>
      </vt:variant>
      <vt:variant>
        <vt:i4>5</vt:i4>
      </vt:variant>
      <vt:variant>
        <vt:lpwstr/>
      </vt:variant>
      <vt:variant>
        <vt:lpwstr>_Toc253578074</vt:lpwstr>
      </vt:variant>
      <vt:variant>
        <vt:i4>1572918</vt:i4>
      </vt:variant>
      <vt:variant>
        <vt:i4>998</vt:i4>
      </vt:variant>
      <vt:variant>
        <vt:i4>0</vt:i4>
      </vt:variant>
      <vt:variant>
        <vt:i4>5</vt:i4>
      </vt:variant>
      <vt:variant>
        <vt:lpwstr/>
      </vt:variant>
      <vt:variant>
        <vt:lpwstr>_Toc253578073</vt:lpwstr>
      </vt:variant>
      <vt:variant>
        <vt:i4>1572918</vt:i4>
      </vt:variant>
      <vt:variant>
        <vt:i4>992</vt:i4>
      </vt:variant>
      <vt:variant>
        <vt:i4>0</vt:i4>
      </vt:variant>
      <vt:variant>
        <vt:i4>5</vt:i4>
      </vt:variant>
      <vt:variant>
        <vt:lpwstr/>
      </vt:variant>
      <vt:variant>
        <vt:lpwstr>_Toc253578072</vt:lpwstr>
      </vt:variant>
      <vt:variant>
        <vt:i4>1572918</vt:i4>
      </vt:variant>
      <vt:variant>
        <vt:i4>986</vt:i4>
      </vt:variant>
      <vt:variant>
        <vt:i4>0</vt:i4>
      </vt:variant>
      <vt:variant>
        <vt:i4>5</vt:i4>
      </vt:variant>
      <vt:variant>
        <vt:lpwstr/>
      </vt:variant>
      <vt:variant>
        <vt:lpwstr>_Toc253578071</vt:lpwstr>
      </vt:variant>
      <vt:variant>
        <vt:i4>1572918</vt:i4>
      </vt:variant>
      <vt:variant>
        <vt:i4>980</vt:i4>
      </vt:variant>
      <vt:variant>
        <vt:i4>0</vt:i4>
      </vt:variant>
      <vt:variant>
        <vt:i4>5</vt:i4>
      </vt:variant>
      <vt:variant>
        <vt:lpwstr/>
      </vt:variant>
      <vt:variant>
        <vt:lpwstr>_Toc253578070</vt:lpwstr>
      </vt:variant>
      <vt:variant>
        <vt:i4>1638454</vt:i4>
      </vt:variant>
      <vt:variant>
        <vt:i4>974</vt:i4>
      </vt:variant>
      <vt:variant>
        <vt:i4>0</vt:i4>
      </vt:variant>
      <vt:variant>
        <vt:i4>5</vt:i4>
      </vt:variant>
      <vt:variant>
        <vt:lpwstr/>
      </vt:variant>
      <vt:variant>
        <vt:lpwstr>_Toc253578069</vt:lpwstr>
      </vt:variant>
      <vt:variant>
        <vt:i4>1638454</vt:i4>
      </vt:variant>
      <vt:variant>
        <vt:i4>968</vt:i4>
      </vt:variant>
      <vt:variant>
        <vt:i4>0</vt:i4>
      </vt:variant>
      <vt:variant>
        <vt:i4>5</vt:i4>
      </vt:variant>
      <vt:variant>
        <vt:lpwstr/>
      </vt:variant>
      <vt:variant>
        <vt:lpwstr>_Toc253578068</vt:lpwstr>
      </vt:variant>
      <vt:variant>
        <vt:i4>1638454</vt:i4>
      </vt:variant>
      <vt:variant>
        <vt:i4>962</vt:i4>
      </vt:variant>
      <vt:variant>
        <vt:i4>0</vt:i4>
      </vt:variant>
      <vt:variant>
        <vt:i4>5</vt:i4>
      </vt:variant>
      <vt:variant>
        <vt:lpwstr/>
      </vt:variant>
      <vt:variant>
        <vt:lpwstr>_Toc253578067</vt:lpwstr>
      </vt:variant>
      <vt:variant>
        <vt:i4>1638454</vt:i4>
      </vt:variant>
      <vt:variant>
        <vt:i4>956</vt:i4>
      </vt:variant>
      <vt:variant>
        <vt:i4>0</vt:i4>
      </vt:variant>
      <vt:variant>
        <vt:i4>5</vt:i4>
      </vt:variant>
      <vt:variant>
        <vt:lpwstr/>
      </vt:variant>
      <vt:variant>
        <vt:lpwstr>_Toc253578066</vt:lpwstr>
      </vt:variant>
      <vt:variant>
        <vt:i4>1638454</vt:i4>
      </vt:variant>
      <vt:variant>
        <vt:i4>950</vt:i4>
      </vt:variant>
      <vt:variant>
        <vt:i4>0</vt:i4>
      </vt:variant>
      <vt:variant>
        <vt:i4>5</vt:i4>
      </vt:variant>
      <vt:variant>
        <vt:lpwstr/>
      </vt:variant>
      <vt:variant>
        <vt:lpwstr>_Toc253578065</vt:lpwstr>
      </vt:variant>
      <vt:variant>
        <vt:i4>1638454</vt:i4>
      </vt:variant>
      <vt:variant>
        <vt:i4>944</vt:i4>
      </vt:variant>
      <vt:variant>
        <vt:i4>0</vt:i4>
      </vt:variant>
      <vt:variant>
        <vt:i4>5</vt:i4>
      </vt:variant>
      <vt:variant>
        <vt:lpwstr/>
      </vt:variant>
      <vt:variant>
        <vt:lpwstr>_Toc253578064</vt:lpwstr>
      </vt:variant>
      <vt:variant>
        <vt:i4>1638454</vt:i4>
      </vt:variant>
      <vt:variant>
        <vt:i4>938</vt:i4>
      </vt:variant>
      <vt:variant>
        <vt:i4>0</vt:i4>
      </vt:variant>
      <vt:variant>
        <vt:i4>5</vt:i4>
      </vt:variant>
      <vt:variant>
        <vt:lpwstr/>
      </vt:variant>
      <vt:variant>
        <vt:lpwstr>_Toc253578063</vt:lpwstr>
      </vt:variant>
      <vt:variant>
        <vt:i4>1638454</vt:i4>
      </vt:variant>
      <vt:variant>
        <vt:i4>932</vt:i4>
      </vt:variant>
      <vt:variant>
        <vt:i4>0</vt:i4>
      </vt:variant>
      <vt:variant>
        <vt:i4>5</vt:i4>
      </vt:variant>
      <vt:variant>
        <vt:lpwstr/>
      </vt:variant>
      <vt:variant>
        <vt:lpwstr>_Toc253578062</vt:lpwstr>
      </vt:variant>
      <vt:variant>
        <vt:i4>1638454</vt:i4>
      </vt:variant>
      <vt:variant>
        <vt:i4>926</vt:i4>
      </vt:variant>
      <vt:variant>
        <vt:i4>0</vt:i4>
      </vt:variant>
      <vt:variant>
        <vt:i4>5</vt:i4>
      </vt:variant>
      <vt:variant>
        <vt:lpwstr/>
      </vt:variant>
      <vt:variant>
        <vt:lpwstr>_Toc253578061</vt:lpwstr>
      </vt:variant>
      <vt:variant>
        <vt:i4>1638454</vt:i4>
      </vt:variant>
      <vt:variant>
        <vt:i4>920</vt:i4>
      </vt:variant>
      <vt:variant>
        <vt:i4>0</vt:i4>
      </vt:variant>
      <vt:variant>
        <vt:i4>5</vt:i4>
      </vt:variant>
      <vt:variant>
        <vt:lpwstr/>
      </vt:variant>
      <vt:variant>
        <vt:lpwstr>_Toc253578060</vt:lpwstr>
      </vt:variant>
      <vt:variant>
        <vt:i4>1703990</vt:i4>
      </vt:variant>
      <vt:variant>
        <vt:i4>914</vt:i4>
      </vt:variant>
      <vt:variant>
        <vt:i4>0</vt:i4>
      </vt:variant>
      <vt:variant>
        <vt:i4>5</vt:i4>
      </vt:variant>
      <vt:variant>
        <vt:lpwstr/>
      </vt:variant>
      <vt:variant>
        <vt:lpwstr>_Toc253578059</vt:lpwstr>
      </vt:variant>
      <vt:variant>
        <vt:i4>1703990</vt:i4>
      </vt:variant>
      <vt:variant>
        <vt:i4>908</vt:i4>
      </vt:variant>
      <vt:variant>
        <vt:i4>0</vt:i4>
      </vt:variant>
      <vt:variant>
        <vt:i4>5</vt:i4>
      </vt:variant>
      <vt:variant>
        <vt:lpwstr/>
      </vt:variant>
      <vt:variant>
        <vt:lpwstr>_Toc253578058</vt:lpwstr>
      </vt:variant>
      <vt:variant>
        <vt:i4>1703990</vt:i4>
      </vt:variant>
      <vt:variant>
        <vt:i4>902</vt:i4>
      </vt:variant>
      <vt:variant>
        <vt:i4>0</vt:i4>
      </vt:variant>
      <vt:variant>
        <vt:i4>5</vt:i4>
      </vt:variant>
      <vt:variant>
        <vt:lpwstr/>
      </vt:variant>
      <vt:variant>
        <vt:lpwstr>_Toc253578057</vt:lpwstr>
      </vt:variant>
      <vt:variant>
        <vt:i4>1703990</vt:i4>
      </vt:variant>
      <vt:variant>
        <vt:i4>896</vt:i4>
      </vt:variant>
      <vt:variant>
        <vt:i4>0</vt:i4>
      </vt:variant>
      <vt:variant>
        <vt:i4>5</vt:i4>
      </vt:variant>
      <vt:variant>
        <vt:lpwstr/>
      </vt:variant>
      <vt:variant>
        <vt:lpwstr>_Toc253578056</vt:lpwstr>
      </vt:variant>
      <vt:variant>
        <vt:i4>1703990</vt:i4>
      </vt:variant>
      <vt:variant>
        <vt:i4>890</vt:i4>
      </vt:variant>
      <vt:variant>
        <vt:i4>0</vt:i4>
      </vt:variant>
      <vt:variant>
        <vt:i4>5</vt:i4>
      </vt:variant>
      <vt:variant>
        <vt:lpwstr/>
      </vt:variant>
      <vt:variant>
        <vt:lpwstr>_Toc253578055</vt:lpwstr>
      </vt:variant>
      <vt:variant>
        <vt:i4>1703990</vt:i4>
      </vt:variant>
      <vt:variant>
        <vt:i4>884</vt:i4>
      </vt:variant>
      <vt:variant>
        <vt:i4>0</vt:i4>
      </vt:variant>
      <vt:variant>
        <vt:i4>5</vt:i4>
      </vt:variant>
      <vt:variant>
        <vt:lpwstr/>
      </vt:variant>
      <vt:variant>
        <vt:lpwstr>_Toc253578054</vt:lpwstr>
      </vt:variant>
      <vt:variant>
        <vt:i4>1703990</vt:i4>
      </vt:variant>
      <vt:variant>
        <vt:i4>878</vt:i4>
      </vt:variant>
      <vt:variant>
        <vt:i4>0</vt:i4>
      </vt:variant>
      <vt:variant>
        <vt:i4>5</vt:i4>
      </vt:variant>
      <vt:variant>
        <vt:lpwstr/>
      </vt:variant>
      <vt:variant>
        <vt:lpwstr>_Toc253578053</vt:lpwstr>
      </vt:variant>
      <vt:variant>
        <vt:i4>1703990</vt:i4>
      </vt:variant>
      <vt:variant>
        <vt:i4>872</vt:i4>
      </vt:variant>
      <vt:variant>
        <vt:i4>0</vt:i4>
      </vt:variant>
      <vt:variant>
        <vt:i4>5</vt:i4>
      </vt:variant>
      <vt:variant>
        <vt:lpwstr/>
      </vt:variant>
      <vt:variant>
        <vt:lpwstr>_Toc253578052</vt:lpwstr>
      </vt:variant>
      <vt:variant>
        <vt:i4>1703990</vt:i4>
      </vt:variant>
      <vt:variant>
        <vt:i4>866</vt:i4>
      </vt:variant>
      <vt:variant>
        <vt:i4>0</vt:i4>
      </vt:variant>
      <vt:variant>
        <vt:i4>5</vt:i4>
      </vt:variant>
      <vt:variant>
        <vt:lpwstr/>
      </vt:variant>
      <vt:variant>
        <vt:lpwstr>_Toc253578051</vt:lpwstr>
      </vt:variant>
      <vt:variant>
        <vt:i4>1703990</vt:i4>
      </vt:variant>
      <vt:variant>
        <vt:i4>860</vt:i4>
      </vt:variant>
      <vt:variant>
        <vt:i4>0</vt:i4>
      </vt:variant>
      <vt:variant>
        <vt:i4>5</vt:i4>
      </vt:variant>
      <vt:variant>
        <vt:lpwstr/>
      </vt:variant>
      <vt:variant>
        <vt:lpwstr>_Toc253578050</vt:lpwstr>
      </vt:variant>
      <vt:variant>
        <vt:i4>1769526</vt:i4>
      </vt:variant>
      <vt:variant>
        <vt:i4>854</vt:i4>
      </vt:variant>
      <vt:variant>
        <vt:i4>0</vt:i4>
      </vt:variant>
      <vt:variant>
        <vt:i4>5</vt:i4>
      </vt:variant>
      <vt:variant>
        <vt:lpwstr/>
      </vt:variant>
      <vt:variant>
        <vt:lpwstr>_Toc253578049</vt:lpwstr>
      </vt:variant>
      <vt:variant>
        <vt:i4>1769526</vt:i4>
      </vt:variant>
      <vt:variant>
        <vt:i4>848</vt:i4>
      </vt:variant>
      <vt:variant>
        <vt:i4>0</vt:i4>
      </vt:variant>
      <vt:variant>
        <vt:i4>5</vt:i4>
      </vt:variant>
      <vt:variant>
        <vt:lpwstr/>
      </vt:variant>
      <vt:variant>
        <vt:lpwstr>_Toc253578048</vt:lpwstr>
      </vt:variant>
      <vt:variant>
        <vt:i4>1769526</vt:i4>
      </vt:variant>
      <vt:variant>
        <vt:i4>842</vt:i4>
      </vt:variant>
      <vt:variant>
        <vt:i4>0</vt:i4>
      </vt:variant>
      <vt:variant>
        <vt:i4>5</vt:i4>
      </vt:variant>
      <vt:variant>
        <vt:lpwstr/>
      </vt:variant>
      <vt:variant>
        <vt:lpwstr>_Toc253578047</vt:lpwstr>
      </vt:variant>
      <vt:variant>
        <vt:i4>1769526</vt:i4>
      </vt:variant>
      <vt:variant>
        <vt:i4>836</vt:i4>
      </vt:variant>
      <vt:variant>
        <vt:i4>0</vt:i4>
      </vt:variant>
      <vt:variant>
        <vt:i4>5</vt:i4>
      </vt:variant>
      <vt:variant>
        <vt:lpwstr/>
      </vt:variant>
      <vt:variant>
        <vt:lpwstr>_Toc253578046</vt:lpwstr>
      </vt:variant>
      <vt:variant>
        <vt:i4>1769526</vt:i4>
      </vt:variant>
      <vt:variant>
        <vt:i4>830</vt:i4>
      </vt:variant>
      <vt:variant>
        <vt:i4>0</vt:i4>
      </vt:variant>
      <vt:variant>
        <vt:i4>5</vt:i4>
      </vt:variant>
      <vt:variant>
        <vt:lpwstr/>
      </vt:variant>
      <vt:variant>
        <vt:lpwstr>_Toc253578045</vt:lpwstr>
      </vt:variant>
      <vt:variant>
        <vt:i4>1769526</vt:i4>
      </vt:variant>
      <vt:variant>
        <vt:i4>824</vt:i4>
      </vt:variant>
      <vt:variant>
        <vt:i4>0</vt:i4>
      </vt:variant>
      <vt:variant>
        <vt:i4>5</vt:i4>
      </vt:variant>
      <vt:variant>
        <vt:lpwstr/>
      </vt:variant>
      <vt:variant>
        <vt:lpwstr>_Toc253578044</vt:lpwstr>
      </vt:variant>
      <vt:variant>
        <vt:i4>1769526</vt:i4>
      </vt:variant>
      <vt:variant>
        <vt:i4>818</vt:i4>
      </vt:variant>
      <vt:variant>
        <vt:i4>0</vt:i4>
      </vt:variant>
      <vt:variant>
        <vt:i4>5</vt:i4>
      </vt:variant>
      <vt:variant>
        <vt:lpwstr/>
      </vt:variant>
      <vt:variant>
        <vt:lpwstr>_Toc253578043</vt:lpwstr>
      </vt:variant>
      <vt:variant>
        <vt:i4>1769526</vt:i4>
      </vt:variant>
      <vt:variant>
        <vt:i4>812</vt:i4>
      </vt:variant>
      <vt:variant>
        <vt:i4>0</vt:i4>
      </vt:variant>
      <vt:variant>
        <vt:i4>5</vt:i4>
      </vt:variant>
      <vt:variant>
        <vt:lpwstr/>
      </vt:variant>
      <vt:variant>
        <vt:lpwstr>_Toc253578042</vt:lpwstr>
      </vt:variant>
      <vt:variant>
        <vt:i4>1769526</vt:i4>
      </vt:variant>
      <vt:variant>
        <vt:i4>806</vt:i4>
      </vt:variant>
      <vt:variant>
        <vt:i4>0</vt:i4>
      </vt:variant>
      <vt:variant>
        <vt:i4>5</vt:i4>
      </vt:variant>
      <vt:variant>
        <vt:lpwstr/>
      </vt:variant>
      <vt:variant>
        <vt:lpwstr>_Toc253578041</vt:lpwstr>
      </vt:variant>
      <vt:variant>
        <vt:i4>1769526</vt:i4>
      </vt:variant>
      <vt:variant>
        <vt:i4>800</vt:i4>
      </vt:variant>
      <vt:variant>
        <vt:i4>0</vt:i4>
      </vt:variant>
      <vt:variant>
        <vt:i4>5</vt:i4>
      </vt:variant>
      <vt:variant>
        <vt:lpwstr/>
      </vt:variant>
      <vt:variant>
        <vt:lpwstr>_Toc253578040</vt:lpwstr>
      </vt:variant>
      <vt:variant>
        <vt:i4>1835062</vt:i4>
      </vt:variant>
      <vt:variant>
        <vt:i4>794</vt:i4>
      </vt:variant>
      <vt:variant>
        <vt:i4>0</vt:i4>
      </vt:variant>
      <vt:variant>
        <vt:i4>5</vt:i4>
      </vt:variant>
      <vt:variant>
        <vt:lpwstr/>
      </vt:variant>
      <vt:variant>
        <vt:lpwstr>_Toc253578039</vt:lpwstr>
      </vt:variant>
      <vt:variant>
        <vt:i4>1835062</vt:i4>
      </vt:variant>
      <vt:variant>
        <vt:i4>788</vt:i4>
      </vt:variant>
      <vt:variant>
        <vt:i4>0</vt:i4>
      </vt:variant>
      <vt:variant>
        <vt:i4>5</vt:i4>
      </vt:variant>
      <vt:variant>
        <vt:lpwstr/>
      </vt:variant>
      <vt:variant>
        <vt:lpwstr>_Toc253578038</vt:lpwstr>
      </vt:variant>
      <vt:variant>
        <vt:i4>1835062</vt:i4>
      </vt:variant>
      <vt:variant>
        <vt:i4>782</vt:i4>
      </vt:variant>
      <vt:variant>
        <vt:i4>0</vt:i4>
      </vt:variant>
      <vt:variant>
        <vt:i4>5</vt:i4>
      </vt:variant>
      <vt:variant>
        <vt:lpwstr/>
      </vt:variant>
      <vt:variant>
        <vt:lpwstr>_Toc253578037</vt:lpwstr>
      </vt:variant>
      <vt:variant>
        <vt:i4>1835062</vt:i4>
      </vt:variant>
      <vt:variant>
        <vt:i4>776</vt:i4>
      </vt:variant>
      <vt:variant>
        <vt:i4>0</vt:i4>
      </vt:variant>
      <vt:variant>
        <vt:i4>5</vt:i4>
      </vt:variant>
      <vt:variant>
        <vt:lpwstr/>
      </vt:variant>
      <vt:variant>
        <vt:lpwstr>_Toc253578036</vt:lpwstr>
      </vt:variant>
      <vt:variant>
        <vt:i4>1835062</vt:i4>
      </vt:variant>
      <vt:variant>
        <vt:i4>770</vt:i4>
      </vt:variant>
      <vt:variant>
        <vt:i4>0</vt:i4>
      </vt:variant>
      <vt:variant>
        <vt:i4>5</vt:i4>
      </vt:variant>
      <vt:variant>
        <vt:lpwstr/>
      </vt:variant>
      <vt:variant>
        <vt:lpwstr>_Toc253578035</vt:lpwstr>
      </vt:variant>
      <vt:variant>
        <vt:i4>1835062</vt:i4>
      </vt:variant>
      <vt:variant>
        <vt:i4>764</vt:i4>
      </vt:variant>
      <vt:variant>
        <vt:i4>0</vt:i4>
      </vt:variant>
      <vt:variant>
        <vt:i4>5</vt:i4>
      </vt:variant>
      <vt:variant>
        <vt:lpwstr/>
      </vt:variant>
      <vt:variant>
        <vt:lpwstr>_Toc253578034</vt:lpwstr>
      </vt:variant>
      <vt:variant>
        <vt:i4>1835062</vt:i4>
      </vt:variant>
      <vt:variant>
        <vt:i4>758</vt:i4>
      </vt:variant>
      <vt:variant>
        <vt:i4>0</vt:i4>
      </vt:variant>
      <vt:variant>
        <vt:i4>5</vt:i4>
      </vt:variant>
      <vt:variant>
        <vt:lpwstr/>
      </vt:variant>
      <vt:variant>
        <vt:lpwstr>_Toc253578033</vt:lpwstr>
      </vt:variant>
      <vt:variant>
        <vt:i4>1835062</vt:i4>
      </vt:variant>
      <vt:variant>
        <vt:i4>752</vt:i4>
      </vt:variant>
      <vt:variant>
        <vt:i4>0</vt:i4>
      </vt:variant>
      <vt:variant>
        <vt:i4>5</vt:i4>
      </vt:variant>
      <vt:variant>
        <vt:lpwstr/>
      </vt:variant>
      <vt:variant>
        <vt:lpwstr>_Toc253578032</vt:lpwstr>
      </vt:variant>
      <vt:variant>
        <vt:i4>1835062</vt:i4>
      </vt:variant>
      <vt:variant>
        <vt:i4>746</vt:i4>
      </vt:variant>
      <vt:variant>
        <vt:i4>0</vt:i4>
      </vt:variant>
      <vt:variant>
        <vt:i4>5</vt:i4>
      </vt:variant>
      <vt:variant>
        <vt:lpwstr/>
      </vt:variant>
      <vt:variant>
        <vt:lpwstr>_Toc253578031</vt:lpwstr>
      </vt:variant>
      <vt:variant>
        <vt:i4>1835062</vt:i4>
      </vt:variant>
      <vt:variant>
        <vt:i4>740</vt:i4>
      </vt:variant>
      <vt:variant>
        <vt:i4>0</vt:i4>
      </vt:variant>
      <vt:variant>
        <vt:i4>5</vt:i4>
      </vt:variant>
      <vt:variant>
        <vt:lpwstr/>
      </vt:variant>
      <vt:variant>
        <vt:lpwstr>_Toc253578030</vt:lpwstr>
      </vt:variant>
      <vt:variant>
        <vt:i4>1900598</vt:i4>
      </vt:variant>
      <vt:variant>
        <vt:i4>734</vt:i4>
      </vt:variant>
      <vt:variant>
        <vt:i4>0</vt:i4>
      </vt:variant>
      <vt:variant>
        <vt:i4>5</vt:i4>
      </vt:variant>
      <vt:variant>
        <vt:lpwstr/>
      </vt:variant>
      <vt:variant>
        <vt:lpwstr>_Toc253578029</vt:lpwstr>
      </vt:variant>
      <vt:variant>
        <vt:i4>1900598</vt:i4>
      </vt:variant>
      <vt:variant>
        <vt:i4>728</vt:i4>
      </vt:variant>
      <vt:variant>
        <vt:i4>0</vt:i4>
      </vt:variant>
      <vt:variant>
        <vt:i4>5</vt:i4>
      </vt:variant>
      <vt:variant>
        <vt:lpwstr/>
      </vt:variant>
      <vt:variant>
        <vt:lpwstr>_Toc253578028</vt:lpwstr>
      </vt:variant>
      <vt:variant>
        <vt:i4>1900598</vt:i4>
      </vt:variant>
      <vt:variant>
        <vt:i4>722</vt:i4>
      </vt:variant>
      <vt:variant>
        <vt:i4>0</vt:i4>
      </vt:variant>
      <vt:variant>
        <vt:i4>5</vt:i4>
      </vt:variant>
      <vt:variant>
        <vt:lpwstr/>
      </vt:variant>
      <vt:variant>
        <vt:lpwstr>_Toc253578027</vt:lpwstr>
      </vt:variant>
      <vt:variant>
        <vt:i4>1900598</vt:i4>
      </vt:variant>
      <vt:variant>
        <vt:i4>716</vt:i4>
      </vt:variant>
      <vt:variant>
        <vt:i4>0</vt:i4>
      </vt:variant>
      <vt:variant>
        <vt:i4>5</vt:i4>
      </vt:variant>
      <vt:variant>
        <vt:lpwstr/>
      </vt:variant>
      <vt:variant>
        <vt:lpwstr>_Toc253578026</vt:lpwstr>
      </vt:variant>
      <vt:variant>
        <vt:i4>1900598</vt:i4>
      </vt:variant>
      <vt:variant>
        <vt:i4>710</vt:i4>
      </vt:variant>
      <vt:variant>
        <vt:i4>0</vt:i4>
      </vt:variant>
      <vt:variant>
        <vt:i4>5</vt:i4>
      </vt:variant>
      <vt:variant>
        <vt:lpwstr/>
      </vt:variant>
      <vt:variant>
        <vt:lpwstr>_Toc253578025</vt:lpwstr>
      </vt:variant>
      <vt:variant>
        <vt:i4>1900598</vt:i4>
      </vt:variant>
      <vt:variant>
        <vt:i4>704</vt:i4>
      </vt:variant>
      <vt:variant>
        <vt:i4>0</vt:i4>
      </vt:variant>
      <vt:variant>
        <vt:i4>5</vt:i4>
      </vt:variant>
      <vt:variant>
        <vt:lpwstr/>
      </vt:variant>
      <vt:variant>
        <vt:lpwstr>_Toc253578024</vt:lpwstr>
      </vt:variant>
      <vt:variant>
        <vt:i4>1900598</vt:i4>
      </vt:variant>
      <vt:variant>
        <vt:i4>698</vt:i4>
      </vt:variant>
      <vt:variant>
        <vt:i4>0</vt:i4>
      </vt:variant>
      <vt:variant>
        <vt:i4>5</vt:i4>
      </vt:variant>
      <vt:variant>
        <vt:lpwstr/>
      </vt:variant>
      <vt:variant>
        <vt:lpwstr>_Toc253578023</vt:lpwstr>
      </vt:variant>
      <vt:variant>
        <vt:i4>1900598</vt:i4>
      </vt:variant>
      <vt:variant>
        <vt:i4>692</vt:i4>
      </vt:variant>
      <vt:variant>
        <vt:i4>0</vt:i4>
      </vt:variant>
      <vt:variant>
        <vt:i4>5</vt:i4>
      </vt:variant>
      <vt:variant>
        <vt:lpwstr/>
      </vt:variant>
      <vt:variant>
        <vt:lpwstr>_Toc253578022</vt:lpwstr>
      </vt:variant>
      <vt:variant>
        <vt:i4>1900598</vt:i4>
      </vt:variant>
      <vt:variant>
        <vt:i4>686</vt:i4>
      </vt:variant>
      <vt:variant>
        <vt:i4>0</vt:i4>
      </vt:variant>
      <vt:variant>
        <vt:i4>5</vt:i4>
      </vt:variant>
      <vt:variant>
        <vt:lpwstr/>
      </vt:variant>
      <vt:variant>
        <vt:lpwstr>_Toc253578021</vt:lpwstr>
      </vt:variant>
      <vt:variant>
        <vt:i4>1900598</vt:i4>
      </vt:variant>
      <vt:variant>
        <vt:i4>680</vt:i4>
      </vt:variant>
      <vt:variant>
        <vt:i4>0</vt:i4>
      </vt:variant>
      <vt:variant>
        <vt:i4>5</vt:i4>
      </vt:variant>
      <vt:variant>
        <vt:lpwstr/>
      </vt:variant>
      <vt:variant>
        <vt:lpwstr>_Toc253578020</vt:lpwstr>
      </vt:variant>
      <vt:variant>
        <vt:i4>1966134</vt:i4>
      </vt:variant>
      <vt:variant>
        <vt:i4>674</vt:i4>
      </vt:variant>
      <vt:variant>
        <vt:i4>0</vt:i4>
      </vt:variant>
      <vt:variant>
        <vt:i4>5</vt:i4>
      </vt:variant>
      <vt:variant>
        <vt:lpwstr/>
      </vt:variant>
      <vt:variant>
        <vt:lpwstr>_Toc253578019</vt:lpwstr>
      </vt:variant>
      <vt:variant>
        <vt:i4>1966134</vt:i4>
      </vt:variant>
      <vt:variant>
        <vt:i4>668</vt:i4>
      </vt:variant>
      <vt:variant>
        <vt:i4>0</vt:i4>
      </vt:variant>
      <vt:variant>
        <vt:i4>5</vt:i4>
      </vt:variant>
      <vt:variant>
        <vt:lpwstr/>
      </vt:variant>
      <vt:variant>
        <vt:lpwstr>_Toc253578018</vt:lpwstr>
      </vt:variant>
      <vt:variant>
        <vt:i4>1966134</vt:i4>
      </vt:variant>
      <vt:variant>
        <vt:i4>662</vt:i4>
      </vt:variant>
      <vt:variant>
        <vt:i4>0</vt:i4>
      </vt:variant>
      <vt:variant>
        <vt:i4>5</vt:i4>
      </vt:variant>
      <vt:variant>
        <vt:lpwstr/>
      </vt:variant>
      <vt:variant>
        <vt:lpwstr>_Toc253578017</vt:lpwstr>
      </vt:variant>
      <vt:variant>
        <vt:i4>1966134</vt:i4>
      </vt:variant>
      <vt:variant>
        <vt:i4>656</vt:i4>
      </vt:variant>
      <vt:variant>
        <vt:i4>0</vt:i4>
      </vt:variant>
      <vt:variant>
        <vt:i4>5</vt:i4>
      </vt:variant>
      <vt:variant>
        <vt:lpwstr/>
      </vt:variant>
      <vt:variant>
        <vt:lpwstr>_Toc253578016</vt:lpwstr>
      </vt:variant>
      <vt:variant>
        <vt:i4>1966134</vt:i4>
      </vt:variant>
      <vt:variant>
        <vt:i4>650</vt:i4>
      </vt:variant>
      <vt:variant>
        <vt:i4>0</vt:i4>
      </vt:variant>
      <vt:variant>
        <vt:i4>5</vt:i4>
      </vt:variant>
      <vt:variant>
        <vt:lpwstr/>
      </vt:variant>
      <vt:variant>
        <vt:lpwstr>_Toc253578015</vt:lpwstr>
      </vt:variant>
      <vt:variant>
        <vt:i4>1966134</vt:i4>
      </vt:variant>
      <vt:variant>
        <vt:i4>644</vt:i4>
      </vt:variant>
      <vt:variant>
        <vt:i4>0</vt:i4>
      </vt:variant>
      <vt:variant>
        <vt:i4>5</vt:i4>
      </vt:variant>
      <vt:variant>
        <vt:lpwstr/>
      </vt:variant>
      <vt:variant>
        <vt:lpwstr>_Toc253578014</vt:lpwstr>
      </vt:variant>
      <vt:variant>
        <vt:i4>1966134</vt:i4>
      </vt:variant>
      <vt:variant>
        <vt:i4>638</vt:i4>
      </vt:variant>
      <vt:variant>
        <vt:i4>0</vt:i4>
      </vt:variant>
      <vt:variant>
        <vt:i4>5</vt:i4>
      </vt:variant>
      <vt:variant>
        <vt:lpwstr/>
      </vt:variant>
      <vt:variant>
        <vt:lpwstr>_Toc253578013</vt:lpwstr>
      </vt:variant>
      <vt:variant>
        <vt:i4>1966134</vt:i4>
      </vt:variant>
      <vt:variant>
        <vt:i4>632</vt:i4>
      </vt:variant>
      <vt:variant>
        <vt:i4>0</vt:i4>
      </vt:variant>
      <vt:variant>
        <vt:i4>5</vt:i4>
      </vt:variant>
      <vt:variant>
        <vt:lpwstr/>
      </vt:variant>
      <vt:variant>
        <vt:lpwstr>_Toc253578012</vt:lpwstr>
      </vt:variant>
      <vt:variant>
        <vt:i4>1966134</vt:i4>
      </vt:variant>
      <vt:variant>
        <vt:i4>626</vt:i4>
      </vt:variant>
      <vt:variant>
        <vt:i4>0</vt:i4>
      </vt:variant>
      <vt:variant>
        <vt:i4>5</vt:i4>
      </vt:variant>
      <vt:variant>
        <vt:lpwstr/>
      </vt:variant>
      <vt:variant>
        <vt:lpwstr>_Toc253578011</vt:lpwstr>
      </vt:variant>
      <vt:variant>
        <vt:i4>1966134</vt:i4>
      </vt:variant>
      <vt:variant>
        <vt:i4>620</vt:i4>
      </vt:variant>
      <vt:variant>
        <vt:i4>0</vt:i4>
      </vt:variant>
      <vt:variant>
        <vt:i4>5</vt:i4>
      </vt:variant>
      <vt:variant>
        <vt:lpwstr/>
      </vt:variant>
      <vt:variant>
        <vt:lpwstr>_Toc253578010</vt:lpwstr>
      </vt:variant>
      <vt:variant>
        <vt:i4>2031670</vt:i4>
      </vt:variant>
      <vt:variant>
        <vt:i4>614</vt:i4>
      </vt:variant>
      <vt:variant>
        <vt:i4>0</vt:i4>
      </vt:variant>
      <vt:variant>
        <vt:i4>5</vt:i4>
      </vt:variant>
      <vt:variant>
        <vt:lpwstr/>
      </vt:variant>
      <vt:variant>
        <vt:lpwstr>_Toc253578009</vt:lpwstr>
      </vt:variant>
      <vt:variant>
        <vt:i4>2031670</vt:i4>
      </vt:variant>
      <vt:variant>
        <vt:i4>608</vt:i4>
      </vt:variant>
      <vt:variant>
        <vt:i4>0</vt:i4>
      </vt:variant>
      <vt:variant>
        <vt:i4>5</vt:i4>
      </vt:variant>
      <vt:variant>
        <vt:lpwstr/>
      </vt:variant>
      <vt:variant>
        <vt:lpwstr>_Toc253578008</vt:lpwstr>
      </vt:variant>
      <vt:variant>
        <vt:i4>2031670</vt:i4>
      </vt:variant>
      <vt:variant>
        <vt:i4>602</vt:i4>
      </vt:variant>
      <vt:variant>
        <vt:i4>0</vt:i4>
      </vt:variant>
      <vt:variant>
        <vt:i4>5</vt:i4>
      </vt:variant>
      <vt:variant>
        <vt:lpwstr/>
      </vt:variant>
      <vt:variant>
        <vt:lpwstr>_Toc253578007</vt:lpwstr>
      </vt:variant>
      <vt:variant>
        <vt:i4>2031670</vt:i4>
      </vt:variant>
      <vt:variant>
        <vt:i4>596</vt:i4>
      </vt:variant>
      <vt:variant>
        <vt:i4>0</vt:i4>
      </vt:variant>
      <vt:variant>
        <vt:i4>5</vt:i4>
      </vt:variant>
      <vt:variant>
        <vt:lpwstr/>
      </vt:variant>
      <vt:variant>
        <vt:lpwstr>_Toc253578006</vt:lpwstr>
      </vt:variant>
      <vt:variant>
        <vt:i4>2031670</vt:i4>
      </vt:variant>
      <vt:variant>
        <vt:i4>590</vt:i4>
      </vt:variant>
      <vt:variant>
        <vt:i4>0</vt:i4>
      </vt:variant>
      <vt:variant>
        <vt:i4>5</vt:i4>
      </vt:variant>
      <vt:variant>
        <vt:lpwstr/>
      </vt:variant>
      <vt:variant>
        <vt:lpwstr>_Toc253578005</vt:lpwstr>
      </vt:variant>
      <vt:variant>
        <vt:i4>2031670</vt:i4>
      </vt:variant>
      <vt:variant>
        <vt:i4>584</vt:i4>
      </vt:variant>
      <vt:variant>
        <vt:i4>0</vt:i4>
      </vt:variant>
      <vt:variant>
        <vt:i4>5</vt:i4>
      </vt:variant>
      <vt:variant>
        <vt:lpwstr/>
      </vt:variant>
      <vt:variant>
        <vt:lpwstr>_Toc253578004</vt:lpwstr>
      </vt:variant>
      <vt:variant>
        <vt:i4>2031670</vt:i4>
      </vt:variant>
      <vt:variant>
        <vt:i4>578</vt:i4>
      </vt:variant>
      <vt:variant>
        <vt:i4>0</vt:i4>
      </vt:variant>
      <vt:variant>
        <vt:i4>5</vt:i4>
      </vt:variant>
      <vt:variant>
        <vt:lpwstr/>
      </vt:variant>
      <vt:variant>
        <vt:lpwstr>_Toc253578003</vt:lpwstr>
      </vt:variant>
      <vt:variant>
        <vt:i4>2031670</vt:i4>
      </vt:variant>
      <vt:variant>
        <vt:i4>572</vt:i4>
      </vt:variant>
      <vt:variant>
        <vt:i4>0</vt:i4>
      </vt:variant>
      <vt:variant>
        <vt:i4>5</vt:i4>
      </vt:variant>
      <vt:variant>
        <vt:lpwstr/>
      </vt:variant>
      <vt:variant>
        <vt:lpwstr>_Toc253578002</vt:lpwstr>
      </vt:variant>
      <vt:variant>
        <vt:i4>2031670</vt:i4>
      </vt:variant>
      <vt:variant>
        <vt:i4>566</vt:i4>
      </vt:variant>
      <vt:variant>
        <vt:i4>0</vt:i4>
      </vt:variant>
      <vt:variant>
        <vt:i4>5</vt:i4>
      </vt:variant>
      <vt:variant>
        <vt:lpwstr/>
      </vt:variant>
      <vt:variant>
        <vt:lpwstr>_Toc253578001</vt:lpwstr>
      </vt:variant>
      <vt:variant>
        <vt:i4>2031670</vt:i4>
      </vt:variant>
      <vt:variant>
        <vt:i4>560</vt:i4>
      </vt:variant>
      <vt:variant>
        <vt:i4>0</vt:i4>
      </vt:variant>
      <vt:variant>
        <vt:i4>5</vt:i4>
      </vt:variant>
      <vt:variant>
        <vt:lpwstr/>
      </vt:variant>
      <vt:variant>
        <vt:lpwstr>_Toc253578000</vt:lpwstr>
      </vt:variant>
      <vt:variant>
        <vt:i4>1638463</vt:i4>
      </vt:variant>
      <vt:variant>
        <vt:i4>554</vt:i4>
      </vt:variant>
      <vt:variant>
        <vt:i4>0</vt:i4>
      </vt:variant>
      <vt:variant>
        <vt:i4>5</vt:i4>
      </vt:variant>
      <vt:variant>
        <vt:lpwstr/>
      </vt:variant>
      <vt:variant>
        <vt:lpwstr>_Toc253577999</vt:lpwstr>
      </vt:variant>
      <vt:variant>
        <vt:i4>1638463</vt:i4>
      </vt:variant>
      <vt:variant>
        <vt:i4>548</vt:i4>
      </vt:variant>
      <vt:variant>
        <vt:i4>0</vt:i4>
      </vt:variant>
      <vt:variant>
        <vt:i4>5</vt:i4>
      </vt:variant>
      <vt:variant>
        <vt:lpwstr/>
      </vt:variant>
      <vt:variant>
        <vt:lpwstr>_Toc253577998</vt:lpwstr>
      </vt:variant>
      <vt:variant>
        <vt:i4>1638463</vt:i4>
      </vt:variant>
      <vt:variant>
        <vt:i4>542</vt:i4>
      </vt:variant>
      <vt:variant>
        <vt:i4>0</vt:i4>
      </vt:variant>
      <vt:variant>
        <vt:i4>5</vt:i4>
      </vt:variant>
      <vt:variant>
        <vt:lpwstr/>
      </vt:variant>
      <vt:variant>
        <vt:lpwstr>_Toc253577997</vt:lpwstr>
      </vt:variant>
      <vt:variant>
        <vt:i4>1638463</vt:i4>
      </vt:variant>
      <vt:variant>
        <vt:i4>536</vt:i4>
      </vt:variant>
      <vt:variant>
        <vt:i4>0</vt:i4>
      </vt:variant>
      <vt:variant>
        <vt:i4>5</vt:i4>
      </vt:variant>
      <vt:variant>
        <vt:lpwstr/>
      </vt:variant>
      <vt:variant>
        <vt:lpwstr>_Toc253577996</vt:lpwstr>
      </vt:variant>
      <vt:variant>
        <vt:i4>1638463</vt:i4>
      </vt:variant>
      <vt:variant>
        <vt:i4>530</vt:i4>
      </vt:variant>
      <vt:variant>
        <vt:i4>0</vt:i4>
      </vt:variant>
      <vt:variant>
        <vt:i4>5</vt:i4>
      </vt:variant>
      <vt:variant>
        <vt:lpwstr/>
      </vt:variant>
      <vt:variant>
        <vt:lpwstr>_Toc253577995</vt:lpwstr>
      </vt:variant>
      <vt:variant>
        <vt:i4>1638463</vt:i4>
      </vt:variant>
      <vt:variant>
        <vt:i4>524</vt:i4>
      </vt:variant>
      <vt:variant>
        <vt:i4>0</vt:i4>
      </vt:variant>
      <vt:variant>
        <vt:i4>5</vt:i4>
      </vt:variant>
      <vt:variant>
        <vt:lpwstr/>
      </vt:variant>
      <vt:variant>
        <vt:lpwstr>_Toc253577994</vt:lpwstr>
      </vt:variant>
      <vt:variant>
        <vt:i4>1638463</vt:i4>
      </vt:variant>
      <vt:variant>
        <vt:i4>518</vt:i4>
      </vt:variant>
      <vt:variant>
        <vt:i4>0</vt:i4>
      </vt:variant>
      <vt:variant>
        <vt:i4>5</vt:i4>
      </vt:variant>
      <vt:variant>
        <vt:lpwstr/>
      </vt:variant>
      <vt:variant>
        <vt:lpwstr>_Toc253577993</vt:lpwstr>
      </vt:variant>
      <vt:variant>
        <vt:i4>1638463</vt:i4>
      </vt:variant>
      <vt:variant>
        <vt:i4>512</vt:i4>
      </vt:variant>
      <vt:variant>
        <vt:i4>0</vt:i4>
      </vt:variant>
      <vt:variant>
        <vt:i4>5</vt:i4>
      </vt:variant>
      <vt:variant>
        <vt:lpwstr/>
      </vt:variant>
      <vt:variant>
        <vt:lpwstr>_Toc253577992</vt:lpwstr>
      </vt:variant>
      <vt:variant>
        <vt:i4>1638463</vt:i4>
      </vt:variant>
      <vt:variant>
        <vt:i4>506</vt:i4>
      </vt:variant>
      <vt:variant>
        <vt:i4>0</vt:i4>
      </vt:variant>
      <vt:variant>
        <vt:i4>5</vt:i4>
      </vt:variant>
      <vt:variant>
        <vt:lpwstr/>
      </vt:variant>
      <vt:variant>
        <vt:lpwstr>_Toc253577991</vt:lpwstr>
      </vt:variant>
      <vt:variant>
        <vt:i4>1638463</vt:i4>
      </vt:variant>
      <vt:variant>
        <vt:i4>500</vt:i4>
      </vt:variant>
      <vt:variant>
        <vt:i4>0</vt:i4>
      </vt:variant>
      <vt:variant>
        <vt:i4>5</vt:i4>
      </vt:variant>
      <vt:variant>
        <vt:lpwstr/>
      </vt:variant>
      <vt:variant>
        <vt:lpwstr>_Toc253577990</vt:lpwstr>
      </vt:variant>
      <vt:variant>
        <vt:i4>1572927</vt:i4>
      </vt:variant>
      <vt:variant>
        <vt:i4>494</vt:i4>
      </vt:variant>
      <vt:variant>
        <vt:i4>0</vt:i4>
      </vt:variant>
      <vt:variant>
        <vt:i4>5</vt:i4>
      </vt:variant>
      <vt:variant>
        <vt:lpwstr/>
      </vt:variant>
      <vt:variant>
        <vt:lpwstr>_Toc253577989</vt:lpwstr>
      </vt:variant>
      <vt:variant>
        <vt:i4>1572927</vt:i4>
      </vt:variant>
      <vt:variant>
        <vt:i4>488</vt:i4>
      </vt:variant>
      <vt:variant>
        <vt:i4>0</vt:i4>
      </vt:variant>
      <vt:variant>
        <vt:i4>5</vt:i4>
      </vt:variant>
      <vt:variant>
        <vt:lpwstr/>
      </vt:variant>
      <vt:variant>
        <vt:lpwstr>_Toc253577988</vt:lpwstr>
      </vt:variant>
      <vt:variant>
        <vt:i4>1572927</vt:i4>
      </vt:variant>
      <vt:variant>
        <vt:i4>482</vt:i4>
      </vt:variant>
      <vt:variant>
        <vt:i4>0</vt:i4>
      </vt:variant>
      <vt:variant>
        <vt:i4>5</vt:i4>
      </vt:variant>
      <vt:variant>
        <vt:lpwstr/>
      </vt:variant>
      <vt:variant>
        <vt:lpwstr>_Toc253577987</vt:lpwstr>
      </vt:variant>
      <vt:variant>
        <vt:i4>1572927</vt:i4>
      </vt:variant>
      <vt:variant>
        <vt:i4>476</vt:i4>
      </vt:variant>
      <vt:variant>
        <vt:i4>0</vt:i4>
      </vt:variant>
      <vt:variant>
        <vt:i4>5</vt:i4>
      </vt:variant>
      <vt:variant>
        <vt:lpwstr/>
      </vt:variant>
      <vt:variant>
        <vt:lpwstr>_Toc253577986</vt:lpwstr>
      </vt:variant>
      <vt:variant>
        <vt:i4>1572927</vt:i4>
      </vt:variant>
      <vt:variant>
        <vt:i4>470</vt:i4>
      </vt:variant>
      <vt:variant>
        <vt:i4>0</vt:i4>
      </vt:variant>
      <vt:variant>
        <vt:i4>5</vt:i4>
      </vt:variant>
      <vt:variant>
        <vt:lpwstr/>
      </vt:variant>
      <vt:variant>
        <vt:lpwstr>_Toc253577985</vt:lpwstr>
      </vt:variant>
      <vt:variant>
        <vt:i4>1572927</vt:i4>
      </vt:variant>
      <vt:variant>
        <vt:i4>464</vt:i4>
      </vt:variant>
      <vt:variant>
        <vt:i4>0</vt:i4>
      </vt:variant>
      <vt:variant>
        <vt:i4>5</vt:i4>
      </vt:variant>
      <vt:variant>
        <vt:lpwstr/>
      </vt:variant>
      <vt:variant>
        <vt:lpwstr>_Toc253577984</vt:lpwstr>
      </vt:variant>
      <vt:variant>
        <vt:i4>1572927</vt:i4>
      </vt:variant>
      <vt:variant>
        <vt:i4>458</vt:i4>
      </vt:variant>
      <vt:variant>
        <vt:i4>0</vt:i4>
      </vt:variant>
      <vt:variant>
        <vt:i4>5</vt:i4>
      </vt:variant>
      <vt:variant>
        <vt:lpwstr/>
      </vt:variant>
      <vt:variant>
        <vt:lpwstr>_Toc253577983</vt:lpwstr>
      </vt:variant>
      <vt:variant>
        <vt:i4>1572927</vt:i4>
      </vt:variant>
      <vt:variant>
        <vt:i4>452</vt:i4>
      </vt:variant>
      <vt:variant>
        <vt:i4>0</vt:i4>
      </vt:variant>
      <vt:variant>
        <vt:i4>5</vt:i4>
      </vt:variant>
      <vt:variant>
        <vt:lpwstr/>
      </vt:variant>
      <vt:variant>
        <vt:lpwstr>_Toc253577982</vt:lpwstr>
      </vt:variant>
      <vt:variant>
        <vt:i4>1572927</vt:i4>
      </vt:variant>
      <vt:variant>
        <vt:i4>446</vt:i4>
      </vt:variant>
      <vt:variant>
        <vt:i4>0</vt:i4>
      </vt:variant>
      <vt:variant>
        <vt:i4>5</vt:i4>
      </vt:variant>
      <vt:variant>
        <vt:lpwstr/>
      </vt:variant>
      <vt:variant>
        <vt:lpwstr>_Toc253577981</vt:lpwstr>
      </vt:variant>
      <vt:variant>
        <vt:i4>1572927</vt:i4>
      </vt:variant>
      <vt:variant>
        <vt:i4>440</vt:i4>
      </vt:variant>
      <vt:variant>
        <vt:i4>0</vt:i4>
      </vt:variant>
      <vt:variant>
        <vt:i4>5</vt:i4>
      </vt:variant>
      <vt:variant>
        <vt:lpwstr/>
      </vt:variant>
      <vt:variant>
        <vt:lpwstr>_Toc253577980</vt:lpwstr>
      </vt:variant>
      <vt:variant>
        <vt:i4>1507391</vt:i4>
      </vt:variant>
      <vt:variant>
        <vt:i4>434</vt:i4>
      </vt:variant>
      <vt:variant>
        <vt:i4>0</vt:i4>
      </vt:variant>
      <vt:variant>
        <vt:i4>5</vt:i4>
      </vt:variant>
      <vt:variant>
        <vt:lpwstr/>
      </vt:variant>
      <vt:variant>
        <vt:lpwstr>_Toc253577979</vt:lpwstr>
      </vt:variant>
      <vt:variant>
        <vt:i4>1507391</vt:i4>
      </vt:variant>
      <vt:variant>
        <vt:i4>428</vt:i4>
      </vt:variant>
      <vt:variant>
        <vt:i4>0</vt:i4>
      </vt:variant>
      <vt:variant>
        <vt:i4>5</vt:i4>
      </vt:variant>
      <vt:variant>
        <vt:lpwstr/>
      </vt:variant>
      <vt:variant>
        <vt:lpwstr>_Toc253577978</vt:lpwstr>
      </vt:variant>
      <vt:variant>
        <vt:i4>1507391</vt:i4>
      </vt:variant>
      <vt:variant>
        <vt:i4>422</vt:i4>
      </vt:variant>
      <vt:variant>
        <vt:i4>0</vt:i4>
      </vt:variant>
      <vt:variant>
        <vt:i4>5</vt:i4>
      </vt:variant>
      <vt:variant>
        <vt:lpwstr/>
      </vt:variant>
      <vt:variant>
        <vt:lpwstr>_Toc253577977</vt:lpwstr>
      </vt:variant>
      <vt:variant>
        <vt:i4>1507391</vt:i4>
      </vt:variant>
      <vt:variant>
        <vt:i4>416</vt:i4>
      </vt:variant>
      <vt:variant>
        <vt:i4>0</vt:i4>
      </vt:variant>
      <vt:variant>
        <vt:i4>5</vt:i4>
      </vt:variant>
      <vt:variant>
        <vt:lpwstr/>
      </vt:variant>
      <vt:variant>
        <vt:lpwstr>_Toc253577976</vt:lpwstr>
      </vt:variant>
      <vt:variant>
        <vt:i4>1507391</vt:i4>
      </vt:variant>
      <vt:variant>
        <vt:i4>410</vt:i4>
      </vt:variant>
      <vt:variant>
        <vt:i4>0</vt:i4>
      </vt:variant>
      <vt:variant>
        <vt:i4>5</vt:i4>
      </vt:variant>
      <vt:variant>
        <vt:lpwstr/>
      </vt:variant>
      <vt:variant>
        <vt:lpwstr>_Toc253577975</vt:lpwstr>
      </vt:variant>
      <vt:variant>
        <vt:i4>1507391</vt:i4>
      </vt:variant>
      <vt:variant>
        <vt:i4>404</vt:i4>
      </vt:variant>
      <vt:variant>
        <vt:i4>0</vt:i4>
      </vt:variant>
      <vt:variant>
        <vt:i4>5</vt:i4>
      </vt:variant>
      <vt:variant>
        <vt:lpwstr/>
      </vt:variant>
      <vt:variant>
        <vt:lpwstr>_Toc253577974</vt:lpwstr>
      </vt:variant>
      <vt:variant>
        <vt:i4>1507391</vt:i4>
      </vt:variant>
      <vt:variant>
        <vt:i4>398</vt:i4>
      </vt:variant>
      <vt:variant>
        <vt:i4>0</vt:i4>
      </vt:variant>
      <vt:variant>
        <vt:i4>5</vt:i4>
      </vt:variant>
      <vt:variant>
        <vt:lpwstr/>
      </vt:variant>
      <vt:variant>
        <vt:lpwstr>_Toc253577973</vt:lpwstr>
      </vt:variant>
      <vt:variant>
        <vt:i4>1507391</vt:i4>
      </vt:variant>
      <vt:variant>
        <vt:i4>392</vt:i4>
      </vt:variant>
      <vt:variant>
        <vt:i4>0</vt:i4>
      </vt:variant>
      <vt:variant>
        <vt:i4>5</vt:i4>
      </vt:variant>
      <vt:variant>
        <vt:lpwstr/>
      </vt:variant>
      <vt:variant>
        <vt:lpwstr>_Toc253577972</vt:lpwstr>
      </vt:variant>
      <vt:variant>
        <vt:i4>1507391</vt:i4>
      </vt:variant>
      <vt:variant>
        <vt:i4>386</vt:i4>
      </vt:variant>
      <vt:variant>
        <vt:i4>0</vt:i4>
      </vt:variant>
      <vt:variant>
        <vt:i4>5</vt:i4>
      </vt:variant>
      <vt:variant>
        <vt:lpwstr/>
      </vt:variant>
      <vt:variant>
        <vt:lpwstr>_Toc253577971</vt:lpwstr>
      </vt:variant>
      <vt:variant>
        <vt:i4>1507391</vt:i4>
      </vt:variant>
      <vt:variant>
        <vt:i4>380</vt:i4>
      </vt:variant>
      <vt:variant>
        <vt:i4>0</vt:i4>
      </vt:variant>
      <vt:variant>
        <vt:i4>5</vt:i4>
      </vt:variant>
      <vt:variant>
        <vt:lpwstr/>
      </vt:variant>
      <vt:variant>
        <vt:lpwstr>_Toc253577970</vt:lpwstr>
      </vt:variant>
      <vt:variant>
        <vt:i4>1441855</vt:i4>
      </vt:variant>
      <vt:variant>
        <vt:i4>374</vt:i4>
      </vt:variant>
      <vt:variant>
        <vt:i4>0</vt:i4>
      </vt:variant>
      <vt:variant>
        <vt:i4>5</vt:i4>
      </vt:variant>
      <vt:variant>
        <vt:lpwstr/>
      </vt:variant>
      <vt:variant>
        <vt:lpwstr>_Toc253577969</vt:lpwstr>
      </vt:variant>
      <vt:variant>
        <vt:i4>1441855</vt:i4>
      </vt:variant>
      <vt:variant>
        <vt:i4>368</vt:i4>
      </vt:variant>
      <vt:variant>
        <vt:i4>0</vt:i4>
      </vt:variant>
      <vt:variant>
        <vt:i4>5</vt:i4>
      </vt:variant>
      <vt:variant>
        <vt:lpwstr/>
      </vt:variant>
      <vt:variant>
        <vt:lpwstr>_Toc253577968</vt:lpwstr>
      </vt:variant>
      <vt:variant>
        <vt:i4>1441855</vt:i4>
      </vt:variant>
      <vt:variant>
        <vt:i4>362</vt:i4>
      </vt:variant>
      <vt:variant>
        <vt:i4>0</vt:i4>
      </vt:variant>
      <vt:variant>
        <vt:i4>5</vt:i4>
      </vt:variant>
      <vt:variant>
        <vt:lpwstr/>
      </vt:variant>
      <vt:variant>
        <vt:lpwstr>_Toc253577967</vt:lpwstr>
      </vt:variant>
      <vt:variant>
        <vt:i4>1441855</vt:i4>
      </vt:variant>
      <vt:variant>
        <vt:i4>356</vt:i4>
      </vt:variant>
      <vt:variant>
        <vt:i4>0</vt:i4>
      </vt:variant>
      <vt:variant>
        <vt:i4>5</vt:i4>
      </vt:variant>
      <vt:variant>
        <vt:lpwstr/>
      </vt:variant>
      <vt:variant>
        <vt:lpwstr>_Toc253577966</vt:lpwstr>
      </vt:variant>
      <vt:variant>
        <vt:i4>1441855</vt:i4>
      </vt:variant>
      <vt:variant>
        <vt:i4>350</vt:i4>
      </vt:variant>
      <vt:variant>
        <vt:i4>0</vt:i4>
      </vt:variant>
      <vt:variant>
        <vt:i4>5</vt:i4>
      </vt:variant>
      <vt:variant>
        <vt:lpwstr/>
      </vt:variant>
      <vt:variant>
        <vt:lpwstr>_Toc253577965</vt:lpwstr>
      </vt:variant>
      <vt:variant>
        <vt:i4>1441855</vt:i4>
      </vt:variant>
      <vt:variant>
        <vt:i4>344</vt:i4>
      </vt:variant>
      <vt:variant>
        <vt:i4>0</vt:i4>
      </vt:variant>
      <vt:variant>
        <vt:i4>5</vt:i4>
      </vt:variant>
      <vt:variant>
        <vt:lpwstr/>
      </vt:variant>
      <vt:variant>
        <vt:lpwstr>_Toc253577964</vt:lpwstr>
      </vt:variant>
      <vt:variant>
        <vt:i4>1441855</vt:i4>
      </vt:variant>
      <vt:variant>
        <vt:i4>338</vt:i4>
      </vt:variant>
      <vt:variant>
        <vt:i4>0</vt:i4>
      </vt:variant>
      <vt:variant>
        <vt:i4>5</vt:i4>
      </vt:variant>
      <vt:variant>
        <vt:lpwstr/>
      </vt:variant>
      <vt:variant>
        <vt:lpwstr>_Toc253577963</vt:lpwstr>
      </vt:variant>
      <vt:variant>
        <vt:i4>1441855</vt:i4>
      </vt:variant>
      <vt:variant>
        <vt:i4>332</vt:i4>
      </vt:variant>
      <vt:variant>
        <vt:i4>0</vt:i4>
      </vt:variant>
      <vt:variant>
        <vt:i4>5</vt:i4>
      </vt:variant>
      <vt:variant>
        <vt:lpwstr/>
      </vt:variant>
      <vt:variant>
        <vt:lpwstr>_Toc253577962</vt:lpwstr>
      </vt:variant>
      <vt:variant>
        <vt:i4>1441855</vt:i4>
      </vt:variant>
      <vt:variant>
        <vt:i4>326</vt:i4>
      </vt:variant>
      <vt:variant>
        <vt:i4>0</vt:i4>
      </vt:variant>
      <vt:variant>
        <vt:i4>5</vt:i4>
      </vt:variant>
      <vt:variant>
        <vt:lpwstr/>
      </vt:variant>
      <vt:variant>
        <vt:lpwstr>_Toc253577961</vt:lpwstr>
      </vt:variant>
      <vt:variant>
        <vt:i4>1441855</vt:i4>
      </vt:variant>
      <vt:variant>
        <vt:i4>320</vt:i4>
      </vt:variant>
      <vt:variant>
        <vt:i4>0</vt:i4>
      </vt:variant>
      <vt:variant>
        <vt:i4>5</vt:i4>
      </vt:variant>
      <vt:variant>
        <vt:lpwstr/>
      </vt:variant>
      <vt:variant>
        <vt:lpwstr>_Toc253577960</vt:lpwstr>
      </vt:variant>
      <vt:variant>
        <vt:i4>1376319</vt:i4>
      </vt:variant>
      <vt:variant>
        <vt:i4>314</vt:i4>
      </vt:variant>
      <vt:variant>
        <vt:i4>0</vt:i4>
      </vt:variant>
      <vt:variant>
        <vt:i4>5</vt:i4>
      </vt:variant>
      <vt:variant>
        <vt:lpwstr/>
      </vt:variant>
      <vt:variant>
        <vt:lpwstr>_Toc253577959</vt:lpwstr>
      </vt:variant>
      <vt:variant>
        <vt:i4>1376319</vt:i4>
      </vt:variant>
      <vt:variant>
        <vt:i4>308</vt:i4>
      </vt:variant>
      <vt:variant>
        <vt:i4>0</vt:i4>
      </vt:variant>
      <vt:variant>
        <vt:i4>5</vt:i4>
      </vt:variant>
      <vt:variant>
        <vt:lpwstr/>
      </vt:variant>
      <vt:variant>
        <vt:lpwstr>_Toc253577958</vt:lpwstr>
      </vt:variant>
      <vt:variant>
        <vt:i4>1376319</vt:i4>
      </vt:variant>
      <vt:variant>
        <vt:i4>302</vt:i4>
      </vt:variant>
      <vt:variant>
        <vt:i4>0</vt:i4>
      </vt:variant>
      <vt:variant>
        <vt:i4>5</vt:i4>
      </vt:variant>
      <vt:variant>
        <vt:lpwstr/>
      </vt:variant>
      <vt:variant>
        <vt:lpwstr>_Toc253577957</vt:lpwstr>
      </vt:variant>
      <vt:variant>
        <vt:i4>1376319</vt:i4>
      </vt:variant>
      <vt:variant>
        <vt:i4>296</vt:i4>
      </vt:variant>
      <vt:variant>
        <vt:i4>0</vt:i4>
      </vt:variant>
      <vt:variant>
        <vt:i4>5</vt:i4>
      </vt:variant>
      <vt:variant>
        <vt:lpwstr/>
      </vt:variant>
      <vt:variant>
        <vt:lpwstr>_Toc253577956</vt:lpwstr>
      </vt:variant>
      <vt:variant>
        <vt:i4>1376319</vt:i4>
      </vt:variant>
      <vt:variant>
        <vt:i4>290</vt:i4>
      </vt:variant>
      <vt:variant>
        <vt:i4>0</vt:i4>
      </vt:variant>
      <vt:variant>
        <vt:i4>5</vt:i4>
      </vt:variant>
      <vt:variant>
        <vt:lpwstr/>
      </vt:variant>
      <vt:variant>
        <vt:lpwstr>_Toc253577955</vt:lpwstr>
      </vt:variant>
      <vt:variant>
        <vt:i4>1376319</vt:i4>
      </vt:variant>
      <vt:variant>
        <vt:i4>284</vt:i4>
      </vt:variant>
      <vt:variant>
        <vt:i4>0</vt:i4>
      </vt:variant>
      <vt:variant>
        <vt:i4>5</vt:i4>
      </vt:variant>
      <vt:variant>
        <vt:lpwstr/>
      </vt:variant>
      <vt:variant>
        <vt:lpwstr>_Toc253577954</vt:lpwstr>
      </vt:variant>
      <vt:variant>
        <vt:i4>1376319</vt:i4>
      </vt:variant>
      <vt:variant>
        <vt:i4>278</vt:i4>
      </vt:variant>
      <vt:variant>
        <vt:i4>0</vt:i4>
      </vt:variant>
      <vt:variant>
        <vt:i4>5</vt:i4>
      </vt:variant>
      <vt:variant>
        <vt:lpwstr/>
      </vt:variant>
      <vt:variant>
        <vt:lpwstr>_Toc253577953</vt:lpwstr>
      </vt:variant>
      <vt:variant>
        <vt:i4>1376319</vt:i4>
      </vt:variant>
      <vt:variant>
        <vt:i4>272</vt:i4>
      </vt:variant>
      <vt:variant>
        <vt:i4>0</vt:i4>
      </vt:variant>
      <vt:variant>
        <vt:i4>5</vt:i4>
      </vt:variant>
      <vt:variant>
        <vt:lpwstr/>
      </vt:variant>
      <vt:variant>
        <vt:lpwstr>_Toc253577952</vt:lpwstr>
      </vt:variant>
      <vt:variant>
        <vt:i4>1376319</vt:i4>
      </vt:variant>
      <vt:variant>
        <vt:i4>266</vt:i4>
      </vt:variant>
      <vt:variant>
        <vt:i4>0</vt:i4>
      </vt:variant>
      <vt:variant>
        <vt:i4>5</vt:i4>
      </vt:variant>
      <vt:variant>
        <vt:lpwstr/>
      </vt:variant>
      <vt:variant>
        <vt:lpwstr>_Toc253577951</vt:lpwstr>
      </vt:variant>
      <vt:variant>
        <vt:i4>1376319</vt:i4>
      </vt:variant>
      <vt:variant>
        <vt:i4>260</vt:i4>
      </vt:variant>
      <vt:variant>
        <vt:i4>0</vt:i4>
      </vt:variant>
      <vt:variant>
        <vt:i4>5</vt:i4>
      </vt:variant>
      <vt:variant>
        <vt:lpwstr/>
      </vt:variant>
      <vt:variant>
        <vt:lpwstr>_Toc253577950</vt:lpwstr>
      </vt:variant>
      <vt:variant>
        <vt:i4>1310783</vt:i4>
      </vt:variant>
      <vt:variant>
        <vt:i4>254</vt:i4>
      </vt:variant>
      <vt:variant>
        <vt:i4>0</vt:i4>
      </vt:variant>
      <vt:variant>
        <vt:i4>5</vt:i4>
      </vt:variant>
      <vt:variant>
        <vt:lpwstr/>
      </vt:variant>
      <vt:variant>
        <vt:lpwstr>_Toc253577949</vt:lpwstr>
      </vt:variant>
      <vt:variant>
        <vt:i4>1310783</vt:i4>
      </vt:variant>
      <vt:variant>
        <vt:i4>248</vt:i4>
      </vt:variant>
      <vt:variant>
        <vt:i4>0</vt:i4>
      </vt:variant>
      <vt:variant>
        <vt:i4>5</vt:i4>
      </vt:variant>
      <vt:variant>
        <vt:lpwstr/>
      </vt:variant>
      <vt:variant>
        <vt:lpwstr>_Toc253577948</vt:lpwstr>
      </vt:variant>
      <vt:variant>
        <vt:i4>1310783</vt:i4>
      </vt:variant>
      <vt:variant>
        <vt:i4>242</vt:i4>
      </vt:variant>
      <vt:variant>
        <vt:i4>0</vt:i4>
      </vt:variant>
      <vt:variant>
        <vt:i4>5</vt:i4>
      </vt:variant>
      <vt:variant>
        <vt:lpwstr/>
      </vt:variant>
      <vt:variant>
        <vt:lpwstr>_Toc253577947</vt:lpwstr>
      </vt:variant>
      <vt:variant>
        <vt:i4>1310783</vt:i4>
      </vt:variant>
      <vt:variant>
        <vt:i4>236</vt:i4>
      </vt:variant>
      <vt:variant>
        <vt:i4>0</vt:i4>
      </vt:variant>
      <vt:variant>
        <vt:i4>5</vt:i4>
      </vt:variant>
      <vt:variant>
        <vt:lpwstr/>
      </vt:variant>
      <vt:variant>
        <vt:lpwstr>_Toc253577946</vt:lpwstr>
      </vt:variant>
      <vt:variant>
        <vt:i4>1310783</vt:i4>
      </vt:variant>
      <vt:variant>
        <vt:i4>230</vt:i4>
      </vt:variant>
      <vt:variant>
        <vt:i4>0</vt:i4>
      </vt:variant>
      <vt:variant>
        <vt:i4>5</vt:i4>
      </vt:variant>
      <vt:variant>
        <vt:lpwstr/>
      </vt:variant>
      <vt:variant>
        <vt:lpwstr>_Toc253577945</vt:lpwstr>
      </vt:variant>
      <vt:variant>
        <vt:i4>1310783</vt:i4>
      </vt:variant>
      <vt:variant>
        <vt:i4>224</vt:i4>
      </vt:variant>
      <vt:variant>
        <vt:i4>0</vt:i4>
      </vt:variant>
      <vt:variant>
        <vt:i4>5</vt:i4>
      </vt:variant>
      <vt:variant>
        <vt:lpwstr/>
      </vt:variant>
      <vt:variant>
        <vt:lpwstr>_Toc253577944</vt:lpwstr>
      </vt:variant>
      <vt:variant>
        <vt:i4>1310783</vt:i4>
      </vt:variant>
      <vt:variant>
        <vt:i4>218</vt:i4>
      </vt:variant>
      <vt:variant>
        <vt:i4>0</vt:i4>
      </vt:variant>
      <vt:variant>
        <vt:i4>5</vt:i4>
      </vt:variant>
      <vt:variant>
        <vt:lpwstr/>
      </vt:variant>
      <vt:variant>
        <vt:lpwstr>_Toc253577943</vt:lpwstr>
      </vt:variant>
      <vt:variant>
        <vt:i4>1310783</vt:i4>
      </vt:variant>
      <vt:variant>
        <vt:i4>212</vt:i4>
      </vt:variant>
      <vt:variant>
        <vt:i4>0</vt:i4>
      </vt:variant>
      <vt:variant>
        <vt:i4>5</vt:i4>
      </vt:variant>
      <vt:variant>
        <vt:lpwstr/>
      </vt:variant>
      <vt:variant>
        <vt:lpwstr>_Toc253577942</vt:lpwstr>
      </vt:variant>
      <vt:variant>
        <vt:i4>1310783</vt:i4>
      </vt:variant>
      <vt:variant>
        <vt:i4>206</vt:i4>
      </vt:variant>
      <vt:variant>
        <vt:i4>0</vt:i4>
      </vt:variant>
      <vt:variant>
        <vt:i4>5</vt:i4>
      </vt:variant>
      <vt:variant>
        <vt:lpwstr/>
      </vt:variant>
      <vt:variant>
        <vt:lpwstr>_Toc253577941</vt:lpwstr>
      </vt:variant>
      <vt:variant>
        <vt:i4>1310783</vt:i4>
      </vt:variant>
      <vt:variant>
        <vt:i4>200</vt:i4>
      </vt:variant>
      <vt:variant>
        <vt:i4>0</vt:i4>
      </vt:variant>
      <vt:variant>
        <vt:i4>5</vt:i4>
      </vt:variant>
      <vt:variant>
        <vt:lpwstr/>
      </vt:variant>
      <vt:variant>
        <vt:lpwstr>_Toc253577940</vt:lpwstr>
      </vt:variant>
      <vt:variant>
        <vt:i4>1245247</vt:i4>
      </vt:variant>
      <vt:variant>
        <vt:i4>194</vt:i4>
      </vt:variant>
      <vt:variant>
        <vt:i4>0</vt:i4>
      </vt:variant>
      <vt:variant>
        <vt:i4>5</vt:i4>
      </vt:variant>
      <vt:variant>
        <vt:lpwstr/>
      </vt:variant>
      <vt:variant>
        <vt:lpwstr>_Toc253577939</vt:lpwstr>
      </vt:variant>
      <vt:variant>
        <vt:i4>1245247</vt:i4>
      </vt:variant>
      <vt:variant>
        <vt:i4>188</vt:i4>
      </vt:variant>
      <vt:variant>
        <vt:i4>0</vt:i4>
      </vt:variant>
      <vt:variant>
        <vt:i4>5</vt:i4>
      </vt:variant>
      <vt:variant>
        <vt:lpwstr/>
      </vt:variant>
      <vt:variant>
        <vt:lpwstr>_Toc253577938</vt:lpwstr>
      </vt:variant>
      <vt:variant>
        <vt:i4>1245247</vt:i4>
      </vt:variant>
      <vt:variant>
        <vt:i4>182</vt:i4>
      </vt:variant>
      <vt:variant>
        <vt:i4>0</vt:i4>
      </vt:variant>
      <vt:variant>
        <vt:i4>5</vt:i4>
      </vt:variant>
      <vt:variant>
        <vt:lpwstr/>
      </vt:variant>
      <vt:variant>
        <vt:lpwstr>_Toc253577937</vt:lpwstr>
      </vt:variant>
      <vt:variant>
        <vt:i4>1245247</vt:i4>
      </vt:variant>
      <vt:variant>
        <vt:i4>176</vt:i4>
      </vt:variant>
      <vt:variant>
        <vt:i4>0</vt:i4>
      </vt:variant>
      <vt:variant>
        <vt:i4>5</vt:i4>
      </vt:variant>
      <vt:variant>
        <vt:lpwstr/>
      </vt:variant>
      <vt:variant>
        <vt:lpwstr>_Toc253577936</vt:lpwstr>
      </vt:variant>
      <vt:variant>
        <vt:i4>1245247</vt:i4>
      </vt:variant>
      <vt:variant>
        <vt:i4>170</vt:i4>
      </vt:variant>
      <vt:variant>
        <vt:i4>0</vt:i4>
      </vt:variant>
      <vt:variant>
        <vt:i4>5</vt:i4>
      </vt:variant>
      <vt:variant>
        <vt:lpwstr/>
      </vt:variant>
      <vt:variant>
        <vt:lpwstr>_Toc253577935</vt:lpwstr>
      </vt:variant>
      <vt:variant>
        <vt:i4>1245247</vt:i4>
      </vt:variant>
      <vt:variant>
        <vt:i4>164</vt:i4>
      </vt:variant>
      <vt:variant>
        <vt:i4>0</vt:i4>
      </vt:variant>
      <vt:variant>
        <vt:i4>5</vt:i4>
      </vt:variant>
      <vt:variant>
        <vt:lpwstr/>
      </vt:variant>
      <vt:variant>
        <vt:lpwstr>_Toc253577934</vt:lpwstr>
      </vt:variant>
      <vt:variant>
        <vt:i4>1245247</vt:i4>
      </vt:variant>
      <vt:variant>
        <vt:i4>158</vt:i4>
      </vt:variant>
      <vt:variant>
        <vt:i4>0</vt:i4>
      </vt:variant>
      <vt:variant>
        <vt:i4>5</vt:i4>
      </vt:variant>
      <vt:variant>
        <vt:lpwstr/>
      </vt:variant>
      <vt:variant>
        <vt:lpwstr>_Toc253577933</vt:lpwstr>
      </vt:variant>
      <vt:variant>
        <vt:i4>1245247</vt:i4>
      </vt:variant>
      <vt:variant>
        <vt:i4>152</vt:i4>
      </vt:variant>
      <vt:variant>
        <vt:i4>0</vt:i4>
      </vt:variant>
      <vt:variant>
        <vt:i4>5</vt:i4>
      </vt:variant>
      <vt:variant>
        <vt:lpwstr/>
      </vt:variant>
      <vt:variant>
        <vt:lpwstr>_Toc253577932</vt:lpwstr>
      </vt:variant>
      <vt:variant>
        <vt:i4>1245247</vt:i4>
      </vt:variant>
      <vt:variant>
        <vt:i4>146</vt:i4>
      </vt:variant>
      <vt:variant>
        <vt:i4>0</vt:i4>
      </vt:variant>
      <vt:variant>
        <vt:i4>5</vt:i4>
      </vt:variant>
      <vt:variant>
        <vt:lpwstr/>
      </vt:variant>
      <vt:variant>
        <vt:lpwstr>_Toc253577931</vt:lpwstr>
      </vt:variant>
      <vt:variant>
        <vt:i4>1245247</vt:i4>
      </vt:variant>
      <vt:variant>
        <vt:i4>140</vt:i4>
      </vt:variant>
      <vt:variant>
        <vt:i4>0</vt:i4>
      </vt:variant>
      <vt:variant>
        <vt:i4>5</vt:i4>
      </vt:variant>
      <vt:variant>
        <vt:lpwstr/>
      </vt:variant>
      <vt:variant>
        <vt:lpwstr>_Toc253577930</vt:lpwstr>
      </vt:variant>
      <vt:variant>
        <vt:i4>1179711</vt:i4>
      </vt:variant>
      <vt:variant>
        <vt:i4>134</vt:i4>
      </vt:variant>
      <vt:variant>
        <vt:i4>0</vt:i4>
      </vt:variant>
      <vt:variant>
        <vt:i4>5</vt:i4>
      </vt:variant>
      <vt:variant>
        <vt:lpwstr/>
      </vt:variant>
      <vt:variant>
        <vt:lpwstr>_Toc253577929</vt:lpwstr>
      </vt:variant>
      <vt:variant>
        <vt:i4>1179711</vt:i4>
      </vt:variant>
      <vt:variant>
        <vt:i4>128</vt:i4>
      </vt:variant>
      <vt:variant>
        <vt:i4>0</vt:i4>
      </vt:variant>
      <vt:variant>
        <vt:i4>5</vt:i4>
      </vt:variant>
      <vt:variant>
        <vt:lpwstr/>
      </vt:variant>
      <vt:variant>
        <vt:lpwstr>_Toc253577928</vt:lpwstr>
      </vt:variant>
      <vt:variant>
        <vt:i4>1179711</vt:i4>
      </vt:variant>
      <vt:variant>
        <vt:i4>122</vt:i4>
      </vt:variant>
      <vt:variant>
        <vt:i4>0</vt:i4>
      </vt:variant>
      <vt:variant>
        <vt:i4>5</vt:i4>
      </vt:variant>
      <vt:variant>
        <vt:lpwstr/>
      </vt:variant>
      <vt:variant>
        <vt:lpwstr>_Toc253577927</vt:lpwstr>
      </vt:variant>
      <vt:variant>
        <vt:i4>1179711</vt:i4>
      </vt:variant>
      <vt:variant>
        <vt:i4>116</vt:i4>
      </vt:variant>
      <vt:variant>
        <vt:i4>0</vt:i4>
      </vt:variant>
      <vt:variant>
        <vt:i4>5</vt:i4>
      </vt:variant>
      <vt:variant>
        <vt:lpwstr/>
      </vt:variant>
      <vt:variant>
        <vt:lpwstr>_Toc253577926</vt:lpwstr>
      </vt:variant>
      <vt:variant>
        <vt:i4>1179711</vt:i4>
      </vt:variant>
      <vt:variant>
        <vt:i4>110</vt:i4>
      </vt:variant>
      <vt:variant>
        <vt:i4>0</vt:i4>
      </vt:variant>
      <vt:variant>
        <vt:i4>5</vt:i4>
      </vt:variant>
      <vt:variant>
        <vt:lpwstr/>
      </vt:variant>
      <vt:variant>
        <vt:lpwstr>_Toc253577925</vt:lpwstr>
      </vt:variant>
      <vt:variant>
        <vt:i4>1179711</vt:i4>
      </vt:variant>
      <vt:variant>
        <vt:i4>104</vt:i4>
      </vt:variant>
      <vt:variant>
        <vt:i4>0</vt:i4>
      </vt:variant>
      <vt:variant>
        <vt:i4>5</vt:i4>
      </vt:variant>
      <vt:variant>
        <vt:lpwstr/>
      </vt:variant>
      <vt:variant>
        <vt:lpwstr>_Toc253577924</vt:lpwstr>
      </vt:variant>
      <vt:variant>
        <vt:i4>1179711</vt:i4>
      </vt:variant>
      <vt:variant>
        <vt:i4>98</vt:i4>
      </vt:variant>
      <vt:variant>
        <vt:i4>0</vt:i4>
      </vt:variant>
      <vt:variant>
        <vt:i4>5</vt:i4>
      </vt:variant>
      <vt:variant>
        <vt:lpwstr/>
      </vt:variant>
      <vt:variant>
        <vt:lpwstr>_Toc253577923</vt:lpwstr>
      </vt:variant>
      <vt:variant>
        <vt:i4>1179711</vt:i4>
      </vt:variant>
      <vt:variant>
        <vt:i4>92</vt:i4>
      </vt:variant>
      <vt:variant>
        <vt:i4>0</vt:i4>
      </vt:variant>
      <vt:variant>
        <vt:i4>5</vt:i4>
      </vt:variant>
      <vt:variant>
        <vt:lpwstr/>
      </vt:variant>
      <vt:variant>
        <vt:lpwstr>_Toc253577922</vt:lpwstr>
      </vt:variant>
      <vt:variant>
        <vt:i4>1179711</vt:i4>
      </vt:variant>
      <vt:variant>
        <vt:i4>86</vt:i4>
      </vt:variant>
      <vt:variant>
        <vt:i4>0</vt:i4>
      </vt:variant>
      <vt:variant>
        <vt:i4>5</vt:i4>
      </vt:variant>
      <vt:variant>
        <vt:lpwstr/>
      </vt:variant>
      <vt:variant>
        <vt:lpwstr>_Toc253577921</vt:lpwstr>
      </vt:variant>
      <vt:variant>
        <vt:i4>1179711</vt:i4>
      </vt:variant>
      <vt:variant>
        <vt:i4>80</vt:i4>
      </vt:variant>
      <vt:variant>
        <vt:i4>0</vt:i4>
      </vt:variant>
      <vt:variant>
        <vt:i4>5</vt:i4>
      </vt:variant>
      <vt:variant>
        <vt:lpwstr/>
      </vt:variant>
      <vt:variant>
        <vt:lpwstr>_Toc253577920</vt:lpwstr>
      </vt:variant>
      <vt:variant>
        <vt:i4>1114175</vt:i4>
      </vt:variant>
      <vt:variant>
        <vt:i4>74</vt:i4>
      </vt:variant>
      <vt:variant>
        <vt:i4>0</vt:i4>
      </vt:variant>
      <vt:variant>
        <vt:i4>5</vt:i4>
      </vt:variant>
      <vt:variant>
        <vt:lpwstr/>
      </vt:variant>
      <vt:variant>
        <vt:lpwstr>_Toc253577919</vt:lpwstr>
      </vt:variant>
      <vt:variant>
        <vt:i4>1114175</vt:i4>
      </vt:variant>
      <vt:variant>
        <vt:i4>68</vt:i4>
      </vt:variant>
      <vt:variant>
        <vt:i4>0</vt:i4>
      </vt:variant>
      <vt:variant>
        <vt:i4>5</vt:i4>
      </vt:variant>
      <vt:variant>
        <vt:lpwstr/>
      </vt:variant>
      <vt:variant>
        <vt:lpwstr>_Toc253577918</vt:lpwstr>
      </vt:variant>
      <vt:variant>
        <vt:i4>1114175</vt:i4>
      </vt:variant>
      <vt:variant>
        <vt:i4>62</vt:i4>
      </vt:variant>
      <vt:variant>
        <vt:i4>0</vt:i4>
      </vt:variant>
      <vt:variant>
        <vt:i4>5</vt:i4>
      </vt:variant>
      <vt:variant>
        <vt:lpwstr/>
      </vt:variant>
      <vt:variant>
        <vt:lpwstr>_Toc253577917</vt:lpwstr>
      </vt:variant>
      <vt:variant>
        <vt:i4>1114175</vt:i4>
      </vt:variant>
      <vt:variant>
        <vt:i4>56</vt:i4>
      </vt:variant>
      <vt:variant>
        <vt:i4>0</vt:i4>
      </vt:variant>
      <vt:variant>
        <vt:i4>5</vt:i4>
      </vt:variant>
      <vt:variant>
        <vt:lpwstr/>
      </vt:variant>
      <vt:variant>
        <vt:lpwstr>_Toc253577916</vt:lpwstr>
      </vt:variant>
      <vt:variant>
        <vt:i4>1114175</vt:i4>
      </vt:variant>
      <vt:variant>
        <vt:i4>50</vt:i4>
      </vt:variant>
      <vt:variant>
        <vt:i4>0</vt:i4>
      </vt:variant>
      <vt:variant>
        <vt:i4>5</vt:i4>
      </vt:variant>
      <vt:variant>
        <vt:lpwstr/>
      </vt:variant>
      <vt:variant>
        <vt:lpwstr>_Toc253577915</vt:lpwstr>
      </vt:variant>
      <vt:variant>
        <vt:i4>1114175</vt:i4>
      </vt:variant>
      <vt:variant>
        <vt:i4>44</vt:i4>
      </vt:variant>
      <vt:variant>
        <vt:i4>0</vt:i4>
      </vt:variant>
      <vt:variant>
        <vt:i4>5</vt:i4>
      </vt:variant>
      <vt:variant>
        <vt:lpwstr/>
      </vt:variant>
      <vt:variant>
        <vt:lpwstr>_Toc253577914</vt:lpwstr>
      </vt:variant>
      <vt:variant>
        <vt:i4>1114175</vt:i4>
      </vt:variant>
      <vt:variant>
        <vt:i4>38</vt:i4>
      </vt:variant>
      <vt:variant>
        <vt:i4>0</vt:i4>
      </vt:variant>
      <vt:variant>
        <vt:i4>5</vt:i4>
      </vt:variant>
      <vt:variant>
        <vt:lpwstr/>
      </vt:variant>
      <vt:variant>
        <vt:lpwstr>_Toc253577913</vt:lpwstr>
      </vt:variant>
      <vt:variant>
        <vt:i4>1114175</vt:i4>
      </vt:variant>
      <vt:variant>
        <vt:i4>32</vt:i4>
      </vt:variant>
      <vt:variant>
        <vt:i4>0</vt:i4>
      </vt:variant>
      <vt:variant>
        <vt:i4>5</vt:i4>
      </vt:variant>
      <vt:variant>
        <vt:lpwstr/>
      </vt:variant>
      <vt:variant>
        <vt:lpwstr>_Toc253577912</vt:lpwstr>
      </vt:variant>
      <vt:variant>
        <vt:i4>1114175</vt:i4>
      </vt:variant>
      <vt:variant>
        <vt:i4>26</vt:i4>
      </vt:variant>
      <vt:variant>
        <vt:i4>0</vt:i4>
      </vt:variant>
      <vt:variant>
        <vt:i4>5</vt:i4>
      </vt:variant>
      <vt:variant>
        <vt:lpwstr/>
      </vt:variant>
      <vt:variant>
        <vt:lpwstr>_Toc253577911</vt:lpwstr>
      </vt:variant>
      <vt:variant>
        <vt:i4>1114175</vt:i4>
      </vt:variant>
      <vt:variant>
        <vt:i4>20</vt:i4>
      </vt:variant>
      <vt:variant>
        <vt:i4>0</vt:i4>
      </vt:variant>
      <vt:variant>
        <vt:i4>5</vt:i4>
      </vt:variant>
      <vt:variant>
        <vt:lpwstr/>
      </vt:variant>
      <vt:variant>
        <vt:lpwstr>_Toc253577910</vt:lpwstr>
      </vt:variant>
      <vt:variant>
        <vt:i4>1048639</vt:i4>
      </vt:variant>
      <vt:variant>
        <vt:i4>14</vt:i4>
      </vt:variant>
      <vt:variant>
        <vt:i4>0</vt:i4>
      </vt:variant>
      <vt:variant>
        <vt:i4>5</vt:i4>
      </vt:variant>
      <vt:variant>
        <vt:lpwstr/>
      </vt:variant>
      <vt:variant>
        <vt:lpwstr>_Toc253577909</vt:lpwstr>
      </vt:variant>
    </vt:vector>
  </HLinks>
  <HyperlinksChanged>true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FRS Channel/CSR Portal</dc:title>
  <dc:subject/>
  <dc:creator>Raphaël Guého</dc:creator>
  <cp:keywords/>
  <dc:description/>
  <cp:lastModifiedBy>jtourne</cp:lastModifiedBy>
  <cp:revision>2</cp:revision>
  <cp:lastPrinted>2009-11-19T16:42:00Z</cp:lastPrinted>
  <dcterms:created xsi:type="dcterms:W3CDTF">2013-09-06T13:02:00Z</dcterms:created>
  <dcterms:modified xsi:type="dcterms:W3CDTF">2013-09-06T13:02:00Z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cking Number">
    <vt:lpwstr>DR-4-008-525</vt:lpwstr>
  </property>
  <property fmtid="{D5CDD505-2E9C-101B-9397-08002B2CF9AE}" pid="3" name="Revision #">
    <vt:lpwstr>3.0</vt:lpwstr>
  </property>
  <property fmtid="{D5CDD505-2E9C-101B-9397-08002B2CF9AE}" pid="4" name="ContentType">
    <vt:lpwstr>Document</vt:lpwstr>
  </property>
  <property fmtid="{D5CDD505-2E9C-101B-9397-08002B2CF9AE}" pid="5" name="Ref. #">
    <vt:lpwstr/>
  </property>
  <property fmtid="{D5CDD505-2E9C-101B-9397-08002B2CF9AE}" pid="6" name="Description0">
    <vt:lpwstr>Core Channel/CSR portal use cases</vt:lpwstr>
  </property>
  <property fmtid="{D5CDD505-2E9C-101B-9397-08002B2CF9AE}" pid="7" name="Subject">
    <vt:lpwstr/>
  </property>
  <property fmtid="{D5CDD505-2E9C-101B-9397-08002B2CF9AE}" pid="8" name="Keywords">
    <vt:lpwstr/>
  </property>
  <property fmtid="{D5CDD505-2E9C-101B-9397-08002B2CF9AE}" pid="9" name="_Author">
    <vt:lpwstr>Raphaël Guého</vt:lpwstr>
  </property>
  <property fmtid="{D5CDD505-2E9C-101B-9397-08002B2CF9AE}" pid="10" name="_Category">
    <vt:lpwstr/>
  </property>
  <property fmtid="{D5CDD505-2E9C-101B-9397-08002B2CF9AE}" pid="11" name="Categories">
    <vt:lpwstr/>
  </property>
  <property fmtid="{D5CDD505-2E9C-101B-9397-08002B2CF9AE}" pid="12" name="Approval Level">
    <vt:lpwstr/>
  </property>
  <property fmtid="{D5CDD505-2E9C-101B-9397-08002B2CF9AE}" pid="13" name="_Comments">
    <vt:lpwstr/>
  </property>
  <property fmtid="{D5CDD505-2E9C-101B-9397-08002B2CF9AE}" pid="14" name="Assigned To">
    <vt:lpwstr/>
  </property>
  <property fmtid="{D5CDD505-2E9C-101B-9397-08002B2CF9AE}" pid="15" name="_DCDateCreated">
    <vt:lpwstr/>
  </property>
  <property fmtid="{D5CDD505-2E9C-101B-9397-08002B2CF9AE}" pid="16" name="_DCDateModified">
    <vt:lpwstr/>
  </property>
  <property fmtid="{D5CDD505-2E9C-101B-9397-08002B2CF9AE}" pid="17" name="Reference Number">
    <vt:lpwstr/>
  </property>
  <property fmtid="{D5CDD505-2E9C-101B-9397-08002B2CF9AE}" pid="18" name="Keyword">
    <vt:lpwstr/>
  </property>
  <property fmtid="{D5CDD505-2E9C-101B-9397-08002B2CF9AE}" pid="19" name="Phase">
    <vt:lpwstr>Concept</vt:lpwstr>
  </property>
  <property fmtid="{D5CDD505-2E9C-101B-9397-08002B2CF9AE}" pid="20" name="Client Field">
    <vt:lpwstr/>
  </property>
  <property fmtid="{D5CDD505-2E9C-101B-9397-08002B2CF9AE}" pid="21" name="Document Type">
    <vt:lpwstr>Product Document</vt:lpwstr>
  </property>
  <property fmtid="{D5CDD505-2E9C-101B-9397-08002B2CF9AE}" pid="22" name="Status">
    <vt:lpwstr>n/a</vt:lpwstr>
  </property>
</Properties>
</file>